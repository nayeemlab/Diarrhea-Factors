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5346B" w14:textId="543392C0" w:rsidR="008C090E" w:rsidRPr="001F6866" w:rsidRDefault="008C090E" w:rsidP="004B4551">
      <w:pPr>
        <w:spacing w:line="240" w:lineRule="auto"/>
        <w:rPr>
          <w:rFonts w:ascii="Times New Roman" w:hAnsi="Times New Roman" w:cs="Times New Roman"/>
          <w:b/>
          <w:sz w:val="28"/>
          <w:szCs w:val="28"/>
        </w:rPr>
      </w:pPr>
      <w:r w:rsidRPr="001F6866">
        <w:rPr>
          <w:rFonts w:ascii="Times New Roman" w:hAnsi="Times New Roman" w:cs="Times New Roman"/>
          <w:b/>
          <w:sz w:val="28"/>
          <w:szCs w:val="28"/>
        </w:rPr>
        <w:t xml:space="preserve">Evaluation </w:t>
      </w:r>
      <w:r w:rsidR="001F6866" w:rsidRPr="001F6866">
        <w:rPr>
          <w:rFonts w:ascii="Times New Roman" w:hAnsi="Times New Roman" w:cs="Times New Roman"/>
          <w:b/>
          <w:sz w:val="28"/>
          <w:szCs w:val="28"/>
        </w:rPr>
        <w:t xml:space="preserve">of Contributory Factors of Diarrhea among Under-Five Children in </w:t>
      </w:r>
      <w:r w:rsidRPr="001F6866">
        <w:rPr>
          <w:rFonts w:ascii="Times New Roman" w:hAnsi="Times New Roman" w:cs="Times New Roman"/>
          <w:b/>
          <w:sz w:val="28"/>
          <w:szCs w:val="28"/>
        </w:rPr>
        <w:t xml:space="preserve">Bangladesh </w:t>
      </w:r>
      <w:r w:rsidR="00E6179F">
        <w:rPr>
          <w:rFonts w:ascii="Times New Roman" w:hAnsi="Times New Roman" w:cs="Times New Roman"/>
          <w:b/>
          <w:sz w:val="28"/>
          <w:szCs w:val="28"/>
        </w:rPr>
        <w:t>b</w:t>
      </w:r>
      <w:r w:rsidR="001F6866" w:rsidRPr="001F6866">
        <w:rPr>
          <w:rFonts w:ascii="Times New Roman" w:hAnsi="Times New Roman" w:cs="Times New Roman"/>
          <w:b/>
          <w:sz w:val="28"/>
          <w:szCs w:val="28"/>
        </w:rPr>
        <w:t>ased on Three Waves of Nationally Represent Data</w:t>
      </w:r>
    </w:p>
    <w:p w14:paraId="5B679193" w14:textId="4A0E1296" w:rsidR="008C090E" w:rsidRPr="00D97196" w:rsidRDefault="008C090E" w:rsidP="004B4551">
      <w:pPr>
        <w:spacing w:line="240" w:lineRule="auto"/>
        <w:rPr>
          <w:rFonts w:ascii="Times New Roman" w:hAnsi="Times New Roman" w:cs="Times New Roman"/>
          <w:sz w:val="24"/>
          <w:szCs w:val="24"/>
        </w:rPr>
      </w:pPr>
      <w:r w:rsidRPr="00D97196">
        <w:rPr>
          <w:rFonts w:ascii="Times New Roman" w:hAnsi="Times New Roman" w:cs="Times New Roman"/>
          <w:sz w:val="24"/>
          <w:szCs w:val="24"/>
        </w:rPr>
        <w:t>Mohammad Nayeem Hasan</w:t>
      </w:r>
      <w:r w:rsidR="00CE3D9E">
        <w:rPr>
          <w:rFonts w:ascii="Times New Roman" w:hAnsi="Times New Roman" w:cs="Times New Roman"/>
          <w:sz w:val="24"/>
          <w:szCs w:val="24"/>
          <w:vertAlign w:val="superscript"/>
        </w:rPr>
        <w:t>1</w:t>
      </w:r>
      <w:r w:rsidR="00251D00">
        <w:rPr>
          <w:rFonts w:ascii="Times New Roman" w:hAnsi="Times New Roman" w:cs="Times New Roman"/>
          <w:sz w:val="24"/>
          <w:szCs w:val="24"/>
          <w:vertAlign w:val="superscript"/>
        </w:rPr>
        <w:t>*</w:t>
      </w:r>
      <w:r w:rsidRPr="00D97196">
        <w:rPr>
          <w:rFonts w:ascii="Times New Roman" w:hAnsi="Times New Roman" w:cs="Times New Roman"/>
          <w:sz w:val="24"/>
          <w:szCs w:val="24"/>
        </w:rPr>
        <w:t xml:space="preserve">, </w:t>
      </w:r>
      <w:r w:rsidR="00CE3D9E" w:rsidRPr="00D97196">
        <w:rPr>
          <w:rFonts w:ascii="Times New Roman" w:hAnsi="Times New Roman" w:cs="Times New Roman"/>
          <w:sz w:val="24"/>
          <w:szCs w:val="24"/>
        </w:rPr>
        <w:t>Mst. Farzana Akter</w:t>
      </w:r>
      <w:r w:rsidR="00CE3D9E">
        <w:rPr>
          <w:rFonts w:ascii="Times New Roman" w:hAnsi="Times New Roman" w:cs="Times New Roman"/>
          <w:sz w:val="24"/>
          <w:szCs w:val="24"/>
          <w:vertAlign w:val="superscript"/>
        </w:rPr>
        <w:t>2*</w:t>
      </w:r>
      <w:r w:rsidR="00CE3D9E" w:rsidRPr="00D97196">
        <w:rPr>
          <w:rFonts w:ascii="Times New Roman" w:hAnsi="Times New Roman" w:cs="Times New Roman"/>
          <w:sz w:val="24"/>
          <w:szCs w:val="24"/>
        </w:rPr>
        <w:t xml:space="preserve">, </w:t>
      </w:r>
      <w:r w:rsidRPr="00D97196">
        <w:rPr>
          <w:rFonts w:ascii="Times New Roman" w:hAnsi="Times New Roman" w:cs="Times New Roman"/>
          <w:sz w:val="24"/>
          <w:szCs w:val="24"/>
        </w:rPr>
        <w:t>M. Noor-e-alam Siddiqui</w:t>
      </w:r>
      <w:r w:rsidR="00CE3D9E">
        <w:rPr>
          <w:rFonts w:ascii="Times New Roman" w:hAnsi="Times New Roman" w:cs="Times New Roman"/>
          <w:sz w:val="24"/>
          <w:szCs w:val="24"/>
          <w:vertAlign w:val="superscript"/>
        </w:rPr>
        <w:t>1</w:t>
      </w:r>
      <w:r w:rsidRPr="00D97196">
        <w:rPr>
          <w:rFonts w:ascii="Times New Roman" w:hAnsi="Times New Roman" w:cs="Times New Roman"/>
          <w:sz w:val="24"/>
          <w:szCs w:val="24"/>
        </w:rPr>
        <w:t>, Sabikunnaher Mitu</w:t>
      </w:r>
      <w:r w:rsidRPr="00D97196">
        <w:rPr>
          <w:rFonts w:ascii="Times New Roman" w:hAnsi="Times New Roman" w:cs="Times New Roman"/>
          <w:sz w:val="24"/>
          <w:szCs w:val="24"/>
          <w:vertAlign w:val="superscript"/>
        </w:rPr>
        <w:t>3</w:t>
      </w:r>
      <w:r w:rsidRPr="00D97196">
        <w:rPr>
          <w:rFonts w:ascii="Times New Roman" w:hAnsi="Times New Roman" w:cs="Times New Roman"/>
          <w:sz w:val="24"/>
          <w:szCs w:val="24"/>
        </w:rPr>
        <w:t>, Muhammad Abdul Baker Chowdhury</w:t>
      </w:r>
      <w:r w:rsidR="00CE3D9E">
        <w:rPr>
          <w:rFonts w:ascii="Times New Roman" w:hAnsi="Times New Roman" w:cs="Times New Roman"/>
          <w:sz w:val="24"/>
          <w:szCs w:val="24"/>
          <w:vertAlign w:val="superscript"/>
        </w:rPr>
        <w:t>1</w:t>
      </w:r>
      <w:r w:rsidR="00AA15CC">
        <w:rPr>
          <w:rFonts w:ascii="Times New Roman" w:hAnsi="Times New Roman" w:cs="Times New Roman"/>
          <w:sz w:val="24"/>
          <w:szCs w:val="24"/>
          <w:vertAlign w:val="superscript"/>
        </w:rPr>
        <w:t>,4</w:t>
      </w:r>
      <w:r w:rsidRPr="00D97196">
        <w:rPr>
          <w:rFonts w:ascii="Times New Roman" w:hAnsi="Times New Roman" w:cs="Times New Roman"/>
          <w:sz w:val="24"/>
          <w:szCs w:val="24"/>
        </w:rPr>
        <w:t>, Md Jamal Uddin</w:t>
      </w:r>
      <w:r w:rsidR="00CE3D9E">
        <w:rPr>
          <w:rFonts w:ascii="Times New Roman" w:hAnsi="Times New Roman" w:cs="Times New Roman"/>
          <w:sz w:val="24"/>
          <w:szCs w:val="24"/>
          <w:vertAlign w:val="superscript"/>
        </w:rPr>
        <w:t>1</w:t>
      </w:r>
      <w:r w:rsidRPr="00D97196">
        <w:rPr>
          <w:rFonts w:ascii="Times New Roman" w:hAnsi="Times New Roman" w:cs="Times New Roman"/>
          <w:sz w:val="24"/>
          <w:szCs w:val="24"/>
          <w:vertAlign w:val="superscript"/>
        </w:rPr>
        <w:t>,5**</w:t>
      </w:r>
    </w:p>
    <w:p w14:paraId="09FDE300" w14:textId="05555852" w:rsidR="00CE3D9E" w:rsidRDefault="00CE3D9E" w:rsidP="00B24BD6">
      <w:pPr>
        <w:spacing w:line="240" w:lineRule="auto"/>
        <w:rPr>
          <w:rFonts w:ascii="Times New Roman" w:hAnsi="Times New Roman" w:cs="Times New Roman"/>
          <w:sz w:val="24"/>
          <w:szCs w:val="24"/>
          <w:vertAlign w:val="superscript"/>
        </w:rPr>
      </w:pPr>
      <w:r>
        <w:rPr>
          <w:rFonts w:ascii="Times New Roman" w:hAnsi="Times New Roman" w:cs="Times New Roman"/>
          <w:sz w:val="24"/>
          <w:szCs w:val="24"/>
          <w:vertAlign w:val="superscript"/>
        </w:rPr>
        <w:t>1</w:t>
      </w:r>
      <w:r w:rsidRPr="00D97196">
        <w:rPr>
          <w:rFonts w:ascii="Times New Roman" w:hAnsi="Times New Roman" w:cs="Times New Roman"/>
          <w:sz w:val="24"/>
          <w:szCs w:val="24"/>
        </w:rPr>
        <w:t>Department of Statistics, Shahjalal University of Science &amp; Technology, Sylhet-3114, Bangladesh.</w:t>
      </w:r>
    </w:p>
    <w:p w14:paraId="2F48A2EC" w14:textId="3629E60E" w:rsidR="008C090E" w:rsidRPr="00D97196" w:rsidRDefault="00CE3D9E" w:rsidP="004B4551">
      <w:pPr>
        <w:spacing w:line="240" w:lineRule="auto"/>
        <w:rPr>
          <w:rFonts w:ascii="Times New Roman" w:hAnsi="Times New Roman" w:cs="Times New Roman"/>
          <w:sz w:val="24"/>
          <w:szCs w:val="24"/>
        </w:rPr>
      </w:pPr>
      <w:r>
        <w:rPr>
          <w:rFonts w:ascii="Times New Roman" w:hAnsi="Times New Roman" w:cs="Times New Roman"/>
          <w:sz w:val="24"/>
          <w:szCs w:val="24"/>
          <w:vertAlign w:val="superscript"/>
        </w:rPr>
        <w:t>2</w:t>
      </w:r>
      <w:r w:rsidR="008C090E" w:rsidRPr="00D97196">
        <w:rPr>
          <w:rFonts w:ascii="Times New Roman" w:hAnsi="Times New Roman" w:cs="Times New Roman"/>
          <w:sz w:val="24"/>
          <w:szCs w:val="24"/>
        </w:rPr>
        <w:t>Department of Community Health Sciences, University of Manitoba, Winnipeg, Manitoba, Canada</w:t>
      </w:r>
    </w:p>
    <w:p w14:paraId="40FC2B60" w14:textId="410BA2AB" w:rsidR="008C090E" w:rsidRPr="00D97196" w:rsidRDefault="008C090E">
      <w:pPr>
        <w:spacing w:line="240" w:lineRule="auto"/>
        <w:rPr>
          <w:rFonts w:ascii="Times New Roman" w:hAnsi="Times New Roman" w:cs="Times New Roman"/>
          <w:sz w:val="24"/>
          <w:szCs w:val="24"/>
        </w:rPr>
        <w:pPrChange w:id="0" w:author="Mohammad Nayeem Hasan" w:date="2023-01-21T14:56:00Z">
          <w:pPr>
            <w:spacing w:after="0" w:line="240" w:lineRule="auto"/>
          </w:pPr>
        </w:pPrChange>
      </w:pPr>
      <w:r w:rsidRPr="00D97196">
        <w:rPr>
          <w:rFonts w:ascii="Times New Roman" w:hAnsi="Times New Roman" w:cs="Times New Roman"/>
          <w:sz w:val="24"/>
          <w:szCs w:val="24"/>
          <w:vertAlign w:val="superscript"/>
        </w:rPr>
        <w:t>3</w:t>
      </w:r>
      <w:r w:rsidRPr="00D97196">
        <w:rPr>
          <w:rFonts w:ascii="Times New Roman" w:hAnsi="Times New Roman" w:cs="Times New Roman"/>
          <w:sz w:val="24"/>
          <w:szCs w:val="24"/>
        </w:rPr>
        <w:t>Department of Sociology, Shahjalal University of Science &amp; Technology, Sylhet-3114, Bangladesh.</w:t>
      </w:r>
    </w:p>
    <w:p w14:paraId="2518EAC7" w14:textId="6B652E2B" w:rsidR="008C090E" w:rsidRPr="00D97196" w:rsidRDefault="008C090E">
      <w:pPr>
        <w:spacing w:line="240" w:lineRule="auto"/>
        <w:rPr>
          <w:rFonts w:ascii="Times New Roman" w:hAnsi="Times New Roman" w:cs="Times New Roman"/>
          <w:sz w:val="24"/>
          <w:szCs w:val="24"/>
        </w:rPr>
        <w:pPrChange w:id="1" w:author="Mohammad Nayeem Hasan" w:date="2023-01-21T14:56:00Z">
          <w:pPr>
            <w:spacing w:after="0" w:line="240" w:lineRule="auto"/>
          </w:pPr>
        </w:pPrChange>
      </w:pPr>
      <w:r w:rsidRPr="00D97196">
        <w:rPr>
          <w:rFonts w:ascii="Times New Roman" w:hAnsi="Times New Roman" w:cs="Times New Roman"/>
          <w:sz w:val="24"/>
          <w:szCs w:val="24"/>
          <w:vertAlign w:val="superscript"/>
        </w:rPr>
        <w:t>4</w:t>
      </w:r>
      <w:r w:rsidRPr="00D97196">
        <w:rPr>
          <w:rFonts w:ascii="Times New Roman" w:hAnsi="Times New Roman" w:cs="Times New Roman"/>
          <w:sz w:val="24"/>
          <w:szCs w:val="24"/>
        </w:rPr>
        <w:t>Department of Neurosurgery, University of Florida College of Medicine, Gainesville, FL, USA.</w:t>
      </w:r>
    </w:p>
    <w:p w14:paraId="66614E94" w14:textId="2B07DFCC" w:rsidR="008C090E" w:rsidRDefault="008C090E">
      <w:pPr>
        <w:spacing w:line="240" w:lineRule="auto"/>
        <w:rPr>
          <w:rFonts w:ascii="Times New Roman" w:hAnsi="Times New Roman" w:cs="Times New Roman"/>
          <w:sz w:val="24"/>
          <w:szCs w:val="24"/>
        </w:rPr>
        <w:pPrChange w:id="2" w:author="Mohammad Nayeem Hasan" w:date="2023-01-21T14:56:00Z">
          <w:pPr>
            <w:spacing w:after="0" w:line="240" w:lineRule="auto"/>
          </w:pPr>
        </w:pPrChange>
      </w:pPr>
      <w:r w:rsidRPr="00D97196">
        <w:rPr>
          <w:rFonts w:ascii="Times New Roman" w:hAnsi="Times New Roman" w:cs="Times New Roman"/>
          <w:sz w:val="24"/>
          <w:szCs w:val="24"/>
          <w:vertAlign w:val="superscript"/>
        </w:rPr>
        <w:t>5</w:t>
      </w:r>
      <w:r w:rsidRPr="00D97196">
        <w:rPr>
          <w:rFonts w:ascii="Times New Roman" w:hAnsi="Times New Roman" w:cs="Times New Roman"/>
          <w:sz w:val="24"/>
          <w:szCs w:val="24"/>
        </w:rPr>
        <w:t>Department of General Educational and Development, Daffodil International University, Dhaka, Bangladesh</w:t>
      </w:r>
    </w:p>
    <w:p w14:paraId="68216821" w14:textId="73556719" w:rsidR="001F6866" w:rsidRDefault="001F6866">
      <w:pPr>
        <w:spacing w:line="240" w:lineRule="auto"/>
        <w:rPr>
          <w:ins w:id="3" w:author="Mohammad Nayeem Hasan" w:date="2023-01-21T00:16:00Z"/>
          <w:rFonts w:ascii="Times New Roman" w:hAnsi="Times New Roman" w:cs="Times New Roman"/>
          <w:sz w:val="24"/>
          <w:szCs w:val="24"/>
        </w:rPr>
        <w:pPrChange w:id="4" w:author="Mohammad Nayeem Hasan" w:date="2023-01-21T14:56:00Z">
          <w:pPr>
            <w:spacing w:after="0" w:line="360" w:lineRule="auto"/>
          </w:pPr>
        </w:pPrChange>
      </w:pPr>
    </w:p>
    <w:p w14:paraId="2E6116CE" w14:textId="3EF62950" w:rsidR="00251D00" w:rsidRPr="00D97196" w:rsidRDefault="00251D00" w:rsidP="004B4551">
      <w:pPr>
        <w:spacing w:line="240" w:lineRule="auto"/>
        <w:rPr>
          <w:rFonts w:ascii="Times New Roman" w:hAnsi="Times New Roman" w:cs="Times New Roman"/>
          <w:sz w:val="24"/>
          <w:szCs w:val="24"/>
        </w:rPr>
      </w:pPr>
      <w:r>
        <w:rPr>
          <w:rFonts w:ascii="Times New Roman" w:hAnsi="Times New Roman" w:cs="Times New Roman"/>
          <w:sz w:val="24"/>
          <w:szCs w:val="24"/>
        </w:rPr>
        <w:t>*Equal contributions</w:t>
      </w:r>
    </w:p>
    <w:p w14:paraId="0AD30F65" w14:textId="7B0CFC67" w:rsidR="008C090E" w:rsidRPr="00D97196" w:rsidRDefault="008C090E" w:rsidP="004B4551">
      <w:pPr>
        <w:spacing w:line="240" w:lineRule="auto"/>
        <w:rPr>
          <w:rFonts w:ascii="Times New Roman" w:hAnsi="Times New Roman" w:cs="Times New Roman"/>
          <w:b/>
          <w:sz w:val="24"/>
          <w:szCs w:val="24"/>
        </w:rPr>
      </w:pPr>
      <w:r w:rsidRPr="00D97196">
        <w:rPr>
          <w:rFonts w:ascii="Times New Roman" w:hAnsi="Times New Roman" w:cs="Times New Roman"/>
          <w:b/>
          <w:sz w:val="24"/>
          <w:szCs w:val="24"/>
        </w:rPr>
        <w:t>*</w:t>
      </w:r>
      <w:r w:rsidR="00251D00">
        <w:rPr>
          <w:rFonts w:ascii="Times New Roman" w:hAnsi="Times New Roman" w:cs="Times New Roman"/>
          <w:b/>
          <w:sz w:val="24"/>
          <w:szCs w:val="24"/>
        </w:rPr>
        <w:t>*</w:t>
      </w:r>
      <w:r w:rsidRPr="00D97196">
        <w:rPr>
          <w:rFonts w:ascii="Times New Roman" w:hAnsi="Times New Roman" w:cs="Times New Roman"/>
          <w:b/>
          <w:sz w:val="24"/>
          <w:szCs w:val="24"/>
        </w:rPr>
        <w:t xml:space="preserve">Corresponding Author: Md Jamal Uddin; </w:t>
      </w:r>
      <w:hyperlink r:id="rId6" w:history="1">
        <w:r w:rsidRPr="00D97196">
          <w:rPr>
            <w:rStyle w:val="Hyperlink"/>
            <w:rFonts w:ascii="Times New Roman" w:hAnsi="Times New Roman" w:cs="Times New Roman"/>
            <w:b/>
            <w:sz w:val="24"/>
            <w:szCs w:val="24"/>
          </w:rPr>
          <w:t>jamal-sta@sust.edu</w:t>
        </w:r>
      </w:hyperlink>
      <w:r w:rsidRPr="00D97196">
        <w:rPr>
          <w:rFonts w:ascii="Times New Roman" w:hAnsi="Times New Roman" w:cs="Times New Roman"/>
          <w:b/>
          <w:sz w:val="24"/>
          <w:szCs w:val="24"/>
        </w:rPr>
        <w:t>; Department of Statistics, Shahjalal University of Science and Technology, Sylhet-3114, Bangladesh.</w:t>
      </w:r>
    </w:p>
    <w:p w14:paraId="189869FA" w14:textId="77777777" w:rsidR="008C090E" w:rsidRPr="00D97196" w:rsidRDefault="008C090E">
      <w:pPr>
        <w:spacing w:line="240" w:lineRule="auto"/>
        <w:rPr>
          <w:rFonts w:ascii="Times New Roman" w:hAnsi="Times New Roman" w:cs="Times New Roman"/>
          <w:sz w:val="24"/>
          <w:szCs w:val="24"/>
        </w:rPr>
        <w:pPrChange w:id="5" w:author="Mohammad Nayeem Hasan" w:date="2023-01-21T14:56:00Z">
          <w:pPr>
            <w:jc w:val="both"/>
          </w:pPr>
        </w:pPrChange>
      </w:pPr>
    </w:p>
    <w:p w14:paraId="54EF0B3A" w14:textId="77777777" w:rsidR="00AA15CC" w:rsidRDefault="00AA15CC">
      <w:pPr>
        <w:spacing w:line="240" w:lineRule="auto"/>
        <w:rPr>
          <w:ins w:id="6" w:author="Chowdhury,Muhammad Abdul Baker" w:date="2023-01-05T09:55:00Z"/>
          <w:rFonts w:ascii="Times New Roman" w:hAnsi="Times New Roman" w:cs="Times New Roman"/>
          <w:b/>
          <w:sz w:val="24"/>
          <w:szCs w:val="24"/>
        </w:rPr>
        <w:pPrChange w:id="7" w:author="Mohammad Nayeem Hasan" w:date="2023-01-21T14:56:00Z">
          <w:pPr/>
        </w:pPrChange>
      </w:pPr>
      <w:ins w:id="8" w:author="Chowdhury,Muhammad Abdul Baker" w:date="2023-01-05T09:55:00Z">
        <w:r>
          <w:rPr>
            <w:rFonts w:ascii="Times New Roman" w:hAnsi="Times New Roman" w:cs="Times New Roman"/>
            <w:b/>
            <w:sz w:val="24"/>
            <w:szCs w:val="24"/>
          </w:rPr>
          <w:br w:type="page"/>
        </w:r>
      </w:ins>
    </w:p>
    <w:p w14:paraId="1B230C2A" w14:textId="4E029A87" w:rsidR="008C090E" w:rsidRPr="00D97196" w:rsidRDefault="008C090E">
      <w:pPr>
        <w:spacing w:line="240" w:lineRule="auto"/>
        <w:rPr>
          <w:rFonts w:ascii="Times New Roman" w:hAnsi="Times New Roman" w:cs="Times New Roman"/>
          <w:b/>
          <w:sz w:val="24"/>
          <w:szCs w:val="24"/>
        </w:rPr>
        <w:pPrChange w:id="9" w:author="Mohammad Nayeem Hasan" w:date="2023-01-21T14:56:00Z">
          <w:pPr>
            <w:jc w:val="both"/>
          </w:pPr>
        </w:pPrChange>
      </w:pPr>
      <w:r w:rsidRPr="00D97196">
        <w:rPr>
          <w:rFonts w:ascii="Times New Roman" w:hAnsi="Times New Roman" w:cs="Times New Roman"/>
          <w:b/>
          <w:sz w:val="24"/>
          <w:szCs w:val="24"/>
        </w:rPr>
        <w:lastRenderedPageBreak/>
        <w:t>Abstract</w:t>
      </w:r>
    </w:p>
    <w:p w14:paraId="63E4BD5B" w14:textId="4A8A9E40" w:rsidR="008C090E" w:rsidRPr="00D97196" w:rsidRDefault="008C090E">
      <w:pPr>
        <w:spacing w:line="240" w:lineRule="auto"/>
        <w:ind w:firstLine="720"/>
        <w:rPr>
          <w:rFonts w:ascii="Times New Roman" w:hAnsi="Times New Roman" w:cs="Times New Roman"/>
          <w:sz w:val="24"/>
          <w:szCs w:val="24"/>
        </w:rPr>
        <w:pPrChange w:id="10" w:author="Mohammad Nayeem Hasan" w:date="2023-01-21T14:56:00Z">
          <w:pPr>
            <w:spacing w:line="360" w:lineRule="auto"/>
            <w:ind w:firstLine="720"/>
          </w:pPr>
        </w:pPrChange>
      </w:pPr>
      <w:r w:rsidRPr="00D97196">
        <w:rPr>
          <w:rFonts w:ascii="Times New Roman" w:hAnsi="Times New Roman" w:cs="Times New Roman"/>
          <w:sz w:val="24"/>
          <w:szCs w:val="24"/>
        </w:rPr>
        <w:t xml:space="preserve">One-third of all child deaths in Bangladesh are caused by diarrhea. Little is known about the trends of incidence of </w:t>
      </w:r>
      <w:r w:rsidR="00E10003" w:rsidRPr="00D97196">
        <w:rPr>
          <w:rFonts w:ascii="Times New Roman" w:hAnsi="Times New Roman" w:cs="Times New Roman"/>
          <w:sz w:val="24"/>
          <w:szCs w:val="24"/>
        </w:rPr>
        <w:t>diarrheal</w:t>
      </w:r>
      <w:r w:rsidRPr="00D97196">
        <w:rPr>
          <w:rFonts w:ascii="Times New Roman" w:hAnsi="Times New Roman" w:cs="Times New Roman"/>
          <w:sz w:val="24"/>
          <w:szCs w:val="24"/>
        </w:rPr>
        <w:t xml:space="preserve"> diseases. We investigated trends and</w:t>
      </w:r>
      <w:del w:id="11" w:author="Mst. Farzana Akter" w:date="2023-01-09T18:16:00Z">
        <w:r w:rsidRPr="00D97196" w:rsidDel="002F6ED7">
          <w:rPr>
            <w:rFonts w:ascii="Times New Roman" w:hAnsi="Times New Roman" w:cs="Times New Roman"/>
            <w:sz w:val="24"/>
            <w:szCs w:val="24"/>
          </w:rPr>
          <w:delText xml:space="preserve"> risk</w:delText>
        </w:r>
      </w:del>
      <w:ins w:id="12" w:author="Mst. Farzana Akter" w:date="2023-01-09T18:16:00Z">
        <w:r w:rsidR="002F6ED7">
          <w:rPr>
            <w:rFonts w:ascii="Times New Roman" w:hAnsi="Times New Roman" w:cs="Times New Roman"/>
            <w:sz w:val="24"/>
            <w:szCs w:val="24"/>
          </w:rPr>
          <w:t xml:space="preserve"> contributory</w:t>
        </w:r>
      </w:ins>
      <w:r w:rsidRPr="00D97196">
        <w:rPr>
          <w:rFonts w:ascii="Times New Roman" w:hAnsi="Times New Roman" w:cs="Times New Roman"/>
          <w:sz w:val="24"/>
          <w:szCs w:val="24"/>
        </w:rPr>
        <w:t xml:space="preserve"> factors of </w:t>
      </w:r>
      <w:r w:rsidR="00E10003" w:rsidRPr="00D97196">
        <w:rPr>
          <w:rFonts w:ascii="Times New Roman" w:hAnsi="Times New Roman" w:cs="Times New Roman"/>
          <w:sz w:val="24"/>
          <w:szCs w:val="24"/>
        </w:rPr>
        <w:t>diarrheal</w:t>
      </w:r>
      <w:r w:rsidRPr="00D97196">
        <w:rPr>
          <w:rFonts w:ascii="Times New Roman" w:hAnsi="Times New Roman" w:cs="Times New Roman"/>
          <w:sz w:val="24"/>
          <w:szCs w:val="24"/>
        </w:rPr>
        <w:t xml:space="preserve"> diseases </w:t>
      </w:r>
      <w:del w:id="13" w:author="Mst. Farzana Akter" w:date="2023-01-09T18:18:00Z">
        <w:r w:rsidRPr="00D97196" w:rsidDel="00543AD2">
          <w:rPr>
            <w:rFonts w:ascii="Times New Roman" w:hAnsi="Times New Roman" w:cs="Times New Roman"/>
            <w:sz w:val="24"/>
            <w:szCs w:val="24"/>
          </w:rPr>
          <w:delText>in children under five</w:delText>
        </w:r>
      </w:del>
      <w:ins w:id="14" w:author="Mst. Farzana Akter" w:date="2023-01-09T18:18:00Z">
        <w:r w:rsidR="00543AD2">
          <w:rPr>
            <w:rFonts w:ascii="Times New Roman" w:hAnsi="Times New Roman" w:cs="Times New Roman"/>
            <w:sz w:val="24"/>
            <w:szCs w:val="24"/>
          </w:rPr>
          <w:t>among 0-</w:t>
        </w:r>
      </w:ins>
      <w:ins w:id="15" w:author="Mst. Farzana Akter" w:date="2023-01-09T18:19:00Z">
        <w:r w:rsidR="00543AD2">
          <w:rPr>
            <w:rFonts w:ascii="Times New Roman" w:hAnsi="Times New Roman" w:cs="Times New Roman"/>
            <w:sz w:val="24"/>
            <w:szCs w:val="24"/>
          </w:rPr>
          <w:t xml:space="preserve">5 years </w:t>
        </w:r>
        <w:r w:rsidR="00174FC7">
          <w:rPr>
            <w:rFonts w:ascii="Times New Roman" w:hAnsi="Times New Roman" w:cs="Times New Roman"/>
            <w:sz w:val="24"/>
            <w:szCs w:val="24"/>
          </w:rPr>
          <w:t>old children</w:t>
        </w:r>
      </w:ins>
      <w:r w:rsidRPr="00D97196">
        <w:rPr>
          <w:rFonts w:ascii="Times New Roman" w:hAnsi="Times New Roman" w:cs="Times New Roman"/>
          <w:sz w:val="24"/>
          <w:szCs w:val="24"/>
        </w:rPr>
        <w:t xml:space="preserve"> in three different years, 2006, 2012, and 2019.In this study, 31,566</w:t>
      </w:r>
      <w:del w:id="16" w:author="Mohammad Nayeem Hasan" w:date="2023-01-28T01:25:00Z">
        <w:r w:rsidRPr="00D97196" w:rsidDel="004F4188">
          <w:rPr>
            <w:rFonts w:ascii="Times New Roman" w:hAnsi="Times New Roman" w:cs="Times New Roman"/>
            <w:sz w:val="24"/>
            <w:szCs w:val="24"/>
          </w:rPr>
          <w:delText>.0</w:delText>
        </w:r>
      </w:del>
      <w:r w:rsidRPr="00D97196">
        <w:rPr>
          <w:rFonts w:ascii="Times New Roman" w:hAnsi="Times New Roman" w:cs="Times New Roman"/>
          <w:sz w:val="24"/>
          <w:szCs w:val="24"/>
        </w:rPr>
        <w:t>, 23,402</w:t>
      </w:r>
      <w:del w:id="17" w:author="Mohammad Nayeem Hasan" w:date="2023-01-28T01:25:00Z">
        <w:r w:rsidRPr="00D97196" w:rsidDel="004F4188">
          <w:rPr>
            <w:rFonts w:ascii="Times New Roman" w:hAnsi="Times New Roman" w:cs="Times New Roman"/>
            <w:sz w:val="24"/>
            <w:szCs w:val="24"/>
          </w:rPr>
          <w:delText>.0</w:delText>
        </w:r>
      </w:del>
      <w:r w:rsidRPr="00D97196">
        <w:rPr>
          <w:rFonts w:ascii="Times New Roman" w:hAnsi="Times New Roman" w:cs="Times New Roman"/>
          <w:sz w:val="24"/>
          <w:szCs w:val="24"/>
        </w:rPr>
        <w:t>, and 24,686</w:t>
      </w:r>
      <w:del w:id="18" w:author="Mohammad Nayeem Hasan" w:date="2023-01-28T01:25:00Z">
        <w:r w:rsidRPr="00D97196" w:rsidDel="004F4188">
          <w:rPr>
            <w:rFonts w:ascii="Times New Roman" w:hAnsi="Times New Roman" w:cs="Times New Roman"/>
            <w:sz w:val="24"/>
            <w:szCs w:val="24"/>
          </w:rPr>
          <w:delText>.0</w:delText>
        </w:r>
      </w:del>
      <w:r w:rsidRPr="00D97196">
        <w:rPr>
          <w:rFonts w:ascii="Times New Roman" w:hAnsi="Times New Roman" w:cs="Times New Roman"/>
          <w:sz w:val="24"/>
          <w:szCs w:val="24"/>
        </w:rPr>
        <w:t xml:space="preserve"> children under five were included from Multiple Indicator Cluster Survey (MICS) 2006, 2012-13, and 2019 respectively. We used "diarrhea" as the outcome variable, which has two categories: “Yes” for having diarrhea and “No” for not having diarrhea. Univariate and multivaria</w:t>
      </w:r>
      <w:ins w:id="19" w:author="Mst. Farzana Akter" w:date="2023-01-09T18:25:00Z">
        <w:r w:rsidR="00135E4E">
          <w:rPr>
            <w:rFonts w:ascii="Times New Roman" w:hAnsi="Times New Roman" w:cs="Times New Roman"/>
            <w:sz w:val="24"/>
            <w:szCs w:val="24"/>
          </w:rPr>
          <w:t>te</w:t>
        </w:r>
      </w:ins>
      <w:del w:id="20" w:author="Mst. Farzana Akter" w:date="2023-01-09T18:25:00Z">
        <w:r w:rsidRPr="00D97196" w:rsidDel="00135E4E">
          <w:rPr>
            <w:rFonts w:ascii="Times New Roman" w:hAnsi="Times New Roman" w:cs="Times New Roman"/>
            <w:sz w:val="24"/>
            <w:szCs w:val="24"/>
          </w:rPr>
          <w:delText>ble</w:delText>
        </w:r>
      </w:del>
      <w:r w:rsidRPr="00D97196">
        <w:rPr>
          <w:rFonts w:ascii="Times New Roman" w:hAnsi="Times New Roman" w:cs="Times New Roman"/>
          <w:sz w:val="24"/>
          <w:szCs w:val="24"/>
        </w:rPr>
        <w:t xml:space="preserve"> logistic regression</w:t>
      </w:r>
      <w:ins w:id="21" w:author="Mst. Farzana Akter" w:date="2023-01-09T18:26:00Z">
        <w:r w:rsidR="006C7EB4">
          <w:rPr>
            <w:rFonts w:ascii="Times New Roman" w:hAnsi="Times New Roman" w:cs="Times New Roman"/>
            <w:sz w:val="24"/>
            <w:szCs w:val="24"/>
          </w:rPr>
          <w:t xml:space="preserve">s were </w:t>
        </w:r>
      </w:ins>
      <w:del w:id="22" w:author="Mst. Farzana Akter" w:date="2023-01-09T18:26:00Z">
        <w:r w:rsidRPr="00D97196" w:rsidDel="006C7EB4">
          <w:rPr>
            <w:rFonts w:ascii="Times New Roman" w:hAnsi="Times New Roman" w:cs="Times New Roman"/>
            <w:sz w:val="24"/>
            <w:szCs w:val="24"/>
          </w:rPr>
          <w:delText xml:space="preserve"> analysis was </w:delText>
        </w:r>
      </w:del>
      <w:del w:id="23" w:author="Mst. Farzana Akter" w:date="2023-01-09T18:28:00Z">
        <w:r w:rsidRPr="00D97196" w:rsidDel="00195762">
          <w:rPr>
            <w:rFonts w:ascii="Times New Roman" w:hAnsi="Times New Roman" w:cs="Times New Roman"/>
            <w:sz w:val="24"/>
            <w:szCs w:val="24"/>
          </w:rPr>
          <w:delText>used to assess the</w:delText>
        </w:r>
      </w:del>
      <w:ins w:id="24" w:author="Mst. Farzana Akter" w:date="2023-01-09T18:28:00Z">
        <w:r w:rsidR="00195762">
          <w:rPr>
            <w:rFonts w:ascii="Times New Roman" w:hAnsi="Times New Roman" w:cs="Times New Roman"/>
            <w:sz w:val="24"/>
            <w:szCs w:val="24"/>
          </w:rPr>
          <w:t>applied to analyze the changes of facto</w:t>
        </w:r>
      </w:ins>
      <w:ins w:id="25" w:author="Mst. Farzana Akter" w:date="2023-01-09T18:29:00Z">
        <w:r w:rsidR="00195762">
          <w:rPr>
            <w:rFonts w:ascii="Times New Roman" w:hAnsi="Times New Roman" w:cs="Times New Roman"/>
            <w:sz w:val="24"/>
            <w:szCs w:val="24"/>
          </w:rPr>
          <w:t>rs</w:t>
        </w:r>
      </w:ins>
      <w:r w:rsidRPr="00D97196">
        <w:rPr>
          <w:rFonts w:ascii="Times New Roman" w:hAnsi="Times New Roman" w:cs="Times New Roman"/>
          <w:sz w:val="24"/>
          <w:szCs w:val="24"/>
        </w:rPr>
        <w:t xml:space="preserve"> </w:t>
      </w:r>
      <w:del w:id="26" w:author="Mst. Farzana Akter" w:date="2023-01-09T18:29:00Z">
        <w:r w:rsidRPr="00D97196" w:rsidDel="00195762">
          <w:rPr>
            <w:rFonts w:ascii="Times New Roman" w:hAnsi="Times New Roman" w:cs="Times New Roman"/>
            <w:sz w:val="24"/>
            <w:szCs w:val="24"/>
          </w:rPr>
          <w:delText xml:space="preserve">relationship of the selected covariates </w:delText>
        </w:r>
        <w:r w:rsidRPr="00D97196" w:rsidDel="00F05DE4">
          <w:rPr>
            <w:rFonts w:ascii="Times New Roman" w:hAnsi="Times New Roman" w:cs="Times New Roman"/>
            <w:sz w:val="24"/>
            <w:szCs w:val="24"/>
          </w:rPr>
          <w:delText>with</w:delText>
        </w:r>
      </w:del>
      <w:ins w:id="27" w:author="Mst. Farzana Akter" w:date="2023-01-09T18:29:00Z">
        <w:r w:rsidR="00F05DE4">
          <w:rPr>
            <w:rFonts w:ascii="Times New Roman" w:hAnsi="Times New Roman" w:cs="Times New Roman"/>
            <w:sz w:val="24"/>
            <w:szCs w:val="24"/>
          </w:rPr>
          <w:t>influencing</w:t>
        </w:r>
      </w:ins>
      <w:r w:rsidRPr="00D97196">
        <w:rPr>
          <w:rFonts w:ascii="Times New Roman" w:hAnsi="Times New Roman" w:cs="Times New Roman"/>
          <w:sz w:val="24"/>
          <w:szCs w:val="24"/>
        </w:rPr>
        <w:t xml:space="preserve"> childhood diarrhea. The diarrheal status decreased from 2006 (7.1%) to 2012 (3.9%). However, it increased </w:t>
      </w:r>
      <w:r w:rsidR="009205BB">
        <w:rPr>
          <w:rFonts w:ascii="Times New Roman" w:hAnsi="Times New Roman" w:cs="Times New Roman"/>
          <w:sz w:val="24"/>
          <w:szCs w:val="24"/>
        </w:rPr>
        <w:t xml:space="preserve">to </w:t>
      </w:r>
      <w:r w:rsidRPr="00D97196">
        <w:rPr>
          <w:rFonts w:ascii="Times New Roman" w:hAnsi="Times New Roman" w:cs="Times New Roman"/>
          <w:sz w:val="24"/>
          <w:szCs w:val="24"/>
        </w:rPr>
        <w:t xml:space="preserve">6.9% in 2019. We discovered that children aged </w:t>
      </w:r>
      <w:r w:rsidR="009656F3">
        <w:rPr>
          <w:rFonts w:ascii="Times New Roman" w:hAnsi="Times New Roman" w:cs="Times New Roman"/>
          <w:sz w:val="24"/>
          <w:szCs w:val="24"/>
        </w:rPr>
        <w:t>12-23</w:t>
      </w:r>
      <w:r w:rsidRPr="00D97196">
        <w:rPr>
          <w:rFonts w:ascii="Times New Roman" w:hAnsi="Times New Roman" w:cs="Times New Roman"/>
          <w:sz w:val="24"/>
          <w:szCs w:val="24"/>
        </w:rPr>
        <w:t xml:space="preserve"> months were </w:t>
      </w:r>
      <w:r w:rsidR="009656F3">
        <w:rPr>
          <w:rFonts w:ascii="Times New Roman" w:hAnsi="Times New Roman" w:cs="Times New Roman"/>
          <w:sz w:val="24"/>
          <w:szCs w:val="24"/>
        </w:rPr>
        <w:t>2</w:t>
      </w:r>
      <w:r w:rsidR="002E10C0">
        <w:rPr>
          <w:rFonts w:ascii="Times New Roman" w:hAnsi="Times New Roman" w:cs="Times New Roman"/>
          <w:sz w:val="24"/>
          <w:szCs w:val="24"/>
        </w:rPr>
        <w:t>.</w:t>
      </w:r>
      <w:r w:rsidR="00F2153A">
        <w:rPr>
          <w:rFonts w:ascii="Times New Roman" w:hAnsi="Times New Roman" w:cs="Times New Roman"/>
          <w:sz w:val="24"/>
          <w:szCs w:val="24"/>
        </w:rPr>
        <w:t>22</w:t>
      </w:r>
      <w:r w:rsidRPr="00D97196">
        <w:rPr>
          <w:rFonts w:ascii="Times New Roman" w:hAnsi="Times New Roman" w:cs="Times New Roman"/>
          <w:sz w:val="24"/>
          <w:szCs w:val="24"/>
        </w:rPr>
        <w:t xml:space="preserve"> times (adjusted odds ratio (AOR) = </w:t>
      </w:r>
      <w:r w:rsidR="00173FC1">
        <w:rPr>
          <w:rFonts w:ascii="Times New Roman" w:hAnsi="Times New Roman" w:cs="Times New Roman"/>
          <w:sz w:val="24"/>
          <w:szCs w:val="24"/>
        </w:rPr>
        <w:t>2.22</w:t>
      </w:r>
      <w:r w:rsidRPr="00D97196">
        <w:rPr>
          <w:rFonts w:ascii="Times New Roman" w:hAnsi="Times New Roman" w:cs="Times New Roman"/>
          <w:sz w:val="24"/>
          <w:szCs w:val="24"/>
        </w:rPr>
        <w:t>, 95% confidence interval (CI: 1.</w:t>
      </w:r>
      <w:r w:rsidR="00173FC1">
        <w:rPr>
          <w:rFonts w:ascii="Times New Roman" w:hAnsi="Times New Roman" w:cs="Times New Roman"/>
          <w:sz w:val="24"/>
          <w:szCs w:val="24"/>
        </w:rPr>
        <w:t>86</w:t>
      </w:r>
      <w:r w:rsidRPr="00D97196">
        <w:rPr>
          <w:rFonts w:ascii="Times New Roman" w:hAnsi="Times New Roman" w:cs="Times New Roman"/>
          <w:sz w:val="24"/>
          <w:szCs w:val="24"/>
        </w:rPr>
        <w:t xml:space="preserve"> – 2.</w:t>
      </w:r>
      <w:r w:rsidR="00173FC1">
        <w:rPr>
          <w:rFonts w:ascii="Times New Roman" w:hAnsi="Times New Roman" w:cs="Times New Roman"/>
          <w:sz w:val="24"/>
          <w:szCs w:val="24"/>
        </w:rPr>
        <w:t>65</w:t>
      </w:r>
      <w:r w:rsidRPr="00D97196">
        <w:rPr>
          <w:rFonts w:ascii="Times New Roman" w:hAnsi="Times New Roman" w:cs="Times New Roman"/>
          <w:sz w:val="24"/>
          <w:szCs w:val="24"/>
        </w:rPr>
        <w:t xml:space="preserve">), </w:t>
      </w:r>
      <w:r w:rsidR="00173FC1">
        <w:rPr>
          <w:rFonts w:ascii="Times New Roman" w:hAnsi="Times New Roman" w:cs="Times New Roman"/>
          <w:sz w:val="24"/>
          <w:szCs w:val="24"/>
        </w:rPr>
        <w:t>5.</w:t>
      </w:r>
      <w:ins w:id="28" w:author="Mohammad Nayeem Hasan" w:date="2023-01-28T01:28:00Z">
        <w:r w:rsidR="004F4188">
          <w:rPr>
            <w:rFonts w:ascii="Times New Roman" w:hAnsi="Times New Roman" w:cs="Times New Roman"/>
            <w:sz w:val="24"/>
            <w:szCs w:val="24"/>
          </w:rPr>
          <w:t>24</w:t>
        </w:r>
      </w:ins>
      <w:del w:id="29" w:author="Mohammad Nayeem Hasan" w:date="2023-01-28T01:28:00Z">
        <w:r w:rsidR="00F2153A" w:rsidDel="004F4188">
          <w:rPr>
            <w:rFonts w:ascii="Times New Roman" w:hAnsi="Times New Roman" w:cs="Times New Roman"/>
            <w:sz w:val="24"/>
            <w:szCs w:val="24"/>
          </w:rPr>
          <w:delText>46</w:delText>
        </w:r>
      </w:del>
      <w:r w:rsidRPr="00D97196">
        <w:rPr>
          <w:rFonts w:ascii="Times New Roman" w:hAnsi="Times New Roman" w:cs="Times New Roman"/>
          <w:sz w:val="24"/>
          <w:szCs w:val="24"/>
        </w:rPr>
        <w:t xml:space="preserve"> times (AOR = </w:t>
      </w:r>
      <w:r w:rsidR="008C11EE">
        <w:rPr>
          <w:rFonts w:ascii="Times New Roman" w:hAnsi="Times New Roman" w:cs="Times New Roman"/>
          <w:sz w:val="24"/>
          <w:szCs w:val="24"/>
        </w:rPr>
        <w:t>5.</w:t>
      </w:r>
      <w:ins w:id="30" w:author="Mohammad Nayeem Hasan" w:date="2023-01-28T01:28:00Z">
        <w:r w:rsidR="004F4188">
          <w:rPr>
            <w:rFonts w:ascii="Times New Roman" w:hAnsi="Times New Roman" w:cs="Times New Roman"/>
            <w:sz w:val="24"/>
            <w:szCs w:val="24"/>
          </w:rPr>
          <w:t>24</w:t>
        </w:r>
      </w:ins>
      <w:del w:id="31" w:author="Mohammad Nayeem Hasan" w:date="2023-01-28T01:28:00Z">
        <w:r w:rsidR="008C11EE" w:rsidDel="004F4188">
          <w:rPr>
            <w:rFonts w:ascii="Times New Roman" w:hAnsi="Times New Roman" w:cs="Times New Roman"/>
            <w:sz w:val="24"/>
            <w:szCs w:val="24"/>
          </w:rPr>
          <w:delText>46</w:delText>
        </w:r>
      </w:del>
      <w:r w:rsidRPr="00D97196">
        <w:rPr>
          <w:rFonts w:ascii="Times New Roman" w:hAnsi="Times New Roman" w:cs="Times New Roman"/>
          <w:sz w:val="24"/>
          <w:szCs w:val="24"/>
        </w:rPr>
        <w:t>, CI: 2.</w:t>
      </w:r>
      <w:ins w:id="32" w:author="Mohammad Nayeem Hasan" w:date="2023-01-28T01:28:00Z">
        <w:r w:rsidR="004F4188">
          <w:rPr>
            <w:rFonts w:ascii="Times New Roman" w:hAnsi="Times New Roman" w:cs="Times New Roman"/>
            <w:sz w:val="24"/>
            <w:szCs w:val="24"/>
          </w:rPr>
          <w:t>51</w:t>
        </w:r>
      </w:ins>
      <w:del w:id="33" w:author="Mohammad Nayeem Hasan" w:date="2023-01-28T01:28:00Z">
        <w:r w:rsidR="008C11EE" w:rsidDel="004F4188">
          <w:rPr>
            <w:rFonts w:ascii="Times New Roman" w:hAnsi="Times New Roman" w:cs="Times New Roman"/>
            <w:sz w:val="24"/>
            <w:szCs w:val="24"/>
          </w:rPr>
          <w:delText>63</w:delText>
        </w:r>
      </w:del>
      <w:r w:rsidRPr="00D97196">
        <w:rPr>
          <w:rFonts w:ascii="Times New Roman" w:hAnsi="Times New Roman" w:cs="Times New Roman"/>
          <w:sz w:val="24"/>
          <w:szCs w:val="24"/>
        </w:rPr>
        <w:t xml:space="preserve"> – </w:t>
      </w:r>
      <w:r w:rsidR="008C11EE">
        <w:rPr>
          <w:rFonts w:ascii="Times New Roman" w:hAnsi="Times New Roman" w:cs="Times New Roman"/>
          <w:sz w:val="24"/>
          <w:szCs w:val="24"/>
        </w:rPr>
        <w:t>1</w:t>
      </w:r>
      <w:ins w:id="34" w:author="Mohammad Nayeem Hasan" w:date="2023-01-28T01:28:00Z">
        <w:r w:rsidR="004F4188">
          <w:rPr>
            <w:rFonts w:ascii="Times New Roman" w:hAnsi="Times New Roman" w:cs="Times New Roman"/>
            <w:sz w:val="24"/>
            <w:szCs w:val="24"/>
          </w:rPr>
          <w:t>0</w:t>
        </w:r>
      </w:ins>
      <w:del w:id="35" w:author="Mohammad Nayeem Hasan" w:date="2023-01-28T01:28:00Z">
        <w:r w:rsidR="008C11EE" w:rsidDel="004F4188">
          <w:rPr>
            <w:rFonts w:ascii="Times New Roman" w:hAnsi="Times New Roman" w:cs="Times New Roman"/>
            <w:sz w:val="24"/>
            <w:szCs w:val="24"/>
          </w:rPr>
          <w:delText>1</w:delText>
        </w:r>
      </w:del>
      <w:r w:rsidR="008C11EE">
        <w:rPr>
          <w:rFonts w:ascii="Times New Roman" w:hAnsi="Times New Roman" w:cs="Times New Roman"/>
          <w:sz w:val="24"/>
          <w:szCs w:val="24"/>
        </w:rPr>
        <w:t>.</w:t>
      </w:r>
      <w:ins w:id="36" w:author="Mohammad Nayeem Hasan" w:date="2023-01-28T01:28:00Z">
        <w:r w:rsidR="004F4188">
          <w:rPr>
            <w:rFonts w:ascii="Times New Roman" w:hAnsi="Times New Roman" w:cs="Times New Roman"/>
            <w:sz w:val="24"/>
            <w:szCs w:val="24"/>
          </w:rPr>
          <w:t>95</w:t>
        </w:r>
      </w:ins>
      <w:del w:id="37" w:author="Mohammad Nayeem Hasan" w:date="2023-01-28T01:28:00Z">
        <w:r w:rsidR="008C11EE" w:rsidDel="004F4188">
          <w:rPr>
            <w:rFonts w:ascii="Times New Roman" w:hAnsi="Times New Roman" w:cs="Times New Roman"/>
            <w:sz w:val="24"/>
            <w:szCs w:val="24"/>
          </w:rPr>
          <w:delText>33</w:delText>
        </w:r>
      </w:del>
      <w:r w:rsidRPr="00D97196">
        <w:rPr>
          <w:rFonts w:ascii="Times New Roman" w:hAnsi="Times New Roman" w:cs="Times New Roman"/>
          <w:sz w:val="24"/>
          <w:szCs w:val="24"/>
        </w:rPr>
        <w:t>) and 3.3</w:t>
      </w:r>
      <w:r w:rsidR="00F2153A">
        <w:rPr>
          <w:rFonts w:ascii="Times New Roman" w:hAnsi="Times New Roman" w:cs="Times New Roman"/>
          <w:sz w:val="24"/>
          <w:szCs w:val="24"/>
        </w:rPr>
        <w:t>6</w:t>
      </w:r>
      <w:r w:rsidRPr="00D97196">
        <w:rPr>
          <w:rFonts w:ascii="Times New Roman" w:hAnsi="Times New Roman" w:cs="Times New Roman"/>
          <w:sz w:val="24"/>
          <w:szCs w:val="24"/>
        </w:rPr>
        <w:t xml:space="preserve"> times (AOR = 3.3</w:t>
      </w:r>
      <w:r w:rsidR="00F2153A">
        <w:rPr>
          <w:rFonts w:ascii="Times New Roman" w:hAnsi="Times New Roman" w:cs="Times New Roman"/>
          <w:sz w:val="24"/>
          <w:szCs w:val="24"/>
        </w:rPr>
        <w:t>6</w:t>
      </w:r>
      <w:r w:rsidRPr="00D97196">
        <w:rPr>
          <w:rFonts w:ascii="Times New Roman" w:hAnsi="Times New Roman" w:cs="Times New Roman"/>
          <w:sz w:val="24"/>
          <w:szCs w:val="24"/>
        </w:rPr>
        <w:t>, CI: 2.6</w:t>
      </w:r>
      <w:r w:rsidR="004D2E72">
        <w:rPr>
          <w:rFonts w:ascii="Times New Roman" w:hAnsi="Times New Roman" w:cs="Times New Roman"/>
          <w:sz w:val="24"/>
          <w:szCs w:val="24"/>
        </w:rPr>
        <w:t>7</w:t>
      </w:r>
      <w:r w:rsidRPr="00D97196">
        <w:rPr>
          <w:rFonts w:ascii="Times New Roman" w:hAnsi="Times New Roman" w:cs="Times New Roman"/>
          <w:sz w:val="24"/>
          <w:szCs w:val="24"/>
        </w:rPr>
        <w:t xml:space="preserve"> – 4.</w:t>
      </w:r>
      <w:r w:rsidR="004D2E72">
        <w:rPr>
          <w:rFonts w:ascii="Times New Roman" w:hAnsi="Times New Roman" w:cs="Times New Roman"/>
          <w:sz w:val="24"/>
          <w:szCs w:val="24"/>
        </w:rPr>
        <w:t>22</w:t>
      </w:r>
      <w:r w:rsidRPr="00D97196">
        <w:rPr>
          <w:rFonts w:ascii="Times New Roman" w:hAnsi="Times New Roman" w:cs="Times New Roman"/>
          <w:sz w:val="24"/>
          <w:szCs w:val="24"/>
        </w:rPr>
        <w:t xml:space="preserve">) more likely to experience diarrhea than a higher age group (48-59 months) in MICS data of 2006, 2012 and 2019, respectively. Moreover, for MICS 2006, 2012, and 2019, children from the mother with no educational background or primary incomplete </w:t>
      </w:r>
      <w:del w:id="38" w:author="Mst. Farzana Akter" w:date="2023-01-09T18:31:00Z">
        <w:r w:rsidRPr="00D97196" w:rsidDel="00E53CEC">
          <w:rPr>
            <w:rFonts w:ascii="Times New Roman" w:hAnsi="Times New Roman" w:cs="Times New Roman"/>
            <w:sz w:val="24"/>
            <w:szCs w:val="24"/>
          </w:rPr>
          <w:delText xml:space="preserve">were </w:delText>
        </w:r>
      </w:del>
      <w:ins w:id="39" w:author="Mst. Farzana Akter" w:date="2023-01-09T18:31:00Z">
        <w:r w:rsidR="00E53CEC">
          <w:rPr>
            <w:rFonts w:ascii="Times New Roman" w:hAnsi="Times New Roman" w:cs="Times New Roman"/>
            <w:sz w:val="24"/>
            <w:szCs w:val="24"/>
          </w:rPr>
          <w:t>had</w:t>
        </w:r>
        <w:r w:rsidR="00E53CEC" w:rsidRPr="00D97196">
          <w:rPr>
            <w:rFonts w:ascii="Times New Roman" w:hAnsi="Times New Roman" w:cs="Times New Roman"/>
            <w:sz w:val="24"/>
            <w:szCs w:val="24"/>
          </w:rPr>
          <w:t xml:space="preserve"> </w:t>
        </w:r>
      </w:ins>
      <w:r w:rsidRPr="00D97196">
        <w:rPr>
          <w:rFonts w:ascii="Times New Roman" w:hAnsi="Times New Roman" w:cs="Times New Roman"/>
          <w:sz w:val="24"/>
          <w:szCs w:val="24"/>
        </w:rPr>
        <w:t xml:space="preserve">1.48 (CI: 1.18 - 1.86), 1.07 (CI: 0.76 - 1.50), and 1.34 (1.06 – 1.69) times </w:t>
      </w:r>
      <w:del w:id="40" w:author="Mst. Farzana Akter" w:date="2023-01-09T18:33:00Z">
        <w:r w:rsidRPr="00D97196" w:rsidDel="00697777">
          <w:rPr>
            <w:rFonts w:ascii="Times New Roman" w:hAnsi="Times New Roman" w:cs="Times New Roman"/>
            <w:sz w:val="24"/>
            <w:szCs w:val="24"/>
          </w:rPr>
          <w:delText xml:space="preserve">more </w:delText>
        </w:r>
      </w:del>
      <w:ins w:id="41" w:author="Mst. Farzana Akter" w:date="2023-01-09T18:33:00Z">
        <w:r w:rsidR="00697777">
          <w:rPr>
            <w:rFonts w:ascii="Times New Roman" w:hAnsi="Times New Roman" w:cs="Times New Roman"/>
            <w:sz w:val="24"/>
            <w:szCs w:val="24"/>
          </w:rPr>
          <w:t>higher</w:t>
        </w:r>
        <w:r w:rsidR="00697777" w:rsidRPr="00D97196">
          <w:rPr>
            <w:rFonts w:ascii="Times New Roman" w:hAnsi="Times New Roman" w:cs="Times New Roman"/>
            <w:sz w:val="24"/>
            <w:szCs w:val="24"/>
          </w:rPr>
          <w:t xml:space="preserve"> </w:t>
        </w:r>
      </w:ins>
      <w:del w:id="42" w:author="Mst. Farzana Akter" w:date="2023-01-09T18:32:00Z">
        <w:r w:rsidRPr="00D97196" w:rsidDel="00E53CEC">
          <w:rPr>
            <w:rFonts w:ascii="Times New Roman" w:hAnsi="Times New Roman" w:cs="Times New Roman"/>
            <w:sz w:val="24"/>
            <w:szCs w:val="24"/>
          </w:rPr>
          <w:delText xml:space="preserve">likely </w:delText>
        </w:r>
      </w:del>
      <w:ins w:id="43" w:author="Mst. Farzana Akter" w:date="2023-01-09T18:32:00Z">
        <w:r w:rsidR="00E53CEC">
          <w:rPr>
            <w:rFonts w:ascii="Times New Roman" w:hAnsi="Times New Roman" w:cs="Times New Roman"/>
            <w:sz w:val="24"/>
            <w:szCs w:val="24"/>
          </w:rPr>
          <w:t>chance</w:t>
        </w:r>
        <w:r w:rsidR="009D40BE">
          <w:rPr>
            <w:rFonts w:ascii="Times New Roman" w:hAnsi="Times New Roman" w:cs="Times New Roman"/>
            <w:sz w:val="24"/>
            <w:szCs w:val="24"/>
          </w:rPr>
          <w:t>s</w:t>
        </w:r>
        <w:r w:rsidR="00E53CEC" w:rsidRPr="00D97196">
          <w:rPr>
            <w:rFonts w:ascii="Times New Roman" w:hAnsi="Times New Roman" w:cs="Times New Roman"/>
            <w:sz w:val="24"/>
            <w:szCs w:val="24"/>
          </w:rPr>
          <w:t xml:space="preserve"> </w:t>
        </w:r>
      </w:ins>
      <w:del w:id="44" w:author="Mst. Farzana Akter" w:date="2023-01-09T18:32:00Z">
        <w:r w:rsidRPr="00D97196" w:rsidDel="009D40BE">
          <w:rPr>
            <w:rFonts w:ascii="Times New Roman" w:hAnsi="Times New Roman" w:cs="Times New Roman"/>
            <w:sz w:val="24"/>
            <w:szCs w:val="24"/>
          </w:rPr>
          <w:delText>to suffer from diarrhea</w:delText>
        </w:r>
      </w:del>
      <w:ins w:id="45" w:author="Mst. Farzana Akter" w:date="2023-01-09T18:32:00Z">
        <w:r w:rsidR="009D40BE">
          <w:rPr>
            <w:rFonts w:ascii="Times New Roman" w:hAnsi="Times New Roman" w:cs="Times New Roman"/>
            <w:sz w:val="24"/>
            <w:szCs w:val="24"/>
          </w:rPr>
          <w:t>of having diarrhea</w:t>
        </w:r>
      </w:ins>
      <w:r w:rsidRPr="00D97196">
        <w:rPr>
          <w:rFonts w:ascii="Times New Roman" w:hAnsi="Times New Roman" w:cs="Times New Roman"/>
          <w:sz w:val="24"/>
          <w:szCs w:val="24"/>
        </w:rPr>
        <w:t xml:space="preserve"> than children from secondary complete or higher educational status </w:t>
      </w:r>
      <w:r w:rsidR="0075492A" w:rsidRPr="00D97196">
        <w:rPr>
          <w:rFonts w:ascii="Times New Roman" w:hAnsi="Times New Roman" w:cs="Times New Roman"/>
          <w:sz w:val="24"/>
          <w:szCs w:val="24"/>
        </w:rPr>
        <w:t>mothers’</w:t>
      </w:r>
      <w:r w:rsidRPr="00D97196">
        <w:rPr>
          <w:rFonts w:ascii="Times New Roman" w:hAnsi="Times New Roman" w:cs="Times New Roman"/>
          <w:sz w:val="24"/>
          <w:szCs w:val="24"/>
        </w:rPr>
        <w:t xml:space="preserve"> group</w:t>
      </w:r>
      <w:ins w:id="46" w:author="Mohammad Nayeem Hasan" w:date="2023-01-28T01:31:00Z">
        <w:r w:rsidR="004F4188">
          <w:rPr>
            <w:rFonts w:ascii="Times New Roman" w:hAnsi="Times New Roman" w:cs="Times New Roman"/>
            <w:sz w:val="24"/>
            <w:szCs w:val="24"/>
          </w:rPr>
          <w:t xml:space="preserve"> according to crude odds ratio</w:t>
        </w:r>
      </w:ins>
      <w:r w:rsidRPr="00D97196">
        <w:rPr>
          <w:rFonts w:ascii="Times New Roman" w:hAnsi="Times New Roman" w:cs="Times New Roman"/>
          <w:sz w:val="24"/>
          <w:szCs w:val="24"/>
        </w:rPr>
        <w:t>.</w:t>
      </w:r>
      <w:r w:rsidR="0075492A">
        <w:rPr>
          <w:rFonts w:ascii="Times New Roman" w:hAnsi="Times New Roman" w:cs="Times New Roman"/>
          <w:sz w:val="24"/>
          <w:szCs w:val="24"/>
        </w:rPr>
        <w:t xml:space="preserve"> </w:t>
      </w:r>
      <w:r w:rsidR="00ED54A5">
        <w:rPr>
          <w:rFonts w:ascii="Times New Roman" w:hAnsi="Times New Roman" w:cs="Times New Roman"/>
          <w:sz w:val="24"/>
          <w:szCs w:val="24"/>
        </w:rPr>
        <w:t>Being underweight,</w:t>
      </w:r>
      <w:r w:rsidRPr="00D97196">
        <w:rPr>
          <w:rFonts w:ascii="Times New Roman" w:hAnsi="Times New Roman" w:cs="Times New Roman"/>
          <w:sz w:val="24"/>
          <w:szCs w:val="24"/>
        </w:rPr>
        <w:t xml:space="preserve"> division, household wealth status, and </w:t>
      </w:r>
      <w:r w:rsidR="00072283">
        <w:rPr>
          <w:rFonts w:ascii="Times New Roman" w:hAnsi="Times New Roman" w:cs="Times New Roman"/>
          <w:sz w:val="24"/>
          <w:szCs w:val="24"/>
        </w:rPr>
        <w:t>toilet facility type</w:t>
      </w:r>
      <w:r w:rsidR="00461923">
        <w:rPr>
          <w:rFonts w:ascii="Times New Roman" w:hAnsi="Times New Roman" w:cs="Times New Roman"/>
          <w:sz w:val="24"/>
          <w:szCs w:val="24"/>
        </w:rPr>
        <w:t xml:space="preserve"> and its shared status</w:t>
      </w:r>
      <w:r w:rsidRPr="00D97196">
        <w:rPr>
          <w:rFonts w:ascii="Times New Roman" w:hAnsi="Times New Roman" w:cs="Times New Roman"/>
          <w:sz w:val="24"/>
          <w:szCs w:val="24"/>
        </w:rPr>
        <w:t xml:space="preserve"> were </w:t>
      </w:r>
      <w:del w:id="47" w:author="Mst. Farzana Akter" w:date="2023-01-09T18:35:00Z">
        <w:r w:rsidRPr="00D97196" w:rsidDel="00616C2B">
          <w:rPr>
            <w:rFonts w:ascii="Times New Roman" w:hAnsi="Times New Roman" w:cs="Times New Roman"/>
            <w:sz w:val="24"/>
            <w:szCs w:val="24"/>
          </w:rPr>
          <w:delText xml:space="preserve">significantly associated with </w:delText>
        </w:r>
      </w:del>
      <w:ins w:id="48" w:author="Mst. Farzana Akter" w:date="2023-01-09T18:35:00Z">
        <w:r w:rsidR="00616C2B">
          <w:rPr>
            <w:rFonts w:ascii="Times New Roman" w:hAnsi="Times New Roman" w:cs="Times New Roman"/>
            <w:sz w:val="24"/>
            <w:szCs w:val="24"/>
          </w:rPr>
          <w:t xml:space="preserve">contributory factors of </w:t>
        </w:r>
      </w:ins>
      <w:del w:id="49" w:author="Mst. Farzana Akter" w:date="2023-01-09T18:35:00Z">
        <w:r w:rsidRPr="00D97196" w:rsidDel="00616C2B">
          <w:rPr>
            <w:rFonts w:ascii="Times New Roman" w:hAnsi="Times New Roman" w:cs="Times New Roman"/>
            <w:sz w:val="24"/>
            <w:szCs w:val="24"/>
          </w:rPr>
          <w:delText xml:space="preserve">childhood </w:delText>
        </w:r>
      </w:del>
      <w:r w:rsidRPr="00D97196">
        <w:rPr>
          <w:rFonts w:ascii="Times New Roman" w:hAnsi="Times New Roman" w:cs="Times New Roman"/>
          <w:sz w:val="24"/>
          <w:szCs w:val="24"/>
        </w:rPr>
        <w:t>diarrhea</w:t>
      </w:r>
      <w:ins w:id="50" w:author="Mst. Farzana Akter" w:date="2023-01-09T18:35:00Z">
        <w:r w:rsidR="00616C2B">
          <w:rPr>
            <w:rFonts w:ascii="Times New Roman" w:hAnsi="Times New Roman" w:cs="Times New Roman"/>
            <w:sz w:val="24"/>
            <w:szCs w:val="24"/>
          </w:rPr>
          <w:t xml:space="preserve"> among 0-5</w:t>
        </w:r>
        <w:r w:rsidR="005E3FEE">
          <w:rPr>
            <w:rFonts w:ascii="Times New Roman" w:hAnsi="Times New Roman" w:cs="Times New Roman"/>
            <w:sz w:val="24"/>
            <w:szCs w:val="24"/>
          </w:rPr>
          <w:t xml:space="preserve"> years old children</w:t>
        </w:r>
      </w:ins>
      <w:r w:rsidRPr="00D97196">
        <w:rPr>
          <w:rFonts w:ascii="Times New Roman" w:hAnsi="Times New Roman" w:cs="Times New Roman"/>
          <w:sz w:val="24"/>
          <w:szCs w:val="24"/>
        </w:rPr>
        <w:t xml:space="preserve">. </w:t>
      </w:r>
      <w:ins w:id="51" w:author="Mst. Farzana Akter" w:date="2023-01-09T18:47:00Z">
        <w:r w:rsidR="00CA7DEE">
          <w:rPr>
            <w:rFonts w:ascii="Times New Roman" w:hAnsi="Times New Roman" w:cs="Times New Roman"/>
            <w:sz w:val="24"/>
            <w:szCs w:val="24"/>
          </w:rPr>
          <w:t xml:space="preserve">To </w:t>
        </w:r>
      </w:ins>
      <w:ins w:id="52" w:author="Mst. Farzana Akter" w:date="2023-01-09T18:48:00Z">
        <w:r w:rsidR="00CA7DEE">
          <w:rPr>
            <w:rFonts w:ascii="Times New Roman" w:hAnsi="Times New Roman" w:cs="Times New Roman"/>
            <w:sz w:val="24"/>
            <w:szCs w:val="24"/>
          </w:rPr>
          <w:t xml:space="preserve">decrease the under-five mortality rate due to diarrhea, child nutrition, </w:t>
        </w:r>
        <w:r w:rsidR="0048571C">
          <w:rPr>
            <w:rFonts w:ascii="Times New Roman" w:hAnsi="Times New Roman" w:cs="Times New Roman"/>
            <w:sz w:val="24"/>
            <w:szCs w:val="24"/>
          </w:rPr>
          <w:t>basic hygiene practice</w:t>
        </w:r>
      </w:ins>
      <w:ins w:id="53" w:author="Mst. Farzana Akter" w:date="2023-01-09T18:49:00Z">
        <w:r w:rsidR="000F750E">
          <w:rPr>
            <w:rFonts w:ascii="Times New Roman" w:hAnsi="Times New Roman" w:cs="Times New Roman"/>
            <w:sz w:val="24"/>
            <w:szCs w:val="24"/>
          </w:rPr>
          <w:t xml:space="preserve">, </w:t>
        </w:r>
      </w:ins>
      <w:ins w:id="54" w:author="Mst. Farzana Akter" w:date="2023-01-09T18:50:00Z">
        <w:r w:rsidR="00306E7A">
          <w:rPr>
            <w:rFonts w:ascii="Times New Roman" w:hAnsi="Times New Roman" w:cs="Times New Roman"/>
            <w:sz w:val="24"/>
            <w:szCs w:val="24"/>
          </w:rPr>
          <w:t xml:space="preserve">and </w:t>
        </w:r>
      </w:ins>
      <w:commentRangeStart w:id="55"/>
      <w:ins w:id="56" w:author="Mst. Farzana Akter" w:date="2023-01-09T18:51:00Z">
        <w:r w:rsidR="00F309FE">
          <w:rPr>
            <w:rFonts w:ascii="Times New Roman" w:hAnsi="Times New Roman" w:cs="Times New Roman"/>
            <w:sz w:val="24"/>
            <w:szCs w:val="24"/>
          </w:rPr>
          <w:t>special care for under-five children during rainy season</w:t>
        </w:r>
      </w:ins>
      <w:ins w:id="57" w:author="Mst. Farzana Akter" w:date="2023-01-09T18:52:00Z">
        <w:r w:rsidR="00BD0C64">
          <w:rPr>
            <w:rFonts w:ascii="Times New Roman" w:hAnsi="Times New Roman" w:cs="Times New Roman"/>
            <w:sz w:val="24"/>
            <w:szCs w:val="24"/>
          </w:rPr>
          <w:t xml:space="preserve"> </w:t>
        </w:r>
      </w:ins>
      <w:ins w:id="58" w:author="Mst. Farzana Akter" w:date="2023-01-09T18:53:00Z">
        <w:r w:rsidR="00BD0C64">
          <w:rPr>
            <w:rFonts w:ascii="Times New Roman" w:hAnsi="Times New Roman" w:cs="Times New Roman"/>
            <w:sz w:val="24"/>
            <w:szCs w:val="24"/>
          </w:rPr>
          <w:t xml:space="preserve">have chances </w:t>
        </w:r>
      </w:ins>
      <w:commentRangeEnd w:id="55"/>
      <w:ins w:id="59" w:author="Mst. Farzana Akter" w:date="2023-01-09T18:55:00Z">
        <w:r w:rsidR="009F42D7">
          <w:rPr>
            <w:rStyle w:val="CommentReference"/>
          </w:rPr>
          <w:commentReference w:id="55"/>
        </w:r>
      </w:ins>
      <w:ins w:id="60" w:author="Mst. Farzana Akter" w:date="2023-01-09T18:53:00Z">
        <w:r w:rsidR="00BD0C64">
          <w:rPr>
            <w:rFonts w:ascii="Times New Roman" w:hAnsi="Times New Roman" w:cs="Times New Roman"/>
            <w:sz w:val="24"/>
            <w:szCs w:val="24"/>
          </w:rPr>
          <w:t xml:space="preserve">to be fruitful. </w:t>
        </w:r>
      </w:ins>
      <w:del w:id="61" w:author="Mst. Farzana Akter" w:date="2023-01-09T18:47:00Z">
        <w:r w:rsidRPr="00D97196" w:rsidDel="00474927">
          <w:rPr>
            <w:rFonts w:ascii="Times New Roman" w:hAnsi="Times New Roman" w:cs="Times New Roman"/>
            <w:sz w:val="24"/>
            <w:szCs w:val="24"/>
          </w:rPr>
          <w:delText xml:space="preserve">To </w:delText>
        </w:r>
      </w:del>
      <w:del w:id="62" w:author="Mst. Farzana Akter" w:date="2023-01-09T18:37:00Z">
        <w:r w:rsidRPr="00D97196" w:rsidDel="0037404C">
          <w:rPr>
            <w:rFonts w:ascii="Times New Roman" w:hAnsi="Times New Roman" w:cs="Times New Roman"/>
            <w:sz w:val="24"/>
            <w:szCs w:val="24"/>
          </w:rPr>
          <w:delText>minimize the magnitude of childhood diarrhea</w:delText>
        </w:r>
      </w:del>
      <w:del w:id="63" w:author="Mst. Farzana Akter" w:date="2023-01-09T18:47:00Z">
        <w:r w:rsidRPr="00D97196" w:rsidDel="00474927">
          <w:rPr>
            <w:rFonts w:ascii="Times New Roman" w:hAnsi="Times New Roman" w:cs="Times New Roman"/>
            <w:sz w:val="24"/>
            <w:szCs w:val="24"/>
          </w:rPr>
          <w:delText>, health education, childcare, personal hygiene, and household sanitation, which can be integrated with the existing national health extension program, are essential.</w:delText>
        </w:r>
      </w:del>
    </w:p>
    <w:p w14:paraId="59412D2A" w14:textId="77777777" w:rsidR="008C090E" w:rsidRPr="00D97196" w:rsidRDefault="008C090E">
      <w:pPr>
        <w:spacing w:line="240" w:lineRule="auto"/>
        <w:rPr>
          <w:rFonts w:ascii="Times New Roman" w:hAnsi="Times New Roman" w:cs="Times New Roman"/>
          <w:b/>
          <w:sz w:val="24"/>
          <w:szCs w:val="24"/>
        </w:rPr>
        <w:pPrChange w:id="64" w:author="Mohammad Nayeem Hasan" w:date="2023-01-21T14:56:00Z">
          <w:pPr>
            <w:jc w:val="both"/>
          </w:pPr>
        </w:pPrChange>
      </w:pPr>
    </w:p>
    <w:p w14:paraId="346E8DAF" w14:textId="77777777" w:rsidR="008C090E" w:rsidRPr="00D97196" w:rsidRDefault="008C090E">
      <w:pPr>
        <w:spacing w:line="240" w:lineRule="auto"/>
        <w:rPr>
          <w:rFonts w:ascii="Times New Roman" w:hAnsi="Times New Roman" w:cs="Times New Roman"/>
          <w:sz w:val="24"/>
          <w:szCs w:val="24"/>
        </w:rPr>
        <w:pPrChange w:id="65" w:author="Mohammad Nayeem Hasan" w:date="2023-01-21T14:56:00Z">
          <w:pPr>
            <w:jc w:val="both"/>
          </w:pPr>
        </w:pPrChange>
      </w:pPr>
      <w:r w:rsidRPr="00D97196">
        <w:rPr>
          <w:rFonts w:ascii="Times New Roman" w:hAnsi="Times New Roman" w:cs="Times New Roman"/>
          <w:b/>
          <w:sz w:val="24"/>
          <w:szCs w:val="24"/>
        </w:rPr>
        <w:t>Keywords:</w:t>
      </w:r>
      <w:r w:rsidRPr="00D97196">
        <w:rPr>
          <w:rFonts w:ascii="Times New Roman" w:hAnsi="Times New Roman" w:cs="Times New Roman"/>
          <w:sz w:val="24"/>
          <w:szCs w:val="24"/>
        </w:rPr>
        <w:t xml:space="preserve"> Children, Diarrhea, Trend, Determinant, Bangladesh.</w:t>
      </w:r>
    </w:p>
    <w:p w14:paraId="20F1867B" w14:textId="77777777" w:rsidR="00AA15CC" w:rsidRDefault="00AA15CC">
      <w:pPr>
        <w:spacing w:line="240" w:lineRule="auto"/>
        <w:rPr>
          <w:rFonts w:ascii="Times New Roman" w:hAnsi="Times New Roman" w:cs="Times New Roman"/>
          <w:b/>
          <w:sz w:val="24"/>
          <w:szCs w:val="24"/>
        </w:rPr>
        <w:pPrChange w:id="66" w:author="Mohammad Nayeem Hasan" w:date="2023-01-21T14:56:00Z">
          <w:pPr/>
        </w:pPrChange>
      </w:pPr>
      <w:r>
        <w:rPr>
          <w:rFonts w:ascii="Times New Roman" w:hAnsi="Times New Roman" w:cs="Times New Roman"/>
          <w:b/>
          <w:sz w:val="24"/>
          <w:szCs w:val="24"/>
        </w:rPr>
        <w:br w:type="page"/>
      </w:r>
    </w:p>
    <w:p w14:paraId="63410B05" w14:textId="3FC919DA" w:rsidR="00A84410" w:rsidRDefault="00275578">
      <w:pPr>
        <w:spacing w:line="240" w:lineRule="auto"/>
        <w:rPr>
          <w:rFonts w:ascii="Times New Roman" w:hAnsi="Times New Roman" w:cs="Times New Roman"/>
          <w:sz w:val="24"/>
          <w:szCs w:val="24"/>
        </w:rPr>
        <w:pPrChange w:id="67" w:author="Mohammad Nayeem Hasan" w:date="2023-01-21T14:56:00Z">
          <w:pPr>
            <w:spacing w:line="360" w:lineRule="auto"/>
          </w:pPr>
        </w:pPrChange>
      </w:pPr>
      <w:r w:rsidRPr="00D97196">
        <w:rPr>
          <w:rFonts w:ascii="Times New Roman" w:hAnsi="Times New Roman" w:cs="Times New Roman"/>
          <w:b/>
          <w:sz w:val="24"/>
          <w:szCs w:val="24"/>
        </w:rPr>
        <w:lastRenderedPageBreak/>
        <w:t>Introduction</w:t>
      </w:r>
    </w:p>
    <w:p w14:paraId="14F44D1F" w14:textId="1757A7CC" w:rsidR="00275578" w:rsidRPr="00D97196" w:rsidRDefault="00E10003">
      <w:pPr>
        <w:spacing w:line="240" w:lineRule="auto"/>
        <w:ind w:firstLine="720"/>
        <w:rPr>
          <w:rFonts w:ascii="Times New Roman" w:hAnsi="Times New Roman" w:cs="Times New Roman"/>
          <w:sz w:val="24"/>
          <w:szCs w:val="24"/>
        </w:rPr>
        <w:pPrChange w:id="68" w:author="Mohammad Nayeem Hasan" w:date="2023-01-21T14:56:00Z">
          <w:pPr>
            <w:spacing w:line="360" w:lineRule="auto"/>
            <w:ind w:firstLine="720"/>
          </w:pPr>
        </w:pPrChange>
      </w:pPr>
      <w:r w:rsidRPr="00D97196">
        <w:rPr>
          <w:rFonts w:ascii="Times New Roman" w:hAnsi="Times New Roman" w:cs="Times New Roman"/>
          <w:sz w:val="24"/>
          <w:szCs w:val="24"/>
        </w:rPr>
        <w:t>Diarrhea</w:t>
      </w:r>
      <w:r w:rsidR="00275578" w:rsidRPr="00D97196">
        <w:rPr>
          <w:rFonts w:ascii="Times New Roman" w:hAnsi="Times New Roman" w:cs="Times New Roman"/>
          <w:sz w:val="24"/>
          <w:szCs w:val="24"/>
        </w:rPr>
        <w:t xml:space="preserve"> </w:t>
      </w:r>
      <w:del w:id="69" w:author="Mst. Farzana Akter" w:date="2023-01-09T19:31:00Z">
        <w:r w:rsidR="00275578" w:rsidRPr="00D97196" w:rsidDel="002D7B0F">
          <w:rPr>
            <w:rFonts w:ascii="Times New Roman" w:hAnsi="Times New Roman" w:cs="Times New Roman"/>
            <w:sz w:val="24"/>
            <w:szCs w:val="24"/>
          </w:rPr>
          <w:delText xml:space="preserve">is </w:delText>
        </w:r>
      </w:del>
      <w:del w:id="70" w:author="Mst. Farzana Akter" w:date="2023-01-09T18:59:00Z">
        <w:r w:rsidR="00275578" w:rsidRPr="00D97196" w:rsidDel="00126989">
          <w:rPr>
            <w:rFonts w:ascii="Times New Roman" w:hAnsi="Times New Roman" w:cs="Times New Roman"/>
            <w:sz w:val="24"/>
            <w:szCs w:val="24"/>
          </w:rPr>
          <w:delText>one of the severe</w:delText>
        </w:r>
      </w:del>
      <w:del w:id="71" w:author="Mst. Farzana Akter" w:date="2023-01-09T19:31:00Z">
        <w:r w:rsidR="00275578" w:rsidRPr="00D97196" w:rsidDel="002D7B0F">
          <w:rPr>
            <w:rFonts w:ascii="Times New Roman" w:hAnsi="Times New Roman" w:cs="Times New Roman"/>
            <w:sz w:val="24"/>
            <w:szCs w:val="24"/>
          </w:rPr>
          <w:delText xml:space="preserve"> causes</w:delText>
        </w:r>
      </w:del>
      <w:ins w:id="72" w:author="Mst. Farzana Akter" w:date="2023-01-09T19:33:00Z">
        <w:r w:rsidR="005F1801">
          <w:rPr>
            <w:rFonts w:ascii="Times New Roman" w:hAnsi="Times New Roman" w:cs="Times New Roman"/>
            <w:sz w:val="24"/>
            <w:szCs w:val="24"/>
          </w:rPr>
          <w:t xml:space="preserve">is </w:t>
        </w:r>
      </w:ins>
      <w:ins w:id="73" w:author="Mst. Farzana Akter" w:date="2023-01-09T19:34:00Z">
        <w:r w:rsidR="00714534">
          <w:rPr>
            <w:rFonts w:ascii="Times New Roman" w:hAnsi="Times New Roman" w:cs="Times New Roman"/>
            <w:sz w:val="24"/>
            <w:szCs w:val="24"/>
          </w:rPr>
          <w:t xml:space="preserve">an influential cause of under-five child mortality </w:t>
        </w:r>
      </w:ins>
      <w:ins w:id="74" w:author="Mst. Farzana Akter" w:date="2023-01-09T22:15:00Z">
        <w:r w:rsidR="00283722">
          <w:rPr>
            <w:rFonts w:ascii="Times New Roman" w:hAnsi="Times New Roman" w:cs="Times New Roman"/>
            <w:sz w:val="24"/>
            <w:szCs w:val="24"/>
          </w:rPr>
          <w:t>globally</w:t>
        </w:r>
      </w:ins>
      <w:del w:id="75" w:author="Mst. Farzana Akter" w:date="2023-01-09T19:31:00Z">
        <w:r w:rsidR="00275578" w:rsidRPr="00D97196" w:rsidDel="000677F9">
          <w:rPr>
            <w:rFonts w:ascii="Times New Roman" w:hAnsi="Times New Roman" w:cs="Times New Roman"/>
            <w:sz w:val="24"/>
            <w:szCs w:val="24"/>
          </w:rPr>
          <w:delText xml:space="preserve"> for</w:delText>
        </w:r>
      </w:del>
      <w:del w:id="76" w:author="Mst. Farzana Akter" w:date="2023-01-09T19:33:00Z">
        <w:r w:rsidR="00275578" w:rsidRPr="00D97196" w:rsidDel="005F1801">
          <w:rPr>
            <w:rFonts w:ascii="Times New Roman" w:hAnsi="Times New Roman" w:cs="Times New Roman"/>
            <w:sz w:val="24"/>
            <w:szCs w:val="24"/>
          </w:rPr>
          <w:delText xml:space="preserve"> </w:delText>
        </w:r>
      </w:del>
      <w:del w:id="77" w:author="Mst. Farzana Akter" w:date="2023-01-09T19:09:00Z">
        <w:r w:rsidR="00275578" w:rsidRPr="00D97196" w:rsidDel="001372F1">
          <w:rPr>
            <w:rFonts w:ascii="Times New Roman" w:hAnsi="Times New Roman" w:cs="Times New Roman"/>
            <w:sz w:val="24"/>
            <w:szCs w:val="24"/>
          </w:rPr>
          <w:delText xml:space="preserve">child mortality and morbidity </w:delText>
        </w:r>
      </w:del>
      <w:del w:id="78" w:author="Mst. Farzana Akter" w:date="2023-01-09T19:29:00Z">
        <w:r w:rsidR="00275578" w:rsidRPr="00D97196" w:rsidDel="00C242EA">
          <w:rPr>
            <w:rFonts w:ascii="Times New Roman" w:hAnsi="Times New Roman" w:cs="Times New Roman"/>
            <w:sz w:val="24"/>
            <w:szCs w:val="24"/>
          </w:rPr>
          <w:delText>around the world</w:delText>
        </w:r>
      </w:del>
      <w:r w:rsidR="00275578" w:rsidRPr="00D97196">
        <w:rPr>
          <w:rFonts w:ascii="Times New Roman" w:hAnsi="Times New Roman" w:cs="Times New Roman"/>
          <w:sz w:val="24"/>
          <w:szCs w:val="24"/>
        </w:rPr>
        <w:t xml:space="preserve">. </w:t>
      </w:r>
      <w:moveFromRangeStart w:id="79" w:author="Mst. Farzana Akter" w:date="2023-01-09T22:34:00Z" w:name="move124196082"/>
      <w:moveFrom w:id="80" w:author="Mst. Farzana Akter" w:date="2023-01-09T22:34:00Z">
        <w:r w:rsidR="00C83278" w:rsidRPr="00C83278" w:rsidDel="00707A86">
          <w:rPr>
            <w:rFonts w:ascii="Times New Roman" w:hAnsi="Times New Roman" w:cs="Times New Roman"/>
            <w:sz w:val="24"/>
            <w:szCs w:val="24"/>
          </w:rPr>
          <w:t>According to the World Health Organization (WHO) and the United Nations Children’s Fund (UNICEF)</w:t>
        </w:r>
        <w:r w:rsidR="00C83278" w:rsidDel="00707A86">
          <w:rPr>
            <w:rFonts w:ascii="Times New Roman" w:hAnsi="Times New Roman" w:cs="Times New Roman"/>
            <w:sz w:val="24"/>
            <w:szCs w:val="24"/>
          </w:rPr>
          <w:t xml:space="preserve">, </w:t>
        </w:r>
        <w:r w:rsidR="00275578" w:rsidRPr="00D97196" w:rsidDel="00707A86">
          <w:rPr>
            <w:rFonts w:ascii="Times New Roman" w:hAnsi="Times New Roman" w:cs="Times New Roman"/>
            <w:sz w:val="24"/>
            <w:szCs w:val="24"/>
          </w:rPr>
          <w:t>Diarrheal diseases account for approximately 1</w:t>
        </w:r>
        <w:r w:rsidR="00C83278" w:rsidDel="00707A86">
          <w:rPr>
            <w:rFonts w:ascii="Times New Roman" w:hAnsi="Times New Roman" w:cs="Times New Roman"/>
            <w:sz w:val="24"/>
            <w:szCs w:val="24"/>
          </w:rPr>
          <w:t>8</w:t>
        </w:r>
        <w:r w:rsidR="00275578" w:rsidRPr="00D97196" w:rsidDel="00707A86">
          <w:rPr>
            <w:rFonts w:ascii="Times New Roman" w:hAnsi="Times New Roman" w:cs="Times New Roman"/>
            <w:sz w:val="24"/>
            <w:szCs w:val="24"/>
          </w:rPr>
          <w:t>% death of children aged under 5 years worldwide;</w:t>
        </w:r>
        <w:r w:rsidR="00C83278" w:rsidDel="00707A86">
          <w:rPr>
            <w:rFonts w:ascii="Times New Roman" w:hAnsi="Times New Roman" w:cs="Times New Roman"/>
            <w:sz w:val="24"/>
            <w:szCs w:val="24"/>
          </w:rPr>
          <w:t xml:space="preserve"> </w:t>
        </w:r>
        <w:commentRangeStart w:id="81"/>
        <w:r w:rsidR="00C83278" w:rsidRPr="00D97196" w:rsidDel="00707A86">
          <w:rPr>
            <w:rFonts w:ascii="Times New Roman" w:hAnsi="Times New Roman" w:cs="Times New Roman"/>
            <w:sz w:val="24"/>
            <w:szCs w:val="24"/>
          </w:rPr>
          <w:t xml:space="preserve">more than 5000 children are dying every day and among them 78% of all child death from diarrhea occur in the African and South-East Asian regions </w:t>
        </w:r>
        <w:commentRangeEnd w:id="81"/>
        <w:r w:rsidR="00C83278" w:rsidDel="00707A86">
          <w:rPr>
            <w:rStyle w:val="CommentReference"/>
          </w:rPr>
          <w:commentReference w:id="81"/>
        </w:r>
        <w:r w:rsidR="00C83278" w:rsidRPr="00D97196" w:rsidDel="00707A86">
          <w:rPr>
            <w:rFonts w:ascii="Times New Roman" w:hAnsi="Times New Roman" w:cs="Times New Roman"/>
            <w:sz w:val="24"/>
            <w:szCs w:val="24"/>
          </w:rPr>
          <w:fldChar w:fldCharType="begin"/>
        </w:r>
        <w:r w:rsidR="008D6431" w:rsidDel="00707A86">
          <w:rPr>
            <w:rFonts w:ascii="Times New Roman" w:hAnsi="Times New Roman" w:cs="Times New Roman"/>
            <w:sz w:val="24"/>
            <w:szCs w:val="24"/>
          </w:rPr>
          <w:instrText xml:space="preserve"> ADDIN ZOTERO_ITEM CSL_CITATION {"citationID":"syq3jfYj","properties":{"formattedCitation":"[1]","plainCitation":"[1]","noteIndex":0},"citationItems":[{"id":1422,"uris":["http://zotero.org/users/4185209/items/C5QKHWGI"],"itemData":{"id":1422,"type":"article-journal","container-title":"Journal of Clinical Gastroenterology","DOI":"10.1097/MCG.0b013e31826df662","ISSN":"1539-2031","issue":"1","journalAbbreviation":"J Clin Gastroenterol","language":"eng","note":"PMID: 23222211","page":"12-20","source":"PubMed","title":"Acute diarrhea in adults and children: a global perspective","title-short":"Acute diarrhea in adults and children","volume":"47","author":[{"family":"Farthing","given":"Michael"},{"family":"Salam","given":"Mohammed A."},{"family":"Lindberg","given":"Greger"},{"family":"Dite","given":"Petr"},{"family":"Khalif","given":"Igor"},{"family":"Salazar-Lindo","given":"Eduardo"},{"family":"Ramakrishna","given":"Balakrishnan S."},{"family":"Goh","given":"Khean-Lee"},{"family":"Thomson","given":"Alan"},{"family":"Khan","given":"Aamir G."},{"family":"Krabshuis","given":"Justus"},{"family":"LeMair","given":"Anton"},{"literal":"WGO"}],"issued":{"date-parts":[["2013",1]]}}}],"schema":"https://github.com/citation-style-language/schema/raw/master/csl-citation.json"} </w:instrText>
        </w:r>
        <w:r w:rsidR="00C83278" w:rsidRPr="00D97196" w:rsidDel="00707A86">
          <w:rPr>
            <w:rFonts w:ascii="Times New Roman" w:hAnsi="Times New Roman" w:cs="Times New Roman"/>
            <w:sz w:val="24"/>
            <w:szCs w:val="24"/>
          </w:rPr>
          <w:fldChar w:fldCharType="separate"/>
        </w:r>
        <w:r w:rsidR="008D6431" w:rsidRPr="008D6431" w:rsidDel="00707A86">
          <w:rPr>
            <w:rFonts w:ascii="Times New Roman" w:hAnsi="Times New Roman" w:cs="Times New Roman"/>
            <w:sz w:val="24"/>
          </w:rPr>
          <w:t>[1]</w:t>
        </w:r>
        <w:r w:rsidR="00C83278" w:rsidRPr="00D97196" w:rsidDel="00707A86">
          <w:rPr>
            <w:rFonts w:ascii="Times New Roman" w:hAnsi="Times New Roman" w:cs="Times New Roman"/>
            <w:sz w:val="24"/>
            <w:szCs w:val="24"/>
          </w:rPr>
          <w:fldChar w:fldCharType="end"/>
        </w:r>
        <w:r w:rsidR="00275578" w:rsidRPr="00D97196" w:rsidDel="00707A86">
          <w:rPr>
            <w:rFonts w:ascii="Times New Roman" w:hAnsi="Times New Roman" w:cs="Times New Roman"/>
            <w:sz w:val="24"/>
            <w:szCs w:val="24"/>
          </w:rPr>
          <w:t xml:space="preserve">. </w:t>
        </w:r>
      </w:moveFrom>
      <w:moveFromRangeEnd w:id="79"/>
      <w:commentRangeStart w:id="82"/>
      <w:commentRangeStart w:id="83"/>
      <w:r w:rsidR="00275578" w:rsidRPr="00D97196">
        <w:rPr>
          <w:rFonts w:ascii="Times New Roman" w:hAnsi="Times New Roman" w:cs="Times New Roman"/>
          <w:sz w:val="24"/>
          <w:szCs w:val="24"/>
        </w:rPr>
        <w:t>In 2010, about 7.6 million Children aged below five years died worldwide</w:t>
      </w:r>
      <w:ins w:id="84" w:author="Mst. Farzana Akter" w:date="2023-01-09T22:31:00Z">
        <w:r w:rsidR="00BE4C81">
          <w:rPr>
            <w:rFonts w:ascii="Times New Roman" w:hAnsi="Times New Roman" w:cs="Times New Roman"/>
            <w:sz w:val="24"/>
            <w:szCs w:val="24"/>
          </w:rPr>
          <w:t xml:space="preserve"> </w:t>
        </w:r>
      </w:ins>
      <w:del w:id="85" w:author="Mst. Farzana Akter" w:date="2023-01-09T22:31:00Z">
        <w:r w:rsidR="00275578" w:rsidRPr="00D97196" w:rsidDel="00BE4C81">
          <w:rPr>
            <w:rFonts w:ascii="Times New Roman" w:hAnsi="Times New Roman" w:cs="Times New Roman"/>
            <w:sz w:val="24"/>
            <w:szCs w:val="24"/>
          </w:rPr>
          <w:delText xml:space="preserve"> </w:delText>
        </w:r>
      </w:del>
      <w:r w:rsidR="00275578" w:rsidRPr="00D97196">
        <w:rPr>
          <w:rFonts w:ascii="Times New Roman" w:hAnsi="Times New Roman" w:cs="Times New Roman"/>
          <w:sz w:val="24"/>
          <w:szCs w:val="24"/>
        </w:rPr>
        <w:t xml:space="preserve">and about 21,000 of them died every day </w:t>
      </w:r>
      <w:r w:rsidR="00275578"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{"citationID":"woyuVibW","properties":{"formattedCitation":"[1]","plainCitation":"[1]","noteIndex":0},"citationItems":[{"id":1417,"uris":["http://zotero.org/users/4185209/items/QULKSM96"],"itemData":{"id":1417,"type":"article-journal","abstract":"Diarrheal disease remains the leading cause of morbidity and mortality among under-five children worldwide. Every day, more than 4000 children lose their lives due to diarrhea. In Ethiopia, diarrhea is the second killer of under-five children next to pneumonia.","container-title":"Tropical Medicine and Health","DOI":"10.1186/s41182-016-0040-7","ISSN":"1349-4147","issue":"1","journalAbbreviation":"Tropical Medicine and Health","page":"40","source":"BioMed Central","title":"Socioeconomic factors associated with diarrheal diseases among under-five children of the nomadic population in northeast Ethiopia","volume":"44","author":[{"family":"Woldu","given":"Wondwoson"},{"family":"Bitew","given":"Bikes Destaw"},{"family":"Gizaw","given":"Zemichael"}],"issued":{"date-parts":[["2016",12,9]]}}}],"schema":"https://github.com/citation-style-language/schema/raw/master/csl-citation.json"} </w:instrText>
      </w:r>
      <w:r w:rsidR="00275578" w:rsidRPr="00D97196">
        <w:rPr>
          <w:rFonts w:ascii="Times New Roman" w:hAnsi="Times New Roman" w:cs="Times New Roman"/>
          <w:sz w:val="24"/>
          <w:szCs w:val="24"/>
        </w:rPr>
        <w:fldChar w:fldCharType="separate"/>
      </w:r>
      <w:r w:rsidR="00361F8D" w:rsidRPr="00361F8D">
        <w:rPr>
          <w:rFonts w:ascii="Calibri" w:hAnsi="Calibri" w:cs="Calibri"/>
        </w:rPr>
        <w:t>[1]</w:t>
      </w:r>
      <w:r w:rsidR="00275578" w:rsidRPr="00D97196">
        <w:rPr>
          <w:rFonts w:ascii="Times New Roman" w:hAnsi="Times New Roman" w:cs="Times New Roman"/>
          <w:sz w:val="24"/>
          <w:szCs w:val="24"/>
        </w:rPr>
        <w:fldChar w:fldCharType="end"/>
      </w:r>
      <w:r w:rsidR="00275578" w:rsidRPr="00D97196">
        <w:rPr>
          <w:rFonts w:ascii="Times New Roman" w:hAnsi="Times New Roman" w:cs="Times New Roman"/>
          <w:sz w:val="24"/>
          <w:szCs w:val="24"/>
        </w:rPr>
        <w:t xml:space="preserve">. </w:t>
      </w:r>
      <w:commentRangeEnd w:id="82"/>
      <w:r w:rsidR="00AA15CC">
        <w:rPr>
          <w:rStyle w:val="CommentReference"/>
        </w:rPr>
        <w:commentReference w:id="82"/>
      </w:r>
      <w:commentRangeEnd w:id="83"/>
      <w:r w:rsidR="00C22B5A">
        <w:rPr>
          <w:rStyle w:val="CommentReference"/>
        </w:rPr>
        <w:commentReference w:id="83"/>
      </w:r>
      <w:moveToRangeStart w:id="86" w:author="Mst. Farzana Akter" w:date="2023-01-09T22:34:00Z" w:name="move124196082"/>
      <w:moveTo w:id="87" w:author="Mst. Farzana Akter" w:date="2023-01-09T22:34:00Z">
        <w:r w:rsidR="00707A86" w:rsidRPr="00C83278">
          <w:rPr>
            <w:rFonts w:ascii="Times New Roman" w:hAnsi="Times New Roman" w:cs="Times New Roman"/>
            <w:sz w:val="24"/>
            <w:szCs w:val="24"/>
          </w:rPr>
          <w:t>According to the World Health Organization (WHO) and the United Nations Children’s Fund (UNICEF)</w:t>
        </w:r>
        <w:r w:rsidR="00707A86">
          <w:rPr>
            <w:rFonts w:ascii="Times New Roman" w:hAnsi="Times New Roman" w:cs="Times New Roman"/>
            <w:sz w:val="24"/>
            <w:szCs w:val="24"/>
          </w:rPr>
          <w:t xml:space="preserve">, </w:t>
        </w:r>
        <w:r w:rsidR="00707A86" w:rsidRPr="00D97196">
          <w:rPr>
            <w:rFonts w:ascii="Times New Roman" w:hAnsi="Times New Roman" w:cs="Times New Roman"/>
            <w:sz w:val="24"/>
            <w:szCs w:val="24"/>
          </w:rPr>
          <w:t>Diarrheal diseases account for approximately 1</w:t>
        </w:r>
        <w:r w:rsidR="00707A86">
          <w:rPr>
            <w:rFonts w:ascii="Times New Roman" w:hAnsi="Times New Roman" w:cs="Times New Roman"/>
            <w:sz w:val="24"/>
            <w:szCs w:val="24"/>
          </w:rPr>
          <w:t>8</w:t>
        </w:r>
        <w:r w:rsidR="00707A86" w:rsidRPr="00D97196">
          <w:rPr>
            <w:rFonts w:ascii="Times New Roman" w:hAnsi="Times New Roman" w:cs="Times New Roman"/>
            <w:sz w:val="24"/>
            <w:szCs w:val="24"/>
          </w:rPr>
          <w:t>% death of children aged under 5 years worldwide;</w:t>
        </w:r>
        <w:r w:rsidR="00707A86">
          <w:rPr>
            <w:rFonts w:ascii="Times New Roman" w:hAnsi="Times New Roman" w:cs="Times New Roman"/>
            <w:sz w:val="24"/>
            <w:szCs w:val="24"/>
          </w:rPr>
          <w:t xml:space="preserve"> </w:t>
        </w:r>
        <w:commentRangeStart w:id="88"/>
        <w:r w:rsidR="00707A86" w:rsidRPr="00D97196">
          <w:rPr>
            <w:rFonts w:ascii="Times New Roman" w:hAnsi="Times New Roman" w:cs="Times New Roman"/>
            <w:sz w:val="24"/>
            <w:szCs w:val="24"/>
          </w:rPr>
          <w:t xml:space="preserve">more than 5000 children are dying every day and among them 78% of all child death from diarrhea occur in the African and South-East Asian regions </w:t>
        </w:r>
        <w:commentRangeEnd w:id="88"/>
        <w:r w:rsidR="00707A86">
          <w:rPr>
            <w:rStyle w:val="CommentReference"/>
          </w:rPr>
          <w:commentReference w:id="88"/>
        </w:r>
        <w:r w:rsidR="00707A86" w:rsidRPr="00D97196">
          <w:rPr>
            <w:rFonts w:ascii="Times New Roman" w:hAnsi="Times New Roman" w:cs="Times New Roman"/>
            <w:sz w:val="24"/>
            <w:szCs w:val="24"/>
          </w:rPr>
          <w:fldChar w:fldCharType="begin"/>
        </w:r>
      </w:moveTo>
      <w:r w:rsidR="00361F8D">
        <w:rPr>
          <w:rFonts w:ascii="Times New Roman" w:hAnsi="Times New Roman" w:cs="Times New Roman"/>
          <w:sz w:val="24"/>
          <w:szCs w:val="24"/>
        </w:rPr>
        <w:instrText xml:space="preserve"> ADDIN ZOTERO_ITEM CSL_CITATION {"citationID":"syq3jfYj","properties":{"formattedCitation":"[2]","plainCitation":"[2]","noteIndex":0},"citationItems":[{"id":1422,"uris":["http://zotero.org/users/4185209/items/C5QKHWGI"],"itemData":{"id":1422,"type":"article-journal","container-title":"Journal of Clinical Gastroenterology","DOI":"10.1097/MCG.0b013e31826df662","ISSN":"1539-2031","issue":"1","journalAbbreviation":"J Clin Gastroenterol","language":"eng","note":"PMID: 23222211","page":"12-20","source":"PubMed","title":"Acute diarrhea in adults and children: a global perspective","title-short":"Acute diarrhea in adults and children","volume":"47","author":[{"family":"Farthing","given":"Michael"},{"family":"Salam","given":"Mohammed A."},{"family":"Lindberg","given":"Greger"},{"family":"Dite","given":"Petr"},{"family":"Khalif","given":"Igor"},{"family":"Salazar-Lindo","given":"Eduardo"},{"family":"Ramakrishna","given":"Balakrishnan S."},{"family":"Goh","given":"Khean-Lee"},{"family":"Thomson","given":"Alan"},{"family":"Khan","given":"Aamir G."},{"family":"Krabshuis","given":"Justus"},{"family":"LeMair","given":"Anton"},{"literal":"WGO"}],"issued":{"date-parts":[["2013",1]]}}}],"schema":"https://github.com/citation-style-language/schema/raw/master/csl-citation.json"} </w:instrText>
      </w:r>
      <w:moveTo w:id="89" w:author="Mst. Farzana Akter" w:date="2023-01-09T22:34:00Z">
        <w:r w:rsidR="00707A86" w:rsidRPr="00D97196">
          <w:rPr>
            <w:rFonts w:ascii="Times New Roman" w:hAnsi="Times New Roman" w:cs="Times New Roman"/>
            <w:sz w:val="24"/>
            <w:szCs w:val="24"/>
          </w:rPr>
          <w:fldChar w:fldCharType="separate"/>
        </w:r>
      </w:moveTo>
      <w:r w:rsidR="00361F8D" w:rsidRPr="00361F8D">
        <w:rPr>
          <w:rFonts w:ascii="Calibri" w:hAnsi="Calibri" w:cs="Calibri"/>
        </w:rPr>
        <w:t>[2]</w:t>
      </w:r>
      <w:moveTo w:id="90" w:author="Mst. Farzana Akter" w:date="2023-01-09T22:34:00Z">
        <w:r w:rsidR="00707A86" w:rsidRPr="00D97196">
          <w:rPr>
            <w:rFonts w:ascii="Times New Roman" w:hAnsi="Times New Roman" w:cs="Times New Roman"/>
            <w:sz w:val="24"/>
            <w:szCs w:val="24"/>
          </w:rPr>
          <w:fldChar w:fldCharType="end"/>
        </w:r>
        <w:r w:rsidR="00707A86" w:rsidRPr="00D97196">
          <w:rPr>
            <w:rFonts w:ascii="Times New Roman" w:hAnsi="Times New Roman" w:cs="Times New Roman"/>
            <w:sz w:val="24"/>
            <w:szCs w:val="24"/>
          </w:rPr>
          <w:t xml:space="preserve">. </w:t>
        </w:r>
      </w:moveTo>
      <w:moveToRangeEnd w:id="86"/>
      <w:r w:rsidR="00275578" w:rsidRPr="00D97196">
        <w:rPr>
          <w:rFonts w:ascii="Times New Roman" w:hAnsi="Times New Roman" w:cs="Times New Roman"/>
          <w:sz w:val="24"/>
          <w:szCs w:val="24"/>
        </w:rPr>
        <w:t xml:space="preserve">Each year in developing countries, almost 2 million people die of </w:t>
      </w:r>
      <w:r w:rsidRPr="00D97196">
        <w:rPr>
          <w:rFonts w:ascii="Times New Roman" w:hAnsi="Times New Roman" w:cs="Times New Roman"/>
          <w:sz w:val="24"/>
          <w:szCs w:val="24"/>
        </w:rPr>
        <w:t>diarrhea</w:t>
      </w:r>
      <w:r w:rsidR="00275578" w:rsidRPr="00D97196">
        <w:rPr>
          <w:rFonts w:ascii="Times New Roman" w:hAnsi="Times New Roman" w:cs="Times New Roman"/>
          <w:sz w:val="24"/>
          <w:szCs w:val="24"/>
        </w:rPr>
        <w:t xml:space="preserve">, a significant number of whom are children aged between 0-5 years </w:t>
      </w:r>
      <w:r w:rsidR="00275578"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{"citationID":"9aSQxvfJ","properties":{"formattedCitation":"[3]","plainCitation":"[3]","noteIndex":0},"citationItems":[{"id":1420,"uris":["http://zotero.org/users/4185209/items/DXQQQVEN"],"itemData":{"id":1420,"type":"article-journal","abstract":"Background: It is a fact that diarrheal diseases caused major public health problem in children under-five years of age, especially in developing coun...","container-title":"Global Journal of Medical Research","issue":"4","language":"en-us","title":"Determinants of Under-Five Childhood Diarrhea in Kotebe Health Center, Yeka Sub City, Addis Ababa, Ethiopia: A Case Control Study","title-short":"Determinants of Under-Five Childhood Diarrhea in Kotebe Health Center, Yeka Sub City, Addis Ababa, Ethiopia","URL":"https://globaljournals.org/item/3787-determinants-of-under-five-childhood-diarrhea-in-kotebe-health-center-yeka-sub-city-addis-ababa-ethiopia-a-case-control-study","volume":"14","author":[{"family":"Zeleke","given":"Aklilu Tilahun"},{"family":"Alemu","given":"Zewdie Aderaw"}],"accessed":{"date-parts":[["2022",6,23]]},"issued":{"date-parts":[["2014"]]}}}],"schema":"https://github.com/citation-style-language/schema/raw/master/csl-citation.json"} </w:instrText>
      </w:r>
      <w:r w:rsidR="00275578"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[3]</w:t>
      </w:r>
      <w:r w:rsidR="00275578" w:rsidRPr="00D97196">
        <w:rPr>
          <w:rFonts w:ascii="Times New Roman" w:hAnsi="Times New Roman" w:cs="Times New Roman"/>
          <w:sz w:val="24"/>
          <w:szCs w:val="24"/>
        </w:rPr>
        <w:fldChar w:fldCharType="end"/>
      </w:r>
      <w:r w:rsidR="00275578" w:rsidRPr="00D97196">
        <w:rPr>
          <w:rFonts w:ascii="Times New Roman" w:hAnsi="Times New Roman" w:cs="Times New Roman"/>
          <w:sz w:val="24"/>
          <w:szCs w:val="24"/>
        </w:rPr>
        <w:t xml:space="preserve">. The </w:t>
      </w:r>
      <w:r w:rsidRPr="00D97196">
        <w:rPr>
          <w:rFonts w:ascii="Times New Roman" w:hAnsi="Times New Roman" w:cs="Times New Roman"/>
          <w:sz w:val="24"/>
          <w:szCs w:val="24"/>
        </w:rPr>
        <w:t>diarrhea</w:t>
      </w:r>
      <w:r w:rsidR="00275578" w:rsidRPr="00D97196">
        <w:rPr>
          <w:rFonts w:ascii="Times New Roman" w:hAnsi="Times New Roman" w:cs="Times New Roman"/>
          <w:sz w:val="24"/>
          <w:szCs w:val="24"/>
        </w:rPr>
        <w:t xml:space="preserve">-related mortality rate is high in developing countries and deaths from </w:t>
      </w:r>
      <w:r w:rsidRPr="00D97196">
        <w:rPr>
          <w:rFonts w:ascii="Times New Roman" w:hAnsi="Times New Roman" w:cs="Times New Roman"/>
          <w:sz w:val="24"/>
          <w:szCs w:val="24"/>
        </w:rPr>
        <w:t>diarrhea</w:t>
      </w:r>
      <w:r w:rsidR="00275578" w:rsidRPr="00D97196">
        <w:rPr>
          <w:rFonts w:ascii="Times New Roman" w:hAnsi="Times New Roman" w:cs="Times New Roman"/>
          <w:sz w:val="24"/>
          <w:szCs w:val="24"/>
        </w:rPr>
        <w:t xml:space="preserve"> is rare in developed countries </w:t>
      </w:r>
      <w:r w:rsidR="00275578"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{"citationID":"SoctR8as","properties":{"formattedCitation":"[3,4]","plainCitation":"[3,4]","noteIndex":0},"citationItems":[{"id":1420,"uris":["http://zotero.org/users/4185209/items/DXQQQVEN"],"itemData":{"id":1420,"type":"article-journal","abstract":"Background: It is a fact that diarrheal diseases caused major public health problem in children under-five years of age, especially in developing coun...","container-title":"Global Journal of Medical Research","issue":"4","language":"en-us","title":"Determinants of Under-Five Childhood Diarrhea in Kotebe Health Center, Yeka Sub City, Addis Ababa, Ethiopia: A Case Control Study","title-short":"Determinants of Under-Five Childhood Diarrhea in Kotebe Health Center, Yeka Sub City, Addis Ababa, Ethiopia","URL":"https://globaljournals.org/item/3787-determinants-of-under-five-childhood-diarrhea-in-kotebe-health-center-yeka-sub-city-addis-ababa-ethiopia-a-case-control-study","volume":"14","author":[{"family":"Zeleke","given":"Aklilu Tilahun"},{"family":"Alemu","given":"Zewdie Aderaw"}],"accessed":{"date-parts":[["2022",6,23]]},"issued":{"date-parts":[["2014"]]}}},{"id":1450,"uris":["http://zotero.org/users/4185209/items/PRR68VFN"],"itemData":{"id":1450,"type":"article-journal","container-title":"Seminars in Pediatric Infectious Diseases","DOI":"10.1053/j.spid.2004.05.008","ISSN":"1045-1870","issue":"3","journalAbbreviation":"Semin Pediatr Infect Dis","note":"PMID: 15480962\nPMCID: PMC7172419","page":"155-168","source":"PubMed Central","title":"Acute, infectious diarrhea among children in developing countries","volume":"15","author":[{"family":"Podewils","given":"Laura Jean"},{"family":"Mintz","given":"Eric D."},{"family":"Nataro","given":"James P."},{"family":"Parashar","given":"Umesh D."}],"issued":{"date-parts":[["2004",7]]}}}],"schema":"https://github.com/citation-style-language/schema/raw/master/csl-citation.json"} </w:instrText>
      </w:r>
      <w:r w:rsidR="00275578"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[3,4]</w:t>
      </w:r>
      <w:r w:rsidR="00275578" w:rsidRPr="00D97196">
        <w:rPr>
          <w:rFonts w:ascii="Times New Roman" w:hAnsi="Times New Roman" w:cs="Times New Roman"/>
          <w:sz w:val="24"/>
          <w:szCs w:val="24"/>
        </w:rPr>
        <w:fldChar w:fldCharType="end"/>
      </w:r>
      <w:r w:rsidR="00275578" w:rsidRPr="00D97196">
        <w:rPr>
          <w:rFonts w:ascii="Times New Roman" w:hAnsi="Times New Roman" w:cs="Times New Roman"/>
          <w:sz w:val="24"/>
          <w:szCs w:val="24"/>
        </w:rPr>
        <w:t xml:space="preserve">. Due to high mortality rates in </w:t>
      </w:r>
      <w:ins w:id="91" w:author="Chowdhury,Muhammad Abdul Baker" w:date="2023-01-05T09:59:00Z">
        <w:r w:rsidR="00001547">
          <w:rPr>
            <w:rFonts w:ascii="Times New Roman" w:hAnsi="Times New Roman" w:cs="Times New Roman"/>
            <w:sz w:val="24"/>
            <w:szCs w:val="24"/>
          </w:rPr>
          <w:t xml:space="preserve">the </w:t>
        </w:r>
      </w:ins>
      <w:r w:rsidR="00275578" w:rsidRPr="00D97196">
        <w:rPr>
          <w:rFonts w:ascii="Times New Roman" w:hAnsi="Times New Roman" w:cs="Times New Roman"/>
          <w:sz w:val="24"/>
          <w:szCs w:val="24"/>
        </w:rPr>
        <w:t xml:space="preserve">developing countries, the loss of human lives is the main concern for those countries while the developed countries focus on reducing the economic cost associated with the cases of </w:t>
      </w:r>
      <w:r w:rsidRPr="00D97196">
        <w:rPr>
          <w:rFonts w:ascii="Times New Roman" w:hAnsi="Times New Roman" w:cs="Times New Roman"/>
          <w:sz w:val="24"/>
          <w:szCs w:val="24"/>
        </w:rPr>
        <w:t>diarrhea</w:t>
      </w:r>
      <w:r w:rsidR="00275578" w:rsidRPr="00D97196">
        <w:rPr>
          <w:rFonts w:ascii="Times New Roman" w:hAnsi="Times New Roman" w:cs="Times New Roman"/>
          <w:sz w:val="24"/>
          <w:szCs w:val="24"/>
        </w:rPr>
        <w:t xml:space="preserve"> </w:t>
      </w:r>
      <w:r w:rsidR="00275578"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{"citationID":"OCJs1SzK","properties":{"formattedCitation":"[5]","plainCitation":"[5]","noteIndex":0},"citationItems":[{"id":1447,"uris":["http://zotero.org/users/4185209/items/NU52FYPP"],"itemData":{"id":1447,"type":"article-journal","abstract":"Each year 2.5 billion cases of diarrheal disease are reported in children under five years, and over 1,000 die. Country characteristics could play a role on this situation. We explored associations between country characteristics and diarrheal disease in children under 5 years of age, adjusting by child, mother and household attributes in developing countries.","container-title":"BMC Public Health","DOI":"10.1186/s12889-015-2120-8","ISSN":"1471-2458","issue":"1","journalAbbreviation":"BMC Public Health","page":"811","source":"BioMed Central","title":"Country characteristics and acute diarrhea in children from developing nations: a multilevel study","title-short":"Country characteristics and acute diarrhea in children from developing nations","volume":"15","author":[{"family":"Pinzón-Rondón","given":"Ángela María"},{"family":"Zárate-Ardila","given":"Carol"},{"family":"Hoyos-Martínez","given":"Alfonso"},{"family":"Ruiz-Sternberg","given":"Ángela María"},{"family":"Vélez-van-Meerbeke","given":"Alberto"}],"issued":{"date-parts":[["2015",8,21]]}}}],"schema":"https://github.com/citation-style-language/schema/raw/master/csl-citation.json"} </w:instrText>
      </w:r>
      <w:r w:rsidR="00275578"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[5]</w:t>
      </w:r>
      <w:r w:rsidR="00275578" w:rsidRPr="00D97196">
        <w:rPr>
          <w:rFonts w:ascii="Times New Roman" w:hAnsi="Times New Roman" w:cs="Times New Roman"/>
          <w:sz w:val="24"/>
          <w:szCs w:val="24"/>
        </w:rPr>
        <w:fldChar w:fldCharType="end"/>
      </w:r>
      <w:r w:rsidR="00275578" w:rsidRPr="00D97196">
        <w:rPr>
          <w:rFonts w:ascii="Times New Roman" w:hAnsi="Times New Roman" w:cs="Times New Roman"/>
          <w:sz w:val="24"/>
          <w:szCs w:val="24"/>
        </w:rPr>
        <w:t xml:space="preserve">. It was responsible for 9% of 5.8 million child deaths globally and 6% of 0.119 million child deaths in Bangladesh in 2015 </w:t>
      </w:r>
      <w:r w:rsidR="00275578"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{"citationID":"9H1TMcZx","properties":{"formattedCitation":"[6]","plainCitation":"[6]","noteIndex":0},"citationItems":[{"id":1426,"uris":["http://zotero.org/users/4185209/items/ZNT8TXH2"],"itemData":{"id":1426,"type":"article-journal","abstract":"Children with diarrhea hospitalized for respiratory distress often have fatal outcome in resource-limited settings, although data are lacking on risk factors for death in such children. We sought to evaluate clinical predictors for death in such children. In this prospective cohort study, we enrolled under-5 children with diarrhea admitted with severe respiratory distress to the intensive care unit of Dhaka Hospital of International Centre for Diarhoeal Disease Research, Bangladesh, from September 2014 through September 2015. We compared clinical and laboratory characteristics between study children those who died (n = 29) and those who survived (n = 62). In logistic regression analysis, after adjusting for potential confounders, the independent predictors for death in children hospitalized for diarrhea and severe respiratory distress were severe sepsis and hypoglycemia (P &lt; .05 for all). Thus, recognition of these simple parameters may help clinicians identify children with diarrhea at risk of deaths in order to initiate prompt management for the better outcome, especially in resource-poor settings.","container-title":"Global Pediatric Health","DOI":"10.1177/2333794X17696685","ISSN":"2333-794X","journalAbbreviation":"Glob Pediatr Health","note":"PMID: 28491923\nPMCID: PMC5406149","page":"2333794X17696685","source":"PubMed Central","title":"Risk Factors for Death in Bangladeshi Children Under 5 Years of Age Hospitalized for Diarrhea and Severe Respiratory Distress in an Urban Critical Care Ward","volume":"4","author":[{"family":"Alam","given":"Tahmina"},{"family":"Ahmed","given":"Tahmeed"},{"family":"Sarmin","given":"Monira"},{"family":"Shahrin","given":"Lubaba"},{"family":"Afroze","given":"Farzana"},{"family":"Sharifuzzaman","given":""},{"family":"Akhter","given":"Shamima"},{"family":"Shahunja","given":"K. M."},{"family":"Shahid","given":"Abu Sadat Mohammad Sayeem Bin"},{"family":"Bardhan","given":"Pradip Kumar"},{"family":"Chisti","given":"Mohammod Jobayer"}],"issued":{"date-parts":[["2017",3,30]]}}}],"schema":"https://github.com/citation-style-language/schema/raw/master/csl-citation.json"} </w:instrText>
      </w:r>
      <w:r w:rsidR="00275578"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[6]</w:t>
      </w:r>
      <w:r w:rsidR="00275578" w:rsidRPr="00D97196">
        <w:rPr>
          <w:rFonts w:ascii="Times New Roman" w:hAnsi="Times New Roman" w:cs="Times New Roman"/>
          <w:sz w:val="24"/>
          <w:szCs w:val="24"/>
        </w:rPr>
        <w:fldChar w:fldCharType="end"/>
      </w:r>
      <w:r w:rsidR="00275578" w:rsidRPr="00D97196">
        <w:rPr>
          <w:rFonts w:ascii="Times New Roman" w:hAnsi="Times New Roman" w:cs="Times New Roman"/>
          <w:sz w:val="24"/>
          <w:szCs w:val="24"/>
        </w:rPr>
        <w:t>.</w:t>
      </w:r>
    </w:p>
    <w:p w14:paraId="1436D1ED" w14:textId="6AF20F21" w:rsidR="008644D4" w:rsidRDefault="00275578">
      <w:pPr>
        <w:spacing w:line="240" w:lineRule="auto"/>
        <w:ind w:firstLine="720"/>
        <w:rPr>
          <w:ins w:id="92" w:author="Chowdhury,Muhammad Abdul Baker" w:date="2023-01-05T10:04:00Z"/>
          <w:rFonts w:ascii="Times New Roman" w:hAnsi="Times New Roman" w:cs="Times New Roman"/>
          <w:sz w:val="24"/>
          <w:szCs w:val="24"/>
        </w:rPr>
        <w:pPrChange w:id="93" w:author="Mohammad Nayeem Hasan" w:date="2023-01-21T14:56:00Z">
          <w:pPr>
            <w:spacing w:line="360" w:lineRule="auto"/>
            <w:ind w:firstLine="720"/>
          </w:pPr>
        </w:pPrChange>
      </w:pPr>
      <w:r w:rsidRPr="00D97196">
        <w:rPr>
          <w:rFonts w:ascii="Times New Roman" w:hAnsi="Times New Roman" w:cs="Times New Roman"/>
          <w:sz w:val="24"/>
          <w:szCs w:val="24"/>
        </w:rPr>
        <w:t xml:space="preserve">Among the South Asian countries, the percentage of deaths due to </w:t>
      </w:r>
      <w:r w:rsidR="00E10003" w:rsidRPr="00D97196">
        <w:rPr>
          <w:rFonts w:ascii="Times New Roman" w:hAnsi="Times New Roman" w:cs="Times New Roman"/>
          <w:sz w:val="24"/>
          <w:szCs w:val="24"/>
        </w:rPr>
        <w:t>diarrhea</w:t>
      </w:r>
      <w:r w:rsidRPr="00D97196">
        <w:rPr>
          <w:rFonts w:ascii="Times New Roman" w:hAnsi="Times New Roman" w:cs="Times New Roman"/>
          <w:sz w:val="24"/>
          <w:szCs w:val="24"/>
        </w:rPr>
        <w:t xml:space="preserve"> among children under five was high for Pakistan (8%), followed by India (7%) and Bangladesh (7%) and low for Maldives (1%) and Sri Lanka (1%) in 2019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{"citationID":"1ncnZnUe","properties":{"formattedCitation":"[7]","plainCitation":"[7]","noteIndex":0},"citationItems":[{"id":1492,"uris":["http://zotero.org/users/4185209/items/T6PZEHV6"],"itemData":{"id":1492,"type":"webpage","abstract":"Diarrhoea is a leading killer of children, accounting for approximately 9 per cent of all deaths among children under age 5 worldwide in 2019. This translates to over 1,300 young children dying each day, or about 484,000 children a year, despite the availability of a simple treatment solution.","container-title":"UNICEF DATA","language":"en-US","title":"Diarrhoea","URL":"https://data.unicef.org/topic/child-health/diarrhoeal-disease/","accessed":{"date-parts":[["2022",8,6]]}}}],"schema":"https://github.com/citation-style-language/schema/raw/master/csl-citation.json"}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[7]</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 xml:space="preserve">. In a developing country like Bangladesh, </w:t>
      </w:r>
      <w:del w:id="94" w:author="Chowdhury,Muhammad Abdul Baker" w:date="2023-01-05T10:01:00Z">
        <w:r w:rsidRPr="00D97196" w:rsidDel="00A23AB1">
          <w:rPr>
            <w:rFonts w:ascii="Times New Roman" w:hAnsi="Times New Roman" w:cs="Times New Roman"/>
            <w:sz w:val="24"/>
            <w:szCs w:val="24"/>
          </w:rPr>
          <w:delText xml:space="preserve">Diarrheal </w:delText>
        </w:r>
      </w:del>
      <w:ins w:id="95" w:author="Chowdhury,Muhammad Abdul Baker" w:date="2023-01-05T10:01:00Z">
        <w:del w:id="96" w:author="Mst. Farzana Akter" w:date="2023-01-05T22:10:00Z">
          <w:r w:rsidR="00A23AB1" w:rsidDel="000F64AC">
            <w:rPr>
              <w:rFonts w:ascii="Times New Roman" w:hAnsi="Times New Roman" w:cs="Times New Roman"/>
              <w:sz w:val="24"/>
              <w:szCs w:val="24"/>
            </w:rPr>
            <w:delText>d</w:delText>
          </w:r>
          <w:r w:rsidR="00A23AB1" w:rsidRPr="00D97196" w:rsidDel="000F64AC">
            <w:rPr>
              <w:rFonts w:ascii="Times New Roman" w:hAnsi="Times New Roman" w:cs="Times New Roman"/>
              <w:sz w:val="24"/>
              <w:szCs w:val="24"/>
            </w:rPr>
            <w:delText xml:space="preserve">iarrheal </w:delText>
          </w:r>
        </w:del>
      </w:ins>
      <w:del w:id="97" w:author="Mst. Farzana Akter" w:date="2023-01-05T22:10:00Z">
        <w:r w:rsidRPr="00D97196" w:rsidDel="000F64AC">
          <w:rPr>
            <w:rFonts w:ascii="Times New Roman" w:hAnsi="Times New Roman" w:cs="Times New Roman"/>
            <w:sz w:val="24"/>
            <w:szCs w:val="24"/>
          </w:rPr>
          <w:delText xml:space="preserve">diseases are known to be </w:delText>
        </w:r>
      </w:del>
      <w:del w:id="98" w:author="Mst. Farzana Akter" w:date="2023-01-05T22:07:00Z">
        <w:r w:rsidRPr="00D97196" w:rsidDel="005865A6">
          <w:rPr>
            <w:rFonts w:ascii="Times New Roman" w:hAnsi="Times New Roman" w:cs="Times New Roman"/>
            <w:sz w:val="24"/>
            <w:szCs w:val="24"/>
          </w:rPr>
          <w:delText>one of the leading causes of</w:delText>
        </w:r>
      </w:del>
      <w:del w:id="99" w:author="Mst. Farzana Akter" w:date="2023-01-05T22:10:00Z">
        <w:r w:rsidRPr="00D97196" w:rsidDel="000F64AC">
          <w:rPr>
            <w:rFonts w:ascii="Times New Roman" w:hAnsi="Times New Roman" w:cs="Times New Roman"/>
            <w:sz w:val="24"/>
            <w:szCs w:val="24"/>
          </w:rPr>
          <w:delText xml:space="preserve"> illness and deaths </w:delText>
        </w:r>
        <w:r w:rsidRPr="00D97196" w:rsidDel="008F57AB">
          <w:rPr>
            <w:rFonts w:ascii="Times New Roman" w:hAnsi="Times New Roman" w:cs="Times New Roman"/>
            <w:sz w:val="24"/>
            <w:szCs w:val="24"/>
          </w:rPr>
          <w:delText>among the</w:delText>
        </w:r>
      </w:del>
      <w:ins w:id="100" w:author="Mst. Farzana Akter" w:date="2023-01-05T22:10:00Z">
        <w:r w:rsidR="008F57AB">
          <w:rPr>
            <w:rFonts w:ascii="Times New Roman" w:hAnsi="Times New Roman" w:cs="Times New Roman"/>
            <w:sz w:val="24"/>
            <w:szCs w:val="24"/>
          </w:rPr>
          <w:t>mostly</w:t>
        </w:r>
      </w:ins>
      <w:r w:rsidRPr="00D97196">
        <w:rPr>
          <w:rFonts w:ascii="Times New Roman" w:hAnsi="Times New Roman" w:cs="Times New Roman"/>
          <w:sz w:val="24"/>
          <w:szCs w:val="24"/>
        </w:rPr>
        <w:t xml:space="preserve"> children</w:t>
      </w:r>
      <w:ins w:id="101" w:author="Mst. Farzana Akter" w:date="2023-01-05T22:11:00Z">
        <w:r w:rsidR="008F57AB">
          <w:rPr>
            <w:rFonts w:ascii="Times New Roman" w:hAnsi="Times New Roman" w:cs="Times New Roman"/>
            <w:sz w:val="24"/>
            <w:szCs w:val="24"/>
          </w:rPr>
          <w:t xml:space="preserve"> suffer from diarrheal diseases which ultimately lead the</w:t>
        </w:r>
        <w:r w:rsidR="00E10AE9">
          <w:rPr>
            <w:rFonts w:ascii="Times New Roman" w:hAnsi="Times New Roman" w:cs="Times New Roman"/>
            <w:sz w:val="24"/>
            <w:szCs w:val="24"/>
          </w:rPr>
          <w:t>m to death</w:t>
        </w:r>
      </w:ins>
      <w:r w:rsidRPr="00D97196">
        <w:rPr>
          <w:rFonts w:ascii="Times New Roman" w:hAnsi="Times New Roman" w:cs="Times New Roman"/>
          <w:sz w:val="24"/>
          <w:szCs w:val="24"/>
        </w:rPr>
        <w:t xml:space="preserve">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{"citationID":"UXsvhV0f","properties":{"formattedCitation":"[8]","plainCitation":"[8]","noteIndex":0},"citationItems":[{"id":1429,"uris":["http://zotero.org/users/4185209/items/KMPK4K5T"],"itemData":{"id":1429,"type":"article-journal","abstract":"OBJECTIVE: The present study aimed to estimate the prevalence of acute diarrhea and its correlates in remote rural villages of south Pakistan.\nMETHODS: The authors selected 1878 children less than 3 years of age through stratified random sampling from 64 villages having the number of children enrolled proportionate to the size of each village, in rural Sindh, Pakistan. Trained field workers completed child physical measurements and maternal interviews.\nRESULTS: Among the children examined, 961 (51%) had diarrhea in the preceding 14 days prior to the date of survey. The prevalence of diarrhea was marginally higher among girls than boys (53% versus 49%, odds ratio 1.18, 95% CI 0.98, 1.41). The factors related with higher prevalence of diarrhea were lack of education of mother, lack of exclusive breast feeding, breast feeding for less than one year, roundworm infestation, low weight-for height, night blindness, female sex and number of older siblings more than 2 in the family.\nCONCLUSION: This study demonstrated that the acute diarrhea is major problem among children in rural Pakistan. Appropriate intervention programmes should be formulated focused on identified risk factors.","container-title":"Indian Journal of Pediatrics","DOI":"10.1007/BF02725583","ISSN":"0019-5456","issue":"3","journalAbbreviation":"Indian J Pediatr","language":"eng","note":"PMID: 12785290","page":"207-211","source":"PubMed","title":"Prevalence and correlates of diarrhea","volume":"70","author":[{"family":"Shah","given":"Syed M."},{"family":"Yousafzai","given":"Maqsood"},{"family":"Lakhani","given":"Nurudin B."},{"family":"Chotani","given":"Rashid A."},{"family":"Nowshad","given":"Gul"}],"issued":{"date-parts":[["2003",3]]}}}],"schema":"https://github.com/citation-style-language/schema/raw/master/csl-citation.json"}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[8]</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 xml:space="preserve">. Each year, in Bangladesh, every child suffers three to five times on an average from diarrheal attacks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{"citationID":"TS3fU6my","properties":{"formattedCitation":"[9]","plainCitation":"[9]","noteIndex":0},"citationItems":[{"id":1435,"uris":["http://zotero.org/users/4185209/items/P2UPGDHN"],"itemData":{"id":1435,"type":"article-journal","abstract":"Diarrhoeal disease is one of the leading causes of morbidity and mortality in less developed countries, especially among children aged 0-5 years. It is a symptom of infection caused by a host of bacterial, viral and parasitic organisms most of which can be spread by contaminated water. Diarrhoea prevalence rate for the children in Dhaka slums is 214.29. The total costs of children's diarrhoea (adding all the direct and indirect) in Dhaka slums is Tk. 133.88 over a 15 day time interval. The water quality is measured at the point-of-use and the point-of-source by the total coliform, faecal coliform, and faecal streptococci tests per 100 ml water. The total coliform, faecal coliform, and faecal streptococci are at the point-of-source 651, 450, and 71 and at the point-of-use 919, 636, and 80 respectively. The test values at the point-of-use are greater than that at the point of- source due to drinking water contaminated by behavioral activities. Due to the almost perfect correlation between the total coliform, faecal coliform, faecal streptococci tests, we need to drop the values from these two tests (total coliform and faecal streptococci) in the econometric analysis. We will use the faecal coliform test, as it is the test most commonly referred to in the existing literature","language":"en","note":"Accepted: 2010-10-10T03:53:49Z\npublisher: BRAC University","source":"dspace.bracu.ac.bd","title":"Water quality tests and behavioral factors of child diarrhoea in Dhaka slums","URL":"http://dspace.bracu.ac.bd/xmlui/handle/10361/394","author":[{"family":"Alam","given":"Mohammad Jahangir"}],"accessed":{"date-parts":[["2022",6,23]]},"issued":{"date-parts":[["2007"]]}}}],"schema":"https://github.com/citation-style-language/schema/raw/master/csl-citation.json"}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[9]</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 xml:space="preserve">. Most of the deaths due to </w:t>
      </w:r>
      <w:r w:rsidR="00E10003" w:rsidRPr="00D97196">
        <w:rPr>
          <w:rFonts w:ascii="Times New Roman" w:hAnsi="Times New Roman" w:cs="Times New Roman"/>
          <w:sz w:val="24"/>
          <w:szCs w:val="24"/>
        </w:rPr>
        <w:t>diarrhea</w:t>
      </w:r>
      <w:r w:rsidRPr="00D97196">
        <w:rPr>
          <w:rFonts w:ascii="Times New Roman" w:hAnsi="Times New Roman" w:cs="Times New Roman"/>
          <w:sz w:val="24"/>
          <w:szCs w:val="24"/>
        </w:rPr>
        <w:t xml:space="preserve"> occur in rural areas </w:t>
      </w:r>
      <w:del w:id="102" w:author="Chowdhury,Muhammad Abdul Baker" w:date="2023-01-05T10:02:00Z">
        <w:r w:rsidRPr="00D97196" w:rsidDel="00A23AB1">
          <w:rPr>
            <w:rFonts w:ascii="Times New Roman" w:hAnsi="Times New Roman" w:cs="Times New Roman"/>
            <w:sz w:val="24"/>
            <w:szCs w:val="24"/>
          </w:rPr>
          <w:delText xml:space="preserve">where majority of the population lives </w:delText>
        </w:r>
      </w:del>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{"citationID":"eVjfUW9B","properties":{"formattedCitation":"[8]","plainCitation":"[8]","noteIndex":0},"citationItems":[{"id":1429,"uris":["http://zotero.org/users/4185209/items/KMPK4K5T"],"itemData":{"id":1429,"type":"article-journal","abstract":"OBJECTIVE: The present study aimed to estimate the prevalence of acute diarrhea and its correlates in remote rural villages of south Pakistan.\nMETHODS: The authors selected 1878 children less than 3 years of age through stratified random sampling from 64 villages having the number of children enrolled proportionate to the size of each village, in rural Sindh, Pakistan. Trained field workers completed child physical measurements and maternal interviews.\nRESULTS: Among the children examined, 961 (51%) had diarrhea in the preceding 14 days prior to the date of survey. The prevalence of diarrhea was marginally higher among girls than boys (53% versus 49%, odds ratio 1.18, 95% CI 0.98, 1.41). The factors related with higher prevalence of diarrhea were lack of education of mother, lack of exclusive breast feeding, breast feeding for less than one year, roundworm infestation, low weight-for height, night blindness, female sex and number of older siblings more than 2 in the family.\nCONCLUSION: This study demonstrated that the acute diarrhea is major problem among children in rural Pakistan. Appropriate intervention programmes should be formulated focused on identified risk factors.","container-title":"Indian Journal of Pediatrics","DOI":"10.1007/BF02725583","ISSN":"0019-5456","issue":"3","journalAbbreviation":"Indian J Pediatr","language":"eng","note":"PMID: 12785290","page":"207-211","source":"PubMed","title":"Prevalence and correlates of diarrhea","volume":"70","author":[{"family":"Shah","given":"Syed M."},{"family":"Yousafzai","given":"Maqsood"},{"family":"Lakhani","given":"Nurudin B."},{"family":"Chotani","given":"Rashid A."},{"family":"Nowshad","given":"Gul"}],"issued":{"date-parts":[["2003",3]]}}}],"schema":"https://github.com/citation-style-language/schema/raw/master/csl-citation.json"}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[8]</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 xml:space="preserve">. Previous study showed that </w:t>
      </w:r>
      <w:ins w:id="103" w:author="Mst. Farzana Akter" w:date="2023-01-05T22:14:00Z">
        <w:r w:rsidR="004B041C">
          <w:rPr>
            <w:rFonts w:ascii="Times New Roman" w:hAnsi="Times New Roman" w:cs="Times New Roman"/>
            <w:sz w:val="24"/>
            <w:szCs w:val="24"/>
          </w:rPr>
          <w:t xml:space="preserve">diarrhea is the reason behind </w:t>
        </w:r>
      </w:ins>
      <w:del w:id="104" w:author="Mst. Farzana Akter" w:date="2023-01-05T22:13:00Z">
        <w:r w:rsidRPr="00D97196" w:rsidDel="004C7AB7">
          <w:rPr>
            <w:rFonts w:ascii="Times New Roman" w:hAnsi="Times New Roman" w:cs="Times New Roman"/>
            <w:sz w:val="24"/>
            <w:szCs w:val="24"/>
          </w:rPr>
          <w:delText>one third of the</w:delText>
        </w:r>
      </w:del>
      <w:ins w:id="105" w:author="Mst. Farzana Akter" w:date="2023-01-05T22:13:00Z">
        <w:r w:rsidR="004C7AB7">
          <w:rPr>
            <w:rFonts w:ascii="Times New Roman" w:hAnsi="Times New Roman" w:cs="Times New Roman"/>
            <w:sz w:val="24"/>
            <w:szCs w:val="24"/>
          </w:rPr>
          <w:t>about 33% of</w:t>
        </w:r>
      </w:ins>
      <w:r w:rsidRPr="00D97196">
        <w:rPr>
          <w:rFonts w:ascii="Times New Roman" w:hAnsi="Times New Roman" w:cs="Times New Roman"/>
          <w:sz w:val="24"/>
          <w:szCs w:val="24"/>
        </w:rPr>
        <w:t xml:space="preserve"> total child death in Bangladesh</w:t>
      </w:r>
      <w:del w:id="106" w:author="Mst. Farzana Akter" w:date="2023-01-05T22:14:00Z">
        <w:r w:rsidRPr="00D97196" w:rsidDel="004B041C">
          <w:rPr>
            <w:rFonts w:ascii="Times New Roman" w:hAnsi="Times New Roman" w:cs="Times New Roman"/>
            <w:sz w:val="24"/>
            <w:szCs w:val="24"/>
          </w:rPr>
          <w:delText xml:space="preserve"> is due to </w:delText>
        </w:r>
        <w:r w:rsidR="00E10003" w:rsidRPr="00D97196" w:rsidDel="004B041C">
          <w:rPr>
            <w:rFonts w:ascii="Times New Roman" w:hAnsi="Times New Roman" w:cs="Times New Roman"/>
            <w:sz w:val="24"/>
            <w:szCs w:val="24"/>
          </w:rPr>
          <w:delText>diarrhea</w:delText>
        </w:r>
      </w:del>
      <w:r w:rsidRPr="00D97196">
        <w:rPr>
          <w:rFonts w:ascii="Times New Roman" w:hAnsi="Times New Roman" w:cs="Times New Roman"/>
          <w:sz w:val="24"/>
          <w:szCs w:val="24"/>
        </w:rPr>
        <w:t xml:space="preserve">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{"citationID":"GLFBv50x","properties":{"formattedCitation":"[10]","plainCitation":"[10]","noteIndex":0},"citationItems":[{"id":1431,"uris":["http://zotero.org/users/4185209/items/PWEH3VW6"],"itemData":{"id":1431,"type":"article-journal","abstract":"&lt;b&gt;Background:&lt;/b&gt; Children are the most vulnerable and high risk group in the prevalence of diarrhea in low income countries like Bangladesh. This can lead to the higher rate of child morbidity and mortality. Achievement of Millennium Development Goal’s (MDGs) at a target period, it is important to comprise the issue first. Therefore, the purpose of the present study is to find out the risk factors of diarrhea in the childhood. &lt;b&gt;Methods: &lt;/b&gt;Data and necessary information of 485 women were obtained from the Bangladesh Demographic and Health Survey (BDHS), 2007. These 485 women were extracted from 10,996 women whose children had experienced an episode of diarrhea in the two weeks before the survey. The chi-square test and binary logistic regression analyses have been used as the statistical tools. &lt;b&gt;Results:&lt;/b&gt; Majority of the women (76.9%) reported their child had experienced diarrhea in the last two weeks. Respondent’s educational level, husband occupation, living condition, birth interval and the sources of drinking water were found to be significantly associated (p&lt;0.05) with the disease of diarrhea. Finally, binary logistic model identified that respondents’ husband occupation, their living condition, birth interval and the source of drinking water were significant factors. &lt;b&gt;Conclusions:&lt;/b&gt; The prevalence of diarrhea disease is more common in Bangladeshi children. So, it is necessary to educate general people about the possible living arrangements for avoiding diarrhea and its termination.","container-title":"Journal of Health Science","ISSN":"2166-5990","issue":"1","language":"en","license":"http://creativecommons.org/licenses/by/2.0/","note":"publisher: Scientific &amp; Academic Publishing","page":"1-5","source":"article.sapub.org","title":"An Evidence of Socio-Demographic Effects on Child’s Diarrhoea in Bangladesh","volume":"5","author":[{"family":"Islam","given":"Md Rafiqul"},{"family":"Hossain","given":"Md Kamal"},{"family":"Khan","given":"Md Nuruzzaman"},{"family":"Ali","given":"Md Raihan"}],"issued":{"date-parts":[["2015"]]}}}],"schema":"https://github.com/citation-style-language/schema/raw/master/csl-citation.json"}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[10]</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 On average</w:t>
      </w:r>
      <w:ins w:id="107" w:author="Mst. Farzana Akter" w:date="2023-01-05T22:15:00Z">
        <w:r w:rsidR="006D43DB">
          <w:rPr>
            <w:rFonts w:ascii="Times New Roman" w:hAnsi="Times New Roman" w:cs="Times New Roman"/>
            <w:sz w:val="24"/>
            <w:szCs w:val="24"/>
          </w:rPr>
          <w:t xml:space="preserve">, </w:t>
        </w:r>
        <w:r w:rsidR="005B1B1E">
          <w:rPr>
            <w:rFonts w:ascii="Times New Roman" w:hAnsi="Times New Roman" w:cs="Times New Roman"/>
            <w:sz w:val="24"/>
            <w:szCs w:val="24"/>
          </w:rPr>
          <w:t xml:space="preserve">diarrhea </w:t>
        </w:r>
      </w:ins>
      <w:ins w:id="108" w:author="Mst. Farzana Akter" w:date="2023-01-05T22:17:00Z">
        <w:r w:rsidR="009971D4">
          <w:rPr>
            <w:rFonts w:ascii="Times New Roman" w:hAnsi="Times New Roman" w:cs="Times New Roman"/>
            <w:sz w:val="24"/>
            <w:szCs w:val="24"/>
          </w:rPr>
          <w:t>happens</w:t>
        </w:r>
      </w:ins>
      <w:ins w:id="109" w:author="Mst. Farzana Akter" w:date="2023-01-05T22:15:00Z">
        <w:r w:rsidR="005B1B1E">
          <w:rPr>
            <w:rFonts w:ascii="Times New Roman" w:hAnsi="Times New Roman" w:cs="Times New Roman"/>
            <w:sz w:val="24"/>
            <w:szCs w:val="24"/>
          </w:rPr>
          <w:t xml:space="preserve"> more than 4 t</w:t>
        </w:r>
      </w:ins>
      <w:ins w:id="110" w:author="Mst. Farzana Akter" w:date="2023-01-05T22:16:00Z">
        <w:r w:rsidR="005B1B1E">
          <w:rPr>
            <w:rFonts w:ascii="Times New Roman" w:hAnsi="Times New Roman" w:cs="Times New Roman"/>
            <w:sz w:val="24"/>
            <w:szCs w:val="24"/>
          </w:rPr>
          <w:t>imes per year</w:t>
        </w:r>
        <w:r w:rsidR="00BF1112">
          <w:rPr>
            <w:rFonts w:ascii="Times New Roman" w:hAnsi="Times New Roman" w:cs="Times New Roman"/>
            <w:sz w:val="24"/>
            <w:szCs w:val="24"/>
          </w:rPr>
          <w:t xml:space="preserve"> </w:t>
        </w:r>
      </w:ins>
      <w:ins w:id="111" w:author="Mst. Farzana Akter" w:date="2023-01-05T22:17:00Z">
        <w:r w:rsidR="009971D4">
          <w:rPr>
            <w:rFonts w:ascii="Times New Roman" w:hAnsi="Times New Roman" w:cs="Times New Roman"/>
            <w:sz w:val="24"/>
            <w:szCs w:val="24"/>
          </w:rPr>
          <w:t xml:space="preserve">to </w:t>
        </w:r>
      </w:ins>
      <w:ins w:id="112" w:author="Mst. Farzana Akter" w:date="2023-01-05T22:16:00Z">
        <w:r w:rsidR="00BF1112">
          <w:rPr>
            <w:rFonts w:ascii="Times New Roman" w:hAnsi="Times New Roman" w:cs="Times New Roman"/>
            <w:sz w:val="24"/>
            <w:szCs w:val="24"/>
          </w:rPr>
          <w:t>a rural child</w:t>
        </w:r>
      </w:ins>
      <w:del w:id="113" w:author="Mst. Farzana Akter" w:date="2023-01-05T22:17:00Z">
        <w:r w:rsidRPr="00D97196" w:rsidDel="009971D4">
          <w:rPr>
            <w:rFonts w:ascii="Times New Roman" w:hAnsi="Times New Roman" w:cs="Times New Roman"/>
            <w:sz w:val="24"/>
            <w:szCs w:val="24"/>
          </w:rPr>
          <w:delText xml:space="preserve"> a rural child suffers from 4.6 episodes of </w:delText>
        </w:r>
        <w:r w:rsidR="00E10003" w:rsidRPr="00D97196" w:rsidDel="009971D4">
          <w:rPr>
            <w:rFonts w:ascii="Times New Roman" w:hAnsi="Times New Roman" w:cs="Times New Roman"/>
            <w:sz w:val="24"/>
            <w:szCs w:val="24"/>
          </w:rPr>
          <w:delText>diarrhea</w:delText>
        </w:r>
        <w:r w:rsidRPr="00D97196" w:rsidDel="009971D4">
          <w:rPr>
            <w:rFonts w:ascii="Times New Roman" w:hAnsi="Times New Roman" w:cs="Times New Roman"/>
            <w:sz w:val="24"/>
            <w:szCs w:val="24"/>
          </w:rPr>
          <w:delText xml:space="preserve"> each year</w:delText>
        </w:r>
      </w:del>
      <w:r w:rsidRPr="00D97196">
        <w:rPr>
          <w:rFonts w:ascii="Times New Roman" w:hAnsi="Times New Roman" w:cs="Times New Roman"/>
          <w:sz w:val="24"/>
          <w:szCs w:val="24"/>
        </w:rPr>
        <w:t xml:space="preserve">, </w:t>
      </w:r>
      <w:del w:id="114" w:author="Mst. Farzana Akter" w:date="2023-01-05T22:18:00Z">
        <w:r w:rsidRPr="00D97196" w:rsidDel="00B56E7F">
          <w:rPr>
            <w:rFonts w:ascii="Times New Roman" w:hAnsi="Times New Roman" w:cs="Times New Roman"/>
            <w:sz w:val="24"/>
            <w:szCs w:val="24"/>
          </w:rPr>
          <w:delText xml:space="preserve">from </w:delText>
        </w:r>
      </w:del>
      <w:r w:rsidRPr="00D97196">
        <w:rPr>
          <w:rFonts w:ascii="Times New Roman" w:hAnsi="Times New Roman" w:cs="Times New Roman"/>
          <w:sz w:val="24"/>
          <w:szCs w:val="24"/>
        </w:rPr>
        <w:t xml:space="preserve">which </w:t>
      </w:r>
      <w:ins w:id="115" w:author="Mst. Farzana Akter" w:date="2023-01-05T22:18:00Z">
        <w:r w:rsidR="00B56E7F">
          <w:rPr>
            <w:rFonts w:ascii="Times New Roman" w:hAnsi="Times New Roman" w:cs="Times New Roman"/>
            <w:sz w:val="24"/>
            <w:szCs w:val="24"/>
          </w:rPr>
          <w:t xml:space="preserve">results in </w:t>
        </w:r>
      </w:ins>
      <w:r w:rsidRPr="00D97196">
        <w:rPr>
          <w:rFonts w:ascii="Times New Roman" w:hAnsi="Times New Roman" w:cs="Times New Roman"/>
          <w:sz w:val="24"/>
          <w:szCs w:val="24"/>
        </w:rPr>
        <w:t>2,30,000 child</w:t>
      </w:r>
      <w:ins w:id="116" w:author="Mst. Farzana Akter" w:date="2023-01-05T22:18:00Z">
        <w:r w:rsidR="00B56E7F">
          <w:rPr>
            <w:rFonts w:ascii="Times New Roman" w:hAnsi="Times New Roman" w:cs="Times New Roman"/>
            <w:sz w:val="24"/>
            <w:szCs w:val="24"/>
          </w:rPr>
          <w:t xml:space="preserve"> deaths</w:t>
        </w:r>
      </w:ins>
      <w:del w:id="117" w:author="Mst. Farzana Akter" w:date="2023-01-05T22:18:00Z">
        <w:r w:rsidRPr="00D97196" w:rsidDel="00B56E7F">
          <w:rPr>
            <w:rFonts w:ascii="Times New Roman" w:hAnsi="Times New Roman" w:cs="Times New Roman"/>
            <w:sz w:val="24"/>
            <w:szCs w:val="24"/>
          </w:rPr>
          <w:delText>ren die</w:delText>
        </w:r>
      </w:del>
      <w:r w:rsidRPr="00D97196">
        <w:rPr>
          <w:rFonts w:ascii="Times New Roman" w:hAnsi="Times New Roman" w:cs="Times New Roman"/>
          <w:sz w:val="24"/>
          <w:szCs w:val="24"/>
        </w:rPr>
        <w:t xml:space="preserve">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{"citationID":"MyVKpH5t","properties":{"formattedCitation":"[10]","plainCitation":"[10]","noteIndex":0},"citationItems":[{"id":1431,"uris":["http://zotero.org/users/4185209/items/PWEH3VW6"],"itemData":{"id":1431,"type":"article-journal","abstract":"&lt;b&gt;Background:&lt;/b&gt; Children are the most vulnerable and high risk group in the prevalence of diarrhea in low income countries like Bangladesh. This can lead to the higher rate of child morbidity and mortality. Achievement of Millennium Development Goal’s (MDGs) at a target period, it is important to comprise the issue first. Therefore, the purpose of the present study is to find out the risk factors of diarrhea in the childhood. &lt;b&gt;Methods: &lt;/b&gt;Data and necessary information of 485 women were obtained from the Bangladesh Demographic and Health Survey (BDHS), 2007. These 485 women were extracted from 10,996 women whose children had experienced an episode of diarrhea in the two weeks before the survey. The chi-square test and binary logistic regression analyses have been used as the statistical tools. &lt;b&gt;Results:&lt;/b&gt; Majority of the women (76.9%) reported their child had experienced diarrhea in the last two weeks. Respondent’s educational level, husband occupation, living condition, birth interval and the sources of drinking water were found to be significantly associated (p&lt;0.05) with the disease of diarrhea. Finally, binary logistic model identified that respondents’ husband occupation, their living condition, birth interval and the source of drinking water were significant factors. &lt;b&gt;Conclusions:&lt;/b&gt; The prevalence of diarrhea disease is more common in Bangladeshi children. So, it is necessary to educate general people about the possible living arrangements for avoiding diarrhea and its termination.","container-title":"Journal of Health Science","ISSN":"2166-5990","issue":"1","language":"en","license":"http://creativecommons.org/licenses/by/2.0/","note":"publisher: Scientific &amp; Academic Publishing","page":"1-5","source":"article.sapub.org","title":"An Evidence of Socio-Demographic Effects on Child’s Diarrhoea in Bangladesh","volume":"5","author":[{"family":"Islam","given":"Md Rafiqul"},{"family":"Hossain","given":"Md Kamal"},{"family":"Khan","given":"Md Nuruzzaman"},{"family":"Ali","given":"Md Raihan"}],"issued":{"date-parts":[["2015"]]}}}],"schema":"https://github.com/citation-style-language/schema/raw/master/csl-citation.json"}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[10]</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 xml:space="preserve">. According to </w:t>
      </w:r>
      <w:ins w:id="118" w:author="Chowdhury,Muhammad Abdul Baker" w:date="2023-01-05T10:04:00Z">
        <w:r w:rsidR="008644D4">
          <w:rPr>
            <w:rFonts w:ascii="Times New Roman" w:hAnsi="Times New Roman" w:cs="Times New Roman"/>
            <w:sz w:val="24"/>
            <w:szCs w:val="24"/>
          </w:rPr>
          <w:t xml:space="preserve">2007 </w:t>
        </w:r>
      </w:ins>
      <w:r w:rsidRPr="00D97196">
        <w:rPr>
          <w:rFonts w:ascii="Times New Roman" w:hAnsi="Times New Roman" w:cs="Times New Roman"/>
          <w:sz w:val="24"/>
          <w:szCs w:val="24"/>
        </w:rPr>
        <w:t>Bangladesh Demographic and Health Survey (</w:t>
      </w:r>
      <w:del w:id="119" w:author="Chowdhury,Muhammad Abdul Baker" w:date="2023-01-05T10:04:00Z">
        <w:r w:rsidRPr="00D97196" w:rsidDel="008644D4">
          <w:rPr>
            <w:rFonts w:ascii="Times New Roman" w:hAnsi="Times New Roman" w:cs="Times New Roman"/>
            <w:sz w:val="24"/>
            <w:szCs w:val="24"/>
          </w:rPr>
          <w:delText>2007</w:delText>
        </w:r>
      </w:del>
      <w:ins w:id="120" w:author="Chowdhury,Muhammad Abdul Baker" w:date="2023-01-05T10:04:00Z">
        <w:r w:rsidR="008644D4">
          <w:rPr>
            <w:rFonts w:ascii="Times New Roman" w:hAnsi="Times New Roman" w:cs="Times New Roman"/>
            <w:sz w:val="24"/>
            <w:szCs w:val="24"/>
          </w:rPr>
          <w:t>BDHS</w:t>
        </w:r>
      </w:ins>
      <w:r w:rsidRPr="00D97196">
        <w:rPr>
          <w:rFonts w:ascii="Times New Roman" w:hAnsi="Times New Roman" w:cs="Times New Roman"/>
          <w:sz w:val="24"/>
          <w:szCs w:val="24"/>
        </w:rPr>
        <w:t xml:space="preserve">) data, </w:t>
      </w:r>
      <w:del w:id="121" w:author="Mst. Farzana Akter" w:date="2023-01-09T19:35:00Z">
        <w:r w:rsidRPr="00D97196" w:rsidDel="0056706D">
          <w:rPr>
            <w:rFonts w:ascii="Times New Roman" w:hAnsi="Times New Roman" w:cs="Times New Roman"/>
            <w:sz w:val="24"/>
            <w:szCs w:val="24"/>
          </w:rPr>
          <w:delText xml:space="preserve">the </w:delText>
        </w:r>
      </w:del>
      <w:r w:rsidRPr="00D97196">
        <w:rPr>
          <w:rFonts w:ascii="Times New Roman" w:hAnsi="Times New Roman" w:cs="Times New Roman"/>
          <w:sz w:val="24"/>
          <w:szCs w:val="24"/>
        </w:rPr>
        <w:t xml:space="preserve">most sufferers are </w:t>
      </w:r>
      <w:del w:id="122" w:author="Mst. Farzana Akter" w:date="2023-01-05T22:22:00Z">
        <w:r w:rsidRPr="00D97196" w:rsidDel="00ED66CD">
          <w:rPr>
            <w:rFonts w:ascii="Times New Roman" w:hAnsi="Times New Roman" w:cs="Times New Roman"/>
            <w:sz w:val="24"/>
            <w:szCs w:val="24"/>
          </w:rPr>
          <w:delText>the children</w:delText>
        </w:r>
      </w:del>
      <w:del w:id="123" w:author="Mst. Farzana Akter" w:date="2023-01-05T22:21:00Z">
        <w:r w:rsidRPr="00D97196" w:rsidDel="008B2204">
          <w:rPr>
            <w:rFonts w:ascii="Times New Roman" w:hAnsi="Times New Roman" w:cs="Times New Roman"/>
            <w:sz w:val="24"/>
            <w:szCs w:val="24"/>
          </w:rPr>
          <w:delText xml:space="preserve"> </w:delText>
        </w:r>
      </w:del>
      <w:del w:id="124" w:author="Mst. Farzana Akter" w:date="2023-01-05T22:19:00Z">
        <w:r w:rsidRPr="00D97196" w:rsidDel="008B2C9C">
          <w:rPr>
            <w:rFonts w:ascii="Times New Roman" w:hAnsi="Times New Roman" w:cs="Times New Roman"/>
            <w:sz w:val="24"/>
            <w:szCs w:val="24"/>
          </w:rPr>
          <w:delText>aged between 6 to 23</w:delText>
        </w:r>
      </w:del>
      <w:ins w:id="125" w:author="Mst. Farzana Akter" w:date="2023-01-05T22:19:00Z">
        <w:r w:rsidR="008B2C9C">
          <w:rPr>
            <w:rFonts w:ascii="Times New Roman" w:hAnsi="Times New Roman" w:cs="Times New Roman"/>
            <w:sz w:val="24"/>
            <w:szCs w:val="24"/>
          </w:rPr>
          <w:t>6-23</w:t>
        </w:r>
      </w:ins>
      <w:r w:rsidRPr="00D97196">
        <w:rPr>
          <w:rFonts w:ascii="Times New Roman" w:hAnsi="Times New Roman" w:cs="Times New Roman"/>
          <w:sz w:val="24"/>
          <w:szCs w:val="24"/>
        </w:rPr>
        <w:t xml:space="preserve"> months</w:t>
      </w:r>
      <w:ins w:id="126" w:author="Mst. Farzana Akter" w:date="2023-01-05T22:22:00Z">
        <w:r w:rsidR="00ED66CD">
          <w:rPr>
            <w:rFonts w:ascii="Times New Roman" w:hAnsi="Times New Roman" w:cs="Times New Roman"/>
            <w:sz w:val="24"/>
            <w:szCs w:val="24"/>
          </w:rPr>
          <w:t xml:space="preserve"> old children</w:t>
        </w:r>
      </w:ins>
      <w:r w:rsidRPr="00D97196">
        <w:rPr>
          <w:rFonts w:ascii="Times New Roman" w:hAnsi="Times New Roman" w:cs="Times New Roman"/>
          <w:sz w:val="24"/>
          <w:szCs w:val="24"/>
        </w:rPr>
        <w:t xml:space="preserve"> and boys are more </w:t>
      </w:r>
      <w:del w:id="127" w:author="Mst. Farzana Akter" w:date="2023-01-05T22:22:00Z">
        <w:r w:rsidRPr="00D97196" w:rsidDel="003F25D6">
          <w:rPr>
            <w:rFonts w:ascii="Times New Roman" w:hAnsi="Times New Roman" w:cs="Times New Roman"/>
            <w:sz w:val="24"/>
            <w:szCs w:val="24"/>
          </w:rPr>
          <w:delText>likely to be affected by</w:delText>
        </w:r>
      </w:del>
      <w:ins w:id="128" w:author="Mst. Farzana Akter" w:date="2023-01-05T22:22:00Z">
        <w:r w:rsidR="003F25D6">
          <w:rPr>
            <w:rFonts w:ascii="Times New Roman" w:hAnsi="Times New Roman" w:cs="Times New Roman"/>
            <w:sz w:val="24"/>
            <w:szCs w:val="24"/>
          </w:rPr>
          <w:t>at risk of</w:t>
        </w:r>
      </w:ins>
      <w:r w:rsidRPr="00D97196">
        <w:rPr>
          <w:rFonts w:ascii="Times New Roman" w:hAnsi="Times New Roman" w:cs="Times New Roman"/>
          <w:sz w:val="24"/>
          <w:szCs w:val="24"/>
        </w:rPr>
        <w:t xml:space="preserve"> this disease compared to the girls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{"citationID":"gj5WUrh2","properties":{"formattedCitation":"[11]","plainCitation":"[11]","noteIndex":0},"citationItems":[{"id":1434,"uris":["http://zotero.org/users/4185209/items/MCJEENCK"],"itemData":{"id":1434,"type":"article-journal","abstract":"The incidence of diarrhoea has declined over time in Bangladesh but still it persists as a major cause of infant mortality, morbidity and acute child malnutrition. Much of the public policy thinking in the past was guided by public investment in providing improved access to safe water. While this measure has paid off, the paper provides evidence that the relevance of water as a tool for fighting diarrhoea may have changed over time. Its changing role now needs to be seen in the broader context of combined access with other inputs such as improved sanitation. The paper uses the Bangladesh Demographic and Health Survey data and the propensity score matching technique to suggest that only combined access to improved water and sanitation can lead to reduced incidence of diarrhoea among children in contrast to their isolated use. Mere accesses to safe water, or for that matter, access to sanitation do not have any statistically significant impact on the incidence of childhood diarrhoea. The results suggest a strong case for rethinking public policy by way of joint investment in water and sanitation measures to reduce diarrhoea along with bringing about favourable change in health-seeking behaviour to support such combined access policy.","container-title":"The Bangladesh Development Studies","ISSN":"0304-095X","issue":"3","note":"publisher: Bangladesh Institute of Development Studies","page":"1-30","source":"JSTOR","title":"Do Water and Sanitation Interventions Reduce Childhood Diarrhoea? New Evidence from Bangladesh","title-short":"Do Water and Sanitation Interventions Reduce Childhood Diarrhoea?","volume":"34","author":[{"family":"Begum","given":"Sharifa"},{"family":"Ahmed","given":"Mansur"},{"family":"Sen","given":"Binayak"}],"issued":{"date-parts":[["2011"]]}}}],"schema":"https://github.com/citation-style-language/schema/raw/master/csl-citation.json"}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[11]</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w:t>
      </w:r>
    </w:p>
    <w:p w14:paraId="439F8FC9" w14:textId="14AB8ED3" w:rsidR="004232B0" w:rsidRDefault="00275578">
      <w:pPr>
        <w:spacing w:line="240" w:lineRule="auto"/>
        <w:ind w:firstLine="720"/>
        <w:rPr>
          <w:rFonts w:ascii="Times New Roman" w:hAnsi="Times New Roman" w:cs="Times New Roman"/>
          <w:sz w:val="24"/>
          <w:szCs w:val="24"/>
        </w:rPr>
        <w:pPrChange w:id="129" w:author="Mohammad Nayeem Hasan" w:date="2023-01-21T14:56:00Z">
          <w:pPr>
            <w:spacing w:line="360" w:lineRule="auto"/>
            <w:ind w:firstLine="720"/>
          </w:pPr>
        </w:pPrChange>
      </w:pPr>
      <w:r w:rsidRPr="00D97196">
        <w:rPr>
          <w:rFonts w:ascii="Times New Roman" w:hAnsi="Times New Roman" w:cs="Times New Roman"/>
          <w:sz w:val="24"/>
          <w:szCs w:val="24"/>
        </w:rPr>
        <w:t xml:space="preserve">Being a developing country, Bangladesh has several resource constraints, such as- high density of population (3,277 people per meter squares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{"citationID":"2xsPstV4","properties":{"formattedCitation":"[12]","plainCitation":"[12]","noteIndex":0},"citationItems":[{"id":1487,"uris":["http://zotero.org/users/4185209/items/6ZNHGNTU"],"itemData":{"id":1487,"type":"webpage","abstract":"Population of Bangladesh: current, historical, and projected population, growth rate, immigration, median age, total fertility rate (TFR), population density, urbanization, urban population, country's share of world population, and global rank. Data tables, maps, charts, and live population clock","language":"en","title":"Bangladesh Population (2022) - Worldometer","URL":"https://www.worldometers.info/world-population/bangladesh-population/","accessed":{"date-parts":[["2022",8,6]]}}}],"schema":"https://github.com/citation-style-language/schema/raw/master/csl-citation.json"}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[12]</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 xml:space="preserve">), poverty, lack of awareness, food deficiency, malnutrition etc. Moreover, in Bangladesh, an approximate of 2.5 million people suffer from </w:t>
      </w:r>
      <w:ins w:id="130" w:author="Mst. Farzana Akter" w:date="2023-01-05T22:25:00Z">
        <w:r w:rsidR="001F411A">
          <w:rPr>
            <w:rFonts w:ascii="Times New Roman" w:hAnsi="Times New Roman" w:cs="Times New Roman"/>
            <w:sz w:val="24"/>
            <w:szCs w:val="24"/>
          </w:rPr>
          <w:t xml:space="preserve">basic </w:t>
        </w:r>
      </w:ins>
      <w:del w:id="131" w:author="Mst. Farzana Akter" w:date="2023-01-05T22:24:00Z">
        <w:r w:rsidRPr="00D97196" w:rsidDel="00BE2AAB">
          <w:rPr>
            <w:rFonts w:ascii="Times New Roman" w:hAnsi="Times New Roman" w:cs="Times New Roman"/>
            <w:sz w:val="24"/>
            <w:szCs w:val="24"/>
          </w:rPr>
          <w:delText>improved sanitation facilities</w:delText>
        </w:r>
      </w:del>
      <w:ins w:id="132" w:author="Mst. Farzana Akter" w:date="2023-01-05T22:24:00Z">
        <w:r w:rsidR="00BE2AAB">
          <w:rPr>
            <w:rFonts w:ascii="Times New Roman" w:hAnsi="Times New Roman" w:cs="Times New Roman"/>
            <w:sz w:val="24"/>
            <w:szCs w:val="24"/>
          </w:rPr>
          <w:t xml:space="preserve">sanitation </w:t>
        </w:r>
      </w:ins>
      <w:ins w:id="133" w:author="Mst. Farzana Akter" w:date="2023-01-05T22:25:00Z">
        <w:r w:rsidR="001F411A">
          <w:rPr>
            <w:rFonts w:ascii="Times New Roman" w:hAnsi="Times New Roman" w:cs="Times New Roman"/>
            <w:sz w:val="24"/>
            <w:szCs w:val="24"/>
          </w:rPr>
          <w:t>issues</w:t>
        </w:r>
      </w:ins>
      <w:r w:rsidRPr="00D97196">
        <w:rPr>
          <w:rFonts w:ascii="Times New Roman" w:hAnsi="Times New Roman" w:cs="Times New Roman"/>
          <w:sz w:val="24"/>
          <w:szCs w:val="24"/>
        </w:rPr>
        <w:t xml:space="preserve">, and about one million people </w:t>
      </w:r>
      <w:ins w:id="134" w:author="Mst. Farzana Akter" w:date="2023-01-09T19:41:00Z">
        <w:r w:rsidR="00E1133F">
          <w:rPr>
            <w:rFonts w:ascii="Times New Roman" w:hAnsi="Times New Roman" w:cs="Times New Roman"/>
            <w:sz w:val="24"/>
            <w:szCs w:val="24"/>
          </w:rPr>
          <w:t xml:space="preserve">are </w:t>
        </w:r>
      </w:ins>
      <w:del w:id="135" w:author="Mst. Farzana Akter" w:date="2023-01-09T19:39:00Z">
        <w:r w:rsidRPr="00D97196" w:rsidDel="00187A35">
          <w:rPr>
            <w:rFonts w:ascii="Times New Roman" w:hAnsi="Times New Roman" w:cs="Times New Roman"/>
            <w:sz w:val="24"/>
            <w:szCs w:val="24"/>
          </w:rPr>
          <w:delText>do not have access to</w:delText>
        </w:r>
      </w:del>
      <w:ins w:id="136" w:author="Mst. Farzana Akter" w:date="2023-01-09T19:39:00Z">
        <w:r w:rsidR="00187A35">
          <w:rPr>
            <w:rFonts w:ascii="Times New Roman" w:hAnsi="Times New Roman" w:cs="Times New Roman"/>
            <w:sz w:val="24"/>
            <w:szCs w:val="24"/>
          </w:rPr>
          <w:t>una</w:t>
        </w:r>
      </w:ins>
      <w:ins w:id="137" w:author="Mst. Farzana Akter" w:date="2023-01-09T19:40:00Z">
        <w:r w:rsidR="00187A35">
          <w:rPr>
            <w:rFonts w:ascii="Times New Roman" w:hAnsi="Times New Roman" w:cs="Times New Roman"/>
            <w:sz w:val="24"/>
            <w:szCs w:val="24"/>
          </w:rPr>
          <w:t xml:space="preserve">ble </w:t>
        </w:r>
        <w:r w:rsidR="0063050B">
          <w:rPr>
            <w:rFonts w:ascii="Times New Roman" w:hAnsi="Times New Roman" w:cs="Times New Roman"/>
            <w:sz w:val="24"/>
            <w:szCs w:val="24"/>
          </w:rPr>
          <w:t>to have</w:t>
        </w:r>
      </w:ins>
      <w:r w:rsidRPr="00D97196">
        <w:rPr>
          <w:rFonts w:ascii="Times New Roman" w:hAnsi="Times New Roman" w:cs="Times New Roman"/>
          <w:sz w:val="24"/>
          <w:szCs w:val="24"/>
        </w:rPr>
        <w:t xml:space="preserve"> </w:t>
      </w:r>
      <w:del w:id="138" w:author="Mst. Farzana Akter" w:date="2023-01-05T22:33:00Z">
        <w:r w:rsidRPr="00D97196" w:rsidDel="00046C14">
          <w:rPr>
            <w:rFonts w:ascii="Times New Roman" w:hAnsi="Times New Roman" w:cs="Times New Roman"/>
            <w:sz w:val="24"/>
            <w:szCs w:val="24"/>
          </w:rPr>
          <w:delText>safe drinking water</w:delText>
        </w:r>
      </w:del>
      <w:ins w:id="139" w:author="Mst. Farzana Akter" w:date="2023-01-09T19:39:00Z">
        <w:r w:rsidR="00C46BA5">
          <w:rPr>
            <w:rFonts w:ascii="Times New Roman" w:hAnsi="Times New Roman" w:cs="Times New Roman"/>
            <w:sz w:val="24"/>
            <w:szCs w:val="24"/>
          </w:rPr>
          <w:t>potable</w:t>
        </w:r>
      </w:ins>
      <w:ins w:id="140" w:author="Mst. Farzana Akter" w:date="2023-01-05T22:33:00Z">
        <w:r w:rsidR="00046C14">
          <w:rPr>
            <w:rFonts w:ascii="Times New Roman" w:hAnsi="Times New Roman" w:cs="Times New Roman"/>
            <w:sz w:val="24"/>
            <w:szCs w:val="24"/>
          </w:rPr>
          <w:t xml:space="preserve"> water</w:t>
        </w:r>
      </w:ins>
      <w:r w:rsidRPr="00D97196">
        <w:rPr>
          <w:rFonts w:ascii="Times New Roman" w:hAnsi="Times New Roman" w:cs="Times New Roman"/>
          <w:sz w:val="24"/>
          <w:szCs w:val="24"/>
        </w:rPr>
        <w:t xml:space="preserve">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{"citationID":"GTviOOnD","properties":{"formattedCitation":"[10]","plainCitation":"[10]","noteIndex":0},"citationItems":[{"id":1431,"uris":["http://zotero.org/users/4185209/items/PWEH3VW6"],"itemData":{"id":1431,"type":"article-journal","abstract":"&lt;b&gt;Background:&lt;/b&gt; Children are the most vulnerable and high risk group in the prevalence of diarrhea in low income countries like Bangladesh. This can lead to the higher rate of child morbidity and mortality. Achievement of Millennium Development Goal’s (MDGs) at a target period, it is important to comprise the issue first. Therefore, the purpose of the present study is to find out the risk factors of diarrhea in the childhood. &lt;b&gt;Methods: &lt;/b&gt;Data and necessary information of 485 women were obtained from the Bangladesh Demographic and Health Survey (BDHS), 2007. These 485 women were extracted from 10,996 women whose children had experienced an episode of diarrhea in the two weeks before the survey. The chi-square test and binary logistic regression analyses have been used as the statistical tools. &lt;b&gt;Results:&lt;/b&gt; Majority of the women (76.9%) reported their child had experienced diarrhea in the last two weeks. Respondent’s educational level, husband occupation, living condition, birth interval and the sources of drinking water were found to be significantly associated (p&lt;0.05) with the disease of diarrhea. Finally, binary logistic model identified that respondents’ husband occupation, their living condition, birth interval and the source of drinking water were significant factors. &lt;b&gt;Conclusions:&lt;/b&gt; The prevalence of diarrhea disease is more common in Bangladeshi children. So, it is necessary to educate general people about the possible living arrangements for avoiding diarrhea and its termination.","container-title":"Journal of Health Science","ISSN":"2166-5990","issue":"1","language":"en","license":"http://creativecommons.org/licenses/by/2.0/","note":"publisher: Scientific &amp; Academic Publishing","page":"1-5","source":"article.sapub.org","title":"An Evidence of Socio-Demographic Effects on Child’s Diarrhoea in Bangladesh","volume":"5","author":[{"family":"Islam","given":"Md Rafiqul"},{"family":"Hossain","given":"Md Kamal"},{"family":"Khan","given":"Md Nuruzzaman"},{"family":"Ali","given":"Md Raihan"}],"issued":{"date-parts":[["2015"]]}}}],"schema":"https://github.com/citation-style-language/schema/raw/master/csl-citation.json"}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[10]</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 xml:space="preserve">. Previous studies in Bangladesh showed that age, sex, geographic location, drinking from unprotected water supply, sanitation, hygiene, and household economic status can cause </w:t>
      </w:r>
      <w:r w:rsidR="00E10003" w:rsidRPr="00D97196">
        <w:rPr>
          <w:rFonts w:ascii="Times New Roman" w:hAnsi="Times New Roman" w:cs="Times New Roman"/>
          <w:sz w:val="24"/>
          <w:szCs w:val="24"/>
        </w:rPr>
        <w:t>diarrhea</w:t>
      </w:r>
      <w:r w:rsidRPr="00D97196">
        <w:rPr>
          <w:rFonts w:ascii="Times New Roman" w:hAnsi="Times New Roman" w:cs="Times New Roman"/>
          <w:sz w:val="24"/>
          <w:szCs w:val="24"/>
        </w:rPr>
        <w:t xml:space="preserve"> among children between 0-5 years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VQJtT3fe","properties":{"formattedCitation":"[10,13]","plainCitation":"[10,13]","noteIndex":0},"citationItems":[{"id":1431,"uris":["http://zotero.org/users/4185209/items/PWEH3VW6"],"itemData":{"id":1431,"type":"article-journal","abstract":"&lt;b&gt;Background:&lt;/b&gt; Children are the most vulnerable and high risk group in the prevalence of diarrhea in low income countries like Bangladesh. This can lead to the higher rate of child morbidity and mortality. Achievement of Millennium Development Goal’s (MDGs) at a target period, it is important to comprise the issue first. Therefore, the purpose of the present study is to find out the risk factors of diarrhea in the childhood. &lt;b&gt;Methods: &lt;/b&gt;Data and necessary information of 485 women were obtained from the Bangladesh Demographic and Health Survey (BDHS), 2007. These 485 women were extracted from 10,996 women whose children had experienced an episode of diarrhea in the two weeks before the survey. The chi-square test and binary logistic regression analyses have been used as the statistical tools. &lt;b&gt;Results:&lt;/b&gt; Majority of the women (76.9%) reported their child had experienced diarrhea in the last two weeks. Respondent’s educational level, husband occupation, living condition, birth interval and the sources of drinking water were found to be significantly associated (p&lt;0.05) with the disease of diarrhea. Finally, binary logistic model identified that respondents’ husband occupation, their living condition, birth interval and the source of drinking water were significant factors. &lt;b&gt;Conclusions:&lt;/b&gt; The prevalence of diarrhea disease is more common in Bangladeshi children. So, it is necessary to educate general people about the possible living arrangements for avoiding diarrhea and its termination.","container-title":"Journal of Health Science","ISSN":"2166-5990","issue":"1","language":"en","license":"http://creativecommons.org/licenses/by/2.0/","note":"publisher: Scientific &amp; Academic Publishing","page":"1-5","source":"article.sapub.org","title":"An Evidence of Socio-Demographic Effects on Child’s Diarrhoea in Bangladesh","volume":"5","author":[{"family":"Islam","given":"Md Rafiqul"},{"family":"Hossain","given":"Md Kamal"},{"family":"Khan","given":"Md Nuruzzaman"},{"family":"Ali","given":"Md Raihan"}],"issued":{"date-parts":[["2015"]]}}},{"id":1489,"uris":["http://zotero.org/users/4185209/items/76XQS6DQ"],"itemData":{"id":1489,"type":"article-journal","abstract":"Although efforts have been made by the international community to improve childhood health, risk factors linked with the healthiness of preschool-age children in low and middle-income countries (LMICs) are very diverse. Therefore, this paper examines the prevalence and determinants of fever, acute respiratory infection and diarrhea of preschool children in Bangladesh. A sample of 8,421 children from the latest country representative BDHS-2017–18 survey was analyzed by utilizing both the bivariate and multivariate techniques. The results revealed that about 4.7, 33.1, and 35.8% of the children aged under 5 years had suffered from diarrhea, fever and ARI respectively during the 2 weeks preceding the date of the survey. Demographic, socio-economic, and community and health characteristics likely to play an important role in suffering under-five children from diarrhea, fever, and ARI in Bangladesh. The child’s age of 13–24 months, delivery by cesarean section, unsafe drinking water, unhygienic toilet facility, low level of family wealth index and parental education, a higher number of living children in the household, rural residency and regional difference were all found to be most crucial determinants of the occurrences of fever, ARI and diarrhea. Interventions should focus on improving these significant demographic, socioeconomic, and community and health risk factors. A special attention is necessary to the people who live in rural areas and geospatially disadvantaged regions.","container-title":"BMC Pediatrics","DOI":"10.1186/s12887-022-03166-9","ISSN":"1471-2431","issue":"1","journalAbbreviation":"BMC Pediatr","language":"en","license":"2022 The Author(s)","note":"number: 1\npublisher: BioMed Central","page":"1-12","source":"bmcpediatr.biomedcentral.com","title":"Prevalence and determinants of fever, ARI and diarrhea among children aged 6–59 months in Bangladesh","volume":"22","author":[{"family":"Rahman","given":"Azizur"},{"family":"Hossain","given":"Md Moyazzem"}],"issued":{"date-parts":[["2022",12]]}}}],"schema":"https://github.com/citation-style-language/schema/raw/master/csl-citation.json"}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[10,13]</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w:t>
      </w:r>
    </w:p>
    <w:p w14:paraId="33090A18" w14:textId="5102B0C3" w:rsidR="004232B0" w:rsidRDefault="00D121DC">
      <w:pPr>
        <w:spacing w:line="240" w:lineRule="auto"/>
        <w:ind w:firstLine="720"/>
        <w:rPr>
          <w:rFonts w:ascii="Times New Roman" w:hAnsi="Times New Roman" w:cs="Times New Roman"/>
          <w:sz w:val="24"/>
          <w:szCs w:val="24"/>
        </w:rPr>
        <w:pPrChange w:id="141" w:author="Mohammad Nayeem Hasan" w:date="2023-01-21T14:56:00Z">
          <w:pPr>
            <w:spacing w:line="360" w:lineRule="auto"/>
            <w:ind w:firstLine="720"/>
          </w:pPr>
        </w:pPrChange>
      </w:pPr>
      <w:ins w:id="142" w:author="Mohammad Nayeem Hasan" w:date="2023-01-21T15:01:00Z">
        <w:r w:rsidRPr="00D121DC">
          <w:rPr>
            <w:rFonts w:ascii="Times New Roman" w:hAnsi="Times New Roman" w:cs="Times New Roman"/>
            <w:sz w:val="24"/>
            <w:szCs w:val="24"/>
          </w:rPr>
          <w:t>Young children in Bangladesh generally experience a variety of common illnesses like fever, cough, short/difficult breathing, diarrhea, etc</w:t>
        </w:r>
      </w:ins>
      <w:ins w:id="143" w:author="Mohammad Nayeem Hasan" w:date="2023-01-21T15:03:00Z">
        <w:r>
          <w:rPr>
            <w:rFonts w:ascii="Times New Roman" w:hAnsi="Times New Roman" w:cs="Times New Roman"/>
            <w:sz w:val="24"/>
            <w:szCs w:val="24"/>
          </w:rPr>
          <w:t xml:space="preserve"> </w:t>
        </w:r>
      </w:ins>
      <w:r w:rsidR="004B627F">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{"citationID":"SFdDeKWS","properties":{"formattedCitation":"[14,15]","plainCitation":"[14,15]","noteIndex":0},"citationItems":[{"id":1686,"uris":["http://zotero.org/users/4185209/items/9942NYDS"],"itemData":{"id":1686,"type":"article-journal","abstract":"Introduction The rate of cesarean delivery (C-section) has been increasing worldwide, including Bangladesh, and it has a negative impact on the mother and child's health. Our aim was to examine the association between C-section and childhood diseases and to identify the key factors associated with childhood diseases. Methods We used four nationally representative data sets from multiple indicator cluster survey (MICS, 2012 and 2019) and Bangladesh Demographic and Health Survey (BDHS, 2011and 2014) and analyzed 25,270 mother-child pairs. We used the frequency of common childhood diseases (fever, short or rapid breaths, cough, blood in stools, and diarrhea) as our outcome variable and C-section as exposure variable. We included mother’s age, place of residence, division, mother’s education, wealth index, child age, child sex, and child size at birth as confounding variables. Negative binomial regression model was used to analyze the data. Results In the BDHS data, the prevalence of C-section increased from 17.95% in 2011 to 23.33% in 2014. Also, in MICS, the prevalence almost doubled over an eight-year period (17.74% in 2012 to 35.41% in 2019). We did not observe any significant effect of C-section on childhood diseases in both surveys. Only in 2014 BDHS, we found that C-section increases the risk of childhood disease by 5% [Risk Ratio (RR): 1.05, 95% CI: 0.95, 1.17, p = 0.33]. However, the risk of childhood disease differed significantly in all survey years by division, child's age, and child’s size at birth after adjusting for important confounding variables. For example, children living in Chittagong division had a higher risk [(2011 BDHS RR: 1.22, 95% CI: 1.08, 1.38) and (2019 MICS RR: 1.21, 95% CI: 1.08, 1.35)] of having disease compared to Dhaka division. Maternal age, education, and wealth status showed significant differences with the outcome in some survey years. Conclusion Our study shows that C-section in Bangladesh continued to increase over time, and we did not find significant association between C-section and early childhood diseases. High C-section rate has a greater impact on maternal and child health as well as the burden on the health care system. We recommend raising public awareness of the negative impact of unnecessary C-section in Bangladesh.","container-title":"PLOS ONE","DOI":"10.1371/journal.pone.0242864","ISSN":"1932-6203","issue":"12","journalAbbreviation":"PLOS ONE","language":"en","note":"publisher: Public Library of Science","page":"e0242864","source":"PLoS Journals","title":"Cesarean delivery and early childhood diseases in Bangladesh: An analysis of Demographic and Health Survey (BDHS) and Multiple Indicator Cluster Survey (MICS)","title-short":"Cesarean delivery and early childhood diseases in Bangladesh","volume":"15","author":[{"family":"Hasan","given":"Mohammad Nayeem"},{"family":"Chowdhury","given":"Muhammad Abdul Baker"},{"family":"Jahan","given":"Jenifar"},{"family":"Jahan","given":"Sumyea"},{"family":"Ahmed","given":"Nasar U."},{"family":"Uddin","given":"Md Jamal"}],"issued":{"date-parts":[["2020",12,3]]}}},{"id":1688,"uris":["http://zotero.org/users/4185209/items/ZH8V3DW7"],"itemData":{"id":1688,"type":"article-journal","abstract":"In developing countries, acute respiratory infections (ARIs) cause a significant number of deaths among children. According to Bangladesh Demographic and Health Survey (BDHS), about 25% of the deaths in children under-five years are caused by ARI in Bangladesh every year. Low-income families frequently rely on wood, coal, and animal excrement for cooking. However, it is unclear whether using alternative fuels offers a health benefit over solid fuels. To clear this doubt, we conducted a study to investigate the effects of fuel usage on ARI in children. In this study, we used the latest BDHS 2017–18 survey data collected by the Government of Bangladesh (GoB) and estimated the effects of fuel use on ARI by constructing multivariable logistic regression models. From the analysis, we found that the crude (the only type of fuel in the model) odds ratio (OR) for ARI is 1.69 [95% confidence interval (CI): 1.06–2.71]. This suggests that children in families using contaminated fuels are 69.3% more likely to experience an ARI episode than children in households using clean fuels. After adjusting for cooking fuel, type of roof material, child's age (months), and sex of the child–the effect of solid fuels is similar to the adjusted odds ratio (AOR) for ARI (OR: 1.69, 95% CI: 1.05–2.72). This implies that an ARI occurrence is 69.2% more likely when compared to the effect of clean fuel. This study found a statistically significant association between solid fuel consumption and the occurrence of ARI in children in households. The correlation between indoor air pollution and clinical parameters of ARI requires further investigation. Our findings will also help other researchers and policymakers to take comprehensive actions by considering fuel type as a risk factor as well as taking proper steps to solve this issue.","container-title":"Frontiers in Public Health","ISSN":"2296-2565","source":"Frontiers","title":"Association of household fuel with acute respiratory infection (ARI) under-five years children in Bangladesh","URL":"https://www.frontiersin.org/articles/10.3389/fpubh.2022.985445","volume":"10","author":[{"family":"Islam","given":"Md. Aminul"},{"family":"Hasan","given":"Mohammad Nayeem"},{"family":"Ahammed","given":"Tanvir"},{"family":"Anjum","given":"Aniqua"},{"family":"Majumder","given":"Ananya"},{"family":"Siddiqui","given":"M. Noor-E-Alam"},{"family":"Mukharjee","given":"Sanjoy Kumar"},{"family":"Sultana","given":"Khandokar Fahmida"},{"family":"Sultana","given":"Sabrin"},{"family":"Jakariya","given":"Md."},{"family":"Bhattacharya","given":"Prosun"},{"family":"Sarkodie","given":"Samuel Asumadu"},{"family":"Dhama","given":"Kuldeep"},{"family":"Mumin","given":"Jubayer"},{"family":"Ahmed","given":"Firoz"}],"accessed":{"date-parts":[["2023",1,21]]},"issued":{"date-parts":[["2022"]]}}}],"schema":"https://github.com/citation-style-language/schema/raw/master/csl-citation.json"} </w:instrText>
      </w:r>
      <w:r w:rsidR="004B627F">
        <w:rPr>
          <w:rFonts w:ascii="Times New Roman" w:hAnsi="Times New Roman" w:cs="Times New Roman"/>
          <w:sz w:val="24"/>
          <w:szCs w:val="24"/>
        </w:rPr>
        <w:fldChar w:fldCharType="separate"/>
      </w:r>
      <w:r w:rsidR="00361F8D" w:rsidRPr="00361F8D">
        <w:rPr>
          <w:rFonts w:ascii="Times New Roman" w:hAnsi="Times New Roman" w:cs="Times New Roman"/>
          <w:sz w:val="24"/>
        </w:rPr>
        <w:t>[14,15]</w:t>
      </w:r>
      <w:r w:rsidR="004B627F">
        <w:rPr>
          <w:rFonts w:ascii="Times New Roman" w:hAnsi="Times New Roman" w:cs="Times New Roman"/>
          <w:sz w:val="24"/>
          <w:szCs w:val="24"/>
        </w:rPr>
        <w:fldChar w:fldCharType="end"/>
      </w:r>
      <w:r w:rsidR="004B627F">
        <w:rPr>
          <w:rFonts w:ascii="Times New Roman" w:hAnsi="Times New Roman" w:cs="Times New Roman"/>
          <w:sz w:val="24"/>
          <w:szCs w:val="24"/>
        </w:rPr>
        <w:t>.</w:t>
      </w:r>
      <w:ins w:id="144" w:author="Mohammad Nayeem Hasan" w:date="2023-01-21T15:00:00Z">
        <w:r>
          <w:rPr>
            <w:rFonts w:ascii="Times New Roman" w:hAnsi="Times New Roman" w:cs="Times New Roman"/>
            <w:sz w:val="24"/>
            <w:szCs w:val="24"/>
          </w:rPr>
          <w:t xml:space="preserve"> </w:t>
        </w:r>
      </w:ins>
      <w:r w:rsidR="004232B0" w:rsidRPr="00D97196">
        <w:rPr>
          <w:rFonts w:ascii="Times New Roman" w:hAnsi="Times New Roman" w:cs="Times New Roman"/>
          <w:sz w:val="24"/>
          <w:szCs w:val="24"/>
        </w:rPr>
        <w:t>Previous studies on diarrhea found several risk factors which were rainy season</w:t>
      </w:r>
      <w:r w:rsidR="004232B0">
        <w:rPr>
          <w:rFonts w:ascii="Times New Roman" w:hAnsi="Times New Roman" w:cs="Times New Roman"/>
          <w:sz w:val="24"/>
          <w:szCs w:val="24"/>
        </w:rPr>
        <w:t xml:space="preserve">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{"citationID":"UVWWuAZQ","properties":{"formattedCitation":"[16\\uc0\\u8211{}18]","plainCitation":"[16–18]","noteIndex":0},"citationItems":[{"id":1455,"uris":["http://zotero.org/users/4185209/items/R3YFLKMW"],"itemData":{"id":1455,"type":"article-journal","abstract":"To determine risk factors for diarrhea, the authors followed an open cohort of 1,314 children from Gulnea-Bissau by weekly diarrhea recall interviews between April 1987 and March 1990. Data on feeding practices and measles infection were available for all children and, for 531 children, comprehensive data on explanatory variables were recorded. Of 57 variables, seven were independently associated with an increased incidence of diarrhea. These were a recent (in the past 14 days) diarrheal episode, male sex, being weaned from breast milk, not being looked after by the mother, head of the household being &amp;lt;30 years old, eating cold leftovers, and drinking water from an unprotected public water supply. In breastfed children, only three variables were associated with diarrhea, including prior diarrhea, male sex, and not being looked after by the mother. Among weaned children, six variables delineated increased rates of diarrhea, including unprotected public water supply, eating of cold leftovers, and lack of maternal education. Major determinants of persistent diarrhea included weaning, lack of maternal education, and having pigs in the home. It is concluded that, in addition to the promotion of breastfeeding, important interventions against diarrhea include improvements in water supply, hygiene, and food handling. However, because of effect modification by breastfeeding, the largest effects of these interventions will probably be among weaned children. Am J Epidemiol 1997;146: 273–82.","container-title":"American Journal of Epidemiology","DOI":"10.1093/oxfordjournals.aje.a009263","ISSN":"0002-9262","issue":"3","journalAbbreviation":"American Journal of Epidemiology","page":"273-282","source":"Silverchair","title":"Risk Factors for Diarrheal Disease Incidence in Early Childhood: A Community Cohort Study from Guinea-Bissau","title-short":"Risk Factors for Diarrheal Disease Incidence in Early Childhood","volume":"146","author":[{"family":"Mølbak","given":"Kåre"},{"family":"Jensen","given":"Henrik"},{"family":"lngholt","given":"Liselotte"},{"family":"Aaby","given":"Peter"}],"issued":{"date-parts":[["1997",8,1]]}}},{"id":1460,"uris":["http://zotero.org/users/4185209/items/IF7NKG3Y"],"itemData":{"id":1460,"type":"article-journal","abstract":"Diarrhea is a leading cause of death in tropical countries. One of the highest childhood mortalities is in northeastern Brazil, where little is known about the morbidity, etiology, and risk factors of diarrhea. Prospective village surveillance over 30 months revealed diarrhea attack rates of more than seven episodes per child-year at six to 11 months of age among the children of the poorest families. Other risk factors included early weaning and the lack of toilets. Diarrhea led to weight loss and stunted growth. Enterotoxigenic Escherichia coli and rotaviruses were the most common pathogens, accounting for 21% and 19% of cases, respectively, followed by Shigella species (8.0%), Campylobacter jejuni (7.5%), Giardia species (6.7%), Strongyloides species (5.3%), and enteropathogenic E coli serotypes (4.6%). Most (84%) enterotoxigenic E coli were isolated during the rainy season of October to March (P less than 0.03), whereas 71% of rotaviral illnesses occurred during the drier months of June to October (P less than 0.03). In the present study, the early occurrence and nutritional impact of diarrhea and weaning, as well as the major etiologic agents of diarrhea and their different seasonal patterns have been defined for this region in which life-threatening diarrhea is endemic.","container-title":"The Journal of Infectious Diseases","DOI":"10.1093/infdis/148.6.986","ISSN":"0022-1899","issue":"6","journalAbbreviation":"J Infect Dis","language":"eng","note":"PMID: 6361176","page":"986-997","source":"PubMed","title":"Prospective study of diarrheal illnesses in northeastern Brazil: patterns of disease, nutritional impact, etiologies, and risk factors","title-short":"Prospective study of diarrheal illnesses in northeastern Brazil","volume":"148","author":[{"family":"Guerrant","given":"R. L."},{"family":"Kirchhoff","given":"L. V."},{"family":"Shields","given":"D. S."},{"family":"Nations","given":"M. K."},{"family":"Leslie","given":"J."},{"family":"Sousa","given":"M. A.","non-dropping-particle":"de"},{"family":"Araujo","given":"J. G."},{"family":"Correia","given":"L. L."},{"family":"Sauer","given":"K. T."},{"family":"McClelland","given":"K. E."}],"issued":{"date-parts":[["1983",12]]}}},{"id":1464,"uris":["http://zotero.org/users/4185209/items/3YAZQZX7"],"itemData":{"id":1464,"type":"article-journal","abstract":"OBJECTIVE\nOur goal was to estimate the impact of a Shigella vaccine in an area where shigellosis is endemic by characterizing the disease burden and antibiotic-resistance profiles of isolates and by determining the prevalence of Shigella flexneri serotypes.\n\nPATIENTS AND METHODS\nWe conducted a 43-month-long prospective, community-based diarrheal disease surveillance in 442 children &lt;72 months of age in the Peruvian Amazon between October 1, 2002, and April 15, 2006.\n\nRESULTS\nThe incidence of diarrheal disease was 4.38 episodes per child-year. The incidence rate for shigellosis was 0.34 episodes per child-year in children &lt;72 months of age and peaked in children between 12 and 23 months at 0.43 episodes per child-year. Maternal education at or beyond the primary grade level, piped water supply, weight-for-age z score, and improved water-storage practices were the most significant determinants of disease in this community with living conditions comparable to many rural areas in the developing world.\n\nCONCLUSIONS\nChildren living in this region had a 20-fold higher rate of disease incidence detected by active surveillance as those recently estimated by passive detection. Most symptomatic disease was caused by S flexneri, although the diversity of serotypes will require a multivalent vaccine to have a significant impact on the burden of disease caused by shigellosis. Several other public health disease-control interventions targeted at water source and improved storage, nutritional interventions, and improved maternal education seem to have a greater impact than a univalent S flexneri 2a vaccine.","container-title":"Pediatrics","DOI":"10.1542/peds.2008-0458","ISSN":"0031-4005","issue":"3","journalAbbreviation":"Pediatrics","note":"PMID: 18710884\nPMCID: PMC6204332","page":"e541-e549","source":"PubMed Central","title":"Epidemiology of Highly Endemic Multiply Antibiotic-Resistant Shigellosis in Children in the Peruvian Amazon","volume":"122","author":[{"family":"Kosek","given":"Margaret"},{"family":"Yori","given":"Pablo Peñataro"},{"family":"Pan","given":"William K."},{"family":"Olortegui","given":"Maribel Paredes"},{"family":"Gilman","given":"Robert H."},{"family":"Perez","given":"Juan"},{"family":"Chavez","given":"Cesar Banda"},{"family":"Sanchez","given":"Graciela Meza"},{"family":"Burga","given":"Rosa"},{"family":"Hall","given":"Eric"}],"issued":{"date-parts":[["2008",9]]}}}],"schema":"https://github.com/citation-style-language/schema/raw/master/csl-citation.json"}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szCs w:val="24"/>
        </w:rPr>
        <w:t>[16–18]</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partial breastfeeding and early weaning </w:t>
      </w:r>
      <w:commentRangeStart w:id="145"/>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{"citationID":"rE3YFzoc","properties":{"formattedCitation":"[16,17,19,20]","plainCitation":"[16,17,19,20]","noteIndex":0},"citationItems":[{"id":1455,"uris":["http://zotero.org/users/4185209/items/R3YFLKMW"],"itemData":{"id":1455,"type":"article-journal","abstract":"To determine risk factors for diarrhea, the authors followed an open cohort of 1,314 children from Gulnea-Bissau by weekly diarrhea recall interviews between April 1987 and March 1990. Data on feeding practices and measles infection were available for all children and, for 531 children, comprehensive data on explanatory variables were recorded. Of 57 variables, seven were independently associated with an increased incidence of diarrhea. These were a recent (in the past 14 days) diarrheal episode, male sex, being weaned from breast milk, not being looked after by the mother, head of the household being &amp;lt;30 years old, eating cold leftovers, and drinking water from an unprotected public water supply. In breastfed children, only three variables were associated with diarrhea, including prior diarrhea, male sex, and not being looked after by the mother. Among weaned children, six variables delineated increased rates of diarrhea, including unprotected public water supply, eating of cold leftovers, and lack of maternal education. Major determinants of persistent diarrhea included weaning, lack of maternal education, and having pigs in the home. It is concluded that, in addition to the promotion of breastfeeding, important interventions against diarrhea include improvements in water supply, hygiene, and food handling. However, because of effect modification by breastfeeding, the largest effects of these interventions will probably be among weaned children. Am J Epidemiol 1997;146: 273–82.","container-title":"American Journal of Epidemiology","DOI":"10.1093/oxfordjournals.aje.a009263","ISSN":"0002-9262","issue":"3","journalAbbreviation":"American Journal of Epidemiology","page":"273-282","source":"Silverchair","title":"Risk Factors for Diarrheal Disease Incidence in Early Childhood: A Community Cohort Study from Guinea-Bissau","title-short":"Risk Factors for Diarrheal Disease Incidence in Early Childhood","volume":"146","author":[{"family":"Mølbak","given":"Kåre"},{"family":"Jensen","given":"Henrik"},{"family":"lngholt","given":"Liselotte"},{"family":"Aaby","given":"Peter"}],"issued":{"date-parts":[["1997",8,1]]}}},{"id":1460,"uris":["http://zotero.org/users/4185209/items/IF7NKG3Y"],"itemData":{"id":1460,"type":"article-journal","abstract":"Diarrhea is a leading cause of death in tropical countries. One of the highest childhood mortalities is in northeastern Brazil, where little is known about the morbidity, etiology, and risk factors of diarrhea. Prospective village surveillance over 30 months revealed diarrhea attack rates of more than seven episodes per child-year at six to 11 months of age among the children of the poorest families. Other risk factors included early weaning and the lack of toilets. Diarrhea led to weight loss and stunted growth. Enterotoxigenic Escherichia coli and rotaviruses were the most common pathogens, accounting for 21% and 19% of cases, respectively, followed by Shigella species (8.0%), Campylobacter jejuni (7.5%), Giardia species (6.7%), Strongyloides species (5.3%), and enteropathogenic E coli serotypes (4.6%). Most (84%) enterotoxigenic E coli were isolated during the rainy season of October to March (P less than 0.03), whereas 71% of rotaviral illnesses occurred during the drier months of June to October (P less than 0.03). In the present study, the early occurrence and nutritional impact of diarrhea and weaning, as well as the major etiologic agents of diarrhea and their different seasonal patterns have been defined for this region in which life-threatening diarrhea is endemic.","container-title":"The Journal of Infectious Diseases","DOI":"10.1093/infdis/148.6.986","ISSN":"0022-1899","issue":"6","journalAbbreviation":"J Infect Dis","language":"eng","note":"PMID: 6361176","page":"986-997","source":"PubMed","title":"Prospective study of diarrheal illnesses in northeastern Brazil: patterns of disease, nutritional impact, etiologies, and risk factors","title-short":"Prospective study of diarrheal illnesses in northeastern Brazil","volume":"148","author":[{"family":"Guerrant","given":"R. L."},{"family":"Kirchhoff","given":"L. V."},{"family":"Shields","given":"D. S."},{"family":"Nations","given":"M. K."},{"family":"Leslie","given":"J."},{"family":"Sousa","given":"M. A.","non-dropping-particle":"de"},{"family":"Araujo","given":"J. G."},{"family":"Correia","given":"L. L."},{"family":"Sauer","given":"K. T."},{"family":"McClelland","given":"K. E."}],"issued":{"date-parts":[["1983",12]]}}},{"id":1458,"uris":["http://zotero.org/users/4185209/items/U8VEA3AW"],"itemData":{"id":1458,"type":"article-journal","abstract":"The promotion of proper infant feeding practices and the improvement of environmental sanitation have been two important strategies in the effort to reduce diarrhoeal morbidity among infants. Breast-feeding protects infants by decreasing their exposure to water- and foodborne pathogens and by improving their resistance to infection; good sanitation isolates faecal material from the human environment, reducing exposures to enteric pathogens. Taken together, breast-feeding and good sanitation form a set of sequential barriers that protect infants from diarrhoeal pathogens. As a result, breast-feeding may be most important if the sanitation barrier is not in place. This issue is explored using data from a prospective study of 2355 urban Filipino infants during the first 6 months of life. Longitudinal multivariate analyses are used to estimate the effects of full breast-feeding and mixed feeding on diarrhoeal disease at different levels of sanitation. Breast-feeding provides significant protection against diarrhoeal disease for infants in all environments. Administration of even small portions of contaminated water supplements to fully breast-fed infants nearly doubles their risk of diarrhoea. Mixed-fed and weaned infants consume much greater quantities of supplemental liquids, and as a result, the protective effect of full breast-feeding is greatest when drinking-water is contaminated. Similarly, full breast-feeding has stronger protective effects among infants living in crowded, highly contaminated settings.","container-title":"Bulletin of the World Health Organization","ISSN":"0042-9686","issue":"4","journalAbbreviation":"Bull World Health Organ","language":"eng","note":"PMID: 7923538\nPMCID: PMC2486614","page":"589-601","source":"PubMed","title":"Drinking-water quality, sanitation, and breast-feeding: their interactive effects on infant health","title-short":"Drinking-water quality, sanitation, and breast-feeding","volume":"72","author":[{"family":"VanDerslice","given":"J."},{"family":"Popkin","given":"B."},{"family":"Briscoe","given":"J."}],"issued":{"date-parts":[["1994"]]}}},{"id":1475,"uris":["http://zotero.org/users/4185209/items/AVG5BQG3"],"itemData":{"id":1475,"type":"article-journal","abstract":"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 The outbreak resulted from inadequate clean water and use of contaminated water. Evidence from this study was used to guide public health response to the outbreak.","container-title":"BMC Infectious Diseases","DOI":"10.1186/1471-2334-13-567","ISSN":"1471-2334","issue":"1","journalAbbreviation":"BMC Infect Dis","language":"en","license":"2013 Maponga et al.; licensee BioMed Central Ltd.","note":"number: 1\npublisher: BioMed Central","page":"1-8","source":"bmcinfectdis-biomedcentral-com.uml.idm.oclc.org","title":"Risk factors for contracting watery diarrhoea in Kadoma City, Zimbabwe, 2011: a case control study","title-short":"Risk factors for contracting watery diarrhoea in Kadoma City, Zimbabwe, 2011","volume":"13","author":[{"family":"Maponga","given":"Brian A."},{"family":"Chirundu","given":"Daniel"},{"family":"Gombe","given":"Notion T."},{"family":"Tshimanga","given":"Mufuta"},{"family":"Shambira","given":"Gerald"},{"family":"Takundwa","given":"Lucia"}],"issued":{"date-parts":[["2013",12]]}}}],"schema":"https://github.com/citation-style-language/schema/raw/master/csl-citation.json"}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[16,17,19,20]</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w:t>
      </w:r>
      <w:commentRangeEnd w:id="145"/>
      <w:r w:rsidR="008644D4">
        <w:rPr>
          <w:rStyle w:val="CommentReference"/>
        </w:rPr>
        <w:commentReference w:id="145"/>
      </w:r>
      <w:r w:rsidR="004232B0" w:rsidRPr="00D97196">
        <w:rPr>
          <w:rFonts w:ascii="Times New Roman" w:hAnsi="Times New Roman" w:cs="Times New Roman"/>
          <w:sz w:val="24"/>
          <w:szCs w:val="24"/>
        </w:rPr>
        <w:t xml:space="preserve">lower education level of mother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{"citationID":"SFIERsnT","properties":{"formattedCitation":"[16,18,21]","plainCitation":"[16,18,21]","noteIndex":0},"citationItems":[{"id":1455,"uris":["http://zotero.org/users/4185209/items/R3YFLKMW"],"itemData":{"id":1455,"type":"article-journal","abstract":"To determine risk factors for diarrhea, the authors followed an open cohort of 1,314 children from Gulnea-Bissau by weekly diarrhea recall interviews between April 1987 and March 1990. Data on feeding practices and measles infection were available for all children and, for 531 children, comprehensive data on explanatory variables were recorded. Of 57 variables, seven were independently associated with an increased incidence of diarrhea. These were a recent (in the past 14 days) diarrheal episode, male sex, being weaned from breast milk, not being looked after by the mother, head of the household being &amp;lt;30 years old, eating cold leftovers, and drinking water from an unprotected public water supply. In breastfed children, only three variables were associated with diarrhea, including prior diarrhea, male sex, and not being looked after by the mother. Among weaned children, six variables delineated increased rates of diarrhea, including unprotected public water supply, eating of cold leftovers, and lack of maternal education. Major determinants of persistent diarrhea included weaning, lack of maternal education, and having pigs in the home. It is concluded that, in addition to the promotion of breastfeeding, important interventions against diarrhea include improvements in water supply, hygiene, and food handling. However, because of effect modification by breastfeeding, the largest effects of these interventions will probably be among weaned children. Am J Epidemiol 1997;146: 273–82.","container-title":"American Journal of Epidemiology","DOI":"10.1093/oxfordjournals.aje.a009263","ISSN":"0002-9262","issue":"3","journalAbbreviation":"American Journal of Epidemiology","page":"273-282","source":"Silverchair","title":"Risk Factors for Diarrheal Disease Incidence in Early Childhood: A Community Cohort Study from Guinea-Bissau","title-short":"Risk Factors for Diarrheal Disease Incidence in Early Childhood","volume":"146","author":[{"family":"Mølbak","given":"Kåre"},{"family":"Jensen","given":"Henrik"},{"family":"lngholt","given":"Liselotte"},{"family":"Aaby","given":"Peter"}],"issued":{"date-parts":[["1997",8,1]]}}},{"id":1464,"uris":["http://zotero.org/users/4185209/items/3YAZQZX7"],"itemData":{"id":1464,"type":"article-journal","abstract":"OBJECTIVE\nOur goal was to estimate the impact of a Shigella vaccine in an area where shigellosis is endemic by characterizing the disease burden and antibiotic-resistance profiles of isolates and by determining the prevalence of Shigella flexneri serotypes.\n\nPATIENTS AND METHODS\nWe conducted a 43-month-long prospective, community-based diarrheal disease surveillance in 442 children &lt;72 months of age in the Peruvian Amazon between October 1, 2002, and April 15, 2006.\n\nRESULTS\nThe incidence of diarrheal disease was 4.38 episodes per child-year. The incidence rate for shigellosis was 0.34 episodes per child-year in children &lt;72 months of age and peaked in children between 12 and 23 months at 0.43 episodes per child-year. Maternal education at or beyond the primary grade level, piped water supply, weight-for-age z score, and improved water-storage practices were the most significant determinants of disease in this community with living conditions comparable to many rural areas in the developing world.\n\nCONCLUSIONS\nChildren living in this region had a 20-fold higher rate of disease incidence detected by active surveillance as those recently estimated by passive detection. Most symptomatic disease was caused by S flexneri, although the diversity of serotypes will require a multivalent vaccine to have a significant impact on the burden of disease caused by shigellosis. Several other public health disease-control interventions targeted at water source and improved storage, nutritional interventions, and improved maternal education seem to have a greater impact than a univalent S flexneri 2a vaccine.","container-title":"Pediatrics","DOI":"10.1542/peds.2008-0458","ISSN":"0031-4005","issue":"3","journalAbbreviation":"Pediatrics","note":"PMID: 18710884\nPMCID: PMC6204332","page":"e541-e549","source":"PubMed Central","title":"Epidemiology of Highly Endemic Multiply Antibiotic-Resistant Shigellosis in Children in the Peruvian Amazon","volume":"122","author":[{"family":"Kosek","given":"Margaret"},{"family":"Yori","given":"Pablo Peñataro"},{"family":"Pan","given":"William K."},{"family":"Olortegui","given":"Maribel Paredes"},{"family":"Gilman","given":"Robert H."},{"family":"Perez","given":"Juan"},{"family":"Chavez","given":"Cesar Banda"},{"family":"Sanchez","given":"Graciela Meza"},{"family":"Burga","given":"Rosa"},{"family":"Hall","given":"Eric"}],"issued":{"date-parts":[["2008",9]]}}},{"id":1467,"uris":["http://zotero.org/users/4185209/items/8F2F9T5Y"],"itemData":{"id":1467,"type":"article-journal","abstract":"Maternal education is one of the strongest determinants of infant survival in developing countries, however, questions remain regarding the extent to which its effects vary as a function of contextual variables. In this study, a multi-level interactive model is used to assess whether the protective effect of maternal education on the risk of infant diarrhea is modified by three aspects of the mother's familial and community environment: household assets, community economic resources and the availability of mothers' clubs. 2484 study participants were interviewed in 1984 as part of the Cebu Longitudinal Infant Health and Nutrition Study. The findings suggest that the protective effect of maternal education on infant diarrhea varies according to the socio-economic environment in which the mother lives: maternal education protects against infant diarrhea in the more economically and socially advantaged communities but has no effect in the more disadvantaged communities. The results also indicate that the protective effect of maternal education is smaller in the wealthier households. These data suggest that improvement in maternal education level, alone, may not always have the expected beneficial effects on infant health. Corollary measures to improve access of mothers and children to basic community resources and efforts to help mothers be more effective in their various social roles may be necessary preconditions for higher levels of maternal education to result in improved infant health.","container-title":"Social Science &amp; Medicine (1982)","DOI":"10.1016/0277-9536(94)90404-9","ISSN":"0277-9536","issue":"2","journalAbbreviation":"Soc Sci Med","language":"eng","note":"PMID: 8140461","page":"343-350","source":"PubMed","title":"Association between maternal education and infant diarrhea in different household and community environments of Cebu, Philippines","volume":"38","author":[{"family":"Dargent-Molina","given":"P."},{"family":"James","given":"S. A."},{"family":"Strogatz","given":"D. S."},{"family":"Savitz","given":"D. A."}],"issued":{"date-parts":[["1994",1]]}}}],"schema":"https://github.com/citation-style-language/schema/raw/master/csl-citation.json"}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[16,18,21]</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outdoor drinking water source like river, outdoor faucet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{"citationID":"x6vVNJMa","properties":{"formattedCitation":"[16,18,20,22,23]","plainCitation":"[16,18,20,22,23]","noteIndex":0},"citationItems":[{"id":1455,"uris":["http://zotero.org/users/4185209/items/R3YFLKMW"],"itemData":{"id":1455,"type":"article-journal","abstract":"To determine risk factors for diarrhea, the authors followed an open cohort of 1,314 children from Gulnea-Bissau by weekly diarrhea recall interviews between April 1987 and March 1990. Data on feeding practices and measles infection were available for all children and, for 531 children, comprehensive data on explanatory variables were recorded. Of 57 variables, seven were independently associated with an increased incidence of diarrhea. These were a recent (in the past 14 days) diarrheal episode, male sex, being weaned from breast milk, not being looked after by the mother, head of the household being &amp;lt;30 years old, eating cold leftovers, and drinking water from an unprotected public water supply. In breastfed children, only three variables were associated with diarrhea, including prior diarrhea, male sex, and not being looked after by the mother. Among weaned children, six variables delineated increased rates of diarrhea, including unprotected public water supply, eating of cold leftovers, and lack of maternal education. Major determinants of persistent diarrhea included weaning, lack of maternal education, and having pigs in the home. It is concluded that, in addition to the promotion of breastfeeding, important interventions against diarrhea include improvements in water supply, hygiene, and food handling. However, because of effect modification by breastfeeding, the largest effects of these interventions will probably be among weaned children. Am J Epidemiol 1997;146: 273–82.","container-title":"American Journal of Epidemiology","DOI":"10.1093/oxfordjournals.aje.a009263","ISSN":"0002-9262","issue":"3","journalAbbreviation":"American Journal of Epidemiology","page":"273-282","source":"Silverchair","title":"Risk Factors for Diarrheal Disease Incidence in Early Childhood: A Community Cohort Study from Guinea-Bissau","title-short":"Risk Factors for Diarrheal Disease Incidence in Early Childhood","volume":"146","author":[{"family":"Mølbak","given":"Kåre"},{"family":"Jensen","given":"Henrik"},{"family":"lngholt","given":"Liselotte"},{"family":"Aaby","given":"Peter"}],"issued":{"date-parts":[["1997",8,1]]}}},{"id":1464,"uris":["http://zotero.org/users/4185209/items/3YAZQZX7"],"itemData":{"id":1464,"type":"article-journal","abstract":"OBJECTIVE\nOur goal was to estimate the impact of a Shigella vaccine in an area where shigellosis is endemic by characterizing the disease burden and antibiotic-resistance profiles of isolates and by determining the prevalence of Shigella flexneri serotypes.\n\nPATIENTS AND METHODS\nWe conducted a 43-month-long prospective, community-based diarrheal disease surveillance in 442 children &lt;72 months of age in the Peruvian Amazon between October 1, 2002, and April 15, 2006.\n\nRESULTS\nThe incidence of diarrheal disease was 4.38 episodes per child-year. The incidence rate for shigellosis was 0.34 episodes per child-year in children &lt;72 months of age and peaked in children between 12 and 23 months at 0.43 episodes per child-year. Maternal education at or beyond the primary grade level, piped water supply, weight-for-age z score, and improved water-storage practices were the most significant determinants of disease in this community with living conditions comparable to many rural areas in the developing world.\n\nCONCLUSIONS\nChildren living in this region had a 20-fold higher rate of disease incidence detected by active surveillance as those recently estimated by passive detection. Most symptomatic disease was caused by S flexneri, although the diversity of serotypes will require a multivalent vaccine to have a significant impact on the burden of disease caused by shigellosis. Several other public health disease-control interventions targeted at water source and improved storage, nutritional interventions, and improved maternal education seem to have a greater impact than a univalent S flexneri 2a vaccine.","container-title":"Pediatrics","DOI":"10.1542/peds.2008-0458","ISSN":"0031-4005","issue":"3","journalAbbreviation":"Pediatrics","note":"PMID: 18710884\nPMCID: PMC6204332","page":"e541-e549","source":"PubMed Central","title":"Epidemiology of Highly Endemic Multiply Antibiotic-Resistant Shigellosis in Children in the Peruvian Amazon","volume":"122","author":[{"family":"Kosek","given":"Margaret"},{"family":"Yori","given":"Pablo Peñataro"},{"family":"Pan","given":"William K."},{"family":"Olortegui","given":"Maribel Paredes"},{"family":"Gilman","given":"Robert H."},{"family":"Perez","given":"Juan"},{"family":"Chavez","given":"Cesar Banda"},{"family":"Sanchez","given":"Graciela Meza"},{"family":"Burga","given":"Rosa"},{"family":"Hall","given":"Eric"}],"issued":{"date-parts":[["2008",9]]}}},{"id":1475,"uris":["http://zotero.org/users/4185209/items/AVG5BQG3"],"itemData":{"id":1475,"type":"article-journal","abstract":"Kadoma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 The outbreak resulted from inadequate clean water and use of contaminated water. Evidence from this study was used to guide public health response to the outbreak.","container-title":"BMC Infectious Diseases","DOI":"10.1186/1471-2334-13-567","ISSN":"1471-2334","issue":"1","journalAbbreviation":"BMC Infect Dis","language":"en","license":"2013 Maponga et al.; licensee BioMed Central Ltd.","note":"number: 1\npublisher: BioMed Central","page":"1-8","source":"bmcinfectdis-biomedcentral-com.uml.idm.oclc.org","title":"Risk factors for contracting watery diarrhoea in Kadoma City, Zimbabwe, 2011: a case control study","title-short":"Risk factors for contracting watery diarrhoea in Kadoma City, Zimbabwe, 2011","volume":"13","author":[{"family":"Maponga","given":"Brian A."},{"family":"Chirundu","given":"Daniel"},{"family":"Gombe","given":"Notion T."},{"family":"Tshimanga","given":"Mufuta"},{"family":"Shambira","given":"Gerald"},{"family":"Takundwa","given":"Lucia"}],"issued":{"date-parts":[["2013",12]]}}},{"id":1472,"uris":["http://zotero.org/users/4185209/items/FXCWVFFC"],"itemData":{"id":1472,"type":"article-journal","abstract":"Water and sanitation services are fundamental to the prevention of pediatric diarrhea. To enhance both access to water and investment, some argue for the privatization of municipal water networks. Water networks in multiple Bolivian cities were privatized in the 1990s, but contracts ended following popular protests citing poor access. A population-based retrospective cohort study was conducted in two Bolivian cities. Data were collected on family water utilization and sanitation practices and on the prevalence of diarrhea among 596 children. Drinking from an outdoor water source (OR, 2.08; 95%CI, 1.25–3.44) and shorter in-home water boiling times (OR, 1.99; 95%CI, 1.19–3.34) were associated with prevalence of diarrhea. Increased prevalence was also observed for children from families using private versus public water services, using off-network water from cistern trucks, or not treating their water in-home. Results suggest that water source, water provider, and in-home water treatment are important predictors of pediatric diarrhea.","container-title":"International Journal of Occupational and Environmental Health","DOI":"10.1179/oeh.2009.15.3.241","ISSN":"1077-3525","issue":"3","note":"publisher: Taylor &amp; Francis\n_eprint: https://doi.org/10.1179/oeh.2009.15.3.241\nPMID: 19650578","page":"241-248","source":"Taylor and Francis+NEJM","title":"Water Privatization, Water Source, and Pediatric Diarrhea in Bolivia: Epidemiologic Analysis of a Social Experiment","title-short":"Water Privatization, Water Source, and Pediatric Diarrhea in Bolivia","volume":"15","author":[{"family":"Tornheim","given":"Jeffrey A."},{"family":"Morland","given":"Kimberly B."},{"family":"Landrigan","given":"Philip J."},{"family":"Cifuentes","given":"Enrique"}],"issued":{"date-parts":[["2009",7,1]]}}},{"id":1480,"uris":["http://zotero.org/users/4185209/items/PAAXAQJF"],"itemData":{"id":1480,"type":"article-journal","abstract":"Maternal behaviours related to certain child care practices which possibly have a contributory role in causation of diarrhoea in children were studied. Comparison was made between behaviours of mothers in 108 families having diarrhoeal children (Case families) with mothers of 72 families having age and neighbourhood matched non diarrhoeal children (control families) using a logistic regression model. Five risk behaviours were identified and these are bottle feeding (OR-2.87; CI-1.30 to 6.34), non-use of soap for cleaning feeding container (OR-2.61; CI-1.30 to 5.23), water storage in wide-mouthed container (OR-2.75; CI-1.27 to 5.96), use of pond water for the same (OR-2.36; CI-1.15 to 4.84) and indiscriminate disposal of children's stool (OR-1.99; CI-0.97 to 4.08). Around 83 per cent of diarrhoeal families could be predicted using these five variables only. The first three of these five risk behaviours were responsible for occurrence of significantly higher incidence (3 or more episodes) of diarrhoea in the case families. All these risk behaviours are amenable to change if suitable intervention is initiated. The result of this study would be helpful in reducing diarrhoea associated morbidity to a substantial level.","container-title":"The Journal of Communicable Diseases","ISSN":"0019-5138","issue":"1","journalAbbreviation":"J Commun Dis","language":"eng","note":"PMID: 9282523","page":"7-14","source":"PubMed","title":"Risk behavioural practices of rural mothers as determinants of childhood diarrhoea","volume":"29","author":[{"family":"Ghosh","given":"S."},{"family":"Sengupta","given":"P. G."},{"family":"Mondal","given":"S. K."},{"family":"Banu","given":"M. K."},{"family":"Gupta","given":"D. N."},{"family":"Sircar","given":"B. K."}],"issued":{"date-parts":[["1997",3]]}}}],"schema":"https://github.com/citation-style-language/schema/raw/master/csl-citation.json"}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[16,18,20,22,23]</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distance of drinking water source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{"citationID":"pqyADPkB","properties":{"formattedCitation":"[20]","plainCitation":"[20]","noteIndex":0},"citationItems":[{"id":1475,"uris":["http://zotero.org/users/4185209/items/AVG5BQG3"],"itemData":{"id":1475,"type":"article-journal","abstract":"Kadoma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 The outbreak resulted from inadequate clean water and use of contaminated water. Evidence from this study was used to guide public health response to the outbreak.","container-title":"BMC Infectious Diseases","DOI":"10.1186/1471-2334-13-567","ISSN":"1471-2334","issue":"1","journalAbbreviation":"BMC Infect Dis","language":"en","license":"2013 Maponga et al.; licensee BioMed Central Ltd.","note":"number: 1\npublisher: BioMed Central","page":"1-8","source":"bmcinfectdis-biomedcentral-com.uml.idm.oclc.org","title":"Risk factors for contracting watery diarrhoea in Kadoma City, Zimbabwe, 2011: a case control study","title-short":"Risk factors for contracting watery diarrhoea in Kadoma City, Zimbabwe, 2011","volume":"13","author":[{"family":"Maponga","given":"Brian A."},{"family":"Chirundu","given":"Daniel"},{"family":"Gombe","given":"Notion T."},{"family":"Tshimanga","given":"Mufuta"},{"family":"Shambira","given":"Gerald"},{"family":"Takundwa","given":"Lucia"}],"issued":{"date-parts":[["2013",12]]}}}],"schema":"https://github.com/citation-style-language/schema/raw/master/csl-citation.json"}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[20]</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unprotected water storage container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CuHUKWqS","properties":{"formattedCitation":"[18,20,23,24]","plainCitation":"[18,20,23,24]","noteIndex":0},"citationItems":[{"id":1464,"uris":["http://zotero.org/users/4185209/items/3YAZQZX7"],"itemData":{"id":1464,"type":"article-journal","abstract":"OBJECTIVE\nOur goal was to estimate the impact of a Shigella vaccine in an area where shigellosis is endemic by characterizing the disease burden and antibiotic-resistance profiles of isolates and by determining the prevalence of Shigella flexneri serotypes.\n\nPATIENTS AND METHODS\nWe conducted a 43-month-long prospective, community-based diarrheal disease surveillance in 442 children &lt;72 months of age in the Peruvian Amazon between October 1, 2002, and April 15, 2006.\n\nRESULTS\nThe incidence of diarrheal disease was 4.38 episodes per child-year. The incidence rate for shigellosis was 0.34 episodes per child-year in children &lt;72 months of age and peaked in children between 12 and 23 months at 0.43 episodes per child-year. Maternal education at or beyond the primary grade level, piped water supply, weight-for-age z score, and improved water-storage practices were the most significant determinants of disease in this community with living conditions comparable to many rural areas in the developing world.\n\nCONCLUSIONS\nChildren living in this region had a 20-fold higher rate of disease incidence detected by active surveillance as those recently estimated by passive detection. Most symptomatic disease was caused by S flexneri, although the diversity of serotypes will require a multivalent vaccine to have a significant impact on the burden of disease caused by shigellosis. Several other public health disease-control interventions targeted at water source and improved storage, nutritional interventions, and improved maternal education seem to have a greater impact than a univalent S flexneri 2a vaccine.","container-title":"Pediatrics","DOI":"10.1542/peds.2008-0458","ISSN":"0031-4005","issue":"3","journalAbbreviation":"Pediatrics","note":"PMID: 18710884\nPMCID: PMC6204332","page":"e541-e549","source":"PubMed Central","title":"Epidemiology of Highly Endemic Multiply Antibiotic-Resistant Shigellosis in Children in the Peruvian Amazon","volume":"122","author":[{"family":"Kosek","given":"Margaret"},{"family":"Yori","given":"Pablo Peñataro"},{"family":"Pan","given":"William K."},{"family":"Olortegui","given":"Maribel Paredes"},{"family":"Gilman","given":"Robert H."},{"family":"Perez","given":"Juan"},{"family":"Chavez","given":"Cesar Banda"},{"family":"Sanchez","given":"Graciela Meza"},{"family":"Burga","given":"Rosa"},{"family":"Hall","given":"Eric"}],"issued":{"date-parts":[["2008",9]]}}},{"id":1475,"uris":["http://zotero.org/users/4185209/items/AVG5BQG3"],"itemData":{"id":1475,"type":"article-journal","abstract":"Kadoma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 The outbreak resulted from inadequate clean water and use of contaminated water. Evidence from this study was used to guide public health response to the outbreak.","container-title":"BMC Infectious Diseases","DOI":"10.1186/1471-2334-13-567","ISSN":"1471-2334","issue":"1","journalAbbreviation":"BMC Infect Dis","language":"en","license":"2013 Maponga et al.; licensee BioMed Central Ltd.","note":"number: 1\npublisher: BioMed Central","page":"1-8","source":"bmcinfectdis-biomedcentral-com.uml.idm.oclc.org","title":"Risk factors for contracting watery diarrhoea in Kadoma City, Zimbabwe, 2011: a case control study","title-short":"Risk factors for contracting watery diarrhoea in Kadoma City, Zimbabwe, 2011","volume":"13","author":[{"family":"Maponga","given":"Brian A."},{"family":"Chirundu","given":"Daniel"},{"family":"Gombe","given":"Notion T."},{"family":"Tshimanga","given":"Mufuta"},{"family":"Shambira","given":"Gerald"},{"family":"Takundwa","given":"Lucia"}],"issued":{"date-parts":[["2013",12]]}}},{"id":1480,"uris":["http://zotero.org/users/4185209/items/PAAXAQJF"],"itemData":{"id":1480,"type":"article-journal","abstract":"Maternal behaviours related to certain child care practices which possibly have a contributory role in causation of diarrhoea in children were studied. Comparison was made between behaviours of mothers in 108 families having diarrhoeal children (Case families) with mothers of 72 families having age and neighbourhood matched non diarrhoeal children (control families) using a logistic regression model. Five risk behaviours were identified and these are bottle feeding (OR-2.87; CI-1.30 to 6.34), non-use of soap for cleaning feeding container (OR-2.61; CI-1.30 to 5.23), water storage in wide-mouthed container (OR-2.75; CI-1.27 to 5.96), use of pond water for the same (OR-2.36; CI-1.15 to 4.84) and indiscriminate disposal of children's stool (OR-1.99; CI-0.97 to 4.08). Around 83 per cent of diarrhoeal families could be predicted using these five variables only. The first three of these five risk behaviours were responsible for occurrence of significantly higher incidence (3 or more episodes) of diarrhoea in the case families. All these risk behaviours are amenable to change if suitable intervention is initiated. The result of this study would be helpful in reducing diarrhoea associated morbidity to a substantial level.","container-title":"The Journal of Communicable Diseases","ISSN":"0019-5138","issue":"1","journalAbbreviation":"J Commun Dis","language":"eng","note":"PMID: 9282523","page":"7-14","source":"PubMed","title":"Risk behavioural practices of rural mothers as determinants of childhood diarrhoea","volume":"29","author":[{"family":"Ghosh","given":"S."},{"family":"Sengupta","given":"P. G."},{"family":"Mondal","given":"S. K."},{"family":"Banu","given":"M. K."},{"family":"Gupta","given":"D. N."},{"family":"Sircar","given":"B. K."}],"issued":{"date-parts":[["1997",3]]}}},{"id":1478,"uris":["http://zotero.org/users/4185209/items/9RMJQV53"],"itemData":{"id":1478,"type":"article-journal","abstract":"To examine the association of environmental factors (including housing) with respiratory infections and diarrhoea in children under 5 years of age, a cross-sectional study of 403 families was conducted in a squatter settlement of Karachi. In the 2-week period before the survey prevalence of diarrhoea and respiratory infections was 14.4% and 15.0% respectively. The factors significantly associated (p &lt; 0.05) with diarrhoea in households in the multivariate analysis were: number of children under 5, regular cleaning of sewers, storage of water in small utensils and cooking inside a one room house. Five households risk factors were identified for respiratory infections: the number of children under 5, poor housing structure, increased household density, humidity inside the house less than the humidity outside house, and frequent cooking inside the house. These results suggest that children under 5 years of age in lower income areas are at additional risk to health because of poor environmental conditions.","container-title":"Journal of Biosocial Science","DOI":"10.1017/s002193209700271x","ISSN":"0021-9320","issue":"3","journalAbbreviation":"J Biosoc Sci","language":"eng","note":"PMID: 9881135","page":"271-281","source":"PubMed","title":"Housing and environmental factors and their effects on the health of children in the slums of Karachi, Pakistan","volume":"29","author":[{"family":"D'Souza","given":"R. M."}],"issued":{"date-parts":[["1997",7]]}}}],"schema":"https://github.com/citation-style-language/schema/raw/master/csl-citation.json"}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[18,20,23,24]</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not treating drinking water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{"citationID":"FlKYO1qM","properties":{"formattedCitation":"[20,22]","plainCitation":"[20,22]","noteIndex":0},"citationItems":[{"id":1475,"uris":["http://zotero.org/users/4185209/items/AVG5BQG3"],"itemData":{"id":1475,"type":"article-journal","abstract":"Kadoma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 The outbreak resulted from inadequate clean water and use of contaminated water. Evidence from this study was used to guide public health response to the outbreak.","container-title":"BMC Infectious Diseases","DOI":"10.1186/1471-2334-13-567","ISSN":"1471-2334","issue":"1","journalAbbreviation":"BMC Infect Dis","language":"en","license":"2013 Maponga et al.; licensee BioMed Central Ltd.","note":"number: 1\npublisher: BioMed Central","page":"1-8","source":"bmcinfectdis-biomedcentral-com.uml.idm.oclc.org","title":"Risk factors for contracting watery diarrhoea in Kadoma City, Zimbabwe, 2011: a case control study","title-short":"Risk factors for contracting watery diarrhoea in Kadoma City, Zimbabwe, 2011","volume":"13","author":[{"family":"Maponga","given":"Brian A."},{"family":"Chirundu","given":"Daniel"},{"family":"Gombe","given":"Notion T."},{"family":"Tshimanga","given":"Mufuta"},{"family":"Shambira","given":"Gerald"},{"family":"Takundwa","given":"Lucia"}],"issued":{"date-parts":[["2013",12]]}}},{"id":1472,"uris":["http://zotero.org/users/4185209/items/FXCWVFFC"],"itemData":{"id":1472,"type":"article-journal","abstract":"Water and sanitation services are fundamental to the prevention of pediatric diarrhea. To enhance both access to water and investment, some argue for the privatization of municipal water networks. Water networks in multiple Bolivian cities were privatized in the 1990s, but contracts ended following popular protests citing poor access. A population-based retrospective cohort study was conducted in two Bolivian cities. Data were collected on family water utilization and sanitation practices and on the prevalence of diarrhea among 596 children. Drinking from an outdoor water source (OR, 2.08; 95%CI, 1.25–3.44) and shorter in-home water boiling times (OR, 1.99; 95%CI, 1.19–3.34) were associated with prevalence of diarrhea. Increased prevalence was also observed for children from families using private versus public water services, using off-network water from cistern trucks, or not treating their water in-home. Results suggest that water source, water provider, and in-home water treatment are important predictors of pediatric diarrhea.","container-title":"International Journal of Occupational and Environmental Health","DOI":"10.1179/oeh.2009.15.3.241","ISSN":"1077-3525","issue":"3","note":"publisher: Taylor &amp; Francis\n_eprint: https://doi.org/10.1179/oeh.2009.15.3.241\nPMID: 19650578","page":"241-248","source":"Taylor and Francis+NEJM","title":"Water Privatization, Water Source, and Pediatric Diarrhea in Bolivia: Epidemiologic Analysis of a Social Experiment","title-short":"Water Privatization, Water Source, and Pediatric Diarrhea in Bolivia","volume":"15","author":[{"family":"Tornheim","given":"Jeffrey A."},{"family":"Morland","given":"Kimberly B."},{"family":"Landrigan","given":"Philip J."},{"family":"Cifuentes","given":"Enrique"}],"issued":{"date-parts":[["2009",7,1]]}}}],"schema":"https://github.com/citation-style-language/schema/raw/master/csl-citation.json"}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[20,22]</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larger household size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{"citationID":"qA88BN6d","properties":{"formattedCitation":"[25]","plainCitation":"[25]","noteIndex":0},"citationItems":[{"id":1462,"uris":["http://zotero.org/users/4185209/items/PGHXJ2KA"],"itemData":{"id":1462,"type":"article-journal","abstract":"To evaluate potential risk factors and protective factors for acute diarrheal disease in urban infants, 500 infants &lt; or = 12 months old with diarrhea and 500 age-matched control subjects coming to a São Paulo emergency room were studied. On multivariate analysis, these apparently sporadic community-acquired cases of diarrhea were significantly associated with hospitalization in the month before onset (odds ratio [OR], 3.4), day care center exposure (OR, 2.0), prior diarrhea in another household member (OR, 4.4), and low family income (OR, 1.8). Breast-feeding infants &lt; 6 months old (OR, 0.3) and boiling household drinking water (OR, 0.4) were protective. Enteropathogenic Escherichia coli (EPEC; OR, 12.0) and Salmonella (OR, 7/0, discordant pairs) infections were associated with prior hospitalization, rotavirus infections were associated with day care (OR, 6/0), and breast-feeding was protective against EPEC infections (OR, 0.1). These results suggest that certain preventive strategies can prevent a substantial proportion of cases of diarrheal disease in Brazilian infants.","container-title":"The Journal of Infectious Diseases","DOI":"10.1093/infdis/167.3.627","ISSN":"0022-1899","issue":"3","journalAbbreviation":"J Infect Dis","language":"eng","note":"PMID: 8440933","page":"627-632","source":"PubMed","title":"Pathogen-specific risk factors and protective factors for acute diarrheal disease in urban Brazilian infants","volume":"167","author":[{"family":"Blake","given":"P. A."},{"family":"Ramos","given":"S."},{"family":"MacDonald","given":"K. L."},{"family":"Rassi","given":"V."},{"family":"Gomes","given":"T. A."},{"family":"Ivey","given":"C."},{"family":"Bean","given":"N. H."},{"family":"Trabulsi","given":"L. R."}],"issued":{"date-parts":[["1993",3]]}}}],"schema":"https://github.com/citation-style-language/schema/raw/master/csl-citation.json"}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[25]</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lower household income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{"citationID":"hfuRCvqm","properties":{"formattedCitation":"[25,26]","plainCitation":"[25,26]","noteIndex":0},"citationItems":[{"id":1462,"uris":["http://zotero.org/users/4185209/items/PGHXJ2KA"],"itemData":{"id":1462,"type":"article-journal","abstract":"To evaluate potential risk factors and protective factors for acute diarrheal disease in urban infants, 500 infants &lt; or = 12 months old with diarrhea and 500 age-matched control subjects coming to a São Paulo emergency room were studied. On multivariate analysis, these apparently sporadic community-acquired cases of diarrhea were significantly associated with hospitalization in the month before onset (odds ratio [OR], 3.4), day care center exposure (OR, 2.0), prior diarrhea in another household member (OR, 4.4), and low family income (OR, 1.8). Breast-feeding infants &lt; 6 months old (OR, 0.3) and boiling household drinking water (OR, 0.4) were protective. Enteropathogenic Escherichia coli (EPEC; OR, 12.0) and Salmonella (OR, 7/0, discordant pairs) infections were associated with prior hospitalization, rotavirus infections were associated with day care (OR, 6/0), and breast-feeding was protective against EPEC infections (OR, 0.1). These results suggest that certain preventive strategies can prevent a substantial proportion of cases of diarrheal disease in Brazilian infants.","container-title":"The Journal of Infectious Diseases","DOI":"10.1093/infdis/167.3.627","ISSN":"0022-1899","issue":"3","journalAbbreviation":"J Infect Dis","language":"eng","note":"PMID: 8440933","page":"627-632","source":"PubMed","title":"Pathogen-specific risk factors and protective factors for acute diarrheal disease in urban Brazilian infants","volume":"167","author":[{"family":"Blake","given":"P. A."},{"family":"Ramos","given":"S."},{"family":"MacDonald","given":"K. L."},{"family":"Rassi","given":"V."},{"family":"Gomes","given":"T. A."},{"family":"Ivey","given":"C."},{"family":"Bean","given":"N. H."},{"family":"Trabulsi","given":"L. R."}],"issued":{"date-parts":[["1993",3]]}}},{"id":1470,"uris":["http://zotero.org/users/4185209/items/UC4UV28G"],"itemData":{"id":1470,"type":"article-journal","abstract":"BACKGROUND: Several longitudinal studies have investigated factors associated with childhood diarrhea in developing countries. However, most studies have neglected important dynamic features of the longitudinal design and hierarchical interrelationships among the potential risk factors.\nMETHODS: We conducted a longitudinal study of 902 children, age 0 to 36 months at baseline, in a large urban center in northeastern Brazil. Diarrhea data were collected by following children from October 2000 until January 2002 with biweekly home visits. We used a dynamic time-to-event analysis to account for several longitudinal features. We applied an effect-decomposition strategy to quantify direct and indirect effects of risk factors grouped in different blocks.\nRESULTS: Child's age and an autoregressive effect of past diarrhea episodes explained some of the decline of diarrhea incidence observed throughout the study (from more than 14 episodes to 2 episodes per child-year), a phenomenon already observed but not explained in other longitudinal diarrhea studies. We identified the following major diarrhea determinants: low socioeconomic status, poor sanitation conditions, presence of intestinal parasites, and absence of prenatal examination. The effect of socioeconomic status was mediated mostly by living and sanitation conditions.\nCONCLUSION: Our study shows important advantages of applying a dynamic analysis approach to longitudinal observational studies of diarrhea or other acute diseases and highlights the complex interrelationships of diarrhea determinants. Our results confirm the importance of sanitation as a major determinant of child health in urban settings of developing countries.","container-title":"Epidemiology (Cambridge, Mass.)","DOI":"10.1097/01.ede.0000239728.75215.86","ISSN":"1044-3983","issue":"6","journalAbbreviation":"Epidemiology","language":"eng","note":"PMID: 17003687","page":"658-667","source":"PubMed","title":"Risk factors for childhood diarrhea incidence: dynamic analysis of a longitudinal study","title-short":"Risk factors for childhood diarrhea incidence","volume":"17","author":[{"family":"Genser","given":"Bernd"},{"family":"Strina","given":"Agostino"},{"family":"Teles","given":"Carlos A."},{"family":"Prado","given":"Matildes S."},{"family":"Barreto","given":"Mauricio L."}],"issued":{"date-parts":[["2006",11]]}}}],"schema":"https://github.com/citation-style-language/schema/raw/master/csl-citation.json"}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[25,26]</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having dirt/wood/bark as floor material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{"citationID":"hs6OAfnd","properties":{"formattedCitation":"[18]","plainCitation":"[18]","noteIndex":0},"citationItems":[{"id":1464,"uris":["http://zotero.org/users/4185209/items/3YAZQZX7"],"itemData":{"id":1464,"type":"article-journal","abstract":"OBJECTIVE\nOur goal was to estimate the impact of a Shigella vaccine in an area where shigellosis is endemic by characterizing the disease burden and antibiotic-resistance profiles of isolates and by determining the prevalence of Shigella flexneri serotypes.\n\nPATIENTS AND METHODS\nWe conducted a 43-month-long prospective, community-based diarrheal disease surveillance in 442 children &lt;72 months of age in the Peruvian Amazon between October 1, 2002, and April 15, 2006.\n\nRESULTS\nThe incidence of diarrheal disease was 4.38 episodes per child-year. The incidence rate for shigellosis was 0.34 episodes per child-year in children &lt;72 months of age and peaked in children between 12 and 23 months at 0.43 episodes per child-year. Maternal education at or beyond the primary grade level, piped water supply, weight-for-age z score, and improved water-storage practices were the most significant determinants of disease in this community with living conditions comparable to many rural areas in the developing world.\n\nCONCLUSIONS\nChildren living in this region had a 20-fold higher rate of disease incidence detected by active surveillance as those recently estimated by passive detection. Most symptomatic disease was caused by S flexneri, although the diversity of serotypes will require a multivalent vaccine to have a significant impact on the burden of disease caused by shigellosis. Several other public health disease-control interventions targeted at water source and improved storage, nutritional interventions, and improved maternal education seem to have a greater impact than a univalent S flexneri 2a vaccine.","container-title":"Pediatrics","DOI":"10.1542/peds.2008-0458","ISSN":"0031-4005","issue":"3","journalAbbreviation":"Pediatrics","note":"PMID: 18710884\nPMCID: PMC6204332","page":"e541-e549","source":"PubMed Central","title":"Epidemiology of Highly Endemic Multiply Antibiotic-Resistant Shigellosis in Children in the Peruvian Amazon","volume":"122","author":[{"family":"Kosek","given":"Margaret"},{"family":"Yori","given":"Pablo Peñataro"},{"family":"Pan","given":"William K."},{"family":"Olortegui","given":"Maribel Paredes"},{"family":"Gilman","given":"Robert H."},{"family":"Perez","given":"Juan"},{"family":"Chavez","given":"Cesar Banda"},{"family":"Sanchez","given":"Graciela Meza"},{"family":"Burga","given":"Rosa"},{"family":"Hall","given":"Eric"}],"issued":{"date-parts":[["2008",9]]}}}],"schema":"https://github.com/citation-style-language/schema/raw/master/csl-citation.json"}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[18]</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not having antenatal care during pregnancy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{"citationID":"kvH0H88R","properties":{"formattedCitation":"[26]","plainCitation":"[26]","noteIndex":0},"citationItems":[{"id":1470,"uris":["http://zotero.org/users/4185209/items/UC4UV28G"],"itemData":{"id":1470,"type":"article-journal","abstract":"BACKGROUND: Several longitudinal studies have investigated factors associated with childhood diarrhea in developing countries. However, most studies have neglected important dynamic features of the longitudinal design and hierarchical interrelationships among the potential risk factors.\nMETHODS: We conducted a longitudinal study of 902 children, age 0 to 36 months at baseline, in a large urban center in northeastern Brazil. Diarrhea data were collected by following children from October 2000 until January 2002 with biweekly home visits. We used a dynamic time-to-event analysis to account for several longitudinal features. We applied an effect-decomposition strategy to quantify direct and indirect effects of risk factors grouped in different blocks.\nRESULTS: Child's age and an autoregressive effect of past diarrhea episodes explained some of the decline of diarrhea incidence observed throughout the study (from more than 14 episodes to 2 episodes per child-year), a phenomenon already observed but not explained in other longitudinal diarrhea studies. We identified the following major diarrhea determinants: low socioeconomic status, poor sanitation conditions, presence of intestinal parasites, and absence of prenatal examination. The effect of socioeconomic status was mediated mostly by living and sanitation conditions.\nCONCLUSION: Our study shows important advantages of applying a dynamic analysis approach to longitudinal observational studies of diarrhea or other acute diseases and highlights the complex interrelationships of diarrhea determinants. Our results confirm the importance of sanitation as a major determinant of child health in urban settings of developing countries.","container-title":"Epidemiology (Cambridge, Mass.)","DOI":"10.1097/01.ede.0000239728.75215.86","ISSN":"1044-3983","issue":"6","journalAbbreviation":"Epidemiology","language":"eng","note":"PMID: 17003687","page":"658-667","source":"PubMed","title":"Risk factors for childhood diarrhea incidence: dynamic analysis of a longitudinal study","title-short":"Risk factors for childhood diarrhea incidence","volume":"17","author":[{"family":"Genser","given":"Bernd"},{"family":"Strina","given":"Agostino"},{"family":"Teles","given":"Carlos A."},{"family":"Prado","given":"Matildes S."},{"family":"Barreto","given":"Mauricio L."}],"issued":{"date-parts":[["2006",11]]}}}],"schema":"https://github.com/citation-style-language/schema/raw/master/csl-citation.json"}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[26]</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unimproved sanitation system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{"citationID":"EQMipsah","properties":{"formattedCitation":"[24,26,27]","plainCitation":"[24,26,27]","noteIndex":0},"citationItems":[{"id":1478,"uris":["http://zotero.org/users/4185209/items/9RMJQV53"],"itemData":{"id":1478,"type":"article-journal","abstract":"To examine the association of environmental factors (including housing) with respiratory infections and diarrhoea in children under 5 years of age, a cross-sectional study of 403 families was conducted in a squatter settlement of Karachi. In the 2-week period before the survey prevalence of diarrhoea and respiratory infections was 14.4% and 15.0% respectively. The factors significantly associated (p &lt; 0.05) with diarrhoea in households in the multivariate analysis were: number of children under 5, regular cleaning of sewers, storage of water in small utensils and cooking inside a one room house. Five households risk factors were identified for respiratory infections: the number of children under 5, poor housing structure, increased household density, humidity inside the house less than the humidity outside house, and frequent cooking inside the house. These results suggest that children under 5 years of age in lower income areas are at additional risk to health because of poor environmental conditions.","container-title":"Journal of Biosocial Science","DOI":"10.1017/s002193209700271x","ISSN":"0021-9320","issue":"3","journalAbbreviation":"J Biosoc Sci","language":"eng","note":"PMID: 9881135","page":"271-281","source":"PubMed","title":"Housing and environmental factors and their effects on the health of children in the slums of Karachi, Pakistan","volume":"29","author":[{"family":"D'Souza","given":"R. M."}],"issued":{"date-parts":[["1997",7]]}}},{"id":1470,"uris":["http://zotero.org/users/4185209/items/UC4UV28G"],"itemData":{"id":1470,"type":"article-journal","abstract":"BACKGROUND: Several longitudinal studies have investigated factors associated with childhood diarrhea in developing countries. However, most studies have neglected important dynamic features of the longitudinal design and hierarchical interrelationships among the potential risk factors.\nMETHODS: We conducted a longitudinal study of 902 children, age 0 to 36 months at baseline, in a large urban center in northeastern Brazil. Diarrhea data were collected by following children from October 2000 until January 2002 with biweekly home visits. We used a dynamic time-to-event analysis to account for several longitudinal features. We applied an effect-decomposition strategy to quantify direct and indirect effects of risk factors grouped in different blocks.\nRESULTS: Child's age and an autoregressive effect of past diarrhea episodes explained some of the decline of diarrhea incidence observed throughout the study (from more than 14 episodes to 2 episodes per child-year), a phenomenon already observed but not explained in other longitudinal diarrhea studies. We identified the following major diarrhea determinants: low socioeconomic status, poor sanitation conditions, presence of intestinal parasites, and absence of prenatal examination. The effect of socioeconomic status was mediated mostly by living and sanitation conditions.\nCONCLUSION: Our study shows important advantages of applying a dynamic analysis approach to longitudinal observational studies of diarrhea or other acute diseases and highlights the complex interrelationships of diarrhea determinants. Our results confirm the importance of sanitation as a major determinant of child health in urban settings of developing countries.","container-title":"Epidemiology (Cambridge, Mass.)","DOI":"10.1097/01.ede.0000239728.75215.86","ISSN":"1044-3983","issue":"6","journalAbbreviation":"Epidemiology","language":"eng","note":"PMID: 17003687","page":"658-667","source":"PubMed","title":"Risk factors for childhood diarrhea incidence: dynamic analysis of a longitudinal study","title-short":"Risk factors for childhood diarrhea incidence","volume":"17","author":[{"family":"Genser","given":"Bernd"},{"family":"Strina","given":"Agostino"},{"family":"Teles","given":"Carlos A."},{"family":"Prado","given":"Matildes S."},{"family":"Barreto","given":"Mauricio L."}],"issued":{"date-parts":[["2006",11]]}}},{"id":1485,"uris":["http://zotero.org/users/4185209/items/H9I8QRVJ"],"itemData":{"id":1485,"type":"article-journal","abstract":"Diarrheal diseases are a leading cause of childhood morbidity and mortality in Latin America. Most studies have focused on infants but not on older children. We enrolled 505 children (age, 12-59 months) with diarrhea and age-matched controls in a case-control study in Sao Paulo, Brazil. Independent risk factors for diarrhea included another household member with diarrhea (matched odds ratio [mOR], 8.1; attributable fraction [AF], 0.17; P&lt;.001) and consumption of homemade juice (mOR, 1.8; AF, 0.10; P=.01); protective factors included boiling of the baby bottle or nipple (mOR, 0.60; AF, 0.19; P=.026), childcare at home (mOR, 0.58; AF, 0.12; P=.004), and piped sewage (mOR, 0.58; AF, 0.05; P=.047). Hand washing by the caretaker after helping the child defecate protected against Shigella infection (mOR, 0.35; P&lt;.05). Preparation of rice, beans, or soup in the morning and serving it to children after noon were associated with enterotoxigenic Escherichia coli infection (mOR, 8.0; P&lt;.05). In these poor households, 28% of cases of diarrhea in 1-4-year-old children was attributable to easily modifiable exposures.","container-title":"Clinical Infectious Diseases: An Official Publication of the Infectious Diseases Society of America","DOI":"10.1086/420822","ISSN":"1537-6591","issue":"11","journalAbbreviation":"Clin Infect Dis","language":"eng","note":"PMID: 15156440","page":"1545-1551","source":"PubMed","title":"Pathogen-specific risk factors and protective factors for acute diarrheal illness in children aged 12-59 months in São Paulo, Brazil","volume":"38","author":[{"family":"Sobel","given":"J."},{"family":"Gomes","given":"T. a. T."},{"family":"Ramos","given":"R. T. S."},{"family":"Hoekstra","given":"M."},{"family":"Rodrigue","given":"D."},{"family":"Rassi","given":"V."},{"family":"Griffin","given":"P. M."}],"issued":{"date-parts":[["2004",6,1]]}}}],"schema":"https://github.com/citation-style-language/schema/raw/master/csl-citation.json"}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[24,26,27]</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wastewater to septic tank/street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{"citationID":"46Ztey8m","properties":{"formattedCitation":"[22]","plainCitation":"[22]","noteIndex":0},"citationItems":[{"id":1472,"uris":["http://zotero.org/users/4185209/items/FXCWVFFC"],"itemData":{"id":1472,"type":"article-journal","abstract":"Water and sanitation services are fundamental to the prevention of pediatric diarrhea. To enhance both access to water and investment, some argue for the privatization of municipal water networks. Water networks in multiple Bolivian cities were privatized in the 1990s, but contracts ended following popular protests citing poor access. A population-based retrospective cohort study was conducted in two Bolivian cities. Data were collected on family water utilization and sanitation practices and on the prevalence of diarrhea among 596 children. Drinking from an outdoor water source (OR, 2.08; 95%CI, 1.25–3.44) and shorter in-home water boiling times (OR, 1.99; 95%CI, 1.19–3.34) were associated with prevalence of diarrhea. Increased prevalence was also observed for children from families using private versus public water services, using off-network water from cistern trucks, or not treating their water in-home. Results suggest that water source, water provider, and in-home water treatment are important predictors of pediatric diarrhea.","container-title":"International Journal of Occupational and Environmental Health","DOI":"10.1179/oeh.2009.15.3.241","ISSN":"1077-3525","issue":"3","note":"publisher: Taylor &amp; Francis\n_eprint: https://doi.org/10.1179/oeh.2009.15.3.241\nPMID: 19650578","page":"241-248","source":"Taylor and Francis+NEJM","title":"Water Privatization, Water Source, and Pediatric Diarrhea in Bolivia: Epidemiologic Analysis of a Social Experiment","title-short":"Water Privatization, Water Source, and Pediatric Diarrhea in Bolivia","volume":"15","author":[{"family":"Tornheim","given":"Jeffrey A."},{"family":"Morland","given":"Kimberly B."},{"family":"Landrigan","given":"Philip J."},{"family":"Cifuentes","given":"Enrique"}],"issued":{"date-parts":[["2009",7,1]]}}}],"schema":"https://github.com/citation-style-language/schema/raw/master/csl-citation.json"}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[22]</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disposal of child faces indiscriminately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{"citationID":"OMKt4Jl3","properties":{"formattedCitation":"[23,28]","plainCitation":"[23,28]","noteIndex":0},"citationItems":[{"id":1480,"uris":["http://zotero.org/users/4185209/items/PAAXAQJF"],"itemData":{"id":1480,"type":"article-journal","abstract":"Maternal behaviours related to certain child care practices which possibly have a contributory role in causation of diarrhoea in children were studied. Comparison was made between behaviours of mothers in 108 families having diarrhoeal children (Case families) with mothers of 72 families having age and neighbourhood matched non diarrhoeal children (control families) using a logistic regression model. Five risk behaviours were identified and these are bottle feeding (OR-2.87; CI-1.30 to 6.34), non-use of soap for cleaning feeding container (OR-2.61; CI-1.30 to 5.23), water storage in wide-mouthed container (OR-2.75; CI-1.27 to 5.96), use of pond water for the same (OR-2.36; CI-1.15 to 4.84) and indiscriminate disposal of children's stool (OR-1.99; CI-0.97 to 4.08). Around 83 per cent of diarrhoeal families could be predicted using these five variables only. The first three of these five risk behaviours were responsible for occurrence of significantly higher incidence (3 or more episodes) of diarrhoea in the case families. All these risk behaviours are amenable to change if suitable intervention is initiated. The result of this study would be helpful in reducing diarrhoea associated morbidity to a substantial level.","container-title":"The Journal of Communicable Diseases","ISSN":"0019-5138","issue":"1","journalAbbreviation":"J Commun Dis","language":"eng","note":"PMID: 9282523","page":"7-14","source":"PubMed","title":"Risk behavioural practices of rural mothers as determinants of childhood diarrhoea","volume":"29","author":[{"family":"Ghosh","given":"S."},{"family":"Sengupta","given":"P. G."},{"family":"Mondal","given":"S. K."},{"family":"Banu","given":"M. K."},{"family":"Gupta","given":"D. N."},{"family":"Sircar","given":"B. K."}],"issued":{"date-parts":[["1997",3]]}}},{"id":1482,"uris":["http://zotero.org/users/4185209/items/TRIRDWMU"],"itemData":{"id":1482,"type":"article-journal","abstract":"Interventions to improve child faeces disposal and prevent diarrhoea and soil‐transmitted helminths\n        , \n          What was the aim of this review?\n        , The aim of this Cochrane Review was to assess the impact of improved disposal of child faeces on diarrhoea and soil‐transmitted helminth (STH) infection. We collected and analysed all relevant studies and found 63 studies covering over 222,800 participants., \n          Key messages\n        , We found some evidence that interventions to promote safe disposal of child faeces were protective against diarrhoea. However, the evidence was mixed and its certainty was very low to moderate. We found no evidence that such interventions were protective against STH infections, but the evidence was very limited and the certainty was low to very low. More research is needed to study the health impact of different types of interventions to improve child faeces disposal., \n          What was studied in this review?\n        , Diarrhoea and STH infections affect millions of people worldwide, particularly in low‐income countries. Diarrhoea and STHs are transmitted through human faeces so the safe containment and management of human excreta has the potential to significantly reduce exposure and disease. An often‐neglected source of exposure is from the unsafe disposal of child faeces. Research has shown that even in settings with improved sanitation, child faeces are thrown into refuse piles or elsewhere and not disposed of in latrines as considered safe by the World Health Organization (WHO) and United Nations Children's Fund (UNICEF)., We included 26 studies with experimental designs and 37 observational studies in this review. Most included studies were conducted in low‐ and middle‐income countries., \n          What were the main results of the review?\n        , Results from studies using experimental study designs suggest that:, Education and hygiene promotion interventions that included child faeces disposal messages may reduce diarrhoea incidence by about 30% but did not show an effect on diarrhoea prevalence (low‐certainty evidence)., Evidence from interventions that addressed child faeces as part of a wider intervention aimed at ending open defecation by all household members did not detect an effect on diarrhoea prevalence (moderate‐certainty evidence) or STH infection (low‐certainty evidence)., Sanitation hardware (for example, faeces scoopers, potties) and behaviour change interventions (for example, to increase use of latrines) had mixed results on diarrhoea prevalence, but no effect was demonstrated in the combined analysis (very low‐certainty evidence)., Interventions that addressed safe disposal of child faeces education as part of a wider water, sanitation, and hygiene hardware intervention did not demonstrate an effect on diarrhoea prevalence (one study; very low‐certainty evidence). Although diarrhoea incidence (two studies) and STH prevalence (one study) were lower, the evidence was very low‐certainty so we do not know if this is a true effect., Results from observational studies (where researchers observe the effect of a treatment without trying to change who is or is not exposed to it) showed mixed results of education and hygiene promotion interventions, with two studies in Bangladesh showing no effect on diarrhoea prevalence (very low‐certainty evidence) and two studies in Ethiopia reducing diarrhoea prevalence (very low‐certainty evidence). One study evaluating an intervention aimed at ending open defecation found an increase in STH infection the intervention arm (very low‐certainty evidence). Pooled results from other studies that presented data for child faeces disposal indicate that disposal of faeces in the latrine may decrease the odds of diarrhoea by about a quarter among all ages (very low‐certainty evidence). Children using the latrine to defecate may reduce the odds of diarrhoea by about half in all ages (very low‐certainty evidence). However, given the very low‐certainty evidence we are unsure about the effects of these risk factors on diarrhoea., \n          How up to date was this review?\n        , We searched for available studies up to 27 September 2018.","container-title":"The Cochrane Database of Systematic Reviews","DOI":"10.1002/14651858.CD011055.pub2","ISSN":"1469-493X","issue":"9","journalAbbreviation":"Cochrane Database Syst Rev","note":"PMID: 31549742\nPMCID: PMC6757260","page":"CD011055","source":"PubMed Central","title":"Interventions to improve disposal of child faeces for preventing diarrhoea and soil‐transmitted helminth infection","volume":"2019","author":[{"family":"Majorin","given":"Fiona"},{"family":"Torondel","given":"Belen"},{"family":"Ka Seen Chan","given":"Gabrielle"},{"family":"Clasen","given":"Thomas"}],"issued":{"date-parts":[["2019",9,24]]}}}],"schema":"https://github.com/citation-style-language/schema/raw/master/csl-citation.json"}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[23,28]</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no hand washing facility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{"citationID":"Bcs43zwN","properties":{"formattedCitation":"[20]","plainCitation":"[20]","noteIndex":0},"citationItems":[{"id":1475,"uris":["http://zotero.org/users/4185209/items/AVG5BQG3"],"itemData":{"id":1475,"type":"article-journal","abstract":"Kadoma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 The outbreak resulted from inadequate clean water and use of contaminated water. Evidence from this study was used to guide public health response to the outbreak.","container-title":"BMC Infectious Diseases","DOI":"10.1186/1471-2334-13-567","ISSN":"1471-2334","issue":"1","journalAbbreviation":"BMC Infect Dis","language":"en","license":"2013 Maponga et al.; licensee BioMed Central Ltd.","note":"number: 1\npublisher: BioMed Central","page":"1-8","source":"bmcinfectdis-biomedcentral-com.uml.idm.oclc.org","title":"Risk factors for contracting watery diarrhoea in Kadoma City, Zimbabwe, 2011: a case control study","title-short":"Risk factors for contracting watery diarrhoea in Kadoma City, Zimbabwe, 2011","volume":"13","author":[{"family":"Maponga","given":"Brian A."},{"family":"Chirundu","given":"Daniel"},{"family":"Gombe","given":"Notion T."},{"family":"Tshimanga","given":"Mufuta"},{"family":"Shambira","given":"Gerald"},{"family":"Takundwa","given":"Lucia"}],"issued":{"date-parts":[["2013",12]]}}}],"schema":"https://github.com/citation-style-language/schema/raw/master/csl-citation.json"}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[20]</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and unhealthy home environment (garbage and flies near home)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{"citationID":"3tkOrBJw","properties":{"formattedCitation":"[20]","plainCitation":"[20]","noteIndex":0},"citationItems":[{"id":1475,"uris":["http://zotero.org/users/4185209/items/AVG5BQG3"],"itemData":{"id":1475,"type":"article-journal","abstract":"Kadoma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 The outbreak resulted from inadequate clean water and use of contaminated water. Evidence from this study was used to guide public health response to the outbreak.","container-title":"BMC Infectious Diseases","DOI":"10.1186/1471-2334-13-567","ISSN":"1471-2334","issue":"1","journalAbbreviation":"BMC Infect Dis","language":"en","license":"2013 Maponga et al.; licensee BioMed Central Ltd.","note":"number: 1\npublisher: BioMed Central","page":"1-8","source":"bmcinfectdis-biomedcentral-com.uml.idm.oclc.org","title":"Risk factors for contracting watery diarrhoea in Kadoma City, Zimbabwe, 2011: a case control study","title-short":"Risk factors for contracting watery diarrhoea in Kadoma City, Zimbabwe, 2011","volume":"13","author":[{"family":"Maponga","given":"Brian A."},{"family":"Chirundu","given":"Daniel"},{"family":"Gombe","given":"Notion T."},{"family":"Tshimanga","given":"Mufuta"},{"family":"Shambira","given":"Gerald"},{"family":"Takundwa","given":"Lucia"}],"issued":{"date-parts":[["2013",12]]}}}],"schema":"https://github.com/citation-style-language/schema/raw/master/csl-citation.json"}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[20]</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xml:space="preserve">. It was identified that boys and younger children had higher risk of having diarrhea </w:t>
      </w:r>
      <w:r w:rsidR="004232B0"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{"citationID":"O9ET4KEb","properties":{"formattedCitation":"[16,29]","plainCitation":"[16,29]","noteIndex":0},"citationItems":[{"id":1453,"uris":["http://zotero.org/users/4185209/items/9VBW5UIF"],"itemData":{"id":1453,"type":"article-journal","abstract":"A novel water quality intervention that consists of point-of-use water disinfection, safe storage and community education was field tested in Bolivia. A total of 127 households in two periurban communities were randomized into intervention and control groups, surveyed and the intervention was distributed. Monthly water quality testing and weekly diarrhoea surveillance were conducted. Over a 5-month period, intervention households had 44% fewer diarrhoea episodes than control households (P = 0.002). Infants &lt; 1 year old (P = 0.05) and children 5-14 years old (P = 0.01) in intervention households had significantly less diarrhoea than control children. Campylobacter was less commonly isolated from intervention than control patients (P = 0.02). Stored water in intervention households was less contaminated with Escherichia coli than stored water in control households (P &lt; 0.0001). Intervention households exhibited less E. coli contamination of stored water and less diarrhoea than control households. This promising new strategy may have broad applicability for waterborne disease prevention.","container-title":"Epidemiology and Infection","ISSN":"0950-2688","issue":"1","journalAbbreviation":"Epidemiol Infect","note":"PMID: 10098789\nPMCID: PMC2809591","page":"83-90","source":"PubMed Central","title":"Diarrhoea prevention in Bolivia through point-of-use water treatment and safe storage: a promising new strategy.","title-short":"Diarrhoea prevention in Bolivia through point-of-use water treatment and safe storage","volume":"122","author":[{"family":"Quick","given":"R. E."},{"family":"Venczel","given":"L. V."},{"family":"Mintz","given":"E. D."},{"family":"Soleto","given":"L."},{"family":"Aparicio","given":"J."},{"family":"Gironaz","given":"M."},{"family":"Hutwagner","given":"L."},{"family":"Greene","given":"K."},{"family":"Bopp","given":"C."},{"family":"Maloney","given":"K."},{"family":"Chavez","given":"D."},{"family":"Sobsey","given":"M."},{"family":"Tauxe","given":"R. V."}],"issued":{"date-parts":[["1999",2]]}}},{"id":1455,"uris":["http://zotero.org/users/4185209/items/R3YFLKMW"],"itemData":{"id":1455,"type":"article-journal","abstract":"To determine risk factors for diarrhea, the authors followed an open cohort of 1,314 children from Gulnea-Bissau by weekly diarrhea recall interviews between April 1987 and March 1990. Data on feeding practices and measles infection were available for all children and, for 531 children, comprehensive data on explanatory variables were recorded. Of 57 variables, seven were independently associated with an increased incidence of diarrhea. These were a recent (in the past 14 days) diarrheal episode, male sex, being weaned from breast milk, not being looked after by the mother, head of the household being &amp;lt;30 years old, eating cold leftovers, and drinking water from an unprotected public water supply. In breastfed children, only three variables were associated with diarrhea, including prior diarrhea, male sex, and not being looked after by the mother. Among weaned children, six variables delineated increased rates of diarrhea, including unprotected public water supply, eating of cold leftovers, and lack of maternal education. Major determinants of persistent diarrhea included weaning, lack of maternal education, and having pigs in the home. It is concluded that, in addition to the promotion of breastfeeding, important interventions against diarrhea include improvements in water supply, hygiene, and food handling. However, because of effect modification by breastfeeding, the largest effects of these interventions will probably be among weaned children. Am J Epidemiol 1997;146: 273–82.","container-title":"American Journal of Epidemiology","DOI":"10.1093/oxfordjournals.aje.a009263","ISSN":"0002-9262","issue":"3","journalAbbreviation":"American Journal of Epidemiology","page":"273-282","source":"Silverchair","title":"Risk Factors for Diarrheal Disease Incidence in Early Childhood: A Community Cohort Study from Guinea-Bissau","title-short":"Risk Factors for Diarrheal Disease Incidence in Early Childhood","volume":"146","author":[{"family":"Mølbak","given":"Kåre"},{"family":"Jensen","given":"Henrik"},{"family":"lngholt","given":"Liselotte"},{"family":"Aaby","given":"Peter"}],"issued":{"date-parts":[["1997",8,1]]}}}],"schema":"https://github.com/citation-style-language/schema/raw/master/csl-citation.json"} </w:instrText>
      </w:r>
      <w:r w:rsidR="004232B0"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[16,29]</w:t>
      </w:r>
      <w:r w:rsidR="004232B0" w:rsidRPr="00D97196">
        <w:rPr>
          <w:rFonts w:ascii="Times New Roman" w:hAnsi="Times New Roman" w:cs="Times New Roman"/>
          <w:sz w:val="24"/>
          <w:szCs w:val="24"/>
        </w:rPr>
        <w:fldChar w:fldCharType="end"/>
      </w:r>
      <w:r w:rsidR="004232B0" w:rsidRPr="00D97196">
        <w:rPr>
          <w:rFonts w:ascii="Times New Roman" w:hAnsi="Times New Roman" w:cs="Times New Roman"/>
          <w:sz w:val="24"/>
          <w:szCs w:val="24"/>
        </w:rPr>
        <w:t>.  To reduce the child morbidity and mortality, the prevention of diarrhea is indispensable.</w:t>
      </w:r>
    </w:p>
    <w:p w14:paraId="7B3F5B40" w14:textId="6E177114" w:rsidR="00275578" w:rsidRPr="00D97196" w:rsidRDefault="00275578">
      <w:pPr>
        <w:spacing w:line="240" w:lineRule="auto"/>
        <w:ind w:firstLine="720"/>
        <w:rPr>
          <w:rFonts w:ascii="Times New Roman" w:hAnsi="Times New Roman" w:cs="Times New Roman"/>
          <w:sz w:val="24"/>
          <w:szCs w:val="24"/>
        </w:rPr>
        <w:pPrChange w:id="146" w:author="Mohammad Nayeem Hasan" w:date="2023-01-21T14:56:00Z">
          <w:pPr>
            <w:spacing w:line="360" w:lineRule="auto"/>
            <w:ind w:firstLine="720"/>
          </w:pPr>
        </w:pPrChange>
      </w:pPr>
      <w:commentRangeStart w:id="147"/>
      <w:del w:id="148" w:author="Mst. Farzana Akter" w:date="2023-01-10T21:09:00Z">
        <w:r w:rsidRPr="00D97196" w:rsidDel="008A34AB">
          <w:rPr>
            <w:rFonts w:ascii="Times New Roman" w:hAnsi="Times New Roman" w:cs="Times New Roman"/>
            <w:sz w:val="24"/>
            <w:szCs w:val="24"/>
          </w:rPr>
          <w:lastRenderedPageBreak/>
          <w:delText xml:space="preserve">Therefore, it is essential to find out the specific factors, which may cause </w:delText>
        </w:r>
        <w:r w:rsidR="00E10003" w:rsidRPr="00D97196" w:rsidDel="008A34AB">
          <w:rPr>
            <w:rFonts w:ascii="Times New Roman" w:hAnsi="Times New Roman" w:cs="Times New Roman"/>
            <w:sz w:val="24"/>
            <w:szCs w:val="24"/>
          </w:rPr>
          <w:delText>diarrhea</w:delText>
        </w:r>
        <w:r w:rsidRPr="00D97196" w:rsidDel="008A34AB">
          <w:rPr>
            <w:rFonts w:ascii="Times New Roman" w:hAnsi="Times New Roman" w:cs="Times New Roman"/>
            <w:sz w:val="24"/>
            <w:szCs w:val="24"/>
          </w:rPr>
          <w:delText xml:space="preserve"> in children under five.</w:delText>
        </w:r>
      </w:del>
      <w:ins w:id="149" w:author="Mst. Farzana Akter" w:date="2023-01-21T21:55:00Z">
        <w:r w:rsidR="00682909">
          <w:rPr>
            <w:rFonts w:ascii="Times New Roman" w:hAnsi="Times New Roman" w:cs="Times New Roman"/>
            <w:sz w:val="24"/>
            <w:szCs w:val="24"/>
          </w:rPr>
          <w:t>According to the information that we have</w:t>
        </w:r>
      </w:ins>
      <w:ins w:id="150" w:author="Mst. Farzana Akter" w:date="2023-01-10T21:09:00Z">
        <w:r w:rsidR="008A34AB">
          <w:rPr>
            <w:rFonts w:ascii="Times New Roman" w:hAnsi="Times New Roman" w:cs="Times New Roman"/>
            <w:sz w:val="24"/>
            <w:szCs w:val="24"/>
          </w:rPr>
          <w:t xml:space="preserve">, no study was conducted using the </w:t>
        </w:r>
      </w:ins>
      <w:ins w:id="151" w:author="Mst. Farzana Akter" w:date="2023-01-10T21:10:00Z">
        <w:r w:rsidR="0023711F">
          <w:rPr>
            <w:rFonts w:ascii="Times New Roman" w:hAnsi="Times New Roman" w:cs="Times New Roman"/>
            <w:sz w:val="24"/>
            <w:szCs w:val="24"/>
          </w:rPr>
          <w:t>Multiple Indicator Cluster</w:t>
        </w:r>
      </w:ins>
      <w:r w:rsidRPr="00D97196">
        <w:rPr>
          <w:rFonts w:ascii="Times New Roman" w:hAnsi="Times New Roman" w:cs="Times New Roman"/>
          <w:sz w:val="24"/>
          <w:szCs w:val="24"/>
        </w:rPr>
        <w:t xml:space="preserve"> </w:t>
      </w:r>
      <w:ins w:id="152" w:author="Mst. Farzana Akter" w:date="2023-01-10T21:10:00Z">
        <w:r w:rsidR="0023711F">
          <w:rPr>
            <w:rFonts w:ascii="Times New Roman" w:hAnsi="Times New Roman" w:cs="Times New Roman"/>
            <w:sz w:val="24"/>
            <w:szCs w:val="24"/>
          </w:rPr>
          <w:t>Survey</w:t>
        </w:r>
      </w:ins>
      <w:ins w:id="153" w:author="Mst. Farzana Akter" w:date="2023-01-10T21:15:00Z">
        <w:r w:rsidR="001B6C05">
          <w:rPr>
            <w:rFonts w:ascii="Times New Roman" w:hAnsi="Times New Roman" w:cs="Times New Roman"/>
            <w:sz w:val="24"/>
            <w:szCs w:val="24"/>
          </w:rPr>
          <w:t xml:space="preserve"> (MICS)</w:t>
        </w:r>
      </w:ins>
      <w:ins w:id="154" w:author="Mst. Farzana Akter" w:date="2023-01-10T21:10:00Z">
        <w:r w:rsidR="0023711F">
          <w:rPr>
            <w:rFonts w:ascii="Times New Roman" w:hAnsi="Times New Roman" w:cs="Times New Roman"/>
            <w:sz w:val="24"/>
            <w:szCs w:val="24"/>
          </w:rPr>
          <w:t xml:space="preserve"> data of B</w:t>
        </w:r>
      </w:ins>
      <w:ins w:id="155" w:author="Mst. Farzana Akter" w:date="2023-01-10T21:11:00Z">
        <w:r w:rsidR="009908E3">
          <w:rPr>
            <w:rFonts w:ascii="Times New Roman" w:hAnsi="Times New Roman" w:cs="Times New Roman"/>
            <w:sz w:val="24"/>
            <w:szCs w:val="24"/>
          </w:rPr>
          <w:t>an</w:t>
        </w:r>
      </w:ins>
      <w:ins w:id="156" w:author="Mst. Farzana Akter" w:date="2023-01-10T21:10:00Z">
        <w:r w:rsidR="0023711F">
          <w:rPr>
            <w:rFonts w:ascii="Times New Roman" w:hAnsi="Times New Roman" w:cs="Times New Roman"/>
            <w:sz w:val="24"/>
            <w:szCs w:val="24"/>
          </w:rPr>
          <w:t>gladesh</w:t>
        </w:r>
      </w:ins>
      <w:ins w:id="157" w:author="Mst. Farzana Akter" w:date="2023-01-10T21:11:00Z">
        <w:r w:rsidR="009908E3">
          <w:rPr>
            <w:rFonts w:ascii="Times New Roman" w:hAnsi="Times New Roman" w:cs="Times New Roman"/>
            <w:sz w:val="24"/>
            <w:szCs w:val="24"/>
          </w:rPr>
          <w:t xml:space="preserve"> </w:t>
        </w:r>
      </w:ins>
      <w:ins w:id="158" w:author="Mst. Farzana Akter" w:date="2023-01-10T21:12:00Z">
        <w:r w:rsidR="003D7B5A">
          <w:rPr>
            <w:rFonts w:ascii="Times New Roman" w:hAnsi="Times New Roman" w:cs="Times New Roman"/>
            <w:sz w:val="24"/>
            <w:szCs w:val="24"/>
          </w:rPr>
          <w:t xml:space="preserve">to </w:t>
        </w:r>
        <w:r w:rsidR="007B1328">
          <w:rPr>
            <w:rFonts w:ascii="Times New Roman" w:hAnsi="Times New Roman" w:cs="Times New Roman"/>
            <w:sz w:val="24"/>
            <w:szCs w:val="24"/>
          </w:rPr>
          <w:t xml:space="preserve">portray the changes </w:t>
        </w:r>
      </w:ins>
      <w:ins w:id="159" w:author="Mst. Farzana Akter" w:date="2023-01-10T21:13:00Z">
        <w:r w:rsidR="007B1328">
          <w:rPr>
            <w:rFonts w:ascii="Times New Roman" w:hAnsi="Times New Roman" w:cs="Times New Roman"/>
            <w:sz w:val="24"/>
            <w:szCs w:val="24"/>
          </w:rPr>
          <w:t xml:space="preserve">of factors </w:t>
        </w:r>
        <w:r w:rsidR="004D4453">
          <w:rPr>
            <w:rFonts w:ascii="Times New Roman" w:hAnsi="Times New Roman" w:cs="Times New Roman"/>
            <w:sz w:val="24"/>
            <w:szCs w:val="24"/>
          </w:rPr>
          <w:t>influencing</w:t>
        </w:r>
        <w:r w:rsidR="007B1328">
          <w:rPr>
            <w:rFonts w:ascii="Times New Roman" w:hAnsi="Times New Roman" w:cs="Times New Roman"/>
            <w:sz w:val="24"/>
            <w:szCs w:val="24"/>
          </w:rPr>
          <w:t xml:space="preserve"> diarrhea ove</w:t>
        </w:r>
        <w:r w:rsidR="004D4453">
          <w:rPr>
            <w:rFonts w:ascii="Times New Roman" w:hAnsi="Times New Roman" w:cs="Times New Roman"/>
            <w:sz w:val="24"/>
            <w:szCs w:val="24"/>
          </w:rPr>
          <w:t>r time.</w:t>
        </w:r>
      </w:ins>
      <w:ins w:id="160" w:author="Mst. Farzana Akter" w:date="2023-01-10T21:11:00Z">
        <w:r w:rsidR="0023711F">
          <w:rPr>
            <w:rFonts w:ascii="Times New Roman" w:hAnsi="Times New Roman" w:cs="Times New Roman"/>
            <w:sz w:val="24"/>
            <w:szCs w:val="24"/>
          </w:rPr>
          <w:t xml:space="preserve"> </w:t>
        </w:r>
      </w:ins>
      <w:del w:id="161" w:author="Mst. Farzana Akter" w:date="2023-01-05T23:11:00Z">
        <w:r w:rsidRPr="00D97196" w:rsidDel="00264FBA">
          <w:rPr>
            <w:rFonts w:ascii="Times New Roman" w:hAnsi="Times New Roman" w:cs="Times New Roman"/>
            <w:sz w:val="24"/>
            <w:szCs w:val="24"/>
          </w:rPr>
          <w:delText>The aim of this study was</w:delText>
        </w:r>
      </w:del>
      <w:ins w:id="162" w:author="Mst. Farzana Akter" w:date="2023-01-05T23:11:00Z">
        <w:r w:rsidR="00264FBA">
          <w:rPr>
            <w:rFonts w:ascii="Times New Roman" w:hAnsi="Times New Roman" w:cs="Times New Roman"/>
            <w:sz w:val="24"/>
            <w:szCs w:val="24"/>
          </w:rPr>
          <w:t>We intended</w:t>
        </w:r>
      </w:ins>
      <w:r w:rsidRPr="00D97196">
        <w:rPr>
          <w:rFonts w:ascii="Times New Roman" w:hAnsi="Times New Roman" w:cs="Times New Roman"/>
          <w:sz w:val="24"/>
          <w:szCs w:val="24"/>
        </w:rPr>
        <w:t xml:space="preserve"> to explore the relationship between </w:t>
      </w:r>
      <w:r w:rsidR="00E10003" w:rsidRPr="00D97196">
        <w:rPr>
          <w:rFonts w:ascii="Times New Roman" w:hAnsi="Times New Roman" w:cs="Times New Roman"/>
          <w:sz w:val="24"/>
          <w:szCs w:val="24"/>
        </w:rPr>
        <w:t>diarrhea</w:t>
      </w:r>
      <w:r w:rsidRPr="00D97196">
        <w:rPr>
          <w:rFonts w:ascii="Times New Roman" w:hAnsi="Times New Roman" w:cs="Times New Roman"/>
          <w:sz w:val="24"/>
          <w:szCs w:val="24"/>
        </w:rPr>
        <w:t xml:space="preserve"> </w:t>
      </w:r>
      <w:r w:rsidR="00771B06">
        <w:rPr>
          <w:rFonts w:ascii="Times New Roman" w:hAnsi="Times New Roman" w:cs="Times New Roman"/>
          <w:color w:val="313131"/>
          <w:sz w:val="24"/>
          <w:szCs w:val="24"/>
          <w:shd w:val="clear" w:color="auto" w:fill="FFFFFF"/>
        </w:rPr>
        <w:t>and</w:t>
      </w:r>
      <w:r w:rsidR="00771B06" w:rsidRPr="00D97196" w:rsidDel="00E0777D">
        <w:rPr>
          <w:rFonts w:ascii="Times New Roman" w:hAnsi="Times New Roman" w:cs="Times New Roman"/>
          <w:sz w:val="24"/>
          <w:szCs w:val="24"/>
        </w:rPr>
        <w:t xml:space="preserve"> </w:t>
      </w:r>
      <w:r w:rsidR="00771B06" w:rsidRPr="00D97196">
        <w:rPr>
          <w:rFonts w:ascii="Times New Roman" w:hAnsi="Times New Roman" w:cs="Times New Roman"/>
          <w:sz w:val="24"/>
          <w:szCs w:val="24"/>
        </w:rPr>
        <w:t>some</w:t>
      </w:r>
      <w:r w:rsidRPr="00D97196">
        <w:rPr>
          <w:rFonts w:ascii="Times New Roman" w:hAnsi="Times New Roman" w:cs="Times New Roman"/>
          <w:sz w:val="24"/>
          <w:szCs w:val="24"/>
        </w:rPr>
        <w:t xml:space="preserve"> important features </w:t>
      </w:r>
      <w:r w:rsidR="00E10003" w:rsidRPr="00D97196">
        <w:rPr>
          <w:rFonts w:ascii="Times New Roman" w:hAnsi="Times New Roman" w:cs="Times New Roman"/>
          <w:sz w:val="24"/>
          <w:szCs w:val="24"/>
        </w:rPr>
        <w:t>e.g.,</w:t>
      </w:r>
      <w:r w:rsidRPr="00D97196">
        <w:rPr>
          <w:rFonts w:ascii="Times New Roman" w:hAnsi="Times New Roman" w:cs="Times New Roman"/>
          <w:sz w:val="24"/>
          <w:szCs w:val="24"/>
        </w:rPr>
        <w:t xml:space="preserve"> drinking water source, health of children, economic status of household, environment of household etc.</w:t>
      </w:r>
      <w:r w:rsidR="00AD6141">
        <w:rPr>
          <w:rFonts w:ascii="Times New Roman" w:hAnsi="Times New Roman" w:cs="Times New Roman"/>
          <w:sz w:val="24"/>
          <w:szCs w:val="24"/>
        </w:rPr>
        <w:t xml:space="preserve"> </w:t>
      </w:r>
      <w:r w:rsidRPr="00D97196">
        <w:rPr>
          <w:rFonts w:ascii="Times New Roman" w:hAnsi="Times New Roman" w:cs="Times New Roman"/>
          <w:sz w:val="24"/>
          <w:szCs w:val="24"/>
        </w:rPr>
        <w:t xml:space="preserve">we </w:t>
      </w:r>
      <w:r w:rsidR="00AD6141">
        <w:rPr>
          <w:rFonts w:ascii="Times New Roman" w:hAnsi="Times New Roman" w:cs="Times New Roman"/>
          <w:sz w:val="24"/>
          <w:szCs w:val="24"/>
        </w:rPr>
        <w:t xml:space="preserve">also </w:t>
      </w:r>
      <w:r w:rsidRPr="00D97196">
        <w:rPr>
          <w:rFonts w:ascii="Times New Roman" w:hAnsi="Times New Roman" w:cs="Times New Roman"/>
          <w:sz w:val="24"/>
          <w:szCs w:val="24"/>
        </w:rPr>
        <w:t xml:space="preserve">aimed to examine the change in the status of </w:t>
      </w:r>
      <w:r w:rsidR="00E10003" w:rsidRPr="00D97196">
        <w:rPr>
          <w:rFonts w:ascii="Times New Roman" w:hAnsi="Times New Roman" w:cs="Times New Roman"/>
          <w:sz w:val="24"/>
          <w:szCs w:val="24"/>
        </w:rPr>
        <w:t>diarrhea</w:t>
      </w:r>
      <w:r w:rsidRPr="00D97196">
        <w:rPr>
          <w:rFonts w:ascii="Times New Roman" w:hAnsi="Times New Roman" w:cs="Times New Roman"/>
          <w:sz w:val="24"/>
          <w:szCs w:val="24"/>
        </w:rPr>
        <w:t xml:space="preserve"> and the contributory factors causing diarrheal disease among the children aged </w:t>
      </w:r>
      <w:del w:id="163" w:author="Mst. Farzana Akter" w:date="2023-01-05T23:12:00Z">
        <w:r w:rsidRPr="00D97196" w:rsidDel="00610F49">
          <w:rPr>
            <w:rFonts w:ascii="Times New Roman" w:hAnsi="Times New Roman" w:cs="Times New Roman"/>
            <w:sz w:val="24"/>
            <w:szCs w:val="24"/>
          </w:rPr>
          <w:delText>below five years</w:delText>
        </w:r>
      </w:del>
      <w:ins w:id="164" w:author="Mst. Farzana Akter" w:date="2023-01-05T23:12:00Z">
        <w:r w:rsidR="00610F49">
          <w:rPr>
            <w:rFonts w:ascii="Times New Roman" w:hAnsi="Times New Roman" w:cs="Times New Roman"/>
            <w:sz w:val="24"/>
            <w:szCs w:val="24"/>
          </w:rPr>
          <w:t>0-5 years</w:t>
        </w:r>
      </w:ins>
      <w:r w:rsidRPr="00D97196">
        <w:rPr>
          <w:rFonts w:ascii="Times New Roman" w:hAnsi="Times New Roman" w:cs="Times New Roman"/>
          <w:sz w:val="24"/>
          <w:szCs w:val="24"/>
        </w:rPr>
        <w:t xml:space="preserve"> in Bangladesh from 2006 to 2019.</w:t>
      </w:r>
      <w:r w:rsidR="00AD6141" w:rsidRPr="00AD6141">
        <w:rPr>
          <w:rFonts w:ascii="Times New Roman" w:hAnsi="Times New Roman" w:cs="Times New Roman"/>
          <w:sz w:val="24"/>
          <w:szCs w:val="24"/>
        </w:rPr>
        <w:t xml:space="preserve"> </w:t>
      </w:r>
      <w:r w:rsidR="00AD6141" w:rsidRPr="00D97196">
        <w:rPr>
          <w:rFonts w:ascii="Times New Roman" w:hAnsi="Times New Roman" w:cs="Times New Roman"/>
          <w:sz w:val="24"/>
          <w:szCs w:val="24"/>
        </w:rPr>
        <w:t>Hopefully, this study will help policy makers to focus on interventions that are feasible and can be implemented to reduce the risk.</w:t>
      </w:r>
      <w:commentRangeEnd w:id="147"/>
      <w:r w:rsidR="00F66021">
        <w:rPr>
          <w:rStyle w:val="CommentReference"/>
        </w:rPr>
        <w:commentReference w:id="147"/>
      </w:r>
    </w:p>
    <w:p w14:paraId="489CA0E8" w14:textId="0CFFEE12" w:rsidR="00275578" w:rsidRPr="00D97196" w:rsidRDefault="00275578">
      <w:pPr>
        <w:spacing w:line="240" w:lineRule="auto"/>
        <w:rPr>
          <w:rFonts w:ascii="Times New Roman" w:hAnsi="Times New Roman" w:cs="Times New Roman"/>
          <w:b/>
          <w:sz w:val="24"/>
          <w:szCs w:val="24"/>
        </w:rPr>
        <w:pPrChange w:id="165" w:author="Mohammad Nayeem Hasan" w:date="2023-01-21T14:56:00Z">
          <w:pPr>
            <w:spacing w:line="360" w:lineRule="auto"/>
          </w:pPr>
        </w:pPrChange>
      </w:pPr>
      <w:r w:rsidRPr="00D97196">
        <w:rPr>
          <w:rFonts w:ascii="Times New Roman" w:hAnsi="Times New Roman" w:cs="Times New Roman"/>
          <w:sz w:val="24"/>
          <w:szCs w:val="24"/>
        </w:rPr>
        <w:br/>
      </w:r>
      <w:r w:rsidRPr="00D97196">
        <w:rPr>
          <w:rFonts w:ascii="Times New Roman" w:hAnsi="Times New Roman" w:cs="Times New Roman"/>
          <w:b/>
          <w:sz w:val="24"/>
          <w:szCs w:val="24"/>
        </w:rPr>
        <w:t>Methods</w:t>
      </w:r>
    </w:p>
    <w:p w14:paraId="3BD5CB75" w14:textId="515CF09F" w:rsidR="00275578" w:rsidRPr="00D97196" w:rsidRDefault="00275578">
      <w:pPr>
        <w:spacing w:line="240" w:lineRule="auto"/>
        <w:rPr>
          <w:rFonts w:ascii="Times New Roman" w:hAnsi="Times New Roman" w:cs="Times New Roman"/>
          <w:b/>
          <w:sz w:val="24"/>
          <w:szCs w:val="24"/>
        </w:rPr>
        <w:pPrChange w:id="166" w:author="Mohammad Nayeem Hasan" w:date="2023-01-21T14:56:00Z">
          <w:pPr>
            <w:spacing w:line="360" w:lineRule="auto"/>
          </w:pPr>
        </w:pPrChange>
      </w:pPr>
      <w:r w:rsidRPr="00D97196">
        <w:rPr>
          <w:rFonts w:ascii="Times New Roman" w:hAnsi="Times New Roman" w:cs="Times New Roman"/>
          <w:b/>
          <w:sz w:val="24"/>
          <w:szCs w:val="24"/>
        </w:rPr>
        <w:t>Data</w:t>
      </w:r>
    </w:p>
    <w:p w14:paraId="13EB25EB" w14:textId="3A828E97" w:rsidR="00275578" w:rsidRPr="00D97196" w:rsidRDefault="00275578">
      <w:pPr>
        <w:spacing w:line="240" w:lineRule="auto"/>
        <w:ind w:firstLine="720"/>
        <w:rPr>
          <w:rFonts w:ascii="Times New Roman" w:hAnsi="Times New Roman" w:cs="Times New Roman"/>
          <w:sz w:val="24"/>
          <w:szCs w:val="24"/>
        </w:rPr>
        <w:pPrChange w:id="167" w:author="Mohammad Nayeem Hasan" w:date="2023-01-21T14:56:00Z">
          <w:pPr>
            <w:spacing w:line="360" w:lineRule="auto"/>
            <w:ind w:firstLine="720"/>
          </w:pPr>
        </w:pPrChange>
      </w:pPr>
      <w:r w:rsidRPr="00D97196">
        <w:rPr>
          <w:rFonts w:ascii="Times New Roman" w:hAnsi="Times New Roman" w:cs="Times New Roman"/>
          <w:sz w:val="24"/>
          <w:szCs w:val="24"/>
        </w:rPr>
        <w:t xml:space="preserve">We used secondary data of </w:t>
      </w:r>
      <w:ins w:id="168" w:author="Mst. Farzana Akter" w:date="2023-01-05T21:59:00Z">
        <w:r w:rsidR="003211E4">
          <w:rPr>
            <w:rFonts w:ascii="Times New Roman" w:hAnsi="Times New Roman" w:cs="Times New Roman"/>
            <w:sz w:val="24"/>
            <w:szCs w:val="24"/>
          </w:rPr>
          <w:t xml:space="preserve">year </w:t>
        </w:r>
        <w:r w:rsidR="00F360AA">
          <w:rPr>
            <w:rFonts w:ascii="Times New Roman" w:hAnsi="Times New Roman" w:cs="Times New Roman"/>
            <w:sz w:val="24"/>
            <w:szCs w:val="24"/>
          </w:rPr>
          <w:t>2006, 2012-13 and 2019</w:t>
        </w:r>
        <w:r w:rsidR="00BB1FEC">
          <w:rPr>
            <w:rFonts w:ascii="Times New Roman" w:hAnsi="Times New Roman" w:cs="Times New Roman"/>
            <w:sz w:val="24"/>
            <w:szCs w:val="24"/>
          </w:rPr>
          <w:t xml:space="preserve"> of </w:t>
        </w:r>
      </w:ins>
      <w:commentRangeStart w:id="169"/>
      <w:commentRangeStart w:id="170"/>
      <w:ins w:id="171" w:author="Chowdhury,Muhammad Abdul Baker" w:date="2023-01-05T10:42:00Z">
        <w:del w:id="172" w:author="Mst. Farzana Akter" w:date="2023-01-05T21:59:00Z">
          <w:r w:rsidR="002B19F9" w:rsidDel="003211E4">
            <w:rPr>
              <w:rFonts w:ascii="Times New Roman" w:hAnsi="Times New Roman" w:cs="Times New Roman"/>
              <w:sz w:val="24"/>
              <w:szCs w:val="24"/>
            </w:rPr>
            <w:delText>XXX</w:delText>
          </w:r>
        </w:del>
        <w:r w:rsidR="002B19F9">
          <w:rPr>
            <w:rFonts w:ascii="Times New Roman" w:hAnsi="Times New Roman" w:cs="Times New Roman"/>
            <w:sz w:val="24"/>
            <w:szCs w:val="24"/>
          </w:rPr>
          <w:t xml:space="preserve"> </w:t>
        </w:r>
        <w:commentRangeEnd w:id="169"/>
        <w:r w:rsidR="002B19F9">
          <w:rPr>
            <w:rStyle w:val="CommentReference"/>
          </w:rPr>
          <w:commentReference w:id="169"/>
        </w:r>
      </w:ins>
      <w:commentRangeEnd w:id="170"/>
      <w:r w:rsidR="003211E4">
        <w:rPr>
          <w:rStyle w:val="CommentReference"/>
        </w:rPr>
        <w:commentReference w:id="170"/>
      </w:r>
      <w:del w:id="173" w:author="Mst. Farzana Akter" w:date="2023-01-10T21:15:00Z">
        <w:r w:rsidRPr="00D97196" w:rsidDel="001B6C05">
          <w:rPr>
            <w:rFonts w:ascii="Times New Roman" w:hAnsi="Times New Roman" w:cs="Times New Roman"/>
            <w:sz w:val="24"/>
            <w:szCs w:val="24"/>
          </w:rPr>
          <w:delText>Multiple Indicator Cluster Survey</w:delText>
        </w:r>
      </w:del>
      <w:r w:rsidRPr="00D97196">
        <w:rPr>
          <w:rFonts w:ascii="Times New Roman" w:hAnsi="Times New Roman" w:cs="Times New Roman"/>
          <w:sz w:val="24"/>
          <w:szCs w:val="24"/>
        </w:rPr>
        <w:t xml:space="preserve"> </w:t>
      </w:r>
      <w:del w:id="174" w:author="Mst. Farzana Akter" w:date="2023-01-10T21:15:00Z">
        <w:r w:rsidRPr="00D97196" w:rsidDel="001B6C05">
          <w:rPr>
            <w:rFonts w:ascii="Times New Roman" w:hAnsi="Times New Roman" w:cs="Times New Roman"/>
            <w:sz w:val="24"/>
            <w:szCs w:val="24"/>
          </w:rPr>
          <w:delText>(</w:delText>
        </w:r>
      </w:del>
      <w:r w:rsidRPr="00D97196">
        <w:rPr>
          <w:rFonts w:ascii="Times New Roman" w:hAnsi="Times New Roman" w:cs="Times New Roman"/>
          <w:sz w:val="24"/>
          <w:szCs w:val="24"/>
        </w:rPr>
        <w:t>MICS</w:t>
      </w:r>
      <w:del w:id="175" w:author="Mst. Farzana Akter" w:date="2023-01-10T21:15:00Z">
        <w:r w:rsidRPr="00D97196" w:rsidDel="001B6C05">
          <w:rPr>
            <w:rFonts w:ascii="Times New Roman" w:hAnsi="Times New Roman" w:cs="Times New Roman"/>
            <w:sz w:val="24"/>
            <w:szCs w:val="24"/>
          </w:rPr>
          <w:delText>)</w:delText>
        </w:r>
      </w:del>
      <w:r w:rsidRPr="00D97196">
        <w:rPr>
          <w:rFonts w:ascii="Times New Roman" w:hAnsi="Times New Roman" w:cs="Times New Roman"/>
          <w:sz w:val="24"/>
          <w:szCs w:val="24"/>
        </w:rPr>
        <w:t xml:space="preserve"> </w:t>
      </w:r>
      <w:del w:id="176" w:author="Mst. Farzana Akter" w:date="2023-01-09T22:21:00Z">
        <w:r w:rsidRPr="00D97196" w:rsidDel="003D78E2">
          <w:rPr>
            <w:rFonts w:ascii="Times New Roman" w:hAnsi="Times New Roman" w:cs="Times New Roman"/>
            <w:sz w:val="24"/>
            <w:szCs w:val="24"/>
          </w:rPr>
          <w:delText>carried out in</w:delText>
        </w:r>
      </w:del>
      <w:ins w:id="177" w:author="Mst. Farzana Akter" w:date="2023-01-09T22:21:00Z">
        <w:r w:rsidR="003D78E2">
          <w:rPr>
            <w:rFonts w:ascii="Times New Roman" w:hAnsi="Times New Roman" w:cs="Times New Roman"/>
            <w:sz w:val="24"/>
            <w:szCs w:val="24"/>
          </w:rPr>
          <w:t>of</w:t>
        </w:r>
      </w:ins>
      <w:r w:rsidRPr="00D97196">
        <w:rPr>
          <w:rFonts w:ascii="Times New Roman" w:hAnsi="Times New Roman" w:cs="Times New Roman"/>
          <w:sz w:val="24"/>
          <w:szCs w:val="24"/>
        </w:rPr>
        <w:t xml:space="preserve"> Bangladesh. Bangladesh Bureau of Statistics (BBS) and Ministry of Planning </w:t>
      </w:r>
      <w:del w:id="178" w:author="Chowdhury,Muhammad Abdul Baker" w:date="2023-01-05T10:43:00Z">
        <w:r w:rsidRPr="00D97196" w:rsidDel="002B19F9">
          <w:rPr>
            <w:rFonts w:ascii="Times New Roman" w:hAnsi="Times New Roman" w:cs="Times New Roman"/>
            <w:sz w:val="24"/>
            <w:szCs w:val="24"/>
          </w:rPr>
          <w:delText xml:space="preserve">had </w:delText>
        </w:r>
      </w:del>
      <w:ins w:id="179" w:author="Chowdhury,Muhammad Abdul Baker" w:date="2023-01-05T10:43:00Z">
        <w:r w:rsidR="002B19F9">
          <w:rPr>
            <w:rFonts w:ascii="Times New Roman" w:hAnsi="Times New Roman" w:cs="Times New Roman"/>
            <w:sz w:val="24"/>
            <w:szCs w:val="24"/>
          </w:rPr>
          <w:t>have been</w:t>
        </w:r>
        <w:r w:rsidR="002B19F9" w:rsidRPr="00D97196">
          <w:rPr>
            <w:rFonts w:ascii="Times New Roman" w:hAnsi="Times New Roman" w:cs="Times New Roman"/>
            <w:sz w:val="24"/>
            <w:szCs w:val="24"/>
          </w:rPr>
          <w:t xml:space="preserve"> </w:t>
        </w:r>
      </w:ins>
      <w:r w:rsidRPr="00D97196">
        <w:rPr>
          <w:rFonts w:ascii="Times New Roman" w:hAnsi="Times New Roman" w:cs="Times New Roman"/>
          <w:sz w:val="24"/>
          <w:szCs w:val="24"/>
        </w:rPr>
        <w:t>conduct</w:t>
      </w:r>
      <w:ins w:id="180" w:author="Chowdhury,Muhammad Abdul Baker" w:date="2023-01-05T10:43:00Z">
        <w:r w:rsidR="002B19F9">
          <w:rPr>
            <w:rFonts w:ascii="Times New Roman" w:hAnsi="Times New Roman" w:cs="Times New Roman"/>
            <w:sz w:val="24"/>
            <w:szCs w:val="24"/>
          </w:rPr>
          <w:t>ing</w:t>
        </w:r>
      </w:ins>
      <w:del w:id="181" w:author="Chowdhury,Muhammad Abdul Baker" w:date="2023-01-05T10:43:00Z">
        <w:r w:rsidRPr="00D97196" w:rsidDel="002B19F9">
          <w:rPr>
            <w:rFonts w:ascii="Times New Roman" w:hAnsi="Times New Roman" w:cs="Times New Roman"/>
            <w:sz w:val="24"/>
            <w:szCs w:val="24"/>
          </w:rPr>
          <w:delText>ed</w:delText>
        </w:r>
      </w:del>
      <w:del w:id="182" w:author="Mst. Farzana Akter" w:date="2023-01-09T19:43:00Z">
        <w:r w:rsidRPr="00D97196" w:rsidDel="00BF2D14">
          <w:rPr>
            <w:rFonts w:ascii="Times New Roman" w:hAnsi="Times New Roman" w:cs="Times New Roman"/>
            <w:sz w:val="24"/>
            <w:szCs w:val="24"/>
          </w:rPr>
          <w:delText xml:space="preserve"> the</w:delText>
        </w:r>
      </w:del>
      <w:r w:rsidRPr="00D97196">
        <w:rPr>
          <w:rFonts w:ascii="Times New Roman" w:hAnsi="Times New Roman" w:cs="Times New Roman"/>
          <w:sz w:val="24"/>
          <w:szCs w:val="24"/>
        </w:rPr>
        <w:t xml:space="preserve"> </w:t>
      </w:r>
      <w:del w:id="183" w:author="Chowdhury,Muhammad Abdul Baker" w:date="2023-01-05T10:43:00Z">
        <w:r w:rsidRPr="00D97196" w:rsidDel="002B19F9">
          <w:rPr>
            <w:rFonts w:ascii="Times New Roman" w:hAnsi="Times New Roman" w:cs="Times New Roman"/>
            <w:sz w:val="24"/>
            <w:szCs w:val="24"/>
          </w:rPr>
          <w:delText xml:space="preserve">first </w:delText>
        </w:r>
      </w:del>
      <w:r w:rsidRPr="00D97196">
        <w:rPr>
          <w:rFonts w:ascii="Times New Roman" w:hAnsi="Times New Roman" w:cs="Times New Roman"/>
          <w:sz w:val="24"/>
          <w:szCs w:val="24"/>
        </w:rPr>
        <w:t xml:space="preserve">MICS </w:t>
      </w:r>
      <w:del w:id="184" w:author="Mst. Farzana Akter" w:date="2023-01-09T19:43:00Z">
        <w:r w:rsidRPr="00D97196" w:rsidDel="00BF2D14">
          <w:rPr>
            <w:rFonts w:ascii="Times New Roman" w:hAnsi="Times New Roman" w:cs="Times New Roman"/>
            <w:sz w:val="24"/>
            <w:szCs w:val="24"/>
          </w:rPr>
          <w:delText xml:space="preserve">survey </w:delText>
        </w:r>
      </w:del>
      <w:del w:id="185" w:author="Chowdhury,Muhammad Abdul Baker" w:date="2023-01-05T10:43:00Z">
        <w:r w:rsidRPr="00D97196" w:rsidDel="002B19F9">
          <w:rPr>
            <w:rFonts w:ascii="Times New Roman" w:hAnsi="Times New Roman" w:cs="Times New Roman"/>
            <w:sz w:val="24"/>
            <w:szCs w:val="24"/>
          </w:rPr>
          <w:delText xml:space="preserve">in </w:delText>
        </w:r>
      </w:del>
      <w:ins w:id="186" w:author="Chowdhury,Muhammad Abdul Baker" w:date="2023-01-05T10:43:00Z">
        <w:r w:rsidR="002B19F9">
          <w:rPr>
            <w:rFonts w:ascii="Times New Roman" w:hAnsi="Times New Roman" w:cs="Times New Roman"/>
            <w:sz w:val="24"/>
            <w:szCs w:val="24"/>
          </w:rPr>
          <w:t>since</w:t>
        </w:r>
        <w:r w:rsidR="002B19F9" w:rsidRPr="00D97196">
          <w:rPr>
            <w:rFonts w:ascii="Times New Roman" w:hAnsi="Times New Roman" w:cs="Times New Roman"/>
            <w:sz w:val="24"/>
            <w:szCs w:val="24"/>
          </w:rPr>
          <w:t xml:space="preserve"> </w:t>
        </w:r>
      </w:ins>
      <w:r w:rsidRPr="00D97196">
        <w:rPr>
          <w:rFonts w:ascii="Times New Roman" w:hAnsi="Times New Roman" w:cs="Times New Roman"/>
          <w:sz w:val="24"/>
          <w:szCs w:val="24"/>
        </w:rPr>
        <w:t xml:space="preserve">1993. As it was a part of global MICS program, BBS worked with United Nations Children’s Forum (UNICEF) which supported this survey by providing technical and financial support. This survey report has circumstantial information and investigation on children and women of Bangladesh for </w:t>
      </w:r>
      <w:ins w:id="187" w:author="Mst. Farzana Akter" w:date="2023-01-09T19:45:00Z">
        <w:r w:rsidR="00670373">
          <w:rPr>
            <w:rFonts w:ascii="Times New Roman" w:hAnsi="Times New Roman" w:cs="Times New Roman"/>
            <w:sz w:val="24"/>
            <w:szCs w:val="24"/>
          </w:rPr>
          <w:t>disease, health conditio</w:t>
        </w:r>
        <w:r w:rsidR="008464E5">
          <w:rPr>
            <w:rFonts w:ascii="Times New Roman" w:hAnsi="Times New Roman" w:cs="Times New Roman"/>
            <w:sz w:val="24"/>
            <w:szCs w:val="24"/>
          </w:rPr>
          <w:t xml:space="preserve">n, household facilities, educational status, </w:t>
        </w:r>
      </w:ins>
      <w:ins w:id="188" w:author="Mst. Farzana Akter" w:date="2023-01-09T19:46:00Z">
        <w:r w:rsidR="00E04A36">
          <w:rPr>
            <w:rFonts w:ascii="Times New Roman" w:hAnsi="Times New Roman" w:cs="Times New Roman"/>
            <w:sz w:val="24"/>
            <w:szCs w:val="24"/>
          </w:rPr>
          <w:t xml:space="preserve">knowledge and practices related to disease prevention, access to media and </w:t>
        </w:r>
        <w:r w:rsidR="004C285E">
          <w:rPr>
            <w:rFonts w:ascii="Times New Roman" w:hAnsi="Times New Roman" w:cs="Times New Roman"/>
            <w:sz w:val="24"/>
            <w:szCs w:val="24"/>
          </w:rPr>
          <w:t xml:space="preserve">technology, </w:t>
        </w:r>
      </w:ins>
      <w:del w:id="189" w:author="Mst. Farzana Akter" w:date="2023-01-09T19:46:00Z">
        <w:r w:rsidRPr="00D97196" w:rsidDel="004C285E">
          <w:rPr>
            <w:rFonts w:ascii="Times New Roman" w:hAnsi="Times New Roman" w:cs="Times New Roman"/>
            <w:sz w:val="24"/>
            <w:szCs w:val="24"/>
          </w:rPr>
          <w:delText xml:space="preserve">wide range of indicators on health, nutrition, water and sanitation, education, protection, HIV and access to Information and Communication Technology (ICT), </w:delText>
        </w:r>
      </w:del>
      <w:r w:rsidRPr="00D97196">
        <w:rPr>
          <w:rFonts w:ascii="Times New Roman" w:hAnsi="Times New Roman" w:cs="Times New Roman"/>
          <w:sz w:val="24"/>
          <w:szCs w:val="24"/>
        </w:rPr>
        <w:t xml:space="preserve">which is named </w:t>
      </w:r>
      <w:r w:rsidRPr="00E10003">
        <w:rPr>
          <w:rFonts w:ascii="Times New Roman" w:hAnsi="Times New Roman" w:cs="Times New Roman"/>
          <w:i/>
          <w:iCs/>
          <w:sz w:val="24"/>
          <w:szCs w:val="24"/>
        </w:rPr>
        <w:t>“Progotir Pathey”</w:t>
      </w:r>
      <w:r w:rsidRPr="00D97196">
        <w:rPr>
          <w:rFonts w:ascii="Times New Roman" w:hAnsi="Times New Roman" w:cs="Times New Roman"/>
          <w:sz w:val="24"/>
          <w:szCs w:val="24"/>
        </w:rPr>
        <w:t xml:space="preserve">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{"citationID":"giVowRs3","properties":{"formattedCitation":"[30]","plainCitation":"[30]","noteIndex":0},"citationItems":[{"id":1443,"uris":["http://zotero.org/users/4185209/items/UUK68L4D"],"itemData":{"id":1443,"type":"webpage","title":"Surveys - UNICEF MICS","URL":"https://mics.unicef.org/surveys","accessed":{"date-parts":[["2022",6,23]]}}}],"schema":"https://github.com/citation-style-language/schema/raw/master/csl-citation.json"}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[30]</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 xml:space="preserve">. </w:t>
      </w:r>
      <w:del w:id="190" w:author="Mst. Farzana Akter" w:date="2023-01-05T21:58:00Z">
        <w:r w:rsidRPr="00D97196" w:rsidDel="003211E4">
          <w:rPr>
            <w:rFonts w:ascii="Times New Roman" w:hAnsi="Times New Roman" w:cs="Times New Roman"/>
            <w:sz w:val="24"/>
            <w:szCs w:val="24"/>
          </w:rPr>
          <w:delText xml:space="preserve">We used the survey data of year 2006, 2012-13 and 2019 to </w:delText>
        </w:r>
        <w:r w:rsidR="00D97196" w:rsidRPr="00D97196" w:rsidDel="003211E4">
          <w:rPr>
            <w:rFonts w:ascii="Times New Roman" w:hAnsi="Times New Roman" w:cs="Times New Roman"/>
            <w:sz w:val="24"/>
            <w:szCs w:val="24"/>
          </w:rPr>
          <w:delText>fulfil</w:delText>
        </w:r>
        <w:r w:rsidRPr="00D97196" w:rsidDel="003211E4">
          <w:rPr>
            <w:rFonts w:ascii="Times New Roman" w:hAnsi="Times New Roman" w:cs="Times New Roman"/>
            <w:sz w:val="24"/>
            <w:szCs w:val="24"/>
          </w:rPr>
          <w:delText xml:space="preserve"> our objectives.</w:delText>
        </w:r>
      </w:del>
    </w:p>
    <w:p w14:paraId="29084121" w14:textId="06CDCE89" w:rsidR="00275578" w:rsidRPr="00D97196" w:rsidRDefault="00275578">
      <w:pPr>
        <w:spacing w:line="240" w:lineRule="auto"/>
        <w:ind w:firstLine="720"/>
        <w:rPr>
          <w:rFonts w:ascii="Times New Roman" w:hAnsi="Times New Roman" w:cs="Times New Roman"/>
          <w:sz w:val="24"/>
          <w:szCs w:val="24"/>
        </w:rPr>
        <w:pPrChange w:id="191" w:author="Mohammad Nayeem Hasan" w:date="2023-01-21T14:56:00Z">
          <w:pPr>
            <w:spacing w:line="360" w:lineRule="auto"/>
            <w:ind w:firstLine="720"/>
          </w:pPr>
        </w:pPrChange>
      </w:pPr>
      <w:r w:rsidRPr="00D97196">
        <w:rPr>
          <w:rFonts w:ascii="Times New Roman" w:hAnsi="Times New Roman" w:cs="Times New Roman"/>
          <w:sz w:val="24"/>
          <w:szCs w:val="24"/>
        </w:rPr>
        <w:t xml:space="preserve">The sampling procedure was two-stage stratified cluster sampling covering urban and rural areas of Bangladesh where enumeration areas (EAs) were selected at first stage and households with each selected EAs were selected at second stage. In the survey of 2006, the sample included 68,247 households, among which 67,540 had people to be interviewed. </w:t>
      </w:r>
      <w:r w:rsidR="009E148A">
        <w:rPr>
          <w:rFonts w:ascii="Times New Roman" w:hAnsi="Times New Roman" w:cs="Times New Roman"/>
          <w:sz w:val="24"/>
          <w:szCs w:val="24"/>
        </w:rPr>
        <w:t xml:space="preserve">Among them, </w:t>
      </w:r>
      <w:r w:rsidRPr="00D97196">
        <w:rPr>
          <w:rFonts w:ascii="Times New Roman" w:hAnsi="Times New Roman" w:cs="Times New Roman"/>
          <w:sz w:val="24"/>
          <w:szCs w:val="24"/>
        </w:rPr>
        <w:t xml:space="preserve">62, 463 households were successfully </w:t>
      </w:r>
      <w:r w:rsidR="009E148A">
        <w:rPr>
          <w:rFonts w:ascii="Times New Roman" w:hAnsi="Times New Roman" w:cs="Times New Roman"/>
          <w:sz w:val="24"/>
          <w:szCs w:val="24"/>
        </w:rPr>
        <w:t xml:space="preserve">completed the survey </w:t>
      </w:r>
      <w:r w:rsidR="009E148A" w:rsidRPr="00D97196">
        <w:rPr>
          <w:rFonts w:ascii="Times New Roman" w:hAnsi="Times New Roman" w:cs="Times New Roman"/>
          <w:sz w:val="24"/>
          <w:szCs w:val="24"/>
        </w:rPr>
        <w:t>with</w:t>
      </w:r>
      <w:r w:rsidRPr="00D97196">
        <w:rPr>
          <w:rFonts w:ascii="Times New Roman" w:hAnsi="Times New Roman" w:cs="Times New Roman"/>
          <w:sz w:val="24"/>
          <w:szCs w:val="24"/>
        </w:rPr>
        <w:t xml:space="preserve"> response rate of 92.5 percent. In total, 31,566 children under age 5 were completed the questionnaire among 34,710 children identified from interviewed households with response rate of 90.9 percent.</w:t>
      </w:r>
      <w:r w:rsidR="00D97196">
        <w:rPr>
          <w:rFonts w:ascii="Times New Roman" w:hAnsi="Times New Roman" w:cs="Times New Roman"/>
          <w:sz w:val="24"/>
          <w:szCs w:val="24"/>
        </w:rPr>
        <w:t xml:space="preserve"> </w:t>
      </w:r>
      <w:r w:rsidRPr="00D97196">
        <w:rPr>
          <w:rFonts w:ascii="Times New Roman" w:hAnsi="Times New Roman" w:cs="Times New Roman"/>
          <w:sz w:val="24"/>
          <w:szCs w:val="24"/>
        </w:rPr>
        <w:t>In the survey of 2012-2013, the sample covered 55,120 households from which 52,711 households had people to attend the interview and out of these, 51,895 were completely interviewed with response rate of 98.5 percent. In total 23,402 children under age five were selected in the sample but completed data found from 20,903 children given a response rate of 89.3 percent among visited households.</w:t>
      </w:r>
      <w:r w:rsidR="00D97196">
        <w:rPr>
          <w:rFonts w:ascii="Times New Roman" w:hAnsi="Times New Roman" w:cs="Times New Roman"/>
          <w:sz w:val="24"/>
          <w:szCs w:val="24"/>
        </w:rPr>
        <w:t xml:space="preserve"> </w:t>
      </w:r>
      <w:r w:rsidRPr="00D97196">
        <w:rPr>
          <w:rFonts w:ascii="Times New Roman" w:hAnsi="Times New Roman" w:cs="Times New Roman"/>
          <w:sz w:val="24"/>
          <w:szCs w:val="24"/>
        </w:rPr>
        <w:t>The sample of 2019 survey selected 64,400 households and people were inhabited in 61,602 households of them. Among those, 61,242 household completed the survey with response rate of 99.4 percent. 24,686 children under age five were included in household survey and among them completed information of 23,099 children were found with response rate of 93.6 percent [</w:t>
      </w:r>
      <w:r w:rsidRPr="00E10003">
        <w:rPr>
          <w:rFonts w:ascii="Times New Roman" w:hAnsi="Times New Roman" w:cs="Times New Roman"/>
          <w:b/>
          <w:bCs/>
          <w:sz w:val="24"/>
          <w:szCs w:val="24"/>
        </w:rPr>
        <w:t xml:space="preserve">Figure </w:t>
      </w:r>
      <w:r w:rsidR="00D97196" w:rsidRPr="00E10003">
        <w:rPr>
          <w:rFonts w:ascii="Times New Roman" w:hAnsi="Times New Roman" w:cs="Times New Roman"/>
          <w:b/>
          <w:bCs/>
          <w:sz w:val="24"/>
          <w:szCs w:val="24"/>
        </w:rPr>
        <w:t>1</w:t>
      </w:r>
      <w:r w:rsidRPr="00D97196">
        <w:rPr>
          <w:rFonts w:ascii="Times New Roman" w:hAnsi="Times New Roman" w:cs="Times New Roman"/>
          <w:sz w:val="24"/>
          <w:szCs w:val="24"/>
        </w:rPr>
        <w:t>].</w:t>
      </w:r>
    </w:p>
    <w:p w14:paraId="0825A3A7" w14:textId="688C8E40" w:rsidR="00D97196" w:rsidDel="00C2040A" w:rsidRDefault="00D97196">
      <w:pPr>
        <w:spacing w:line="240" w:lineRule="auto"/>
        <w:rPr>
          <w:del w:id="192" w:author="Mohammad Nayeem Hasan" w:date="2023-01-21T00:37:00Z"/>
          <w:rFonts w:ascii="Times New Roman" w:hAnsi="Times New Roman" w:cs="Times New Roman"/>
          <w:sz w:val="24"/>
          <w:szCs w:val="24"/>
        </w:rPr>
        <w:pPrChange w:id="193" w:author="Mohammad Nayeem Hasan" w:date="2023-01-21T14:56:00Z">
          <w:pPr>
            <w:spacing w:line="360" w:lineRule="auto"/>
          </w:pPr>
        </w:pPrChange>
      </w:pPr>
      <w:del w:id="194" w:author="Mohammad Nayeem Hasan" w:date="2023-01-21T00:37:00Z">
        <w:r w:rsidDel="00C2040A">
          <w:rPr>
            <w:rFonts w:ascii="Times New Roman" w:hAnsi="Times New Roman" w:cs="Times New Roman"/>
            <w:sz w:val="24"/>
            <w:szCs w:val="24"/>
          </w:rPr>
          <w:br w:type="page"/>
        </w:r>
      </w:del>
    </w:p>
    <w:p w14:paraId="78807E93" w14:textId="03A25CDA" w:rsidR="0029422F" w:rsidRPr="00D97196" w:rsidDel="00812BC2" w:rsidRDefault="0029422F">
      <w:pPr>
        <w:spacing w:line="240" w:lineRule="auto"/>
        <w:rPr>
          <w:moveFrom w:id="195" w:author="Mohammad Nayeem Hasan" w:date="2023-01-21T00:34:00Z"/>
          <w:rFonts w:ascii="Times New Roman" w:hAnsi="Times New Roman" w:cs="Times New Roman"/>
          <w:sz w:val="24"/>
          <w:szCs w:val="24"/>
        </w:rPr>
        <w:pPrChange w:id="196" w:author="Mohammad Nayeem Hasan" w:date="2023-01-21T14:56:00Z">
          <w:pPr>
            <w:spacing w:line="360" w:lineRule="auto"/>
          </w:pPr>
        </w:pPrChange>
      </w:pPr>
      <w:moveFromRangeStart w:id="197" w:author="Mohammad Nayeem Hasan" w:date="2023-01-21T00:34:00Z" w:name="move125153707"/>
    </w:p>
    <w:commentRangeStart w:id="198"/>
    <w:commentRangeStart w:id="199"/>
    <w:p w14:paraId="2048B2C8" w14:textId="0CB5E073" w:rsidR="0029422F" w:rsidRPr="00D97196" w:rsidDel="00812BC2" w:rsidRDefault="0029422F">
      <w:pPr>
        <w:spacing w:line="240" w:lineRule="auto"/>
        <w:rPr>
          <w:moveFrom w:id="200" w:author="Mohammad Nayeem Hasan" w:date="2023-01-21T00:34:00Z"/>
          <w:rFonts w:ascii="Times New Roman" w:hAnsi="Times New Roman" w:cs="Times New Roman"/>
          <w:sz w:val="24"/>
          <w:szCs w:val="24"/>
        </w:rPr>
        <w:pPrChange w:id="201" w:author="Mohammad Nayeem Hasan" w:date="2023-01-21T14:56:00Z">
          <w:pPr>
            <w:spacing w:line="360" w:lineRule="auto"/>
          </w:pPr>
        </w:pPrChange>
      </w:pPr>
      <w:moveFrom w:id="202" w:author="Mohammad Nayeem Hasan" w:date="2023-01-21T00:34:00Z">
        <w:r w:rsidRPr="00D97196" w:rsidDel="00812BC2">
          <w:rPr>
            <w:rFonts w:ascii="Times New Roman" w:hAnsi="Times New Roman" w:cs="Times New Roman"/>
            <w:noProof/>
            <w:sz w:val="24"/>
            <w:szCs w:val="24"/>
          </w:rPr>
          <mc:AlternateContent>
            <mc:Choice Requires="wpg">
              <w:drawing>
                <wp:anchor distT="0" distB="0" distL="114300" distR="114300" simplePos="0" relativeHeight="251659264" behindDoc="0" locked="0" layoutInCell="1" allowOverlap="1" wp14:anchorId="382416B4" wp14:editId="5B87B6EE">
                  <wp:simplePos x="0" y="0"/>
                  <wp:positionH relativeFrom="column">
                    <wp:posOffset>7620</wp:posOffset>
                  </wp:positionH>
                  <wp:positionV relativeFrom="paragraph">
                    <wp:posOffset>27305</wp:posOffset>
                  </wp:positionV>
                  <wp:extent cx="6050280" cy="5379720"/>
                  <wp:effectExtent l="0" t="0" r="26670" b="11430"/>
                  <wp:wrapNone/>
                  <wp:docPr id="14" name="Group 14"/>
                  <wp:cNvGraphicFramePr/>
                  <a:graphic xmlns:a="http://schemas.openxmlformats.org/drawingml/2006/main">
                    <a:graphicData uri="http://schemas.microsoft.com/office/word/2010/wordprocessingGroup">
                      <wpg:wgp>
                        <wpg:cNvGrpSpPr/>
                        <wpg:grpSpPr>
                          <a:xfrm>
                            <a:off x="0" y="0"/>
                            <a:ext cx="6050280" cy="5379720"/>
                            <a:chOff x="0" y="0"/>
                            <a:chExt cx="5676900" cy="5379720"/>
                          </a:xfrm>
                        </wpg:grpSpPr>
                        <wps:wsp>
                          <wps:cNvPr id="1" name="Rounded Rectangle 1"/>
                          <wps:cNvSpPr/>
                          <wps:spPr>
                            <a:xfrm>
                              <a:off x="0" y="0"/>
                              <a:ext cx="5667375" cy="495300"/>
                            </a:xfrm>
                            <a:prstGeom prst="roundRect">
                              <a:avLst/>
                            </a:prstGeom>
                          </wps:spPr>
                          <wps:style>
                            <a:lnRef idx="2">
                              <a:schemeClr val="dk1"/>
                            </a:lnRef>
                            <a:fillRef idx="1">
                              <a:schemeClr val="lt1"/>
                            </a:fillRef>
                            <a:effectRef idx="0">
                              <a:schemeClr val="dk1"/>
                            </a:effectRef>
                            <a:fontRef idx="minor">
                              <a:schemeClr val="dk1"/>
                            </a:fontRef>
                          </wps:style>
                          <wps:txbx>
                            <w:txbxContent>
                              <w:p w14:paraId="43EDB9BD" w14:textId="489F7A0B" w:rsidR="00A23AB1" w:rsidRDefault="00A23AB1" w:rsidP="0029422F">
                                <w:r>
                                  <w:t xml:space="preserve">The list of enumeration areas (EAs) </w:t>
                                </w:r>
                                <w:ins w:id="203" w:author="Mst. Farzana Akter" w:date="2023-01-09T22:18:00Z">
                                  <w:r w:rsidR="00756BE8" w:rsidRPr="00756BE8">
                                    <w:t xml:space="preserve">for the total population of Bangladesh </w:t>
                                  </w:r>
                                </w:ins>
                                <w:ins w:id="204" w:author="Mst. Farzana Akter" w:date="2023-01-09T22:19:00Z">
                                  <w:r w:rsidR="00846D8A">
                                    <w:t xml:space="preserve">from Census </w:t>
                                  </w:r>
                                  <w:r w:rsidR="006E668A">
                                    <w:t>of 2001</w:t>
                                  </w:r>
                                </w:ins>
                                <w:ins w:id="205" w:author="Mst. Farzana Akter" w:date="2023-01-09T22:20:00Z">
                                  <w:r w:rsidR="006873DF">
                                    <w:t xml:space="preserve"> and 2011 </w:t>
                                  </w:r>
                                </w:ins>
                                <w:del w:id="206" w:author="Mst. Farzana Akter" w:date="2023-01-09T22:18:00Z">
                                  <w:r w:rsidDel="00756BE8">
                                    <w:delText>from Population and Housing Census</w:delText>
                                  </w:r>
                                </w:del>
                                <w:del w:id="207" w:author="Mst. Farzana Akter" w:date="2023-01-09T22:16:00Z">
                                  <w:r w:rsidDel="00135F34">
                                    <w:delText xml:space="preserve"> 2011</w:delText>
                                  </w:r>
                                </w:del>
                                <w:del w:id="208" w:author="Mst. Farzana Akter" w:date="2023-01-09T22:18:00Z">
                                  <w:r w:rsidDel="00756BE8">
                                    <w:delText xml:space="preserve"> frame of Bangladesh </w:delText>
                                  </w:r>
                                </w:del>
                                <w:r>
                                  <w:t>and update household list within EAs in 2006, 2012, and 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ounded Rectangle 2"/>
                          <wps:cNvSpPr/>
                          <wps:spPr>
                            <a:xfrm>
                              <a:off x="0" y="742950"/>
                              <a:ext cx="5657850" cy="476250"/>
                            </a:xfrm>
                            <a:prstGeom prst="roundRect">
                              <a:avLst/>
                            </a:prstGeom>
                          </wps:spPr>
                          <wps:style>
                            <a:lnRef idx="2">
                              <a:schemeClr val="dk1"/>
                            </a:lnRef>
                            <a:fillRef idx="1">
                              <a:schemeClr val="lt1"/>
                            </a:fillRef>
                            <a:effectRef idx="0">
                              <a:schemeClr val="dk1"/>
                            </a:effectRef>
                            <a:fontRef idx="minor">
                              <a:schemeClr val="dk1"/>
                            </a:fontRef>
                          </wps:style>
                          <wps:txbx>
                            <w:txbxContent>
                              <w:p w14:paraId="72992B86" w14:textId="77777777" w:rsidR="00A23AB1" w:rsidRDefault="00A23AB1" w:rsidP="0029422F">
                                <w:r>
                                  <w:t>The main Sampling strata for the two-stage sampling were urban and rural areas within districts</w:t>
                                </w:r>
                              </w:p>
                              <w:p w14:paraId="7927B082" w14:textId="77777777" w:rsidR="00A23AB1" w:rsidRDefault="00A23AB1" w:rsidP="002942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0" y="1514475"/>
                              <a:ext cx="5657850" cy="466725"/>
                            </a:xfrm>
                            <a:prstGeom prst="roundRect">
                              <a:avLst/>
                            </a:prstGeom>
                          </wps:spPr>
                          <wps:style>
                            <a:lnRef idx="2">
                              <a:schemeClr val="dk1"/>
                            </a:lnRef>
                            <a:fillRef idx="1">
                              <a:schemeClr val="lt1"/>
                            </a:fillRef>
                            <a:effectRef idx="0">
                              <a:schemeClr val="dk1"/>
                            </a:effectRef>
                            <a:fontRef idx="minor">
                              <a:schemeClr val="dk1"/>
                            </a:fontRef>
                          </wps:style>
                          <wps:txbx>
                            <w:txbxContent>
                              <w:p w14:paraId="0311C60F" w14:textId="77777777" w:rsidR="00A23AB1" w:rsidRDefault="00A23AB1" w:rsidP="0029422F">
                                <w:r>
                                  <w:t>Within each enumeration area (EA), 20 households were sampled using systematic 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ounded Rectangle 4"/>
                          <wps:cNvSpPr/>
                          <wps:spPr>
                            <a:xfrm>
                              <a:off x="0" y="2333626"/>
                              <a:ext cx="5676900" cy="485774"/>
                            </a:xfrm>
                            <a:prstGeom prst="roundRect">
                              <a:avLst/>
                            </a:prstGeom>
                          </wps:spPr>
                          <wps:style>
                            <a:lnRef idx="2">
                              <a:schemeClr val="dk1"/>
                            </a:lnRef>
                            <a:fillRef idx="1">
                              <a:schemeClr val="lt1"/>
                            </a:fillRef>
                            <a:effectRef idx="0">
                              <a:schemeClr val="dk1"/>
                            </a:effectRef>
                            <a:fontRef idx="minor">
                              <a:schemeClr val="dk1"/>
                            </a:fontRef>
                          </wps:style>
                          <wps:txbx>
                            <w:txbxContent>
                              <w:p w14:paraId="6AF75DE5" w14:textId="77777777" w:rsidR="00A23AB1" w:rsidRPr="00FB4B7B" w:rsidRDefault="00A23AB1" w:rsidP="0029422F">
                                <w:r>
                                  <w:t xml:space="preserve">68,247, </w:t>
                                </w:r>
                                <w:r w:rsidRPr="00FB4B7B">
                                  <w:t>55,120</w:t>
                                </w:r>
                                <w:r>
                                  <w:t xml:space="preserve">, 64,400 </w:t>
                                </w:r>
                                <w:r w:rsidRPr="00FB4B7B">
                                  <w:t>households were selected from the EAs in the sample</w:t>
                                </w:r>
                                <w:r>
                                  <w:t xml:space="preserve"> 2006, 2012-13, and 2019 survey years, respectively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ounded Rectangle 5"/>
                          <wps:cNvSpPr/>
                          <wps:spPr>
                            <a:xfrm>
                              <a:off x="0" y="3194684"/>
                              <a:ext cx="5667375" cy="550545"/>
                            </a:xfrm>
                            <a:prstGeom prst="roundRect">
                              <a:avLst/>
                            </a:prstGeom>
                          </wps:spPr>
                          <wps:style>
                            <a:lnRef idx="2">
                              <a:schemeClr val="dk1"/>
                            </a:lnRef>
                            <a:fillRef idx="1">
                              <a:schemeClr val="lt1"/>
                            </a:fillRef>
                            <a:effectRef idx="0">
                              <a:schemeClr val="dk1"/>
                            </a:effectRef>
                            <a:fontRef idx="minor">
                              <a:schemeClr val="dk1"/>
                            </a:fontRef>
                          </wps:style>
                          <wps:txbx>
                            <w:txbxContent>
                              <w:p w14:paraId="7B98DB75" w14:textId="77777777" w:rsidR="00A23AB1" w:rsidRDefault="00A23AB1" w:rsidP="0029422F">
                                <w:r>
                                  <w:t>62,463, 51,895, and 61,242 households were completely interviewed with response rate of 92.5%, 98.5%, and 99.4%, respectively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0" y="4059554"/>
                              <a:ext cx="5657850" cy="512445"/>
                            </a:xfrm>
                            <a:prstGeom prst="roundRect">
                              <a:avLst/>
                            </a:prstGeom>
                          </wps:spPr>
                          <wps:style>
                            <a:lnRef idx="2">
                              <a:schemeClr val="dk1"/>
                            </a:lnRef>
                            <a:fillRef idx="1">
                              <a:schemeClr val="lt1"/>
                            </a:fillRef>
                            <a:effectRef idx="0">
                              <a:schemeClr val="dk1"/>
                            </a:effectRef>
                            <a:fontRef idx="minor">
                              <a:schemeClr val="dk1"/>
                            </a:fontRef>
                          </wps:style>
                          <wps:txbx>
                            <w:txbxContent>
                              <w:p w14:paraId="485B9E54" w14:textId="77777777" w:rsidR="00A23AB1" w:rsidRPr="00FB4B7B" w:rsidRDefault="00A23AB1" w:rsidP="0029422F">
                                <w:r>
                                  <w:t>34,710, 23,402, and 24,686 children under age five were selected in the sample from the interviewed households 2006, 2012-13, and 2019 of survey years, respectively</w:t>
                                </w:r>
                              </w:p>
                              <w:p w14:paraId="7DD5E111" w14:textId="77777777" w:rsidR="00A23AB1" w:rsidRDefault="00A23AB1" w:rsidP="0029422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0" y="4819650"/>
                              <a:ext cx="5648325" cy="560070"/>
                            </a:xfrm>
                            <a:prstGeom prst="roundRect">
                              <a:avLst/>
                            </a:prstGeom>
                          </wps:spPr>
                          <wps:style>
                            <a:lnRef idx="2">
                              <a:schemeClr val="dk1"/>
                            </a:lnRef>
                            <a:fillRef idx="1">
                              <a:schemeClr val="lt1"/>
                            </a:fillRef>
                            <a:effectRef idx="0">
                              <a:schemeClr val="dk1"/>
                            </a:effectRef>
                            <a:fontRef idx="minor">
                              <a:schemeClr val="dk1"/>
                            </a:fontRef>
                          </wps:style>
                          <wps:txbx>
                            <w:txbxContent>
                              <w:p w14:paraId="50352FC3" w14:textId="77777777" w:rsidR="00A23AB1" w:rsidRDefault="00A23AB1" w:rsidP="0029422F">
                                <w:r>
                                  <w:t>Completed data found from 31, 566, 20,903, and 23,099 children given a response rate of 90.9%, 89.3%, and 93.6%, respectively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Arrow Connector 8"/>
                          <wps:cNvCnPr/>
                          <wps:spPr>
                            <a:xfrm>
                              <a:off x="2562225" y="49530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 name="Straight Arrow Connector 9"/>
                          <wps:cNvCnPr/>
                          <wps:spPr>
                            <a:xfrm>
                              <a:off x="2562225" y="1228725"/>
                              <a:ext cx="952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a:off x="2571750" y="1990725"/>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traight Arrow Connector 11"/>
                          <wps:cNvCnPr/>
                          <wps:spPr>
                            <a:xfrm>
                              <a:off x="2581275" y="2819400"/>
                              <a:ext cx="95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Straight Arrow Connector 12"/>
                          <wps:cNvCnPr/>
                          <wps:spPr>
                            <a:xfrm>
                              <a:off x="2602230" y="374523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Arrow Connector 13"/>
                          <wps:cNvCnPr/>
                          <wps:spPr>
                            <a:xfrm>
                              <a:off x="2562225" y="457200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382416B4" id="Group 14" o:spid="_x0000_s1026" style="position:absolute;margin-left:.6pt;margin-top:2.15pt;width:476.4pt;height:423.6pt;z-index:251659264;mso-width-relative:margin" coordsize="56769,53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">
                  <v:roundrect id="Rounded Rectangle 1" o:spid="_x0000_s1027" style="position:absolute;width:56673;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" fillcolor="white [3201]" strokecolor="black [3200]" strokeweight="1pt">
                    <v:stroke joinstyle="miter"/>
                    <v:textbox>
                      <w:txbxContent>
                        <w:p w14:paraId="43EDB9BD" w14:textId="489F7A0B" w:rsidR="00A23AB1" w:rsidRDefault="00A23AB1" w:rsidP="0029422F">
                          <w:r>
                            <w:t xml:space="preserve">The list of enumeration areas (EAs) </w:t>
                          </w:r>
                          <w:ins w:id="195" w:author="Mst. Farzana Akter" w:date="2023-01-09T22:18:00Z">
                            <w:r w:rsidR="00756BE8" w:rsidRPr="00756BE8">
                              <w:t xml:space="preserve">for the total population of Bangladesh </w:t>
                            </w:r>
                          </w:ins>
                          <w:ins w:id="196" w:author="Mst. Farzana Akter" w:date="2023-01-09T22:19:00Z">
                            <w:r w:rsidR="00846D8A">
                              <w:t xml:space="preserve">from Census </w:t>
                            </w:r>
                            <w:r w:rsidR="006E668A">
                              <w:t>of 2001</w:t>
                            </w:r>
                          </w:ins>
                          <w:ins w:id="197" w:author="Mst. Farzana Akter" w:date="2023-01-09T22:20:00Z">
                            <w:r w:rsidR="006873DF">
                              <w:t xml:space="preserve"> and 2011 </w:t>
                            </w:r>
                          </w:ins>
                          <w:del w:id="198" w:author="Mst. Farzana Akter" w:date="2023-01-09T22:18:00Z">
                            <w:r w:rsidDel="00756BE8">
                              <w:delText>from Population and Housing Census</w:delText>
                            </w:r>
                          </w:del>
                          <w:del w:id="199" w:author="Mst. Farzana Akter" w:date="2023-01-09T22:16:00Z">
                            <w:r w:rsidDel="00135F34">
                              <w:delText xml:space="preserve"> 2011</w:delText>
                            </w:r>
                          </w:del>
                          <w:del w:id="200" w:author="Mst. Farzana Akter" w:date="2023-01-09T22:18:00Z">
                            <w:r w:rsidDel="00756BE8">
                              <w:delText xml:space="preserve"> frame of Bangladesh </w:delText>
                            </w:r>
                          </w:del>
                          <w:r>
                            <w:t>and update household list within EAs in 2006, 2012, and 2018</w:t>
                          </w:r>
                        </w:p>
                      </w:txbxContent>
                    </v:textbox>
                  </v:roundrect>
                  <v:roundrect id="Rounded Rectangle 2" o:spid="_x0000_s1028" style="position:absolute;top:7429;width:56578;height:4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" fillcolor="white [3201]" strokecolor="black [3200]" strokeweight="1pt">
                    <v:stroke joinstyle="miter"/>
                    <v:textbox>
                      <w:txbxContent>
                        <w:p w14:paraId="72992B86" w14:textId="77777777" w:rsidR="00A23AB1" w:rsidRDefault="00A23AB1" w:rsidP="0029422F">
                          <w:r>
                            <w:t>The main Sampling strata for the two-stage sampling were urban and rural areas within districts</w:t>
                          </w:r>
                        </w:p>
                        <w:p w14:paraId="7927B082" w14:textId="77777777" w:rsidR="00A23AB1" w:rsidRDefault="00A23AB1" w:rsidP="0029422F"/>
                      </w:txbxContent>
                    </v:textbox>
                  </v:roundrect>
                  <v:roundrect id="Rounded Rectangle 3" o:spid="_x0000_s1029" style="position:absolute;top:15144;width:56578;height:4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" fillcolor="white [3201]" strokecolor="black [3200]" strokeweight="1pt">
                    <v:stroke joinstyle="miter"/>
                    <v:textbox>
                      <w:txbxContent>
                        <w:p w14:paraId="0311C60F" w14:textId="77777777" w:rsidR="00A23AB1" w:rsidRDefault="00A23AB1" w:rsidP="0029422F">
                          <w:r>
                            <w:t>Within each enumeration area (EA), 20 households were sampled using systematic sampling</w:t>
                          </w:r>
                        </w:p>
                      </w:txbxContent>
                    </v:textbox>
                  </v:roundrect>
                  <v:roundrect id="Rounded Rectangle 4" o:spid="_x0000_s1030" style="position:absolute;top:23336;width:56769;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" fillcolor="white [3201]" strokecolor="black [3200]" strokeweight="1pt">
                    <v:stroke joinstyle="miter"/>
                    <v:textbox>
                      <w:txbxContent>
                        <w:p w14:paraId="6AF75DE5" w14:textId="77777777" w:rsidR="00A23AB1" w:rsidRPr="00FB4B7B" w:rsidRDefault="00A23AB1" w:rsidP="0029422F">
                          <w:r>
                            <w:t xml:space="preserve">68,247, </w:t>
                          </w:r>
                          <w:r w:rsidRPr="00FB4B7B">
                            <w:t>55,120</w:t>
                          </w:r>
                          <w:r>
                            <w:t xml:space="preserve">, 64,400 </w:t>
                          </w:r>
                          <w:r w:rsidRPr="00FB4B7B">
                            <w:t>households were selected from the EAs in the sample</w:t>
                          </w:r>
                          <w:r>
                            <w:t xml:space="preserve"> 2006, 2012-13, and 2019 survey years, respectively</w:t>
                          </w:r>
                        </w:p>
                      </w:txbxContent>
                    </v:textbox>
                  </v:roundrect>
                  <v:roundrect id="Rounded Rectangle 5" o:spid="_x0000_s1031" style="position:absolute;top:31946;width:56673;height:5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" fillcolor="white [3201]" strokecolor="black [3200]" strokeweight="1pt">
                    <v:stroke joinstyle="miter"/>
                    <v:textbox>
                      <w:txbxContent>
                        <w:p w14:paraId="7B98DB75" w14:textId="77777777" w:rsidR="00A23AB1" w:rsidRDefault="00A23AB1" w:rsidP="0029422F">
                          <w:r>
                            <w:t>62,463, 51,895, and 61,242 households were completely interviewed with response rate of 92.5%, 98.5%, and 99.4%, respectively</w:t>
                          </w:r>
                        </w:p>
                      </w:txbxContent>
                    </v:textbox>
                  </v:roundrect>
                  <v:roundrect id="Rounded Rectangle 6" o:spid="_x0000_s1032" style="position:absolute;top:40595;width:56578;height:51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" fillcolor="white [3201]" strokecolor="black [3200]" strokeweight="1pt">
                    <v:stroke joinstyle="miter"/>
                    <v:textbox>
                      <w:txbxContent>
                        <w:p w14:paraId="485B9E54" w14:textId="77777777" w:rsidR="00A23AB1" w:rsidRPr="00FB4B7B" w:rsidRDefault="00A23AB1" w:rsidP="0029422F">
                          <w:r>
                            <w:t>34,710, 23,402, and 24,686 children under age five were selected in the sample from the interviewed households 2006, 2012-13, and 2019 of survey years, respectively</w:t>
                          </w:r>
                        </w:p>
                        <w:p w14:paraId="7DD5E111" w14:textId="77777777" w:rsidR="00A23AB1" w:rsidRDefault="00A23AB1" w:rsidP="0029422F"/>
                      </w:txbxContent>
                    </v:textbox>
                  </v:roundrect>
                  <v:roundrect id="Rounded Rectangle 7" o:spid="_x0000_s1033" style="position:absolute;top:48196;width:56483;height:56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" fillcolor="white [3201]" strokecolor="black [3200]" strokeweight="1pt">
                    <v:stroke joinstyle="miter"/>
                    <v:textbox>
                      <w:txbxContent>
                        <w:p w14:paraId="50352FC3" w14:textId="77777777" w:rsidR="00A23AB1" w:rsidRDefault="00A23AB1" w:rsidP="0029422F">
                          <w:r>
                            <w:t>Completed data found from 31, 566, 20,903, and 23,099 children given a response rate of 90.9%, 89.3%, and 93.6%, respectively</w:t>
                          </w:r>
                        </w:p>
                      </w:txbxContent>
                    </v:textbox>
                  </v:roundrect>
                  <v:shapetype id="_x0000_t32" coordsize="21600,21600" o:spt="32" o:oned="t" path="m,l21600,21600e" filled="f">
                    <v:path arrowok="t" fillok="f" o:connecttype="none"/>
                    <o:lock v:ext="edit" shapetype="t"/>
                  </v:shapetype>
                  <v:shape id="Straight Arrow Connector 8" o:spid="_x0000_s1034" type="#_x0000_t32" style="position:absolute;left:25622;top:4953;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" strokecolor="black [3200]" strokeweight=".5pt">
                    <v:stroke endarrow="block" joinstyle="miter"/>
                  </v:shape>
                  <v:shape id="Straight Arrow Connector 9" o:spid="_x0000_s1035" type="#_x0000_t32" style="position:absolute;left:25622;top:12287;width:95;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" strokecolor="black [3200]" strokeweight=".5pt">
                    <v:stroke endarrow="block" joinstyle="miter"/>
                  </v:shape>
                  <v:shape id="Straight Arrow Connector 10" o:spid="_x0000_s1036" type="#_x0000_t32" style="position:absolute;left:25717;top:19907;width:0;height:3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v:shape id="Straight Arrow Connector 11" o:spid="_x0000_s1037" type="#_x0000_t32" style="position:absolute;left:25812;top:28194;width:96;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" strokecolor="black [3200]" strokeweight=".5pt">
                    <v:stroke endarrow="block" joinstyle="miter"/>
                  </v:shape>
                  <v:shape id="Straight Arrow Connector 12" o:spid="_x0000_s1038" type="#_x0000_t32" style="position:absolute;left:26022;top:37452;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" strokecolor="black [3200]" strokeweight=".5pt">
                    <v:stroke endarrow="block" joinstyle="miter"/>
                  </v:shape>
                  <v:shape id="Straight Arrow Connector 13" o:spid="_x0000_s1039" type="#_x0000_t32" style="position:absolute;left:25622;top:45720;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" strokecolor="black [3200]" strokeweight=".5pt">
                    <v:stroke endarrow="block" joinstyle="miter"/>
                  </v:shape>
                </v:group>
              </w:pict>
            </mc:Fallback>
          </mc:AlternateContent>
        </w:r>
        <w:commentRangeEnd w:id="198"/>
        <w:r w:rsidR="002B19F9" w:rsidDel="00812BC2">
          <w:rPr>
            <w:rStyle w:val="CommentReference"/>
          </w:rPr>
          <w:commentReference w:id="198"/>
        </w:r>
        <w:commentRangeEnd w:id="199"/>
        <w:r w:rsidR="00F558CE" w:rsidDel="00812BC2">
          <w:rPr>
            <w:rStyle w:val="CommentReference"/>
          </w:rPr>
          <w:commentReference w:id="199"/>
        </w:r>
      </w:moveFrom>
    </w:p>
    <w:p w14:paraId="1FFF78E7" w14:textId="38704C42" w:rsidR="0029422F" w:rsidRPr="00D97196" w:rsidDel="00812BC2" w:rsidRDefault="0029422F">
      <w:pPr>
        <w:spacing w:line="240" w:lineRule="auto"/>
        <w:rPr>
          <w:moveFrom w:id="209" w:author="Mohammad Nayeem Hasan" w:date="2023-01-21T00:34:00Z"/>
          <w:rFonts w:ascii="Times New Roman" w:hAnsi="Times New Roman" w:cs="Times New Roman"/>
          <w:sz w:val="24"/>
          <w:szCs w:val="24"/>
        </w:rPr>
        <w:pPrChange w:id="210" w:author="Mohammad Nayeem Hasan" w:date="2023-01-21T14:56:00Z">
          <w:pPr>
            <w:spacing w:line="360" w:lineRule="auto"/>
          </w:pPr>
        </w:pPrChange>
      </w:pPr>
    </w:p>
    <w:p w14:paraId="26CDEC05" w14:textId="472A4775" w:rsidR="0029422F" w:rsidRPr="00D97196" w:rsidDel="00812BC2" w:rsidRDefault="0029422F">
      <w:pPr>
        <w:spacing w:line="240" w:lineRule="auto"/>
        <w:rPr>
          <w:moveFrom w:id="211" w:author="Mohammad Nayeem Hasan" w:date="2023-01-21T00:34:00Z"/>
          <w:rFonts w:ascii="Times New Roman" w:hAnsi="Times New Roman" w:cs="Times New Roman"/>
          <w:sz w:val="24"/>
          <w:szCs w:val="24"/>
        </w:rPr>
        <w:pPrChange w:id="212" w:author="Mohammad Nayeem Hasan" w:date="2023-01-21T14:56:00Z">
          <w:pPr>
            <w:spacing w:line="360" w:lineRule="auto"/>
          </w:pPr>
        </w:pPrChange>
      </w:pPr>
    </w:p>
    <w:p w14:paraId="44E434D6" w14:textId="3C043848" w:rsidR="0029422F" w:rsidRPr="00D97196" w:rsidDel="00812BC2" w:rsidRDefault="0029422F">
      <w:pPr>
        <w:spacing w:line="240" w:lineRule="auto"/>
        <w:rPr>
          <w:moveFrom w:id="213" w:author="Mohammad Nayeem Hasan" w:date="2023-01-21T00:34:00Z"/>
          <w:rFonts w:ascii="Times New Roman" w:hAnsi="Times New Roman" w:cs="Times New Roman"/>
          <w:sz w:val="24"/>
          <w:szCs w:val="24"/>
        </w:rPr>
        <w:pPrChange w:id="214" w:author="Mohammad Nayeem Hasan" w:date="2023-01-21T14:56:00Z">
          <w:pPr>
            <w:spacing w:line="360" w:lineRule="auto"/>
          </w:pPr>
        </w:pPrChange>
      </w:pPr>
    </w:p>
    <w:p w14:paraId="01CBD85A" w14:textId="08F007C3" w:rsidR="0029422F" w:rsidRPr="00D97196" w:rsidDel="00812BC2" w:rsidRDefault="0029422F">
      <w:pPr>
        <w:spacing w:line="240" w:lineRule="auto"/>
        <w:rPr>
          <w:moveFrom w:id="215" w:author="Mohammad Nayeem Hasan" w:date="2023-01-21T00:34:00Z"/>
          <w:rFonts w:ascii="Times New Roman" w:hAnsi="Times New Roman" w:cs="Times New Roman"/>
          <w:sz w:val="24"/>
          <w:szCs w:val="24"/>
        </w:rPr>
        <w:pPrChange w:id="216" w:author="Mohammad Nayeem Hasan" w:date="2023-01-21T14:56:00Z">
          <w:pPr>
            <w:spacing w:line="360" w:lineRule="auto"/>
          </w:pPr>
        </w:pPrChange>
      </w:pPr>
    </w:p>
    <w:p w14:paraId="0437A9AC" w14:textId="7B668300" w:rsidR="0029422F" w:rsidRPr="00D97196" w:rsidDel="00812BC2" w:rsidRDefault="0029422F">
      <w:pPr>
        <w:spacing w:line="240" w:lineRule="auto"/>
        <w:rPr>
          <w:moveFrom w:id="217" w:author="Mohammad Nayeem Hasan" w:date="2023-01-21T00:34:00Z"/>
          <w:rFonts w:ascii="Times New Roman" w:hAnsi="Times New Roman" w:cs="Times New Roman"/>
          <w:sz w:val="24"/>
          <w:szCs w:val="24"/>
        </w:rPr>
        <w:pPrChange w:id="218" w:author="Mohammad Nayeem Hasan" w:date="2023-01-21T14:56:00Z">
          <w:pPr>
            <w:spacing w:line="360" w:lineRule="auto"/>
          </w:pPr>
        </w:pPrChange>
      </w:pPr>
    </w:p>
    <w:p w14:paraId="6674EF12" w14:textId="26BC9BED" w:rsidR="0029422F" w:rsidRPr="00D97196" w:rsidDel="00812BC2" w:rsidRDefault="0029422F">
      <w:pPr>
        <w:spacing w:line="240" w:lineRule="auto"/>
        <w:rPr>
          <w:moveFrom w:id="219" w:author="Mohammad Nayeem Hasan" w:date="2023-01-21T00:34:00Z"/>
          <w:rFonts w:ascii="Times New Roman" w:hAnsi="Times New Roman" w:cs="Times New Roman"/>
          <w:sz w:val="24"/>
          <w:szCs w:val="24"/>
        </w:rPr>
        <w:pPrChange w:id="220" w:author="Mohammad Nayeem Hasan" w:date="2023-01-21T14:56:00Z">
          <w:pPr>
            <w:spacing w:line="360" w:lineRule="auto"/>
          </w:pPr>
        </w:pPrChange>
      </w:pPr>
    </w:p>
    <w:p w14:paraId="2F04703B" w14:textId="2CB68F91" w:rsidR="0029422F" w:rsidRPr="00D97196" w:rsidDel="00812BC2" w:rsidRDefault="0029422F">
      <w:pPr>
        <w:spacing w:line="240" w:lineRule="auto"/>
        <w:rPr>
          <w:moveFrom w:id="221" w:author="Mohammad Nayeem Hasan" w:date="2023-01-21T00:34:00Z"/>
          <w:rFonts w:ascii="Times New Roman" w:hAnsi="Times New Roman" w:cs="Times New Roman"/>
          <w:sz w:val="24"/>
          <w:szCs w:val="24"/>
        </w:rPr>
        <w:pPrChange w:id="222" w:author="Mohammad Nayeem Hasan" w:date="2023-01-21T14:56:00Z">
          <w:pPr>
            <w:spacing w:line="360" w:lineRule="auto"/>
          </w:pPr>
        </w:pPrChange>
      </w:pPr>
    </w:p>
    <w:p w14:paraId="585244CC" w14:textId="72AE778D" w:rsidR="0029422F" w:rsidRPr="00D97196" w:rsidDel="00812BC2" w:rsidRDefault="0029422F">
      <w:pPr>
        <w:spacing w:line="240" w:lineRule="auto"/>
        <w:rPr>
          <w:moveFrom w:id="223" w:author="Mohammad Nayeem Hasan" w:date="2023-01-21T00:34:00Z"/>
          <w:rFonts w:ascii="Times New Roman" w:hAnsi="Times New Roman" w:cs="Times New Roman"/>
          <w:sz w:val="24"/>
          <w:szCs w:val="24"/>
        </w:rPr>
        <w:pPrChange w:id="224" w:author="Mohammad Nayeem Hasan" w:date="2023-01-21T14:56:00Z">
          <w:pPr>
            <w:spacing w:line="360" w:lineRule="auto"/>
          </w:pPr>
        </w:pPrChange>
      </w:pPr>
    </w:p>
    <w:p w14:paraId="67263D3E" w14:textId="2A2D602C" w:rsidR="0029422F" w:rsidRPr="00D97196" w:rsidDel="00812BC2" w:rsidRDefault="0029422F">
      <w:pPr>
        <w:spacing w:line="240" w:lineRule="auto"/>
        <w:rPr>
          <w:moveFrom w:id="225" w:author="Mohammad Nayeem Hasan" w:date="2023-01-21T00:34:00Z"/>
          <w:rFonts w:ascii="Times New Roman" w:hAnsi="Times New Roman" w:cs="Times New Roman"/>
          <w:sz w:val="24"/>
          <w:szCs w:val="24"/>
        </w:rPr>
        <w:pPrChange w:id="226" w:author="Mohammad Nayeem Hasan" w:date="2023-01-21T14:56:00Z">
          <w:pPr>
            <w:spacing w:line="360" w:lineRule="auto"/>
          </w:pPr>
        </w:pPrChange>
      </w:pPr>
    </w:p>
    <w:p w14:paraId="41086C62" w14:textId="29CF4CE1" w:rsidR="0029422F" w:rsidRPr="00D97196" w:rsidDel="00812BC2" w:rsidRDefault="0029422F">
      <w:pPr>
        <w:spacing w:line="240" w:lineRule="auto"/>
        <w:rPr>
          <w:moveFrom w:id="227" w:author="Mohammad Nayeem Hasan" w:date="2023-01-21T00:34:00Z"/>
          <w:rFonts w:ascii="Times New Roman" w:hAnsi="Times New Roman" w:cs="Times New Roman"/>
          <w:sz w:val="24"/>
          <w:szCs w:val="24"/>
        </w:rPr>
        <w:pPrChange w:id="228" w:author="Mohammad Nayeem Hasan" w:date="2023-01-21T14:56:00Z">
          <w:pPr>
            <w:spacing w:line="360" w:lineRule="auto"/>
          </w:pPr>
        </w:pPrChange>
      </w:pPr>
    </w:p>
    <w:p w14:paraId="7B32C4EA" w14:textId="10C525DD" w:rsidR="0029422F" w:rsidRPr="00D97196" w:rsidDel="00812BC2" w:rsidRDefault="0029422F">
      <w:pPr>
        <w:spacing w:line="240" w:lineRule="auto"/>
        <w:rPr>
          <w:moveFrom w:id="229" w:author="Mohammad Nayeem Hasan" w:date="2023-01-21T00:34:00Z"/>
          <w:rFonts w:ascii="Times New Roman" w:hAnsi="Times New Roman" w:cs="Times New Roman"/>
          <w:sz w:val="24"/>
          <w:szCs w:val="24"/>
        </w:rPr>
        <w:pPrChange w:id="230" w:author="Mohammad Nayeem Hasan" w:date="2023-01-21T14:56:00Z">
          <w:pPr>
            <w:spacing w:line="360" w:lineRule="auto"/>
          </w:pPr>
        </w:pPrChange>
      </w:pPr>
    </w:p>
    <w:p w14:paraId="65B932A0" w14:textId="764A45C1" w:rsidR="0029422F" w:rsidRPr="00D97196" w:rsidDel="00812BC2" w:rsidRDefault="0029422F">
      <w:pPr>
        <w:spacing w:line="240" w:lineRule="auto"/>
        <w:rPr>
          <w:moveFrom w:id="231" w:author="Mohammad Nayeem Hasan" w:date="2023-01-21T00:34:00Z"/>
          <w:rFonts w:ascii="Times New Roman" w:hAnsi="Times New Roman" w:cs="Times New Roman"/>
          <w:sz w:val="24"/>
          <w:szCs w:val="24"/>
        </w:rPr>
        <w:pPrChange w:id="232" w:author="Mohammad Nayeem Hasan" w:date="2023-01-21T14:56:00Z">
          <w:pPr>
            <w:spacing w:line="360" w:lineRule="auto"/>
          </w:pPr>
        </w:pPrChange>
      </w:pPr>
    </w:p>
    <w:p w14:paraId="0CD81A71" w14:textId="1A62FF57" w:rsidR="0029422F" w:rsidRPr="00D97196" w:rsidDel="00812BC2" w:rsidRDefault="0029422F">
      <w:pPr>
        <w:spacing w:line="240" w:lineRule="auto"/>
        <w:rPr>
          <w:moveFrom w:id="233" w:author="Mohammad Nayeem Hasan" w:date="2023-01-21T00:34:00Z"/>
          <w:rFonts w:ascii="Times New Roman" w:hAnsi="Times New Roman" w:cs="Times New Roman"/>
          <w:sz w:val="24"/>
          <w:szCs w:val="24"/>
        </w:rPr>
        <w:pPrChange w:id="234" w:author="Mohammad Nayeem Hasan" w:date="2023-01-21T14:56:00Z">
          <w:pPr>
            <w:spacing w:line="360" w:lineRule="auto"/>
          </w:pPr>
        </w:pPrChange>
      </w:pPr>
    </w:p>
    <w:p w14:paraId="597B0D42" w14:textId="62EA7AC1" w:rsidR="0029422F" w:rsidRPr="00D97196" w:rsidDel="00812BC2" w:rsidRDefault="0029422F">
      <w:pPr>
        <w:spacing w:line="240" w:lineRule="auto"/>
        <w:rPr>
          <w:moveFrom w:id="235" w:author="Mohammad Nayeem Hasan" w:date="2023-01-21T00:34:00Z"/>
          <w:rFonts w:ascii="Times New Roman" w:hAnsi="Times New Roman" w:cs="Times New Roman"/>
          <w:sz w:val="24"/>
          <w:szCs w:val="24"/>
        </w:rPr>
        <w:pPrChange w:id="236" w:author="Mohammad Nayeem Hasan" w:date="2023-01-21T14:56:00Z">
          <w:pPr>
            <w:spacing w:line="360" w:lineRule="auto"/>
          </w:pPr>
        </w:pPrChange>
      </w:pPr>
    </w:p>
    <w:p w14:paraId="60B87D42" w14:textId="77777777" w:rsidR="0029422F" w:rsidRPr="00D97196" w:rsidDel="00812BC2" w:rsidRDefault="0029422F">
      <w:pPr>
        <w:spacing w:line="240" w:lineRule="auto"/>
        <w:rPr>
          <w:moveFrom w:id="237" w:author="Mohammad Nayeem Hasan" w:date="2023-01-21T00:34:00Z"/>
          <w:rFonts w:ascii="Times New Roman" w:hAnsi="Times New Roman" w:cs="Times New Roman"/>
          <w:sz w:val="24"/>
          <w:szCs w:val="24"/>
        </w:rPr>
        <w:pPrChange w:id="238" w:author="Mohammad Nayeem Hasan" w:date="2023-01-21T14:56:00Z">
          <w:pPr>
            <w:spacing w:line="360" w:lineRule="auto"/>
          </w:pPr>
        </w:pPrChange>
      </w:pPr>
    </w:p>
    <w:p w14:paraId="20AA367A" w14:textId="77777777" w:rsidR="0029422F" w:rsidRPr="00D97196" w:rsidDel="00812BC2" w:rsidRDefault="0029422F">
      <w:pPr>
        <w:spacing w:line="240" w:lineRule="auto"/>
        <w:rPr>
          <w:moveFrom w:id="239" w:author="Mohammad Nayeem Hasan" w:date="2023-01-21T00:34:00Z"/>
          <w:rFonts w:ascii="Times New Roman" w:hAnsi="Times New Roman" w:cs="Times New Roman"/>
          <w:sz w:val="24"/>
          <w:szCs w:val="24"/>
        </w:rPr>
        <w:pPrChange w:id="240" w:author="Mohammad Nayeem Hasan" w:date="2023-01-21T14:56:00Z">
          <w:pPr>
            <w:spacing w:line="360" w:lineRule="auto"/>
          </w:pPr>
        </w:pPrChange>
      </w:pPr>
    </w:p>
    <w:p w14:paraId="3CF8B692" w14:textId="77777777" w:rsidR="0029422F" w:rsidRPr="00D97196" w:rsidDel="00812BC2" w:rsidRDefault="0029422F">
      <w:pPr>
        <w:spacing w:line="240" w:lineRule="auto"/>
        <w:rPr>
          <w:moveFrom w:id="241" w:author="Mohammad Nayeem Hasan" w:date="2023-01-21T00:34:00Z"/>
          <w:rFonts w:ascii="Times New Roman" w:hAnsi="Times New Roman" w:cs="Times New Roman"/>
          <w:sz w:val="24"/>
          <w:szCs w:val="24"/>
        </w:rPr>
        <w:pPrChange w:id="242" w:author="Mohammad Nayeem Hasan" w:date="2023-01-21T14:56:00Z">
          <w:pPr>
            <w:spacing w:line="360" w:lineRule="auto"/>
          </w:pPr>
        </w:pPrChange>
      </w:pPr>
    </w:p>
    <w:p w14:paraId="2C80C71F" w14:textId="3862DEBC" w:rsidR="0029422F" w:rsidRPr="00D97196" w:rsidDel="00812BC2" w:rsidRDefault="0029422F">
      <w:pPr>
        <w:spacing w:line="240" w:lineRule="auto"/>
        <w:rPr>
          <w:moveFrom w:id="243" w:author="Mohammad Nayeem Hasan" w:date="2023-01-21T00:34:00Z"/>
          <w:rFonts w:ascii="Times New Roman" w:hAnsi="Times New Roman" w:cs="Times New Roman"/>
          <w:sz w:val="24"/>
          <w:szCs w:val="24"/>
        </w:rPr>
        <w:pPrChange w:id="244" w:author="Mohammad Nayeem Hasan" w:date="2023-01-21T14:56:00Z">
          <w:pPr>
            <w:spacing w:line="360" w:lineRule="auto"/>
          </w:pPr>
        </w:pPrChange>
      </w:pPr>
    </w:p>
    <w:p w14:paraId="1A29508F" w14:textId="1F7BDADE" w:rsidR="0029422F" w:rsidRPr="00D97196" w:rsidDel="00812BC2" w:rsidRDefault="0029422F">
      <w:pPr>
        <w:spacing w:line="240" w:lineRule="auto"/>
        <w:rPr>
          <w:moveFrom w:id="245" w:author="Mohammad Nayeem Hasan" w:date="2023-01-21T00:34:00Z"/>
          <w:rFonts w:ascii="Times New Roman" w:hAnsi="Times New Roman" w:cs="Times New Roman"/>
          <w:sz w:val="24"/>
          <w:szCs w:val="24"/>
        </w:rPr>
        <w:pPrChange w:id="246" w:author="Mohammad Nayeem Hasan" w:date="2023-01-21T14:56:00Z">
          <w:pPr>
            <w:spacing w:line="360" w:lineRule="auto"/>
          </w:pPr>
        </w:pPrChange>
      </w:pPr>
    </w:p>
    <w:p w14:paraId="09D851F1" w14:textId="7B5FBF6F" w:rsidR="0029422F" w:rsidRPr="00D97196" w:rsidDel="00812BC2" w:rsidRDefault="0029422F">
      <w:pPr>
        <w:spacing w:line="240" w:lineRule="auto"/>
        <w:rPr>
          <w:moveFrom w:id="247" w:author="Mohammad Nayeem Hasan" w:date="2023-01-21T00:34:00Z"/>
          <w:rFonts w:ascii="Times New Roman" w:hAnsi="Times New Roman" w:cs="Times New Roman"/>
          <w:b/>
          <w:sz w:val="24"/>
          <w:szCs w:val="24"/>
        </w:rPr>
        <w:pPrChange w:id="248" w:author="Mohammad Nayeem Hasan" w:date="2023-01-21T14:56:00Z">
          <w:pPr>
            <w:spacing w:line="360" w:lineRule="auto"/>
          </w:pPr>
        </w:pPrChange>
      </w:pPr>
      <w:moveFrom w:id="249" w:author="Mohammad Nayeem Hasan" w:date="2023-01-21T00:34:00Z">
        <w:r w:rsidRPr="00D97196" w:rsidDel="00812BC2">
          <w:rPr>
            <w:rFonts w:ascii="Times New Roman" w:hAnsi="Times New Roman" w:cs="Times New Roman"/>
            <w:b/>
            <w:sz w:val="24"/>
            <w:szCs w:val="24"/>
          </w:rPr>
          <w:t>Figure 1: Study population and selectin of sample for MICS 2006, 2012-13, and 2019</w:t>
        </w:r>
      </w:moveFrom>
    </w:p>
    <w:moveFromRangeEnd w:id="197"/>
    <w:p w14:paraId="49D040C7" w14:textId="29C7D6C1" w:rsidR="0029422F" w:rsidRPr="00D97196" w:rsidDel="00C2040A" w:rsidRDefault="0029422F">
      <w:pPr>
        <w:spacing w:line="240" w:lineRule="auto"/>
        <w:rPr>
          <w:del w:id="250" w:author="Mohammad Nayeem Hasan" w:date="2023-01-21T00:37:00Z"/>
          <w:rFonts w:ascii="Times New Roman" w:hAnsi="Times New Roman" w:cs="Times New Roman"/>
          <w:sz w:val="24"/>
          <w:szCs w:val="24"/>
        </w:rPr>
        <w:pPrChange w:id="251" w:author="Mohammad Nayeem Hasan" w:date="2023-01-21T14:56:00Z">
          <w:pPr>
            <w:spacing w:line="360" w:lineRule="auto"/>
          </w:pPr>
        </w:pPrChange>
      </w:pPr>
    </w:p>
    <w:p w14:paraId="3CB744A3" w14:textId="7BAFD824" w:rsidR="00275578" w:rsidRPr="00D97196" w:rsidRDefault="00275578">
      <w:pPr>
        <w:spacing w:line="240" w:lineRule="auto"/>
        <w:rPr>
          <w:rFonts w:ascii="Times New Roman" w:hAnsi="Times New Roman" w:cs="Times New Roman"/>
          <w:b/>
          <w:sz w:val="24"/>
          <w:szCs w:val="24"/>
        </w:rPr>
        <w:pPrChange w:id="252" w:author="Mohammad Nayeem Hasan" w:date="2023-01-21T14:56:00Z">
          <w:pPr>
            <w:spacing w:line="360" w:lineRule="auto"/>
          </w:pPr>
        </w:pPrChange>
      </w:pPr>
      <w:del w:id="253" w:author="Mohammad Nayeem Hasan" w:date="2023-01-21T00:37:00Z">
        <w:r w:rsidRPr="00D97196" w:rsidDel="00C2040A">
          <w:rPr>
            <w:rFonts w:ascii="Times New Roman" w:hAnsi="Times New Roman" w:cs="Times New Roman"/>
            <w:b/>
            <w:sz w:val="24"/>
            <w:szCs w:val="24"/>
          </w:rPr>
          <w:delText>Q</w:delText>
        </w:r>
      </w:del>
      <w:ins w:id="254" w:author="Mohammad Nayeem Hasan" w:date="2023-01-21T00:37:00Z">
        <w:r w:rsidR="00C2040A">
          <w:rPr>
            <w:rFonts w:ascii="Times New Roman" w:hAnsi="Times New Roman" w:cs="Times New Roman"/>
            <w:b/>
            <w:sz w:val="24"/>
            <w:szCs w:val="24"/>
          </w:rPr>
          <w:t>Q</w:t>
        </w:r>
      </w:ins>
      <w:r w:rsidRPr="00D97196">
        <w:rPr>
          <w:rFonts w:ascii="Times New Roman" w:hAnsi="Times New Roman" w:cs="Times New Roman"/>
          <w:b/>
          <w:sz w:val="24"/>
          <w:szCs w:val="24"/>
        </w:rPr>
        <w:t>uestionnaires</w:t>
      </w:r>
    </w:p>
    <w:p w14:paraId="5DD0FD26" w14:textId="193A0BE6" w:rsidR="00275578" w:rsidRPr="00D97196" w:rsidRDefault="00275578">
      <w:pPr>
        <w:spacing w:line="240" w:lineRule="auto"/>
        <w:ind w:firstLine="720"/>
        <w:rPr>
          <w:rFonts w:ascii="Times New Roman" w:hAnsi="Times New Roman" w:cs="Times New Roman"/>
          <w:sz w:val="24"/>
          <w:szCs w:val="24"/>
        </w:rPr>
        <w:pPrChange w:id="255" w:author="Mohammad Nayeem Hasan" w:date="2023-01-21T14:56:00Z">
          <w:pPr>
            <w:spacing w:line="360" w:lineRule="auto"/>
            <w:ind w:firstLine="720"/>
          </w:pPr>
        </w:pPrChange>
      </w:pPr>
      <w:r w:rsidRPr="00D97196">
        <w:rPr>
          <w:rFonts w:ascii="Times New Roman" w:hAnsi="Times New Roman" w:cs="Times New Roman"/>
          <w:sz w:val="24"/>
          <w:szCs w:val="24"/>
        </w:rPr>
        <w:t xml:space="preserve">The MICS tools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{"citationID":"yMdMJiaJ","properties":{"formattedCitation":"[31]","plainCitation":"[31]","noteIndex":0},"citationItems":[{"id":27,"uris":["http://zotero.org/users/4185209/items/9CIESYD6"],"itemData":{"id":27,"type":"webpage","title":"Tools - UNICEF MICS","URL":"http://mics.unicef.org/tools","accessed":{"date-parts":[["2017",8,27]]}}}],"schema":"https://github.com/citation-style-language/schema/raw/master/csl-citation.json"}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[31]</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 xml:space="preserve"> of round MICS3 were used in the survey of 2006, MICS5 in 2012-2013 and MICS6 in 2019 for Bangladesh. The round MICS3 had three questionnaires: i) household questionnaire which included information of the characteristics of household, ii) questionnaire for individual women which covered information of every woman aged 15-49 years in each household, and iii) questionnaire for children under five which covered each children’s overall information. The round MICS5 used four sets of questionnaire and along with the three questionnaires of MICS3 round, another questionnaire was for testing water quality </w:t>
      </w:r>
      <w:r w:rsidRPr="00D97196">
        <w:rPr>
          <w:rFonts w:ascii="Times New Roman" w:hAnsi="Times New Roman" w:cs="Times New Roman"/>
          <w:sz w:val="24"/>
          <w:szCs w:val="24"/>
        </w:rPr>
        <w:lastRenderedPageBreak/>
        <w:t xml:space="preserve">which used to find out the </w:t>
      </w:r>
      <w:del w:id="256" w:author="Mst. Farzana Akter" w:date="2023-01-05T23:02:00Z">
        <w:r w:rsidRPr="00D97196" w:rsidDel="002B63EA">
          <w:rPr>
            <w:rFonts w:ascii="Times New Roman" w:hAnsi="Times New Roman" w:cs="Times New Roman"/>
            <w:sz w:val="24"/>
            <w:szCs w:val="24"/>
          </w:rPr>
          <w:delText xml:space="preserve">level of </w:delText>
        </w:r>
      </w:del>
      <w:r w:rsidRPr="00D97196">
        <w:rPr>
          <w:rFonts w:ascii="Times New Roman" w:hAnsi="Times New Roman" w:cs="Times New Roman"/>
          <w:sz w:val="24"/>
          <w:szCs w:val="24"/>
        </w:rPr>
        <w:t xml:space="preserve">arsenic and E. coli content in </w:t>
      </w:r>
      <w:del w:id="257" w:author="Mst. Farzana Akter" w:date="2023-01-05T23:04:00Z">
        <w:r w:rsidRPr="00D97196" w:rsidDel="008B708E">
          <w:rPr>
            <w:rFonts w:ascii="Times New Roman" w:hAnsi="Times New Roman" w:cs="Times New Roman"/>
            <w:sz w:val="24"/>
            <w:szCs w:val="24"/>
          </w:rPr>
          <w:delText xml:space="preserve">drinking </w:delText>
        </w:r>
      </w:del>
      <w:ins w:id="258" w:author="Mst. Farzana Akter" w:date="2023-01-05T23:04:00Z">
        <w:r w:rsidR="008B708E">
          <w:rPr>
            <w:rFonts w:ascii="Times New Roman" w:hAnsi="Times New Roman" w:cs="Times New Roman"/>
            <w:sz w:val="24"/>
            <w:szCs w:val="24"/>
          </w:rPr>
          <w:t>potable</w:t>
        </w:r>
        <w:r w:rsidR="008B708E" w:rsidRPr="00D97196">
          <w:rPr>
            <w:rFonts w:ascii="Times New Roman" w:hAnsi="Times New Roman" w:cs="Times New Roman"/>
            <w:sz w:val="24"/>
            <w:szCs w:val="24"/>
          </w:rPr>
          <w:t xml:space="preserve"> </w:t>
        </w:r>
      </w:ins>
      <w:r w:rsidRPr="00D97196">
        <w:rPr>
          <w:rFonts w:ascii="Times New Roman" w:hAnsi="Times New Roman" w:cs="Times New Roman"/>
          <w:sz w:val="24"/>
          <w:szCs w:val="24"/>
        </w:rPr>
        <w:t xml:space="preserve">water of household. The round MICS6 used five questionnaires and the addition in this round was </w:t>
      </w:r>
      <w:del w:id="259" w:author="Mst. Farzana Akter" w:date="2023-01-09T19:53:00Z">
        <w:r w:rsidRPr="00D97196" w:rsidDel="00803E03">
          <w:rPr>
            <w:rFonts w:ascii="Times New Roman" w:hAnsi="Times New Roman" w:cs="Times New Roman"/>
            <w:sz w:val="24"/>
            <w:szCs w:val="24"/>
          </w:rPr>
          <w:delText>the questionnaire for</w:delText>
        </w:r>
      </w:del>
      <w:ins w:id="260" w:author="Mst. Farzana Akter" w:date="2023-01-09T19:53:00Z">
        <w:r w:rsidR="00803E03">
          <w:rPr>
            <w:rFonts w:ascii="Times New Roman" w:hAnsi="Times New Roman" w:cs="Times New Roman"/>
            <w:sz w:val="24"/>
            <w:szCs w:val="24"/>
          </w:rPr>
          <w:t>collecting information of</w:t>
        </w:r>
      </w:ins>
      <w:ins w:id="261" w:author="Mst. Farzana Akter" w:date="2023-01-05T22:59:00Z">
        <w:r w:rsidR="002E3904">
          <w:rPr>
            <w:rFonts w:ascii="Times New Roman" w:hAnsi="Times New Roman" w:cs="Times New Roman"/>
            <w:sz w:val="24"/>
            <w:szCs w:val="24"/>
          </w:rPr>
          <w:t xml:space="preserve"> one</w:t>
        </w:r>
      </w:ins>
      <w:r w:rsidRPr="00D97196">
        <w:rPr>
          <w:rFonts w:ascii="Times New Roman" w:hAnsi="Times New Roman" w:cs="Times New Roman"/>
          <w:sz w:val="24"/>
          <w:szCs w:val="24"/>
        </w:rPr>
        <w:t xml:space="preserve"> </w:t>
      </w:r>
      <w:ins w:id="262" w:author="Mst. Farzana Akter" w:date="2023-01-09T20:01:00Z">
        <w:r w:rsidR="00DA6140">
          <w:rPr>
            <w:rFonts w:ascii="Times New Roman" w:hAnsi="Times New Roman" w:cs="Times New Roman"/>
            <w:sz w:val="24"/>
            <w:szCs w:val="24"/>
          </w:rPr>
          <w:t>random</w:t>
        </w:r>
      </w:ins>
      <w:ins w:id="263" w:author="Mst. Farzana Akter" w:date="2023-01-09T20:02:00Z">
        <w:r w:rsidR="00DA6140">
          <w:rPr>
            <w:rFonts w:ascii="Times New Roman" w:hAnsi="Times New Roman" w:cs="Times New Roman"/>
            <w:sz w:val="24"/>
            <w:szCs w:val="24"/>
          </w:rPr>
          <w:t xml:space="preserve">ly selected </w:t>
        </w:r>
      </w:ins>
      <w:del w:id="264" w:author="Mst. Farzana Akter" w:date="2023-01-09T19:54:00Z">
        <w:r w:rsidRPr="00D97196" w:rsidDel="007914F8">
          <w:rPr>
            <w:rFonts w:ascii="Times New Roman" w:hAnsi="Times New Roman" w:cs="Times New Roman"/>
            <w:sz w:val="24"/>
            <w:szCs w:val="24"/>
          </w:rPr>
          <w:delText>chil</w:delText>
        </w:r>
      </w:del>
      <w:ins w:id="265" w:author="Mst. Farzana Akter" w:date="2023-01-09T19:55:00Z">
        <w:r w:rsidR="00FA4EE5">
          <w:rPr>
            <w:rFonts w:ascii="Times New Roman" w:hAnsi="Times New Roman" w:cs="Times New Roman"/>
            <w:sz w:val="24"/>
            <w:szCs w:val="24"/>
          </w:rPr>
          <w:t xml:space="preserve">child </w:t>
        </w:r>
      </w:ins>
      <w:ins w:id="266" w:author="Mst. Farzana Akter" w:date="2023-01-09T20:02:00Z">
        <w:r w:rsidR="000D7F48">
          <w:rPr>
            <w:rFonts w:ascii="Times New Roman" w:hAnsi="Times New Roman" w:cs="Times New Roman"/>
            <w:sz w:val="24"/>
            <w:szCs w:val="24"/>
          </w:rPr>
          <w:t>from</w:t>
        </w:r>
      </w:ins>
      <w:ins w:id="267" w:author="Mst. Farzana Akter" w:date="2023-01-09T19:58:00Z">
        <w:r w:rsidR="00BE2235">
          <w:rPr>
            <w:rFonts w:ascii="Times New Roman" w:hAnsi="Times New Roman" w:cs="Times New Roman"/>
            <w:sz w:val="24"/>
            <w:szCs w:val="24"/>
          </w:rPr>
          <w:t xml:space="preserve"> 5-17 years age group</w:t>
        </w:r>
        <w:r w:rsidR="0065247D">
          <w:rPr>
            <w:rFonts w:ascii="Times New Roman" w:hAnsi="Times New Roman" w:cs="Times New Roman"/>
            <w:sz w:val="24"/>
            <w:szCs w:val="24"/>
          </w:rPr>
          <w:t xml:space="preserve"> from </w:t>
        </w:r>
      </w:ins>
      <w:ins w:id="268" w:author="Mst. Farzana Akter" w:date="2023-01-09T19:59:00Z">
        <w:r w:rsidR="0065247D">
          <w:rPr>
            <w:rFonts w:ascii="Times New Roman" w:hAnsi="Times New Roman" w:cs="Times New Roman"/>
            <w:sz w:val="24"/>
            <w:szCs w:val="24"/>
          </w:rPr>
          <w:t>each household</w:t>
        </w:r>
      </w:ins>
      <w:del w:id="269" w:author="Mst. Farzana Akter" w:date="2023-01-09T19:54:00Z">
        <w:r w:rsidRPr="00D97196" w:rsidDel="000B371E">
          <w:rPr>
            <w:rFonts w:ascii="Times New Roman" w:hAnsi="Times New Roman" w:cs="Times New Roman"/>
            <w:sz w:val="24"/>
            <w:szCs w:val="24"/>
          </w:rPr>
          <w:delText>dr</w:delText>
        </w:r>
      </w:del>
      <w:del w:id="270" w:author="Mst. Farzana Akter" w:date="2023-01-09T19:53:00Z">
        <w:r w:rsidRPr="00D97196" w:rsidDel="000B371E">
          <w:rPr>
            <w:rFonts w:ascii="Times New Roman" w:hAnsi="Times New Roman" w:cs="Times New Roman"/>
            <w:sz w:val="24"/>
            <w:szCs w:val="24"/>
          </w:rPr>
          <w:delText xml:space="preserve">en aged 5-17 </w:delText>
        </w:r>
      </w:del>
      <w:del w:id="271" w:author="Mst. Farzana Akter" w:date="2023-01-09T19:55:00Z">
        <w:r w:rsidRPr="00D97196" w:rsidDel="007914F8">
          <w:rPr>
            <w:rFonts w:ascii="Times New Roman" w:hAnsi="Times New Roman" w:cs="Times New Roman"/>
            <w:sz w:val="24"/>
            <w:szCs w:val="24"/>
          </w:rPr>
          <w:delText>wh</w:delText>
        </w:r>
      </w:del>
      <w:del w:id="272" w:author="Mst. Farzana Akter" w:date="2023-01-05T23:00:00Z">
        <w:r w:rsidRPr="00D97196" w:rsidDel="002E3904">
          <w:rPr>
            <w:rFonts w:ascii="Times New Roman" w:hAnsi="Times New Roman" w:cs="Times New Roman"/>
            <w:sz w:val="24"/>
            <w:szCs w:val="24"/>
          </w:rPr>
          <w:delText xml:space="preserve">ich collected information of one </w:delText>
        </w:r>
      </w:del>
      <w:del w:id="273" w:author="Mst. Farzana Akter" w:date="2023-01-05T22:58:00Z">
        <w:r w:rsidRPr="00D97196" w:rsidDel="006824AE">
          <w:rPr>
            <w:rFonts w:ascii="Times New Roman" w:hAnsi="Times New Roman" w:cs="Times New Roman"/>
            <w:sz w:val="24"/>
            <w:szCs w:val="24"/>
          </w:rPr>
          <w:delText xml:space="preserve">randomly selected </w:delText>
        </w:r>
      </w:del>
      <w:del w:id="274" w:author="Mst. Farzana Akter" w:date="2023-01-05T23:00:00Z">
        <w:r w:rsidRPr="00D97196" w:rsidDel="002E3904">
          <w:rPr>
            <w:rFonts w:ascii="Times New Roman" w:hAnsi="Times New Roman" w:cs="Times New Roman"/>
            <w:sz w:val="24"/>
            <w:szCs w:val="24"/>
          </w:rPr>
          <w:delText xml:space="preserve">child </w:delText>
        </w:r>
        <w:r w:rsidRPr="00D97196" w:rsidDel="005F1DD0">
          <w:rPr>
            <w:rFonts w:ascii="Times New Roman" w:hAnsi="Times New Roman" w:cs="Times New Roman"/>
            <w:sz w:val="24"/>
            <w:szCs w:val="24"/>
          </w:rPr>
          <w:delText xml:space="preserve">from </w:delText>
        </w:r>
        <w:r w:rsidRPr="00D97196" w:rsidDel="002E3904">
          <w:rPr>
            <w:rFonts w:ascii="Times New Roman" w:hAnsi="Times New Roman" w:cs="Times New Roman"/>
            <w:sz w:val="24"/>
            <w:szCs w:val="24"/>
          </w:rPr>
          <w:delText>children aged 5-17 living in a</w:delText>
        </w:r>
      </w:del>
      <w:del w:id="275" w:author="Mst. Farzana Akter" w:date="2023-01-09T19:55:00Z">
        <w:r w:rsidRPr="00D97196" w:rsidDel="007914F8">
          <w:rPr>
            <w:rFonts w:ascii="Times New Roman" w:hAnsi="Times New Roman" w:cs="Times New Roman"/>
            <w:sz w:val="24"/>
            <w:szCs w:val="24"/>
          </w:rPr>
          <w:delText xml:space="preserve"> household</w:delText>
        </w:r>
      </w:del>
      <w:r w:rsidRPr="00D97196">
        <w:rPr>
          <w:rFonts w:ascii="Times New Roman" w:hAnsi="Times New Roman" w:cs="Times New Roman"/>
          <w:sz w:val="24"/>
          <w:szCs w:val="24"/>
        </w:rPr>
        <w:t>. All questionnaires were interpreted into Bangla.</w:t>
      </w:r>
    </w:p>
    <w:p w14:paraId="358C9623" w14:textId="2235134E" w:rsidR="00275578" w:rsidRPr="00D97196" w:rsidDel="00C2040A" w:rsidRDefault="00275578">
      <w:pPr>
        <w:spacing w:line="240" w:lineRule="auto"/>
        <w:rPr>
          <w:del w:id="276" w:author="Mohammad Nayeem Hasan" w:date="2023-01-21T00:37:00Z"/>
          <w:rFonts w:ascii="Times New Roman" w:hAnsi="Times New Roman" w:cs="Times New Roman"/>
          <w:sz w:val="24"/>
          <w:szCs w:val="24"/>
        </w:rPr>
        <w:pPrChange w:id="277" w:author="Mohammad Nayeem Hasan" w:date="2023-01-21T14:56:00Z">
          <w:pPr>
            <w:spacing w:line="360" w:lineRule="auto"/>
          </w:pPr>
        </w:pPrChange>
      </w:pPr>
    </w:p>
    <w:p w14:paraId="6D6895CD" w14:textId="76CBFFF2" w:rsidR="00275578" w:rsidRPr="00D97196" w:rsidRDefault="00275578">
      <w:pPr>
        <w:spacing w:line="240" w:lineRule="auto"/>
        <w:rPr>
          <w:rFonts w:ascii="Times New Roman" w:hAnsi="Times New Roman" w:cs="Times New Roman"/>
          <w:b/>
          <w:sz w:val="24"/>
          <w:szCs w:val="24"/>
        </w:rPr>
        <w:pPrChange w:id="278" w:author="Mohammad Nayeem Hasan" w:date="2023-01-21T14:56:00Z">
          <w:pPr>
            <w:spacing w:line="360" w:lineRule="auto"/>
          </w:pPr>
        </w:pPrChange>
      </w:pPr>
      <w:r w:rsidRPr="00D97196">
        <w:rPr>
          <w:rFonts w:ascii="Times New Roman" w:hAnsi="Times New Roman" w:cs="Times New Roman"/>
          <w:b/>
          <w:sz w:val="24"/>
          <w:szCs w:val="24"/>
        </w:rPr>
        <w:t>Outcome and possible covariates</w:t>
      </w:r>
    </w:p>
    <w:p w14:paraId="6047D88D" w14:textId="0B26CF71" w:rsidR="00275578" w:rsidRPr="00D97196" w:rsidRDefault="00275578">
      <w:pPr>
        <w:spacing w:line="240" w:lineRule="auto"/>
        <w:rPr>
          <w:rFonts w:ascii="Times New Roman" w:hAnsi="Times New Roman" w:cs="Times New Roman"/>
          <w:b/>
          <w:sz w:val="24"/>
          <w:szCs w:val="24"/>
        </w:rPr>
        <w:pPrChange w:id="279" w:author="Mohammad Nayeem Hasan" w:date="2023-01-21T14:56:00Z">
          <w:pPr>
            <w:spacing w:line="360" w:lineRule="auto"/>
          </w:pPr>
        </w:pPrChange>
      </w:pPr>
      <w:r w:rsidRPr="00D97196">
        <w:rPr>
          <w:rFonts w:ascii="Times New Roman" w:hAnsi="Times New Roman" w:cs="Times New Roman"/>
          <w:b/>
          <w:sz w:val="24"/>
          <w:szCs w:val="24"/>
        </w:rPr>
        <w:t>Outcome variable</w:t>
      </w:r>
    </w:p>
    <w:p w14:paraId="3F4B7576" w14:textId="5DD143FE" w:rsidR="00275578" w:rsidRPr="00D97196" w:rsidRDefault="00275578">
      <w:pPr>
        <w:spacing w:line="240" w:lineRule="auto"/>
        <w:ind w:firstLine="720"/>
        <w:rPr>
          <w:rFonts w:ascii="Times New Roman" w:hAnsi="Times New Roman" w:cs="Times New Roman"/>
          <w:sz w:val="24"/>
          <w:szCs w:val="24"/>
        </w:rPr>
        <w:pPrChange w:id="280" w:author="Mohammad Nayeem Hasan" w:date="2023-01-21T14:56:00Z">
          <w:pPr>
            <w:spacing w:line="360" w:lineRule="auto"/>
            <w:ind w:firstLine="720"/>
          </w:pPr>
        </w:pPrChange>
      </w:pPr>
      <w:r w:rsidRPr="00D97196">
        <w:rPr>
          <w:rFonts w:ascii="Times New Roman" w:hAnsi="Times New Roman" w:cs="Times New Roman"/>
          <w:sz w:val="24"/>
          <w:szCs w:val="24"/>
        </w:rPr>
        <w:t xml:space="preserve">Diarrhea is determined as whether </w:t>
      </w:r>
      <w:del w:id="281" w:author="Mst. Farzana Akter" w:date="2023-01-05T23:05:00Z">
        <w:r w:rsidRPr="00D97196" w:rsidDel="006629F1">
          <w:rPr>
            <w:rFonts w:ascii="Times New Roman" w:hAnsi="Times New Roman" w:cs="Times New Roman"/>
            <w:sz w:val="24"/>
            <w:szCs w:val="24"/>
          </w:rPr>
          <w:delText xml:space="preserve">children </w:delText>
        </w:r>
        <w:r w:rsidRPr="00D97196" w:rsidDel="0098626F">
          <w:rPr>
            <w:rFonts w:ascii="Times New Roman" w:hAnsi="Times New Roman" w:cs="Times New Roman"/>
            <w:sz w:val="24"/>
            <w:szCs w:val="24"/>
          </w:rPr>
          <w:delText>under age five</w:delText>
        </w:r>
      </w:del>
      <w:ins w:id="282" w:author="Mst. Farzana Akter" w:date="2023-01-05T23:05:00Z">
        <w:r w:rsidR="006629F1">
          <w:rPr>
            <w:rFonts w:ascii="Times New Roman" w:hAnsi="Times New Roman" w:cs="Times New Roman"/>
            <w:sz w:val="24"/>
            <w:szCs w:val="24"/>
          </w:rPr>
          <w:t xml:space="preserve">0-5 </w:t>
        </w:r>
      </w:ins>
      <w:ins w:id="283" w:author="Mst. Farzana Akter" w:date="2023-01-05T23:06:00Z">
        <w:r w:rsidR="006629F1">
          <w:rPr>
            <w:rFonts w:ascii="Times New Roman" w:hAnsi="Times New Roman" w:cs="Times New Roman"/>
            <w:sz w:val="24"/>
            <w:szCs w:val="24"/>
          </w:rPr>
          <w:t>years old children</w:t>
        </w:r>
      </w:ins>
      <w:r w:rsidRPr="00D97196">
        <w:rPr>
          <w:rFonts w:ascii="Times New Roman" w:hAnsi="Times New Roman" w:cs="Times New Roman"/>
          <w:sz w:val="24"/>
          <w:szCs w:val="24"/>
        </w:rPr>
        <w:t xml:space="preserve"> had diarrhea in past two weeks or not and the answer is given by mothers or caretakers of children. We considered binary variable “Diarrhea” as the outcome variable. Here, the Diarrhea variable has two categories: “Yes” for having diarrhea and “No” for not having diarrhea in past two weeks for the children under age five.</w:t>
      </w:r>
    </w:p>
    <w:p w14:paraId="4CE5FA58" w14:textId="6AF0E483" w:rsidR="00275578" w:rsidRPr="00D97196" w:rsidRDefault="00275578">
      <w:pPr>
        <w:spacing w:line="240" w:lineRule="auto"/>
        <w:rPr>
          <w:rFonts w:ascii="Times New Roman" w:hAnsi="Times New Roman" w:cs="Times New Roman"/>
          <w:b/>
          <w:sz w:val="24"/>
          <w:szCs w:val="24"/>
        </w:rPr>
        <w:pPrChange w:id="284" w:author="Mohammad Nayeem Hasan" w:date="2023-01-21T14:56:00Z">
          <w:pPr>
            <w:spacing w:line="360" w:lineRule="auto"/>
          </w:pPr>
        </w:pPrChange>
      </w:pPr>
      <w:commentRangeStart w:id="285"/>
      <w:r w:rsidRPr="00D97196">
        <w:rPr>
          <w:rFonts w:ascii="Times New Roman" w:hAnsi="Times New Roman" w:cs="Times New Roman"/>
          <w:b/>
          <w:sz w:val="24"/>
          <w:szCs w:val="24"/>
        </w:rPr>
        <w:t>Covariates</w:t>
      </w:r>
      <w:commentRangeEnd w:id="285"/>
      <w:r w:rsidR="00B92378">
        <w:rPr>
          <w:rStyle w:val="CommentReference"/>
        </w:rPr>
        <w:commentReference w:id="285"/>
      </w:r>
    </w:p>
    <w:p w14:paraId="2DC1F0F0" w14:textId="720BDF02" w:rsidR="00275578" w:rsidRPr="00D97196" w:rsidRDefault="00275578">
      <w:pPr>
        <w:spacing w:line="240" w:lineRule="auto"/>
        <w:ind w:firstLine="720"/>
        <w:rPr>
          <w:rFonts w:ascii="Times New Roman" w:hAnsi="Times New Roman" w:cs="Times New Roman"/>
          <w:sz w:val="24"/>
          <w:szCs w:val="24"/>
        </w:rPr>
        <w:pPrChange w:id="286" w:author="Mohammad Nayeem Hasan" w:date="2023-01-21T14:56:00Z">
          <w:pPr>
            <w:spacing w:line="360" w:lineRule="auto"/>
            <w:ind w:firstLine="720"/>
          </w:pPr>
        </w:pPrChange>
      </w:pPr>
      <w:r w:rsidRPr="00D97196">
        <w:rPr>
          <w:rFonts w:ascii="Times New Roman" w:hAnsi="Times New Roman" w:cs="Times New Roman"/>
          <w:sz w:val="24"/>
          <w:szCs w:val="24"/>
        </w:rPr>
        <w:t xml:space="preserve">Characteristics of children such as age, sex, child supervision, nutritional status (stunned, wasted, underweight, overweight), community characteristics e.g. place of residence, division, parental characteristics e.g. mother’s education and age, household characteristics e.g. wealth index, religion, sex of household head, type of toilet facility and its shared status, salt iodization, access to mass media, household size, possession of livestock, drinking water source and type, water treatment were considered as covariates in the analysis. </w:t>
      </w:r>
      <w:ins w:id="287" w:author="Mst. Farzana Akter" w:date="2023-01-10T20:53:00Z">
        <w:r w:rsidR="00AD11CE">
          <w:rPr>
            <w:rFonts w:ascii="Times New Roman" w:hAnsi="Times New Roman" w:cs="Times New Roman"/>
            <w:sz w:val="24"/>
            <w:szCs w:val="24"/>
          </w:rPr>
          <w:t xml:space="preserve">The covariates were selected for the </w:t>
        </w:r>
        <w:r w:rsidR="005A6D7E">
          <w:rPr>
            <w:rFonts w:ascii="Times New Roman" w:hAnsi="Times New Roman" w:cs="Times New Roman"/>
            <w:sz w:val="24"/>
            <w:szCs w:val="24"/>
          </w:rPr>
          <w:t xml:space="preserve">analysis </w:t>
        </w:r>
      </w:ins>
      <w:ins w:id="288" w:author="Mst. Farzana Akter" w:date="2023-01-10T20:56:00Z">
        <w:r w:rsidR="00554857">
          <w:rPr>
            <w:rFonts w:ascii="Times New Roman" w:hAnsi="Times New Roman" w:cs="Times New Roman"/>
            <w:sz w:val="24"/>
            <w:szCs w:val="24"/>
          </w:rPr>
          <w:t>based on the</w:t>
        </w:r>
      </w:ins>
      <w:ins w:id="289" w:author="Mst. Farzana Akter" w:date="2023-01-10T20:53:00Z">
        <w:r w:rsidR="005A6D7E">
          <w:rPr>
            <w:rFonts w:ascii="Times New Roman" w:hAnsi="Times New Roman" w:cs="Times New Roman"/>
            <w:sz w:val="24"/>
            <w:szCs w:val="24"/>
          </w:rPr>
          <w:t xml:space="preserve"> available information in MIC</w:t>
        </w:r>
      </w:ins>
      <w:ins w:id="290" w:author="Mst. Farzana Akter" w:date="2023-01-10T20:54:00Z">
        <w:r w:rsidR="005A6D7E">
          <w:rPr>
            <w:rFonts w:ascii="Times New Roman" w:hAnsi="Times New Roman" w:cs="Times New Roman"/>
            <w:sz w:val="24"/>
            <w:szCs w:val="24"/>
          </w:rPr>
          <w:t xml:space="preserve">S dataset and </w:t>
        </w:r>
        <w:r w:rsidR="007B6876">
          <w:rPr>
            <w:rFonts w:ascii="Times New Roman" w:hAnsi="Times New Roman" w:cs="Times New Roman"/>
            <w:sz w:val="24"/>
            <w:szCs w:val="24"/>
          </w:rPr>
          <w:t>the findings of previous studies</w:t>
        </w:r>
      </w:ins>
      <w:ins w:id="291" w:author="Mst. Farzana Akter" w:date="2023-01-10T20:56:00Z">
        <w:r w:rsidR="00554857">
          <w:rPr>
            <w:rFonts w:ascii="Times New Roman" w:hAnsi="Times New Roman" w:cs="Times New Roman"/>
            <w:sz w:val="24"/>
            <w:szCs w:val="24"/>
          </w:rPr>
          <w:t xml:space="preserve"> </w:t>
        </w:r>
      </w:ins>
      <w:r w:rsidR="00124882">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5mCmzG21","properties":{"formattedCitation":"[10,13,16\\uc0\\u8211{}29]","plainCitation":"[10,13,16–29]","noteIndex":0},"citationItems":[{"id":1431,"uris":["http://zotero.org/users/4185209/items/PWEH3VW6"],"itemData":{"id":1431,"type":"article-journal","abstract":"&lt;b&gt;Background:&lt;/b&gt; Children are the most vulnerable and high risk group in the prevalence of diarrhea in low income countries like Bangladesh. This can lead to the higher rate of child morbidity and mortality. Achievement of Millennium Development Goal’s (MDGs) at a target period, it is important to comprise the issue first. Therefore, the purpose of the present study is to find out the risk factors of diarrhea in the childhood. &lt;b&gt;Methods: &lt;/b&gt;Data and necessary information of 485 women were obtained from the Bangladesh Demographic and Health Survey (BDHS), 2007. These 485 women were extracted from 10,996 women whose children had experienced an episode of diarrhea in the two weeks before the survey. The chi-square test and binary logistic regression analyses have been used as the statistical tools. &lt;b&gt;Results:&lt;/b&gt; Majority of the women (76.9%) reported their child had experienced diarrhea in the last two weeks. Respondent’s educational level, husband occupation, living condition, birth interval and the sources of drinking water were found to be significantly associated (p&lt;0.05) with the disease of diarrhea. Finally, binary logistic model identified that respondents’ husband occupation, their living condition, birth interval and the source of drinking water were significant factors. &lt;b&gt;Conclusions:&lt;/b&gt; The prevalence of diarrhea disease is more common in Bangladeshi children. So, it is necessary to educate general people about the possible living arrangements for avoiding diarrhea and its termination.","container-title":"Journal of Health Science","ISSN":"2166-5990","issue":"1","language":"en","license":"http://creativecommons.org/licenses/by/2.0/","note":"publisher: Scientific &amp; Academic Publishing","page":"1-5","source":"article.sapub.org","title":"An Evidence of Socio-Demographic Effects on Child’s Diarrhoea in Bangladesh","volume":"5","author":[{"family":"Islam","given":"Md Rafiqul"},{"family":"Hossain","given":"Md Kamal"},{"family":"Khan","given":"Md Nuruzzaman"},{"family":"Ali","given":"Md Raihan"}],"issued":{"date-parts":[["2015"]]}}},{"id":1489,"uris":["http://zotero.org/users/4185209/items/76XQS6DQ"],"itemData":{"id":1489,"type":"article-journal","abstract":"Although efforts have been made by the international community to improve childhood health, risk factors linked with the healthiness of preschool-age children in low and middle-income countries (LMICs) are very diverse. Therefore, this paper examines the prevalence and determinants of fever, acute respiratory infection and diarrhea of preschool children in Bangladesh. A sample of 8,421 children from the latest country representative BDHS-2017–18 survey was analyzed by utilizing both the bivariate and multivariate techniques. The results revealed that about 4.7, 33.1, and 35.8% of the children aged under 5 years had suffered from diarrhea, fever and ARI respectively during the 2 weeks preceding the date of the survey. Demographic, socio-economic, and community and health characteristics likely to play an important role in suffering under-five children from diarrhea, fever, and ARI in Bangladesh. The child’s age of 13–24 months, delivery by cesarean section, unsafe drinking water, unhygienic toilet facility, low level of family wealth index and parental education, a higher number of living children in the household, rural residency and regional difference were all found to be most crucial determinants of the occurrences of fever, ARI and diarrhea. Interventions should focus on improving these significant demographic, socioeconomic, and community and health risk factors. A special attention is necessary to the people who live in rural areas and geospatially disadvantaged regions.","container-title":"BMC Pediatrics","DOI":"10.1186/s12887-022-03166-9","ISSN":"1471-2431","issue":"1","journalAbbreviation":"BMC Pediatr","language":"en","license":"2022 The Author(s)","note":"number: 1\npublisher: BioMed Central","page":"1-12","source":"bmcpediatr.biomedcentral.com","title":"Prevalence and determinants of fever, ARI and diarrhea among children aged 6–59 months in Bangladesh","volume":"22","author":[{"family":"Rahman","given":"Azizur"},{"family":"Hossain","given":"Md Moyazzem"}],"issued":{"date-parts":[["2022",12]]}}},{"id":1455,"uris":["http://zotero.org/users/4185209/items/R3YFLKMW"],"itemData":{"id":1455,"type":"article-journal","abstract":"To determine risk factors for diarrhea, the authors followed an open cohort of 1,314 children from Gulnea-Bissau by weekly diarrhea recall interviews between April 1987 and March 1990. Data on feeding practices and measles infection were available for all children and, for 531 children, comprehensive data on explanatory variables were recorded. Of 57 variables, seven were independently associated with an increased incidence of diarrhea. These were a recent (in the past 14 days) diarrheal episode, male sex, being weaned from breast milk, not being looked after by the mother, head of the household being &amp;lt;30 years old, eating cold leftovers, and drinking water from an unprotected public water supply. In breastfed children, only three variables were associated with diarrhea, including prior diarrhea, male sex, and not being looked after by the mother. Among weaned children, six variables delineated increased rates of diarrhea, including unprotected public water supply, eating of cold leftovers, and lack of maternal education. Major determinants of persistent diarrhea included weaning, lack of maternal education, and having pigs in the home. It is concluded that, in addition to the promotion of breastfeeding, important interventions against diarrhea include improvements in water supply, hygiene, and food handling. However, because of effect modification by breastfeeding, the largest effects of these interventions will probably be among weaned children. Am J Epidemiol 1997;146: 273–82.","container-title":"American Journal of Epidemiology","DOI":"10.1093/oxfordjournals.aje.a009263","ISSN":"0002-9262","issue":"3","journalAbbreviation":"American Journal of Epidemiology","page":"273-282","source":"Silverchair","title":"Risk Factors for Diarrheal Disease Incidence in Early Childhood: A Community Cohort Study from Guinea-Bissau","title-short":"Risk Factors for Diarrheal Disease Incidence in Early Childhood","volume":"146","author":[{"family":"Mølbak","given":"Kåre"},{"family":"Jensen","given":"Henrik"},{"family":"lngholt","given":"Liselotte"},{"family":"Aaby","given":"Peter"}],"issued":{"date-parts":[["1997",8,1]]}}},{"id":1460,"uris":["http://zotero.org/users/4185209/items/IF7NKG3Y"],"itemData":{"id":1460,"type":"article-journal","abstract":"Diarrhea is a leading cause of death in tropical countries. One of the highest childhood mortalities is in northeastern Brazil, where little is known about the morbidity, etiology, and risk factors of diarrhea. Prospective village surveillance over 30 months revealed diarrhea attack rates of more than seven episodes per child-year at six to 11 months of age among the children of the poorest families. Other risk factors included early weaning and the lack of toilets. Diarrhea led to weight loss and stunted growth. Enterotoxigenic Escherichia coli and rotaviruses were the most common pathogens, accounting for 21% and 19% of cases, respectively, followed by Shigella species (8.0%), Campylobacter jejuni (7.5%), Giardia species (6.7%), Strongyloides species (5.3%), and enteropathogenic E coli serotypes (4.6%). Most (84%) enterotoxigenic E coli were isolated during the rainy season of October to March (P less than 0.03), whereas 71% of rotaviral illnesses occurred during the drier months of June to October (P less than 0.03). In the present study, the early occurrence and nutritional impact of diarrhea and weaning, as well as the major etiologic agents of diarrhea and their different seasonal patterns have been defined for this region in which life-threatening diarrhea is endemic.","container-title":"The Journal of Infectious Diseases","DOI":"10.1093/infdis/148.6.986","ISSN":"0022-1899","issue":"6","journalAbbreviation":"J Infect Dis","language":"eng","note":"PMID: 6361176","page":"986-997","source":"PubMed","title":"Prospective study of diarrheal illnesses in northeastern Brazil: patterns of disease, nutritional impact, etiologies, and risk factors","title-short":"Prospective study of diarrheal illnesses in northeastern Brazil","volume":"148","author":[{"family":"Guerrant","given":"R. L."},{"family":"Kirchhoff","given":"L. V."},{"family":"Shields","given":"D. S."},{"family":"Nations","given":"M. K."},{"family":"Leslie","given":"J."},{"family":"Sousa","given":"M. A.","non-dropping-particle":"de"},{"family":"Araujo","given":"J. G."},{"family":"Correia","given":"L. L."},{"family":"Sauer","given":"K. T."},{"family":"McClelland","given":"K. E."}],"issued":{"date-parts":[["1983",12]]}}},{"id":1464,"uris":["http://zotero.org/users/4185209/items/3YAZQZX7"],"itemData":{"id":1464,"type":"article-journal","abstract":"OBJECTIVE\nOur goal was to estimate the impact of a Shigella vaccine in an area where shigellosis is endemic by characterizing the disease burden and antibiotic-resistance profiles of isolates and by determining the prevalence of Shigella flexneri serotypes.\n\nPATIENTS AND METHODS\nWe conducted a 43-month-long prospective, community-based diarrheal disease surveillance in 442 children &lt;72 months of age in the Peruvian Amazon between October 1, 2002, and April 15, 2006.\n\nRESULTS\nThe incidence of diarrheal disease was 4.38 episodes per child-year. The incidence rate for shigellosis was 0.34 episodes per child-year in children &lt;72 months of age and peaked in children between 12 and 23 months at 0.43 episodes per child-year. Maternal education at or beyond the primary grade level, piped water supply, weight-for-age z score, and improved water-storage practices were the most significant determinants of disease in this community with living conditions comparable to many rural areas in the developing world.\n\nCONCLUSIONS\nChildren living in this region had a 20-fold higher rate of disease incidence detected by active surveillance as those recently estimated by passive detection. Most symptomatic disease was caused by S flexneri, although the diversity of serotypes will require a multivalent vaccine to have a significant impact on the burden of disease caused by shigellosis. Several other public health disease-control interventions targeted at water source and improved storage, nutritional interventions, and improved maternal education seem to have a greater impact than a univalent S flexneri 2a vaccine.","container-title":"Pediatrics","DOI":"10.1542/peds.2008-0458","ISSN":"0031-4005","issue":"3","journalAbbreviation":"Pediatrics","note":"PMID: 18710884\nPMCID: PMC6204332","page":"e541-e549","source":"PubMed Central","title":"Epidemiology of Highly Endemic Multiply Antibiotic-Resistant Shigellosis in Children in the Peruvian Amazon","volume":"122","author":[{"family":"Kosek","given":"Margaret"},{"family":"Yori","given":"Pablo Peñataro"},{"family":"Pan","given":"William K."},{"family":"Olortegui","given":"Maribel Paredes"},{"family":"Gilman","given":"Robert H."},{"family":"Perez","given":"Juan"},{"family":"Chavez","given":"Cesar Banda"},{"family":"Sanchez","given":"Graciela Meza"},{"family":"Burga","given":"Rosa"},{"family":"Hall","given":"Eric"}],"issued":{"date-parts":[["2008",9]]}}},{"id":1458,"uris":["http://zotero.org/users/4185209/items/U8VEA3AW"],"itemData":{"id":1458,"type":"article-journal","abstract":"The promotion of proper infant feeding practices and the improvement of environmental sanitation have been two important strategies in the effort to reduce diarrhoeal morbidity among infants. Breast-feeding protects infants by decreasing their exposure to water- and foodborne pathogens and by improving their resistance to infection; good sanitation isolates faecal material from the human environment, reducing exposures to enteric pathogens. Taken together, breast-feeding and good sanitation form a set of sequential barriers that protect infants from diarrhoeal pathogens. As a result, breast-feeding may be most important if the sanitation barrier is not in place. This issue is explored using data from a prospective study of 2355 urban Filipino infants during the first 6 months of life. Longitudinal multivariate analyses are used to estimate the effects of full breast-feeding and mixed feeding on diarrhoeal disease at different levels of sanitation. Breast-feeding provides significant protection against diarrhoeal disease for infants in all environments. Administration of even small portions of contaminated water supplements to fully breast-fed infants nearly doubles their risk of diarrhoea. Mixed-fed and weaned infants consume much greater quantities of supplemental liquids, and as a result, the protective effect of full breast-feeding is greatest when drinking-water is contaminated. Similarly, full breast-feeding has stronger protective effects among infants living in crowded, highly contaminated settings.","container-title":"Bulletin of the World Health Organization","ISSN":"0042-9686","issue":"4","journalAbbreviation":"Bull World Health Organ","language":"eng","note":"PMID: 7923538\nPMCID: PMC2486614","page":"589-601","source":"PubMed","title":"Drinking-water quality, sanitation, and breast-feeding: their interactive effects on infant health","title-short":"Drinking-water quality, sanitation, and breast-feeding","volume":"72","author":[{"family":"VanDerslice","given":"J."},{"family":"Popkin","given":"B."},{"family":"Briscoe","given":"J."}],"issued":{"date-parts":[["1994"]]}}},{"id":1475,"uris":["http://zotero.org/users/4185209/items/AVG5BQG3"],"itemData":{"id":1475,"type":"article-journal","abstract":"Kadoma City experienced an increase in watery diarrhoea from 27 cases during week beginning 5th September, to 107 cases during week beginning 26th September 2011. The weekly diarrhoea cases crossed the threshold action line during week beginning 5th September at the children’s clinic in Rimuka Township, and the remaining four clinics reported cases crossing threshold action lines between week beginning 12th September and week beginning 26th September. Eighty-two percent of the cases were children less than 5 years old. We conducted a case controlstudy to determine risk factorsfor contracting watery diarrhoea in children less than 5 years in Kadoma City. An unmatched 1:1 case control study was conducted in Ngezi and Rimuka townships in Kadoma City, Zimbabwe. A case was a child less than 5 years old, who developed acute watery diarrhoea between 5th September and 1st October 2011. A control was a child less than 5 years old who stayed in the same township and did not suffer from diarrhoea. A structured questionnaire was administered to caregivers of cases and controls.Laboratory water quality tests and stool test results were reviewed.Epi Info™ statistical software was used to analyse data. A total of 109 cases and 109 controls were enrolled. Independent protective factors were: having been exclusively breastfed for six months [AOR = 0.44; 95% CI (0.24-0.82)]; using municipal water [AOR = 0.38; 95% CI (0.18-0.80)]; using aqua tablets, [AOR = 0.49; 95% CI (0.26–0.94)] and; storing water in closed containers, [AOR = 0.24; 95% CI (0.07–0.0.83). The only independent risk factor for contracting watery diarrhoea was hand washing in a single bowl, [AOR = 2.89; 95% CI (1.33–6.28)]. Salmonella, Shigella, Rotavirus, and Enteropathogenic Escherichia coli were isolated in the stool specimens. None of the 33 municipal water samples tested showed contamination with Escherichia coli, whilst 23 of 44 (52%) shallow well water samples and 3 of 15(20%) borehole water samples tested were positive for Escherichia coli. The outbreak resulted from inadequate clean water and use of contaminated water. Evidence from this study was used to guide public health response to the outbreak.","container-title":"BMC Infectious Diseases","DOI":"10.1186/1471-2334-13-567","ISSN":"1471-2334","issue":"1","journalAbbreviation":"BMC Infect Dis","language":"en","license":"2013 Maponga et al.; licensee BioMed Central Ltd.","note":"number: 1\npublisher: BioMed Central","page":"1-8","source":"bmcinfectdis-biomedcentral-com.uml.idm.oclc.org","title":"Risk factors for contracting watery diarrhoea in Kadoma City, Zimbabwe, 2011: a case control study","title-short":"Risk factors for contracting watery diarrhoea in Kadoma City, Zimbabwe, 2011","volume":"13","author":[{"family":"Maponga","given":"Brian A."},{"family":"Chirundu","given":"Daniel"},{"family":"Gombe","given":"Notion T."},{"family":"Tshimanga","given":"Mufuta"},{"family":"Shambira","given":"Gerald"},{"family":"Takundwa","given":"Lucia"}],"issued":{"date-parts":[["2013",12]]}}},{"id":1467,"uris":["http://zotero.org/users/4185209/items/8F2F9T5Y"],"itemData":{"id":1467,"type":"article-journal","abstract":"Maternal education is one of the strongest determinants of infant survival in developing countries, however, questions remain regarding the extent to which its effects vary as a function of contextual variables. In this study, a multi-level interactive model is used to assess whether the protective effect of maternal education on the risk of infant diarrhea is modified by three aspects of the mother's familial and community environment: household assets, community economic resources and the availability of mothers' clubs. 2484 study participants were interviewed in 1984 as part of the Cebu Longitudinal Infant Health and Nutrition Study. The findings suggest that the protective effect of maternal education on infant diarrhea varies according to the socio-economic environment in which the mother lives: maternal education protects against infant diarrhea in the more economically and socially advantaged communities but has no effect in the more disadvantaged communities. The results also indicate that the protective effect of maternal education is smaller in the wealthier households. These data suggest that improvement in maternal education level, alone, may not always have the expected beneficial effects on infant health. Corollary measures to improve access of mothers and children to basic community resources and efforts to help mothers be more effective in their various social roles may be necessary preconditions for higher levels of maternal education to result in improved infant health.","container-title":"Social Science &amp; Medicine (1982)","DOI":"10.1016/0277-9536(94)90404-9","ISSN":"0277-9536","issue":"2","journalAbbreviation":"Soc Sci Med","language":"eng","note":"PMID: 8140461","page":"343-350","source":"PubMed","title":"Association between maternal education and infant diarrhea in different household and community environments of Cebu, Philippines","volume":"38","author":[{"family":"Dargent-Molina","given":"P."},{"family":"James","given":"S. A."},{"family":"Strogatz","given":"D. S."},{"family":"Savitz","given":"D. A."}],"issued":{"date-parts":[["1994",1]]}}},{"id":1472,"uris":["http://zotero.org/users/4185209/items/FXCWVFFC"],"itemData":{"id":1472,"type":"article-journal","abstract":"Water and sanitation services are fundamental to the prevention of pediatric diarrhea. To enhance both access to water and investment, some argue for the privatization of municipal water networks. Water networks in multiple Bolivian cities were privatized in the 1990s, but contracts ended following popular protests citing poor access. A population-based retrospective cohort study was conducted in two Bolivian cities. Data were collected on family water utilization and sanitation practices and on the prevalence of diarrhea among 596 children. Drinking from an outdoor water source (OR, 2.08; 95%CI, 1.25–3.44) and shorter in-home water boiling times (OR, 1.99; 95%CI, 1.19–3.34) were associated with prevalence of diarrhea. Increased prevalence was also observed for children from families using private versus public water services, using off-network water from cistern trucks, or not treating their water in-home. Results suggest that water source, water provider, and in-home water treatment are important predictors of pediatric diarrhea.","container-title":"International Journal of Occupational and Environmental Health","DOI":"10.1179/oeh.2009.15.3.241","ISSN":"1077-3525","issue":"3","note":"publisher: Taylor &amp; Francis\n_eprint: https://doi.org/10.1179/oeh.2009.15.3.241\nPMID: 19650578","page":"241-248","source":"Taylor and Francis+NEJM","title":"Water Privatization, Water Source, and Pediatric Diarrhea in Bolivia: Epidemiologic Analysis of a Social Experiment","title-short":"Water Privatization, Water Source, and Pediatric Diarrhea in Bolivia","volume":"15","author":[{"family":"Tornheim","given":"Jeffrey A."},{"family":"Morland","given":"Kimberly B."},{"family":"Landrigan","given":"Philip J."},{"family":"Cifuentes","given":"Enrique"}],"issued":{"date-parts":[["2009",7,1]]}}},{"id":1480,"uris":["http://zotero.org/users/4185209/items/PAAXAQJF"],"itemData":{"id":1480,"type":"article-journal","abstract":"Maternal behaviours related to certain child care practices which possibly have a contributory role in causation of diarrhoea in children were studied. Comparison was made between behaviours of mothers in 108 families having diarrhoeal children (Case families) with mothers of 72 families having age and neighbourhood matched non diarrhoeal children (control families) using a logistic regression model. Five risk behaviours were identified and these are bottle feeding (OR-2.87; CI-1.30 to 6.34), non-use of soap for cleaning feeding container (OR-2.61; CI-1.30 to 5.23), water storage in wide-mouthed container (OR-2.75; CI-1.27 to 5.96), use of pond water for the same (OR-2.36; CI-1.15 to 4.84) and indiscriminate disposal of children's stool (OR-1.99; CI-0.97 to 4.08). Around 83 per cent of diarrhoeal families could be predicted using these five variables only. The first three of these five risk behaviours were responsible for occurrence of significantly higher incidence (3 or more episodes) of diarrhoea in the case families. All these risk behaviours are amenable to change if suitable intervention is initiated. The result of this study would be helpful in reducing diarrhoea associated morbidity to a substantial level.","container-title":"The Journal of Communicable Diseases","ISSN":"0019-5138","issue":"1","journalAbbreviation":"J Commun Dis","language":"eng","note":"PMID: 9282523","page":"7-14","source":"PubMed","title":"Risk behavioural practices of rural mothers as determinants of childhood diarrhoea","volume":"29","author":[{"family":"Ghosh","given":"S."},{"family":"Sengupta","given":"P. G."},{"family":"Mondal","given":"S. K."},{"family":"Banu","given":"M. K."},{"family":"Gupta","given":"D. N."},{"family":"Sircar","given":"B. K."}],"issued":{"date-parts":[["1997",3]]}}},{"id":1478,"uris":["http://zotero.org/users/4185209/items/9RMJQV53"],"itemData":{"id":1478,"type":"article-journal","abstract":"To examine the association of environmental factors (including housing) with respiratory infections and diarrhoea in children under 5 years of age, a cross-sectional study of 403 families was conducted in a squatter settlement of Karachi. In the 2-week period before the survey prevalence of diarrhoea and respiratory infections was 14.4% and 15.0% respectively. The factors significantly associated (p &lt; 0.05) with diarrhoea in households in the multivariate analysis were: number of children under 5, regular cleaning of sewers, storage of water in small utensils and cooking inside a one room house. Five households risk factors were identified for respiratory infections: the number of children under 5, poor housing structure, increased household density, humidity inside the house less than the humidity outside house, and frequent cooking inside the house. These results suggest that children under 5 years of age in lower income areas are at additional risk to health because of poor environmental conditions.","container-title":"Journal of Biosocial Science","DOI":"10.1017/s002193209700271x","ISSN":"0021-9320","issue":"3","journalAbbreviation":"J Biosoc Sci","language":"eng","note":"PMID: 9881135","page":"271-281","source":"PubMed","title":"Housing and environmental factors and their effects on the health of children in the slums of Karachi, Pakistan","volume":"29","author":[{"family":"D'Souza","given":"R. M."}],"issued":{"date-parts":[["1997",7]]}}},{"id":1462,"uris":["http://zotero.org/users/4185209/items/PGHXJ2KA"],"itemData":{"id":1462,"type":"article-journal","abstract":"To evaluate potential risk factors and protective factors for acute diarrheal disease in urban infants, 500 infants &lt; or = 12 months old with diarrhea and 500 age-matched control subjects coming to a São Paulo emergency room were studied. On multivariate analysis, these apparently sporadic community-acquired cases of diarrhea were significantly associated with hospitalization in the month before onset (odds ratio [OR], 3.4), day care center exposure (OR, 2.0), prior diarrhea in another household member (OR, 4.4), and low family income (OR, 1.8). Breast-feeding infants &lt; 6 months old (OR, 0.3) and boiling household drinking water (OR, 0.4) were protective. Enteropathogenic Escherichia coli (EPEC; OR, 12.0) and Salmonella (OR, 7/0, discordant pairs) infections were associated with prior hospitalization, rotavirus infections were associated with day care (OR, 6/0), and breast-feeding was protective against EPEC infections (OR, 0.1). These results suggest that certain preventive strategies can prevent a substantial proportion of cases of diarrheal disease in Brazilian infants.","container-title":"The Journal of Infectious Diseases","DOI":"10.1093/infdis/167.3.627","ISSN":"0022-1899","issue":"3","journalAbbreviation":"J Infect Dis","language":"eng","note":"PMID: 8440933","page":"627-632","source":"PubMed","title":"Pathogen-specific risk factors and protective factors for acute diarrheal disease in urban Brazilian infants","volume":"167","author":[{"family":"Blake","given":"P. A."},{"family":"Ramos","given":"S."},{"family":"MacDonald","given":"K. L."},{"family":"Rassi","given":"V."},{"family":"Gomes","given":"T. A."},{"family":"Ivey","given":"C."},{"family":"Bean","given":"N. H."},{"family":"Trabulsi","given":"L. R."}],"issued":{"date-parts":[["1993",3]]}}},{"id":1470,"uris":["http://zotero.org/users/4185209/items/UC4UV28G"],"itemData":{"id":1470,"type":"article-journal","abstract":"BACKGROUND: Several longitudinal studies have investigated factors associated with childhood diarrhea in developing countries. However, most studies have neglected important dynamic features of the longitudinal design and hierarchical interrelationships among the potential risk factors.\nMETHODS: We conducted a longitudinal study of 902 children, age 0 to 36 months at baseline, in a large urban center in northeastern Brazil. Diarrhea data were collected by following children from October 2000 until January 2002 with biweekly home visits. We used a dynamic time-to-event analysis to account for several longitudinal features. We applied an effect-decomposition strategy to quantify direct and indirect effects of risk factors grouped in different blocks.\nRESULTS: Child's age and an autoregressive effect of past diarrhea episodes explained some of the decline of diarrhea incidence observed throughout the study (from more than 14 episodes to 2 episodes per child-year), a phenomenon already observed but not explained in other longitudinal diarrhea studies. We identified the following major diarrhea determinants: low socioeconomic status, poor sanitation conditions, presence of intestinal parasites, and absence of prenatal examination. The effect of socioeconomic status was mediated mostly by living and sanitation conditions.\nCONCLUSION: Our study shows important advantages of applying a dynamic analysis approach to longitudinal observational studies of diarrhea or other acute diseases and highlights the complex interrelationships of diarrhea determinants. Our results confirm the importance of sanitation as a major determinant of child health in urban settings of developing countries.","container-title":"Epidemiology (Cambridge, Mass.)","DOI":"10.1097/01.ede.0000239728.75215.86","ISSN":"1044-3983","issue":"6","journalAbbreviation":"Epidemiology","language":"eng","note":"PMID: 17003687","page":"658-667","source":"PubMed","title":"Risk factors for childhood diarrhea incidence: dynamic analysis of a longitudinal study","title-short":"Risk factors for childhood diarrhea incidence","volume":"17","author":[{"family":"Genser","given":"Bernd"},{"family":"Strina","given":"Agostino"},{"family":"Teles","given":"Carlos A."},{"family":"Prado","given":"Matildes S."},{"family":"Barreto","given":"Mauricio L."}],"issued":{"date-parts":[["2006",11]]}}},{"id":1485,"uris":["http://zotero.org/users/4185209/items/H9I8QRVJ"],"itemData":{"id":1485,"type":"article-journal","abstract":"Diarrheal diseases are a leading cause of childhood morbidity and mortality in Latin America. Most studies have focused on infants but not on older children. We enrolled 505 children (age, 12-59 months) with diarrhea and age-matched controls in a case-control study in Sao Paulo, Brazil. Independent risk factors for diarrhea included another household member with diarrhea (matched odds ratio [mOR], 8.1; attributable fraction [AF], 0.17; P&lt;.001) and consumption of homemade juice (mOR, 1.8; AF, 0.10; P=.01); protective factors included boiling of the baby bottle or nipple (mOR, 0.60; AF, 0.19; P=.026), childcare at home (mOR, 0.58; AF, 0.12; P=.004), and piped sewage (mOR, 0.58; AF, 0.05; P=.047). Hand washing by the caretaker after helping the child defecate protected against Shigella infection (mOR, 0.35; P&lt;.05). Preparation of rice, beans, or soup in the morning and serving it to children after noon were associated with enterotoxigenic Escherichia coli infection (mOR, 8.0; P&lt;.05). In these poor households, 28% of cases of diarrhea in 1-4-year-old children was attributable to easily modifiable exposures.","container-title":"Clinical Infectious Diseases: An Official Publication of the Infectious Diseases Society of America","DOI":"10.1086/420822","ISSN":"1537-6591","issue":"11","journalAbbreviation":"Clin Infect Dis","language":"eng","note":"PMID: 15156440","page":"1545-1551","source":"PubMed","title":"Pathogen-specific risk factors and protective factors for acute diarrheal illness in children aged 12-59 months in São Paulo, Brazil","volume":"38","author":[{"family":"Sobel","given":"J."},{"family":"Gomes","given":"T. a. T."},{"family":"Ramos","given":"R. T. S."},{"family":"Hoekstra","given":"M."},{"family":"Rodrigue","given":"D."},{"family":"Rassi","given":"V."},{"family":"Griffin","given":"P. M."}],"issued":{"date-parts":[["2004",6,1]]}}},{"id":1482,"uris":["http://zotero.org/users/4185209/items/TRIRDWMU"],"itemData":{"id":1482,"type":"article-journal","abstract":"Interventions to improve child faeces disposal and prevent diarrhoea and soil‐transmitted helminths\n        , \n          What was the aim of this review?\n        , The aim of this Cochrane Review was to assess the impact of improved disposal of child faeces on diarrhoea and soil‐transmitted helminth (STH) infection. We collected and analysed all relevant studies and found 63 studies covering over 222,800 participants., \n          Key messages\n        , We found some evidence that interventions to promote safe disposal of child faeces were protective against diarrhoea. However, the evidence was mixed and its certainty was very low to moderate. We found no evidence that such interventions were protective against STH infections, but the evidence was very limited and the certainty was low to very low. More research is needed to study the health impact of different types of interventions to improve child faeces disposal., \n          What was studied in this review?\n        , Diarrhoea and STH infections affect millions of people worldwide, particularly in low‐income countries. Diarrhoea and STHs are transmitted through human faeces so the safe containment and management of human excreta has the potential to significantly reduce exposure and disease. An often‐neglected source of exposure is from the unsafe disposal of child faeces. Research has shown that even in settings with improved sanitation, child faeces are thrown into refuse piles or elsewhere and not disposed of in latrines as considered safe by the World Health Organization (WHO) and United Nations Children's Fund (UNICEF)., We included 26 studies with experimental designs and 37 observational studies in this review. Most included studies were conducted in low‐ and middle‐income countries., \n          What were the main results of the review?\n        , Results from studies using experimental study designs suggest that:, Education and hygiene promotion interventions that included child faeces disposal messages may reduce diarrhoea incidence by about 30% but did not show an effect on diarrhoea prevalence (low‐certainty evidence)., Evidence from interventions that addressed child faeces as part of a wider intervention aimed at ending open defecation by all household members did not detect an effect on diarrhoea prevalence (moderate‐certainty evidence) or STH infection (low‐certainty evidence)., Sanitation hardware (for example, faeces scoopers, potties) and behaviour change interventions (for example, to increase use of latrines) had mixed results on diarrhoea prevalence, but no effect was demonstrated in the combined analysis (very low‐certainty evidence)., Interventions that addressed safe disposal of child faeces education as part of a wider water, sanitation, and hygiene hardware intervention did not demonstrate an effect on diarrhoea prevalence (one study; very low‐certainty evidence). Although diarrhoea incidence (two studies) and STH prevalence (one study) were lower, the evidence was very low‐certainty so we do not know if this is a true effect., Results from observational studies (where researchers observe the effect of a treatment without trying to change who is or is not exposed to it) showed mixed results of education and hygiene promotion interventions, with two studies in Bangladesh showing no effect on diarrhoea prevalence (very low‐certainty evidence) and two studies in Ethiopia reducing diarrhoea prevalence (very low‐certainty evidence). One study evaluating an intervention aimed at ending open defecation found an increase in STH infection the intervention arm (very low‐certainty evidence). Pooled results from other studies that presented data for child faeces disposal indicate that disposal of faeces in the latrine may decrease the odds of diarrhoea by about a quarter among all ages (very low‐certainty evidence). Children using the latrine to defecate may reduce the odds of diarrhoea by about half in all ages (very low‐certainty evidence). However, given the very low‐certainty evidence we are unsure about the effects of these risk factors on diarrhoea., \n          How up to date was this review?\n        , We searched for available studies up to 27 September 2018.","container-title":"The Cochrane Database of Systematic Reviews","DOI":"10.1002/14651858.CD011055.pub2","ISSN":"1469-493X","issue":"9","journalAbbreviation":"Cochrane Database Syst Rev","note":"PMID: 31549742\nPMCID: PMC6757260","page":"CD011055","source":"PubMed Central","title":"Interventions to improve disposal of child faeces for preventing diarrhoea and soil‐transmitted helminth infection","volume":"2019","author":[{"family":"Majorin","given":"Fiona"},{"family":"Torondel","given":"Belen"},{"family":"Ka Seen Chan","given":"Gabrielle"},{"family":"Clasen","given":"Thomas"}],"issued":{"date-parts":[["2019",9,24]]}}},{"id":1453,"uris":["http://zotero.org/users/4185209/items/9VBW5UIF"],"itemData":{"id":1453,"type":"article-journal","abstract":"A novel water quality intervention that consists of point-of-use water disinfection, safe storage and community education was field tested in Bolivia. A total of 127 households in two periurban communities were randomized into intervention and control groups, surveyed and the intervention was distributed. Monthly water quality testing and weekly diarrhoea surveillance were conducted. Over a 5-month period, intervention households had 44% fewer diarrhoea episodes than control households (P = 0.002). Infants &lt; 1 year old (P = 0.05) and children 5-14 years old (P = 0.01) in intervention households had significantly less diarrhoea than control children. Campylobacter was less commonly isolated from intervention than control patients (P = 0.02). Stored water in intervention households was less contaminated with Escherichia coli than stored water in control households (P &lt; 0.0001). Intervention households exhibited less E. coli contamination of stored water and less diarrhoea than control households. This promising new strategy may have broad applicability for waterborne disease prevention.","container-title":"Epidemiology and Infection","ISSN":"0950-2688","issue":"1","journalAbbreviation":"Epidemiol Infect","note":"PMID: 10098789\nPMCID: PMC2809591","page":"83-90","source":"PubMed Central","title":"Diarrhoea prevention in Bolivia through point-of-use water treatment and safe storage: a promising new strategy.","title-short":"Diarrhoea prevention in Bolivia through point-of-use water treatment and safe storage","volume":"122","author":[{"family":"Quick","given":"R. E."},{"family":"Venczel","given":"L. V."},{"family":"Mintz","given":"E. D."},{"family":"Soleto","given":"L."},{"family":"Aparicio","given":"J."},{"family":"Gironaz","given":"M."},{"family":"Hutwagner","given":"L."},{"family":"Greene","given":"K."},{"family":"Bopp","given":"C."},{"family":"Maloney","given":"K."},{"family":"Chavez","given":"D."},{"family":"Sobsey","given":"M."},{"family":"Tauxe","given":"R. V."}],"issued":{"date-parts":[["1999",2]]}}}],"schema":"https://github.com/citation-style-language/schema/raw/master/csl-citation.json"} </w:instrText>
      </w:r>
      <w:r w:rsidR="00124882">
        <w:rPr>
          <w:rFonts w:ascii="Times New Roman" w:hAnsi="Times New Roman" w:cs="Times New Roman"/>
          <w:sz w:val="24"/>
          <w:szCs w:val="24"/>
        </w:rPr>
        <w:fldChar w:fldCharType="separate"/>
      </w:r>
      <w:r w:rsidR="00361F8D" w:rsidRPr="00361F8D">
        <w:rPr>
          <w:rFonts w:ascii="Times New Roman" w:hAnsi="Times New Roman" w:cs="Times New Roman"/>
          <w:sz w:val="24"/>
          <w:szCs w:val="24"/>
        </w:rPr>
        <w:t>[10,13,16–29]</w:t>
      </w:r>
      <w:r w:rsidR="00124882">
        <w:rPr>
          <w:rFonts w:ascii="Times New Roman" w:hAnsi="Times New Roman" w:cs="Times New Roman"/>
          <w:sz w:val="24"/>
          <w:szCs w:val="24"/>
        </w:rPr>
        <w:fldChar w:fldCharType="end"/>
      </w:r>
      <w:ins w:id="292" w:author="Mst. Farzana Akter" w:date="2023-01-10T20:54:00Z">
        <w:r w:rsidR="007B6876">
          <w:rPr>
            <w:rFonts w:ascii="Times New Roman" w:hAnsi="Times New Roman" w:cs="Times New Roman"/>
            <w:sz w:val="24"/>
            <w:szCs w:val="24"/>
          </w:rPr>
          <w:t>.</w:t>
        </w:r>
      </w:ins>
    </w:p>
    <w:p w14:paraId="04450168" w14:textId="78F31550" w:rsidR="00275578" w:rsidRPr="00D97196" w:rsidRDefault="00275578">
      <w:pPr>
        <w:spacing w:line="240" w:lineRule="auto"/>
        <w:ind w:firstLine="720"/>
        <w:rPr>
          <w:rFonts w:ascii="Times New Roman" w:hAnsi="Times New Roman" w:cs="Times New Roman"/>
          <w:sz w:val="24"/>
          <w:szCs w:val="24"/>
        </w:rPr>
        <w:pPrChange w:id="293" w:author="Mohammad Nayeem Hasan" w:date="2023-01-21T14:56:00Z">
          <w:pPr>
            <w:spacing w:line="360" w:lineRule="auto"/>
            <w:ind w:firstLine="720"/>
          </w:pPr>
        </w:pPrChange>
      </w:pPr>
      <w:r w:rsidRPr="00D97196">
        <w:rPr>
          <w:rFonts w:ascii="Times New Roman" w:hAnsi="Times New Roman" w:cs="Times New Roman"/>
          <w:sz w:val="24"/>
          <w:szCs w:val="24"/>
        </w:rPr>
        <w:t xml:space="preserve">A child had inadequate supervision if the child was </w:t>
      </w:r>
      <w:del w:id="294" w:author="Mst. Farzana Akter" w:date="2023-01-05T23:07:00Z">
        <w:r w:rsidRPr="00D97196" w:rsidDel="00441BF5">
          <w:rPr>
            <w:rFonts w:ascii="Times New Roman" w:hAnsi="Times New Roman" w:cs="Times New Roman"/>
            <w:sz w:val="24"/>
            <w:szCs w:val="24"/>
          </w:rPr>
          <w:delText>left alone or under supervision of another child aged less than 10 years</w:delText>
        </w:r>
      </w:del>
      <w:ins w:id="295" w:author="Mst. Farzana Akter" w:date="2023-01-05T23:07:00Z">
        <w:r w:rsidR="00441BF5">
          <w:rPr>
            <w:rFonts w:ascii="Times New Roman" w:hAnsi="Times New Roman" w:cs="Times New Roman"/>
            <w:sz w:val="24"/>
            <w:szCs w:val="24"/>
          </w:rPr>
          <w:t>not with any adult</w:t>
        </w:r>
      </w:ins>
      <w:r w:rsidRPr="00D97196">
        <w:rPr>
          <w:rFonts w:ascii="Times New Roman" w:hAnsi="Times New Roman" w:cs="Times New Roman"/>
          <w:sz w:val="24"/>
          <w:szCs w:val="24"/>
        </w:rPr>
        <w:t xml:space="preserve"> for more than one hour at least once during last week. Stunting, </w:t>
      </w:r>
      <w:del w:id="296" w:author="Chowdhury,Muhammad Abdul Baker" w:date="2023-01-05T10:46:00Z">
        <w:r w:rsidRPr="00D97196" w:rsidDel="00B92378">
          <w:rPr>
            <w:rFonts w:ascii="Times New Roman" w:hAnsi="Times New Roman" w:cs="Times New Roman"/>
            <w:sz w:val="24"/>
            <w:szCs w:val="24"/>
          </w:rPr>
          <w:delText>Wasting</w:delText>
        </w:r>
      </w:del>
      <w:ins w:id="297" w:author="Chowdhury,Muhammad Abdul Baker" w:date="2023-01-05T10:46:00Z">
        <w:r w:rsidR="00B92378">
          <w:rPr>
            <w:rFonts w:ascii="Times New Roman" w:hAnsi="Times New Roman" w:cs="Times New Roman"/>
            <w:sz w:val="24"/>
            <w:szCs w:val="24"/>
          </w:rPr>
          <w:t>w</w:t>
        </w:r>
        <w:r w:rsidR="00B92378" w:rsidRPr="00D97196">
          <w:rPr>
            <w:rFonts w:ascii="Times New Roman" w:hAnsi="Times New Roman" w:cs="Times New Roman"/>
            <w:sz w:val="24"/>
            <w:szCs w:val="24"/>
          </w:rPr>
          <w:t>asting</w:t>
        </w:r>
      </w:ins>
      <w:r w:rsidRPr="00D97196">
        <w:rPr>
          <w:rFonts w:ascii="Times New Roman" w:hAnsi="Times New Roman" w:cs="Times New Roman"/>
          <w:sz w:val="24"/>
          <w:szCs w:val="24"/>
        </w:rPr>
        <w:t xml:space="preserve">, </w:t>
      </w:r>
      <w:ins w:id="298" w:author="Chowdhury,Muhammad Abdul Baker" w:date="2023-01-05T10:46:00Z">
        <w:r w:rsidR="00B92378">
          <w:rPr>
            <w:rFonts w:ascii="Times New Roman" w:hAnsi="Times New Roman" w:cs="Times New Roman"/>
            <w:sz w:val="24"/>
            <w:szCs w:val="24"/>
          </w:rPr>
          <w:t>u</w:t>
        </w:r>
      </w:ins>
      <w:del w:id="299" w:author="Chowdhury,Muhammad Abdul Baker" w:date="2023-01-05T10:46:00Z">
        <w:r w:rsidRPr="00D97196" w:rsidDel="00B92378">
          <w:rPr>
            <w:rFonts w:ascii="Times New Roman" w:hAnsi="Times New Roman" w:cs="Times New Roman"/>
            <w:sz w:val="24"/>
            <w:szCs w:val="24"/>
          </w:rPr>
          <w:delText>U</w:delText>
        </w:r>
      </w:del>
      <w:r w:rsidRPr="00D97196">
        <w:rPr>
          <w:rFonts w:ascii="Times New Roman" w:hAnsi="Times New Roman" w:cs="Times New Roman"/>
          <w:sz w:val="24"/>
          <w:szCs w:val="24"/>
        </w:rPr>
        <w:t xml:space="preserve">nderweight and </w:t>
      </w:r>
      <w:del w:id="300" w:author="Chowdhury,Muhammad Abdul Baker" w:date="2023-01-05T10:46:00Z">
        <w:r w:rsidRPr="00D97196" w:rsidDel="00B92378">
          <w:rPr>
            <w:rFonts w:ascii="Times New Roman" w:hAnsi="Times New Roman" w:cs="Times New Roman"/>
            <w:sz w:val="24"/>
            <w:szCs w:val="24"/>
          </w:rPr>
          <w:delText>O</w:delText>
        </w:r>
      </w:del>
      <w:ins w:id="301" w:author="Chowdhury,Muhammad Abdul Baker" w:date="2023-01-05T10:46:00Z">
        <w:r w:rsidR="00B92378">
          <w:rPr>
            <w:rFonts w:ascii="Times New Roman" w:hAnsi="Times New Roman" w:cs="Times New Roman"/>
            <w:sz w:val="24"/>
            <w:szCs w:val="24"/>
          </w:rPr>
          <w:t>o</w:t>
        </w:r>
      </w:ins>
      <w:r w:rsidRPr="00D97196">
        <w:rPr>
          <w:rFonts w:ascii="Times New Roman" w:hAnsi="Times New Roman" w:cs="Times New Roman"/>
          <w:sz w:val="24"/>
          <w:szCs w:val="24"/>
        </w:rPr>
        <w:t xml:space="preserve">verweight were used as the measurements of nutritional status and height-for-age, weight-for-age and weight-for-height z-scores were used to calculate these measures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{"citationID":"LpXfuPI3","properties":{"formattedCitation":"[32]","plainCitation":"[32]","noteIndex":0},"citationItems":[{"id":1496,"uris":["http://zotero.org/users/4185209/items/3WULCIQT"],"itemData":{"id":1496,"type":"webpage","abstract":"The WHO Child Growth Standards","language":"en","title":"The WHO Child Growth Standards","URL":"https://www.who.int/tools/child-growth-standards/standards","accessed":{"date-parts":[["2022",8,10]]}}}],"schema":"https://github.com/citation-style-language/schema/raw/master/csl-citation.json"}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[32]</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 The z-scores measures the distance of a measurement from its mean point in terms of standard deviation. A child was considered underweight if the weight for age z-score was less than or equal to -2 and overweight if the weight for height z-score was greater than or equal to 2. A child was stunned if the height for age z-score was less than or equal to -2 and wasted if the weight for height z-score was less than or equal to -2</w:t>
      </w:r>
      <w:r w:rsidR="004B627F">
        <w:rPr>
          <w:rFonts w:ascii="Times New Roman" w:hAnsi="Times New Roman" w:cs="Times New Roman"/>
          <w:sz w:val="24"/>
          <w:szCs w:val="24"/>
        </w:rPr>
        <w:t xml:space="preserve"> </w:t>
      </w:r>
      <w:r w:rsidR="004B627F">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{"citationID":"a1so9keog06","properties":{"formattedCitation":"[33]","plainCitation":"[33]","noteIndex":0},"citationItems":[{"id":1690,"uris":["http://zotero.org/users/4185209/items/RTTQ8T36"],"itemData":{"id":1690,"type":"webpage","abstract":"The Training Course on Child Growth Assessment is a tool for the application of the WHO Child Growth Standards. It is intended primarily for health care providers who measure and assess the growth of children or who supervise these activities. The course is designed for use over 3 1/2 days. It teaches how to measure weight, length and height, how to interpret growth indicators, investigate causes of growth problems and counsel caregivers.","language":"en","title":"WHO child growth standards: training course on child growth assessment","title-short":"WHO child growth standards","URL":"https://www.who.int/publications-detail-redirect/9789241595070","accessed":{"date-parts":[["2023",1,21]]}}}],"schema":"https://github.com/citation-style-language/schema/raw/master/csl-citation.json"} </w:instrText>
      </w:r>
      <w:r w:rsidR="004B627F">
        <w:rPr>
          <w:rFonts w:ascii="Times New Roman" w:hAnsi="Times New Roman" w:cs="Times New Roman"/>
          <w:sz w:val="24"/>
          <w:szCs w:val="24"/>
        </w:rPr>
        <w:fldChar w:fldCharType="separate"/>
      </w:r>
      <w:r w:rsidR="00361F8D" w:rsidRPr="00361F8D">
        <w:rPr>
          <w:rFonts w:ascii="Times New Roman" w:hAnsi="Times New Roman" w:cs="Times New Roman"/>
          <w:sz w:val="24"/>
        </w:rPr>
        <w:t>[33]</w:t>
      </w:r>
      <w:r w:rsidR="004B627F">
        <w:rPr>
          <w:rFonts w:ascii="Times New Roman" w:hAnsi="Times New Roman" w:cs="Times New Roman"/>
          <w:sz w:val="24"/>
          <w:szCs w:val="24"/>
        </w:rPr>
        <w:fldChar w:fldCharType="end"/>
      </w:r>
      <w:r w:rsidR="004B627F">
        <w:rPr>
          <w:rFonts w:ascii="Times New Roman" w:hAnsi="Times New Roman" w:cs="Times New Roman"/>
          <w:sz w:val="24"/>
          <w:szCs w:val="24"/>
        </w:rPr>
        <w:t>.</w:t>
      </w:r>
      <w:ins w:id="302" w:author="Mohammad Nayeem Hasan" w:date="2023-01-21T00:47:00Z">
        <w:r w:rsidR="00520CDF">
          <w:rPr>
            <w:rFonts w:ascii="Times New Roman" w:hAnsi="Times New Roman" w:cs="Times New Roman"/>
            <w:sz w:val="24"/>
            <w:szCs w:val="24"/>
          </w:rPr>
          <w:t xml:space="preserve"> </w:t>
        </w:r>
      </w:ins>
    </w:p>
    <w:p w14:paraId="305D97D3" w14:textId="479CFE77" w:rsidR="00275578" w:rsidRPr="00D97196" w:rsidRDefault="00275578">
      <w:pPr>
        <w:spacing w:line="240" w:lineRule="auto"/>
        <w:ind w:firstLine="720"/>
        <w:rPr>
          <w:rFonts w:ascii="Times New Roman" w:hAnsi="Times New Roman" w:cs="Times New Roman"/>
          <w:sz w:val="24"/>
          <w:szCs w:val="24"/>
        </w:rPr>
        <w:pPrChange w:id="303" w:author="Mohammad Nayeem Hasan" w:date="2023-01-21T14:56:00Z">
          <w:pPr>
            <w:spacing w:line="360" w:lineRule="auto"/>
            <w:ind w:firstLine="720"/>
          </w:pPr>
        </w:pPrChange>
      </w:pPr>
      <w:r w:rsidRPr="00D97196">
        <w:rPr>
          <w:rFonts w:ascii="Times New Roman" w:hAnsi="Times New Roman" w:cs="Times New Roman"/>
          <w:sz w:val="24"/>
          <w:szCs w:val="24"/>
        </w:rPr>
        <w:t xml:space="preserve">Flushed to piped sewer system, septic tank, pit latrine and open drain, ventilated improved pit latrine, pit latrine with and without slab were categorized as improved toilet facility and </w:t>
      </w:r>
      <w:ins w:id="304" w:author="Mst. Farzana Akter" w:date="2023-01-09T21:52:00Z">
        <w:r w:rsidR="00F57F08" w:rsidRPr="00D97196">
          <w:rPr>
            <w:rFonts w:ascii="Times New Roman" w:hAnsi="Times New Roman" w:cs="Times New Roman"/>
            <w:sz w:val="24"/>
            <w:szCs w:val="24"/>
          </w:rPr>
          <w:t>hanging toilet/latrine</w:t>
        </w:r>
        <w:r w:rsidR="00F57F08">
          <w:rPr>
            <w:rFonts w:ascii="Times New Roman" w:hAnsi="Times New Roman" w:cs="Times New Roman"/>
            <w:sz w:val="24"/>
            <w:szCs w:val="24"/>
          </w:rPr>
          <w:t xml:space="preserve">, </w:t>
        </w:r>
      </w:ins>
      <w:ins w:id="305" w:author="Mst. Farzana Akter" w:date="2023-01-09T21:53:00Z">
        <w:r w:rsidR="001968A9" w:rsidRPr="001968A9">
          <w:rPr>
            <w:rFonts w:ascii="Times New Roman" w:hAnsi="Times New Roman" w:cs="Times New Roman"/>
            <w:sz w:val="24"/>
            <w:szCs w:val="24"/>
          </w:rPr>
          <w:t xml:space="preserve">bucket, </w:t>
        </w:r>
      </w:ins>
      <w:r w:rsidRPr="00D97196">
        <w:rPr>
          <w:rFonts w:ascii="Times New Roman" w:hAnsi="Times New Roman" w:cs="Times New Roman"/>
          <w:sz w:val="24"/>
          <w:szCs w:val="24"/>
        </w:rPr>
        <w:t xml:space="preserve">composite toilet, </w:t>
      </w:r>
      <w:del w:id="306" w:author="Mst. Farzana Akter" w:date="2023-01-09T21:52:00Z">
        <w:r w:rsidRPr="00D97196" w:rsidDel="001968A9">
          <w:rPr>
            <w:rFonts w:ascii="Times New Roman" w:hAnsi="Times New Roman" w:cs="Times New Roman"/>
            <w:sz w:val="24"/>
            <w:szCs w:val="24"/>
          </w:rPr>
          <w:delText xml:space="preserve">bucket, </w:delText>
        </w:r>
        <w:r w:rsidRPr="00D97196" w:rsidDel="00F57F08">
          <w:rPr>
            <w:rFonts w:ascii="Times New Roman" w:hAnsi="Times New Roman" w:cs="Times New Roman"/>
            <w:sz w:val="24"/>
            <w:szCs w:val="24"/>
          </w:rPr>
          <w:delText xml:space="preserve">hanging toilet/latrine </w:delText>
        </w:r>
      </w:del>
      <w:r w:rsidRPr="00D97196">
        <w:rPr>
          <w:rFonts w:ascii="Times New Roman" w:hAnsi="Times New Roman" w:cs="Times New Roman"/>
          <w:sz w:val="24"/>
          <w:szCs w:val="24"/>
        </w:rPr>
        <w:t>and no facility/bush/field were categorized as unimproved toilet facility</w:t>
      </w:r>
      <w:ins w:id="307" w:author="Mohammad Nayeem Hasan" w:date="2023-01-21T00:48:00Z">
        <w:r w:rsidR="00520CDF">
          <w:rPr>
            <w:rFonts w:ascii="Times New Roman" w:hAnsi="Times New Roman" w:cs="Times New Roman"/>
            <w:sz w:val="24"/>
            <w:szCs w:val="24"/>
          </w:rPr>
          <w:t xml:space="preserve"> </w:t>
        </w:r>
      </w:ins>
      <w:ins w:id="308" w:author="Mohammad Nayeem Hasan" w:date="2023-01-21T00:55:00Z">
        <w:r w:rsidR="00D45444" w:rsidRPr="00D97196">
          <w:rPr>
            <w:rFonts w:ascii="Times New Roman" w:hAnsi="Times New Roman" w:cs="Times New Roman"/>
            <w:sz w:val="24"/>
            <w:szCs w:val="24"/>
          </w:rPr>
          <w:fldChar w:fldCharType="begin"/>
        </w:r>
      </w:ins>
      <w:r w:rsidR="00361F8D">
        <w:rPr>
          <w:rFonts w:ascii="Times New Roman" w:hAnsi="Times New Roman" w:cs="Times New Roman"/>
          <w:sz w:val="24"/>
          <w:szCs w:val="24"/>
        </w:rPr>
        <w:instrText xml:space="preserve"> ADDIN ZOTERO_ITEM CSL_CITATION {"citationID":"QTAsw8bw","properties":{"formattedCitation":"[30]","plainCitation":"[30]","noteIndex":0},"citationItems":[{"id":1443,"uris":["http://zotero.org/users/4185209/items/UUK68L4D"],"itemData":{"id":1443,"type":"webpage","title":"Surveys - UNICEF MICS","URL":"https://mics.unicef.org/surveys","accessed":{"date-parts":[["2022",6,23]]}}}],"schema":"https://github.com/citation-style-language/schema/raw/master/csl-citation.json"} </w:instrText>
      </w:r>
      <w:ins w:id="309" w:author="Mohammad Nayeem Hasan" w:date="2023-01-21T00:55:00Z">
        <w:r w:rsidR="00D45444" w:rsidRPr="00D97196">
          <w:rPr>
            <w:rFonts w:ascii="Times New Roman" w:hAnsi="Times New Roman" w:cs="Times New Roman"/>
            <w:sz w:val="24"/>
            <w:szCs w:val="24"/>
          </w:rPr>
          <w:fldChar w:fldCharType="separate"/>
        </w:r>
      </w:ins>
      <w:r w:rsidR="00361F8D" w:rsidRPr="00361F8D">
        <w:rPr>
          <w:rFonts w:ascii="Times New Roman" w:hAnsi="Times New Roman" w:cs="Times New Roman"/>
          <w:sz w:val="24"/>
        </w:rPr>
        <w:t>[30]</w:t>
      </w:r>
      <w:ins w:id="310" w:author="Mohammad Nayeem Hasan" w:date="2023-01-21T00:55:00Z">
        <w:r w:rsidR="00D45444" w:rsidRPr="00D97196">
          <w:rPr>
            <w:rFonts w:ascii="Times New Roman" w:hAnsi="Times New Roman" w:cs="Times New Roman"/>
            <w:sz w:val="24"/>
            <w:szCs w:val="24"/>
          </w:rPr>
          <w:fldChar w:fldCharType="end"/>
        </w:r>
      </w:ins>
      <w:r w:rsidRPr="00D97196">
        <w:rPr>
          <w:rFonts w:ascii="Times New Roman" w:hAnsi="Times New Roman" w:cs="Times New Roman"/>
          <w:sz w:val="24"/>
          <w:szCs w:val="24"/>
        </w:rPr>
        <w:t>. Salt iodization was considered “Yes” if the salt tested result showed 0 to 15 ppm or above 15 ppm and otherwise “No”. Having access to mass media indicated that a household at least accessed magazines/newspapers/TV/radio for less than once a week. Piped into dwelling, to yard and neighbor, public tap, tube well, dug well (protected), protected spring, rainwater, bottled and sachet water were considered as improved water source and dug well (unprotected), unprotected spring, tanker truck, cart with small tank, water selling plant, surface water (river, dam, lake, pond, canal) and other were considered as unimproved water source.</w:t>
      </w:r>
      <w:del w:id="311" w:author="Mst. Farzana Akter" w:date="2023-01-05T23:08:00Z">
        <w:r w:rsidRPr="00D97196" w:rsidDel="00F90467">
          <w:rPr>
            <w:rFonts w:ascii="Times New Roman" w:hAnsi="Times New Roman" w:cs="Times New Roman"/>
            <w:sz w:val="24"/>
            <w:szCs w:val="24"/>
          </w:rPr>
          <w:delText xml:space="preserve"> The</w:delText>
        </w:r>
      </w:del>
      <w:ins w:id="312" w:author="Mst. Farzana Akter" w:date="2023-01-05T23:09:00Z">
        <w:r w:rsidR="00F90467">
          <w:rPr>
            <w:rFonts w:ascii="Times New Roman" w:hAnsi="Times New Roman" w:cs="Times New Roman"/>
            <w:sz w:val="24"/>
            <w:szCs w:val="24"/>
          </w:rPr>
          <w:t xml:space="preserve"> D</w:t>
        </w:r>
      </w:ins>
      <w:del w:id="313" w:author="Mst. Farzana Akter" w:date="2023-01-05T23:08:00Z">
        <w:r w:rsidRPr="00D97196" w:rsidDel="00F90467">
          <w:rPr>
            <w:rFonts w:ascii="Times New Roman" w:hAnsi="Times New Roman" w:cs="Times New Roman"/>
            <w:sz w:val="24"/>
            <w:szCs w:val="24"/>
          </w:rPr>
          <w:delText xml:space="preserve"> d</w:delText>
        </w:r>
      </w:del>
      <w:r w:rsidRPr="00D97196">
        <w:rPr>
          <w:rFonts w:ascii="Times New Roman" w:hAnsi="Times New Roman" w:cs="Times New Roman"/>
          <w:sz w:val="24"/>
          <w:szCs w:val="24"/>
        </w:rPr>
        <w:t>rinking water was considered treated if any process among boiling, adding bleach/chlorine, straining through cloth, using any kind of water filter was done</w:t>
      </w:r>
      <w:ins w:id="314" w:author="Mohammad Nayeem Hasan" w:date="2023-01-21T00:55:00Z">
        <w:r w:rsidR="00D45444">
          <w:rPr>
            <w:rFonts w:ascii="Times New Roman" w:hAnsi="Times New Roman" w:cs="Times New Roman"/>
            <w:sz w:val="24"/>
            <w:szCs w:val="24"/>
          </w:rPr>
          <w:t xml:space="preserve"> </w:t>
        </w:r>
        <w:r w:rsidR="00D45444" w:rsidRPr="00D97196">
          <w:rPr>
            <w:rFonts w:ascii="Times New Roman" w:hAnsi="Times New Roman" w:cs="Times New Roman"/>
            <w:sz w:val="24"/>
            <w:szCs w:val="24"/>
          </w:rPr>
          <w:fldChar w:fldCharType="begin"/>
        </w:r>
      </w:ins>
      <w:r w:rsidR="00361F8D">
        <w:rPr>
          <w:rFonts w:ascii="Times New Roman" w:hAnsi="Times New Roman" w:cs="Times New Roman"/>
          <w:sz w:val="24"/>
          <w:szCs w:val="24"/>
        </w:rPr>
        <w:instrText xml:space="preserve"> ADDIN ZOTERO_ITEM CSL_CITATION {"citationID":"PNRkVMbB","properties":{"formattedCitation":"[30]","plainCitation":"[30]","noteIndex":0},"citationItems":[{"id":1443,"uris":["http://zotero.org/users/4185209/items/UUK68L4D"],"itemData":{"id":1443,"type":"webpage","title":"Surveys - UNICEF MICS","URL":"https://mics.unicef.org/surveys","accessed":{"date-parts":[["2022",6,23]]}}}],"schema":"https://github.com/citation-style-language/schema/raw/master/csl-citation.json"} </w:instrText>
      </w:r>
      <w:ins w:id="315" w:author="Mohammad Nayeem Hasan" w:date="2023-01-21T00:55:00Z">
        <w:r w:rsidR="00D45444" w:rsidRPr="00D97196">
          <w:rPr>
            <w:rFonts w:ascii="Times New Roman" w:hAnsi="Times New Roman" w:cs="Times New Roman"/>
            <w:sz w:val="24"/>
            <w:szCs w:val="24"/>
          </w:rPr>
          <w:fldChar w:fldCharType="separate"/>
        </w:r>
      </w:ins>
      <w:r w:rsidR="00361F8D" w:rsidRPr="00361F8D">
        <w:rPr>
          <w:rFonts w:ascii="Times New Roman" w:hAnsi="Times New Roman" w:cs="Times New Roman"/>
          <w:sz w:val="24"/>
        </w:rPr>
        <w:t>[30]</w:t>
      </w:r>
      <w:ins w:id="316" w:author="Mohammad Nayeem Hasan" w:date="2023-01-21T00:55:00Z">
        <w:r w:rsidR="00D45444" w:rsidRPr="00D97196">
          <w:rPr>
            <w:rFonts w:ascii="Times New Roman" w:hAnsi="Times New Roman" w:cs="Times New Roman"/>
            <w:sz w:val="24"/>
            <w:szCs w:val="24"/>
          </w:rPr>
          <w:fldChar w:fldCharType="end"/>
        </w:r>
      </w:ins>
      <w:r w:rsidRPr="00D97196">
        <w:rPr>
          <w:rFonts w:ascii="Times New Roman" w:hAnsi="Times New Roman" w:cs="Times New Roman"/>
          <w:sz w:val="24"/>
          <w:szCs w:val="24"/>
        </w:rPr>
        <w:t>.</w:t>
      </w:r>
    </w:p>
    <w:p w14:paraId="119649C1" w14:textId="367B53DA" w:rsidR="00275578" w:rsidRPr="00D97196" w:rsidRDefault="00275578">
      <w:pPr>
        <w:spacing w:line="240" w:lineRule="auto"/>
        <w:rPr>
          <w:rFonts w:ascii="Times New Roman" w:hAnsi="Times New Roman" w:cs="Times New Roman"/>
          <w:b/>
          <w:sz w:val="24"/>
          <w:szCs w:val="24"/>
        </w:rPr>
        <w:pPrChange w:id="317" w:author="Mohammad Nayeem Hasan" w:date="2023-01-21T14:56:00Z">
          <w:pPr>
            <w:spacing w:line="360" w:lineRule="auto"/>
          </w:pPr>
        </w:pPrChange>
      </w:pPr>
      <w:r w:rsidRPr="00D97196">
        <w:rPr>
          <w:rFonts w:ascii="Times New Roman" w:hAnsi="Times New Roman" w:cs="Times New Roman"/>
          <w:b/>
          <w:sz w:val="24"/>
          <w:szCs w:val="24"/>
        </w:rPr>
        <w:t>Data analysis</w:t>
      </w:r>
    </w:p>
    <w:p w14:paraId="7AB65856" w14:textId="30773D06" w:rsidR="00D60A98" w:rsidRDefault="00275578">
      <w:pPr>
        <w:spacing w:line="240" w:lineRule="auto"/>
        <w:rPr>
          <w:ins w:id="318" w:author="Mohammad Nayeem Hasan" w:date="2023-01-21T01:10:00Z"/>
          <w:rFonts w:ascii="Times New Roman" w:hAnsi="Times New Roman" w:cs="Times New Roman"/>
          <w:sz w:val="24"/>
          <w:szCs w:val="24"/>
        </w:rPr>
        <w:pPrChange w:id="319" w:author="Mohammad Nayeem Hasan" w:date="2023-01-21T14:56:00Z">
          <w:pPr>
            <w:spacing w:after="0" w:line="480" w:lineRule="auto"/>
          </w:pPr>
        </w:pPrChange>
      </w:pPr>
      <w:r w:rsidRPr="00D97196">
        <w:rPr>
          <w:rFonts w:ascii="Times New Roman" w:hAnsi="Times New Roman" w:cs="Times New Roman"/>
          <w:sz w:val="24"/>
          <w:szCs w:val="24"/>
        </w:rPr>
        <w:lastRenderedPageBreak/>
        <w:t>Stata</w:t>
      </w:r>
      <w:del w:id="320" w:author="Chowdhury,Muhammad Abdul Baker" w:date="2023-01-05T10:47:00Z">
        <w:r w:rsidRPr="00D97196" w:rsidDel="008F3B8F">
          <w:rPr>
            <w:rFonts w:ascii="Times New Roman" w:hAnsi="Times New Roman" w:cs="Times New Roman"/>
            <w:sz w:val="24"/>
            <w:szCs w:val="24"/>
          </w:rPr>
          <w:delText>:</w:delText>
        </w:r>
      </w:del>
      <w:r w:rsidRPr="00D97196">
        <w:rPr>
          <w:rFonts w:ascii="Times New Roman" w:hAnsi="Times New Roman" w:cs="Times New Roman"/>
          <w:sz w:val="24"/>
          <w:szCs w:val="24"/>
        </w:rPr>
        <w:t xml:space="preserve"> Statistical software for data science version 17.0 had been used for data </w:t>
      </w:r>
      <w:del w:id="321" w:author="Chowdhury,Muhammad Abdul Baker" w:date="2023-01-05T10:47:00Z">
        <w:r w:rsidRPr="00D97196" w:rsidDel="008F3B8F">
          <w:rPr>
            <w:rFonts w:ascii="Times New Roman" w:hAnsi="Times New Roman" w:cs="Times New Roman"/>
            <w:sz w:val="24"/>
            <w:szCs w:val="24"/>
          </w:rPr>
          <w:delText>Analysis</w:delText>
        </w:r>
      </w:del>
      <w:ins w:id="322" w:author="Chowdhury,Muhammad Abdul Baker" w:date="2023-01-05T10:47:00Z">
        <w:r w:rsidR="008F3B8F">
          <w:rPr>
            <w:rFonts w:ascii="Times New Roman" w:hAnsi="Times New Roman" w:cs="Times New Roman"/>
            <w:sz w:val="24"/>
            <w:szCs w:val="24"/>
          </w:rPr>
          <w:t>a</w:t>
        </w:r>
        <w:r w:rsidR="008F3B8F" w:rsidRPr="00D97196">
          <w:rPr>
            <w:rFonts w:ascii="Times New Roman" w:hAnsi="Times New Roman" w:cs="Times New Roman"/>
            <w:sz w:val="24"/>
            <w:szCs w:val="24"/>
          </w:rPr>
          <w:t>nalysis</w:t>
        </w:r>
      </w:ins>
      <w:r w:rsidRPr="00D97196">
        <w:rPr>
          <w:rFonts w:ascii="Times New Roman" w:hAnsi="Times New Roman" w:cs="Times New Roman"/>
          <w:sz w:val="24"/>
          <w:szCs w:val="24"/>
        </w:rPr>
        <w:t>.</w:t>
      </w:r>
      <w:del w:id="323" w:author="Chowdhury,Muhammad Abdul Baker" w:date="2023-01-05T10:48:00Z">
        <w:r w:rsidRPr="00D97196" w:rsidDel="008F3B8F">
          <w:rPr>
            <w:rFonts w:ascii="Times New Roman" w:hAnsi="Times New Roman" w:cs="Times New Roman"/>
            <w:sz w:val="24"/>
            <w:szCs w:val="24"/>
          </w:rPr>
          <w:delText xml:space="preserve"> </w:delText>
        </w:r>
        <w:bookmarkStart w:id="324" w:name="_gjdgxs" w:colFirst="0" w:colLast="0"/>
        <w:bookmarkEnd w:id="324"/>
        <w:r w:rsidRPr="00D97196" w:rsidDel="008F3B8F">
          <w:rPr>
            <w:rFonts w:ascii="Times New Roman" w:hAnsi="Times New Roman" w:cs="Times New Roman"/>
            <w:sz w:val="24"/>
            <w:szCs w:val="24"/>
          </w:rPr>
          <w:delText xml:space="preserve">We used </w:delText>
        </w:r>
        <w:commentRangeStart w:id="325"/>
        <w:r w:rsidR="00650F36" w:rsidDel="008F3B8F">
          <w:rPr>
            <w:rFonts w:ascii="Times New Roman" w:hAnsi="Times New Roman" w:cs="Times New Roman"/>
            <w:sz w:val="24"/>
            <w:szCs w:val="24"/>
          </w:rPr>
          <w:delText>C</w:delText>
        </w:r>
        <w:r w:rsidRPr="00D97196" w:rsidDel="008F3B8F">
          <w:rPr>
            <w:rFonts w:ascii="Times New Roman" w:hAnsi="Times New Roman" w:cs="Times New Roman"/>
            <w:sz w:val="24"/>
            <w:szCs w:val="24"/>
          </w:rPr>
          <w:delText xml:space="preserve">hi-square test </w:delText>
        </w:r>
        <w:commentRangeEnd w:id="325"/>
        <w:r w:rsidR="008F3B8F" w:rsidDel="008F3B8F">
          <w:rPr>
            <w:rStyle w:val="CommentReference"/>
          </w:rPr>
          <w:commentReference w:id="325"/>
        </w:r>
        <w:r w:rsidRPr="00D97196" w:rsidDel="008F3B8F">
          <w:rPr>
            <w:rFonts w:ascii="Times New Roman" w:hAnsi="Times New Roman" w:cs="Times New Roman"/>
            <w:sz w:val="24"/>
            <w:szCs w:val="24"/>
          </w:rPr>
          <w:delText xml:space="preserve">to find </w:delText>
        </w:r>
        <w:r w:rsidR="00650F36" w:rsidDel="008F3B8F">
          <w:rPr>
            <w:rFonts w:ascii="Times New Roman" w:hAnsi="Times New Roman" w:cs="Times New Roman"/>
            <w:sz w:val="24"/>
            <w:szCs w:val="24"/>
          </w:rPr>
          <w:delText xml:space="preserve">the </w:delText>
        </w:r>
        <w:r w:rsidRPr="00D97196" w:rsidDel="008F3B8F">
          <w:rPr>
            <w:rFonts w:ascii="Times New Roman" w:hAnsi="Times New Roman" w:cs="Times New Roman"/>
            <w:sz w:val="24"/>
            <w:szCs w:val="24"/>
          </w:rPr>
          <w:delText xml:space="preserve">association of related covariates with </w:delText>
        </w:r>
        <w:r w:rsidR="00E10003" w:rsidRPr="00D97196" w:rsidDel="008F3B8F">
          <w:rPr>
            <w:rFonts w:ascii="Times New Roman" w:hAnsi="Times New Roman" w:cs="Times New Roman"/>
            <w:sz w:val="24"/>
            <w:szCs w:val="24"/>
          </w:rPr>
          <w:delText>diarrhea</w:delText>
        </w:r>
        <w:r w:rsidRPr="00D97196" w:rsidDel="008F3B8F">
          <w:rPr>
            <w:rFonts w:ascii="Times New Roman" w:hAnsi="Times New Roman" w:cs="Times New Roman"/>
            <w:sz w:val="24"/>
            <w:szCs w:val="24"/>
          </w:rPr>
          <w:delText xml:space="preserve"> at 5% level of significance for survey data of the year 2006, 2012-13 and 2019</w:delText>
        </w:r>
      </w:del>
      <w:r w:rsidRPr="00D97196">
        <w:rPr>
          <w:rFonts w:ascii="Times New Roman" w:hAnsi="Times New Roman" w:cs="Times New Roman"/>
          <w:sz w:val="24"/>
          <w:szCs w:val="24"/>
        </w:rPr>
        <w:t xml:space="preserve">. </w:t>
      </w:r>
      <w:r w:rsidR="00650F36">
        <w:rPr>
          <w:rFonts w:ascii="Times New Roman" w:hAnsi="Times New Roman" w:cs="Times New Roman"/>
          <w:sz w:val="24"/>
          <w:szCs w:val="24"/>
        </w:rPr>
        <w:t>W</w:t>
      </w:r>
      <w:r w:rsidRPr="00D97196">
        <w:rPr>
          <w:rFonts w:ascii="Times New Roman" w:hAnsi="Times New Roman" w:cs="Times New Roman"/>
          <w:sz w:val="24"/>
          <w:szCs w:val="24"/>
        </w:rPr>
        <w:t>e applied univariate and multivariate logistic regression</w:t>
      </w:r>
      <w:ins w:id="326" w:author="Mst. Farzana Akter" w:date="2023-01-09T21:51:00Z">
        <w:r w:rsidR="003D0C44">
          <w:rPr>
            <w:rFonts w:ascii="Times New Roman" w:hAnsi="Times New Roman" w:cs="Times New Roman"/>
            <w:sz w:val="24"/>
            <w:szCs w:val="24"/>
          </w:rPr>
          <w:t>s</w:t>
        </w:r>
      </w:ins>
      <w:r w:rsidRPr="00D97196">
        <w:rPr>
          <w:rFonts w:ascii="Times New Roman" w:hAnsi="Times New Roman" w:cs="Times New Roman"/>
          <w:sz w:val="24"/>
          <w:szCs w:val="24"/>
        </w:rPr>
        <w:t xml:space="preserve"> </w:t>
      </w:r>
      <w:r w:rsidR="00650F36">
        <w:rPr>
          <w:rFonts w:ascii="Times New Roman" w:hAnsi="Times New Roman" w:cs="Times New Roman"/>
          <w:sz w:val="24"/>
          <w:szCs w:val="24"/>
        </w:rPr>
        <w:t xml:space="preserve">to </w:t>
      </w:r>
      <w:del w:id="327" w:author="Mst. Farzana Akter" w:date="2023-01-09T20:06:00Z">
        <w:r w:rsidR="00650F36" w:rsidDel="008B5FDB">
          <w:rPr>
            <w:rFonts w:ascii="Times New Roman" w:hAnsi="Times New Roman" w:cs="Times New Roman"/>
            <w:sz w:val="24"/>
            <w:szCs w:val="24"/>
          </w:rPr>
          <w:delText xml:space="preserve">assess </w:delText>
        </w:r>
      </w:del>
      <w:ins w:id="328" w:author="Mst. Farzana Akter" w:date="2023-01-09T20:06:00Z">
        <w:r w:rsidR="008B5FDB">
          <w:rPr>
            <w:rFonts w:ascii="Times New Roman" w:hAnsi="Times New Roman" w:cs="Times New Roman"/>
            <w:sz w:val="24"/>
            <w:szCs w:val="24"/>
          </w:rPr>
          <w:t xml:space="preserve">analyze </w:t>
        </w:r>
      </w:ins>
      <w:r w:rsidR="00650F36">
        <w:rPr>
          <w:rFonts w:ascii="Times New Roman" w:hAnsi="Times New Roman" w:cs="Times New Roman"/>
          <w:sz w:val="24"/>
          <w:szCs w:val="24"/>
        </w:rPr>
        <w:t xml:space="preserve">the </w:t>
      </w:r>
      <w:del w:id="329" w:author="Mst. Farzana Akter" w:date="2023-01-09T21:51:00Z">
        <w:r w:rsidR="00650F36" w:rsidDel="00EC3B70">
          <w:rPr>
            <w:rFonts w:ascii="Times New Roman" w:hAnsi="Times New Roman" w:cs="Times New Roman"/>
            <w:sz w:val="24"/>
            <w:szCs w:val="24"/>
          </w:rPr>
          <w:delText>magnitude of relationship</w:delText>
        </w:r>
      </w:del>
      <w:ins w:id="330" w:author="Mst. Farzana Akter" w:date="2023-01-09T21:51:00Z">
        <w:r w:rsidR="00EC3B70">
          <w:rPr>
            <w:rFonts w:ascii="Times New Roman" w:hAnsi="Times New Roman" w:cs="Times New Roman"/>
            <w:sz w:val="24"/>
            <w:szCs w:val="24"/>
          </w:rPr>
          <w:t>association</w:t>
        </w:r>
      </w:ins>
      <w:r w:rsidR="00650F36">
        <w:rPr>
          <w:rFonts w:ascii="Times New Roman" w:hAnsi="Times New Roman" w:cs="Times New Roman"/>
          <w:sz w:val="24"/>
          <w:szCs w:val="24"/>
        </w:rPr>
        <w:t xml:space="preserve"> </w:t>
      </w:r>
      <w:ins w:id="331" w:author="Mst. Farzana Akter" w:date="2023-01-09T20:07:00Z">
        <w:r w:rsidR="00CA09FF">
          <w:rPr>
            <w:rFonts w:ascii="Times New Roman" w:hAnsi="Times New Roman" w:cs="Times New Roman"/>
            <w:sz w:val="24"/>
            <w:szCs w:val="24"/>
          </w:rPr>
          <w:t xml:space="preserve">between </w:t>
        </w:r>
      </w:ins>
      <w:del w:id="332" w:author="Mst. Farzana Akter" w:date="2023-01-09T20:07:00Z">
        <w:r w:rsidR="00650F36" w:rsidDel="00CA09FF">
          <w:rPr>
            <w:rFonts w:ascii="Times New Roman" w:hAnsi="Times New Roman" w:cs="Times New Roman"/>
            <w:sz w:val="24"/>
            <w:szCs w:val="24"/>
          </w:rPr>
          <w:delText xml:space="preserve">of </w:delText>
        </w:r>
      </w:del>
      <w:r w:rsidR="00650F36">
        <w:rPr>
          <w:rFonts w:ascii="Times New Roman" w:hAnsi="Times New Roman" w:cs="Times New Roman"/>
          <w:sz w:val="24"/>
          <w:szCs w:val="24"/>
        </w:rPr>
        <w:t xml:space="preserve">diarrhea </w:t>
      </w:r>
      <w:ins w:id="333" w:author="Mst. Farzana Akter" w:date="2023-01-09T20:07:00Z">
        <w:r w:rsidR="00CA09FF">
          <w:rPr>
            <w:rFonts w:ascii="Times New Roman" w:hAnsi="Times New Roman" w:cs="Times New Roman"/>
            <w:sz w:val="24"/>
            <w:szCs w:val="24"/>
          </w:rPr>
          <w:t>and</w:t>
        </w:r>
      </w:ins>
      <w:del w:id="334" w:author="Mst. Farzana Akter" w:date="2023-01-09T20:07:00Z">
        <w:r w:rsidR="00650F36" w:rsidDel="00CA09FF">
          <w:rPr>
            <w:rFonts w:ascii="Times New Roman" w:hAnsi="Times New Roman" w:cs="Times New Roman"/>
            <w:sz w:val="24"/>
            <w:szCs w:val="24"/>
          </w:rPr>
          <w:delText>with</w:delText>
        </w:r>
      </w:del>
      <w:r w:rsidR="00650F36">
        <w:rPr>
          <w:rFonts w:ascii="Times New Roman" w:hAnsi="Times New Roman" w:cs="Times New Roman"/>
          <w:sz w:val="24"/>
          <w:szCs w:val="24"/>
        </w:rPr>
        <w:t xml:space="preserve"> the selected covariates at 5% significance level</w:t>
      </w:r>
      <w:r w:rsidRPr="00D97196">
        <w:rPr>
          <w:rFonts w:ascii="Times New Roman" w:hAnsi="Times New Roman" w:cs="Times New Roman"/>
          <w:sz w:val="24"/>
          <w:szCs w:val="24"/>
        </w:rPr>
        <w:t xml:space="preserve"> for each dataset.</w:t>
      </w:r>
      <w:r w:rsidR="00650F36">
        <w:rPr>
          <w:rFonts w:ascii="Times New Roman" w:hAnsi="Times New Roman" w:cs="Times New Roman"/>
          <w:sz w:val="24"/>
          <w:szCs w:val="24"/>
        </w:rPr>
        <w:t xml:space="preserve"> </w:t>
      </w:r>
      <w:r w:rsidR="00C00570">
        <w:rPr>
          <w:rFonts w:ascii="Times New Roman" w:hAnsi="Times New Roman" w:cs="Times New Roman"/>
          <w:sz w:val="24"/>
          <w:szCs w:val="24"/>
        </w:rPr>
        <w:t>Covariates statistical</w:t>
      </w:r>
      <w:r w:rsidR="00D25AA1">
        <w:rPr>
          <w:rFonts w:ascii="Times New Roman" w:hAnsi="Times New Roman" w:cs="Times New Roman"/>
          <w:sz w:val="24"/>
          <w:szCs w:val="24"/>
        </w:rPr>
        <w:t>ly</w:t>
      </w:r>
      <w:r w:rsidR="00C00570">
        <w:rPr>
          <w:rFonts w:ascii="Times New Roman" w:hAnsi="Times New Roman" w:cs="Times New Roman"/>
          <w:sz w:val="24"/>
          <w:szCs w:val="24"/>
        </w:rPr>
        <w:t xml:space="preserve"> significant at univariate logistic </w:t>
      </w:r>
      <w:r w:rsidR="004168E4">
        <w:rPr>
          <w:rFonts w:ascii="Times New Roman" w:hAnsi="Times New Roman" w:cs="Times New Roman"/>
          <w:sz w:val="24"/>
          <w:szCs w:val="24"/>
        </w:rPr>
        <w:t>regression were</w:t>
      </w:r>
      <w:r w:rsidR="00650F36" w:rsidRPr="00650F36">
        <w:rPr>
          <w:rFonts w:ascii="Times New Roman" w:hAnsi="Times New Roman" w:cs="Times New Roman"/>
          <w:sz w:val="24"/>
          <w:szCs w:val="24"/>
        </w:rPr>
        <w:t xml:space="preserve"> considered as potential </w:t>
      </w:r>
      <w:r w:rsidR="004168E4">
        <w:rPr>
          <w:rFonts w:ascii="Times New Roman" w:hAnsi="Times New Roman" w:cs="Times New Roman"/>
          <w:sz w:val="24"/>
          <w:szCs w:val="24"/>
        </w:rPr>
        <w:t>covariates</w:t>
      </w:r>
      <w:r w:rsidR="00650F36" w:rsidRPr="00650F36">
        <w:rPr>
          <w:rFonts w:ascii="Times New Roman" w:hAnsi="Times New Roman" w:cs="Times New Roman"/>
          <w:sz w:val="24"/>
          <w:szCs w:val="24"/>
        </w:rPr>
        <w:t xml:space="preserve"> in a multivariate logistic regression analysis.</w:t>
      </w:r>
      <w:ins w:id="335" w:author="Mohammad Nayeem Hasan" w:date="2023-01-28T01:33:00Z">
        <w:r w:rsidR="004F4188" w:rsidRPr="004F4188">
          <w:t xml:space="preserve"> </w:t>
        </w:r>
        <w:r w:rsidR="004F4188" w:rsidRPr="004F4188">
          <w:rPr>
            <w:rFonts w:ascii="Times New Roman" w:hAnsi="Times New Roman" w:cs="Times New Roman"/>
            <w:sz w:val="24"/>
            <w:szCs w:val="24"/>
          </w:rPr>
          <w:t xml:space="preserve">The </w:t>
        </w:r>
        <w:r w:rsidR="004F4188">
          <w:rPr>
            <w:rFonts w:ascii="Times New Roman" w:hAnsi="Times New Roman" w:cs="Times New Roman"/>
            <w:sz w:val="24"/>
            <w:szCs w:val="24"/>
          </w:rPr>
          <w:t>final</w:t>
        </w:r>
        <w:r w:rsidR="004F4188" w:rsidRPr="004F4188">
          <w:rPr>
            <w:rFonts w:ascii="Times New Roman" w:hAnsi="Times New Roman" w:cs="Times New Roman"/>
            <w:sz w:val="24"/>
            <w:szCs w:val="24"/>
          </w:rPr>
          <w:t xml:space="preserve"> model output was represented in a forest-plot</w:t>
        </w:r>
        <w:r w:rsidR="004F4188">
          <w:rPr>
            <w:rFonts w:ascii="Times New Roman" w:hAnsi="Times New Roman" w:cs="Times New Roman"/>
            <w:sz w:val="24"/>
            <w:szCs w:val="24"/>
          </w:rPr>
          <w:t>.</w:t>
        </w:r>
      </w:ins>
    </w:p>
    <w:p w14:paraId="29BD4FF7" w14:textId="5892332E" w:rsidR="00D60A98" w:rsidRDefault="00B24BD6">
      <w:pPr>
        <w:spacing w:line="240" w:lineRule="auto"/>
        <w:rPr>
          <w:ins w:id="336" w:author="Mohammad Nayeem Hasan" w:date="2023-01-21T01:08:00Z"/>
          <w:rFonts w:ascii="Times New Roman" w:hAnsi="Times New Roman" w:cs="Times New Roman"/>
          <w:sz w:val="24"/>
          <w:szCs w:val="24"/>
        </w:rPr>
        <w:pPrChange w:id="337" w:author="Mohammad Nayeem Hasan" w:date="2023-01-21T14:56:00Z">
          <w:pPr>
            <w:spacing w:after="0" w:line="480" w:lineRule="auto"/>
          </w:pPr>
        </w:pPrChange>
      </w:pPr>
      <w:ins w:id="338" w:author="Mohammad Nayeem Hasan" w:date="2023-01-21T14:58:00Z">
        <w:del w:id="339" w:author="Mst. Farzana Akter" w:date="2023-01-21T21:39:00Z">
          <w:r w:rsidRPr="00B24BD6" w:rsidDel="009540A1">
            <w:rPr>
              <w:rFonts w:ascii="Times New Roman" w:hAnsi="Times New Roman" w:cs="Times New Roman"/>
              <w:sz w:val="24"/>
              <w:szCs w:val="24"/>
            </w:rPr>
            <w:delText>The best model was chosen using stepwise processes</w:delText>
          </w:r>
        </w:del>
      </w:ins>
      <w:ins w:id="340" w:author="Mst. Farzana Akter" w:date="2023-01-21T21:39:00Z">
        <w:r w:rsidR="009540A1">
          <w:rPr>
            <w:rFonts w:ascii="Times New Roman" w:hAnsi="Times New Roman" w:cs="Times New Roman"/>
            <w:sz w:val="24"/>
            <w:szCs w:val="24"/>
          </w:rPr>
          <w:t>The procedure of choosing best model was step-wise logistic regression</w:t>
        </w:r>
      </w:ins>
      <w:ins w:id="341" w:author="Mohammad Nayeem Hasan" w:date="2023-01-21T14:58:00Z">
        <w:r w:rsidRPr="00B24BD6">
          <w:rPr>
            <w:rFonts w:ascii="Times New Roman" w:hAnsi="Times New Roman" w:cs="Times New Roman"/>
            <w:sz w:val="24"/>
            <w:szCs w:val="24"/>
          </w:rPr>
          <w:t xml:space="preserve">, and </w:t>
        </w:r>
        <w:del w:id="342" w:author="Mst. Farzana Akter" w:date="2023-01-21T21:40:00Z">
          <w:r w:rsidRPr="00B24BD6" w:rsidDel="009540A1">
            <w:rPr>
              <w:rFonts w:ascii="Times New Roman" w:hAnsi="Times New Roman" w:cs="Times New Roman"/>
              <w:sz w:val="24"/>
              <w:szCs w:val="24"/>
            </w:rPr>
            <w:delText>it contained all relevant covariates as well as several important outcome-related variables</w:delText>
          </w:r>
        </w:del>
      </w:ins>
      <w:ins w:id="343" w:author="Mst. Farzana Akter" w:date="2023-01-21T21:40:00Z">
        <w:r w:rsidR="009540A1">
          <w:rPr>
            <w:rFonts w:ascii="Times New Roman" w:hAnsi="Times New Roman" w:cs="Times New Roman"/>
            <w:sz w:val="24"/>
            <w:szCs w:val="24"/>
          </w:rPr>
          <w:t xml:space="preserve">it included the factors </w:t>
        </w:r>
      </w:ins>
      <w:ins w:id="344" w:author="Mst. Farzana Akter" w:date="2023-01-21T21:41:00Z">
        <w:r w:rsidR="009540A1">
          <w:rPr>
            <w:rFonts w:ascii="Times New Roman" w:hAnsi="Times New Roman" w:cs="Times New Roman"/>
            <w:sz w:val="24"/>
            <w:szCs w:val="24"/>
          </w:rPr>
          <w:t xml:space="preserve">found relevant and important to explain the </w:t>
        </w:r>
      </w:ins>
      <w:ins w:id="345" w:author="Mst. Farzana Akter" w:date="2023-01-21T21:42:00Z">
        <w:r w:rsidR="009540A1">
          <w:rPr>
            <w:rFonts w:ascii="Times New Roman" w:hAnsi="Times New Roman" w:cs="Times New Roman"/>
            <w:sz w:val="24"/>
            <w:szCs w:val="24"/>
          </w:rPr>
          <w:t>behavior</w:t>
        </w:r>
      </w:ins>
      <w:ins w:id="346" w:author="Mst. Farzana Akter" w:date="2023-01-21T21:41:00Z">
        <w:r w:rsidR="009540A1">
          <w:rPr>
            <w:rFonts w:ascii="Times New Roman" w:hAnsi="Times New Roman" w:cs="Times New Roman"/>
            <w:sz w:val="24"/>
            <w:szCs w:val="24"/>
          </w:rPr>
          <w:t xml:space="preserve"> of the outcome variable from literature review</w:t>
        </w:r>
      </w:ins>
      <w:ins w:id="347" w:author="Mohammad Nayeem Hasan" w:date="2023-01-21T14:58:00Z">
        <w:r w:rsidRPr="00B24BD6">
          <w:rPr>
            <w:rFonts w:ascii="Times New Roman" w:hAnsi="Times New Roman" w:cs="Times New Roman"/>
            <w:sz w:val="24"/>
            <w:szCs w:val="24"/>
          </w:rPr>
          <w:t>. The measures of sensitivity and specificity</w:t>
        </w:r>
        <w:del w:id="348" w:author="Mst. Farzana Akter" w:date="2023-01-21T21:45:00Z">
          <w:r w:rsidRPr="00B24BD6" w:rsidDel="009540A1">
            <w:rPr>
              <w:rFonts w:ascii="Times New Roman" w:hAnsi="Times New Roman" w:cs="Times New Roman"/>
              <w:sz w:val="24"/>
              <w:szCs w:val="24"/>
            </w:rPr>
            <w:delText>, known as the Area</w:delText>
          </w:r>
        </w:del>
      </w:ins>
      <w:ins w:id="349" w:author="Mst. Farzana Akter" w:date="2023-01-21T21:45:00Z">
        <w:r w:rsidR="009540A1">
          <w:rPr>
            <w:rFonts w:ascii="Times New Roman" w:hAnsi="Times New Roman" w:cs="Times New Roman"/>
            <w:sz w:val="24"/>
            <w:szCs w:val="24"/>
          </w:rPr>
          <w:t xml:space="preserve"> </w:t>
        </w:r>
      </w:ins>
      <w:ins w:id="350" w:author="Mst. Farzana Akter" w:date="2023-01-21T21:46:00Z">
        <w:r w:rsidR="009540A1">
          <w:rPr>
            <w:rFonts w:ascii="Times New Roman" w:hAnsi="Times New Roman" w:cs="Times New Roman"/>
            <w:sz w:val="24"/>
            <w:szCs w:val="24"/>
          </w:rPr>
          <w:t>from</w:t>
        </w:r>
      </w:ins>
      <w:ins w:id="351" w:author="Mst. Farzana Akter" w:date="2023-01-21T21:45:00Z">
        <w:r w:rsidR="009540A1">
          <w:rPr>
            <w:rFonts w:ascii="Times New Roman" w:hAnsi="Times New Roman" w:cs="Times New Roman"/>
            <w:sz w:val="24"/>
            <w:szCs w:val="24"/>
          </w:rPr>
          <w:t xml:space="preserve"> </w:t>
        </w:r>
      </w:ins>
      <w:ins w:id="352" w:author="Mohammad Nayeem Hasan" w:date="2023-01-21T14:58:00Z">
        <w:del w:id="353" w:author="Mst. Farzana Akter" w:date="2023-01-21T21:45:00Z">
          <w:r w:rsidRPr="00B24BD6" w:rsidDel="009540A1">
            <w:rPr>
              <w:rFonts w:ascii="Times New Roman" w:hAnsi="Times New Roman" w:cs="Times New Roman"/>
              <w:sz w:val="24"/>
              <w:szCs w:val="24"/>
            </w:rPr>
            <w:delText xml:space="preserve"> under </w:delText>
          </w:r>
        </w:del>
        <w:r w:rsidRPr="00B24BD6">
          <w:rPr>
            <w:rFonts w:ascii="Times New Roman" w:hAnsi="Times New Roman" w:cs="Times New Roman"/>
            <w:sz w:val="24"/>
            <w:szCs w:val="24"/>
          </w:rPr>
          <w:t>the Receiver Operating Characteristic (AUROC)</w:t>
        </w:r>
      </w:ins>
      <w:ins w:id="354" w:author="Mst. Farzana Akter" w:date="2023-01-21T21:46:00Z">
        <w:r w:rsidR="009540A1">
          <w:rPr>
            <w:rFonts w:ascii="Times New Roman" w:hAnsi="Times New Roman" w:cs="Times New Roman"/>
            <w:sz w:val="24"/>
            <w:szCs w:val="24"/>
          </w:rPr>
          <w:t xml:space="preserve"> curve</w:t>
        </w:r>
      </w:ins>
      <w:ins w:id="355" w:author="Mohammad Nayeem Hasan" w:date="2023-01-21T14:58:00Z">
        <w:r w:rsidRPr="00B24BD6">
          <w:rPr>
            <w:rFonts w:ascii="Times New Roman" w:hAnsi="Times New Roman" w:cs="Times New Roman"/>
            <w:sz w:val="24"/>
            <w:szCs w:val="24"/>
          </w:rPr>
          <w:t>, are used to assess the optimal model. The models performed better, according to the higher ROC regions. A bigger area under the curve than the 0.50 on the ROC curve indicates that the model discriminates between the two groups</w:t>
        </w:r>
      </w:ins>
      <w:ins w:id="356" w:author="Mst. Farzana Akter" w:date="2023-01-21T21:06:00Z">
        <w:r w:rsidR="004B627F">
          <w:rPr>
            <w:rFonts w:ascii="Times New Roman" w:hAnsi="Times New Roman" w:cs="Times New Roman"/>
            <w:sz w:val="24"/>
            <w:szCs w:val="24"/>
          </w:rPr>
          <w:t xml:space="preserve"> </w:t>
        </w:r>
      </w:ins>
      <w:r w:rsidR="004B627F">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{"citationID":"a1gcurse03j","properties":{"formattedCitation":"[34]","plainCitation":"[34]","noteIndex":0},"citationItems":[{"id":1692,"uris":["http://zotero.org/users/4185209/items/7ZRRH68U"],"itemData":{"id":1692,"type":"article-journal","abstract":"Receiver operating characteristic (ROC) curves can be misleading when they are constructed with selected samples. In this article, we describe heckroccurve, which implements a recently developed procedure for plotting ROC curves with selected samples. The command estimates the area under the ROC curve and a graphical display of the curve. A variety of plot options are available, including the ability to add confidence bands to the plot.","container-title":"The Stata Journal","DOI":"10.1177/1536867X1801800110","ISSN":"1536-867X","issue":"1","language":"en","note":"publisher: SAGE Publications","page":"174-183","source":"SAGE Journals","title":"Heckroccurve: ROC Curves for Selected Samples","title-short":"Heckroccurve","volume":"18","author":[{"family":"Cook","given":"Jonathan A."},{"family":"Rajbhandari","given":"Ashish"}],"issued":{"date-parts":[["2018",3,1]]}}}],"schema":"https://github.com/citation-style-language/schema/raw/master/csl-citation.json"} </w:instrText>
      </w:r>
      <w:r w:rsidR="004B627F">
        <w:rPr>
          <w:rFonts w:ascii="Times New Roman" w:hAnsi="Times New Roman" w:cs="Times New Roman"/>
          <w:sz w:val="24"/>
          <w:szCs w:val="24"/>
        </w:rPr>
        <w:fldChar w:fldCharType="separate"/>
      </w:r>
      <w:r w:rsidR="00361F8D" w:rsidRPr="00361F8D">
        <w:rPr>
          <w:rFonts w:ascii="Times New Roman" w:hAnsi="Times New Roman" w:cs="Times New Roman"/>
          <w:sz w:val="24"/>
        </w:rPr>
        <w:t>[34]</w:t>
      </w:r>
      <w:r w:rsidR="004B627F">
        <w:rPr>
          <w:rFonts w:ascii="Times New Roman" w:hAnsi="Times New Roman" w:cs="Times New Roman"/>
          <w:sz w:val="24"/>
          <w:szCs w:val="24"/>
        </w:rPr>
        <w:fldChar w:fldCharType="end"/>
      </w:r>
      <w:r w:rsidR="004B627F">
        <w:rPr>
          <w:rFonts w:ascii="Times New Roman" w:hAnsi="Times New Roman" w:cs="Times New Roman"/>
          <w:sz w:val="24"/>
          <w:szCs w:val="24"/>
        </w:rPr>
        <w:t>.</w:t>
      </w:r>
      <w:ins w:id="357" w:author="Mohammad Nayeem Hasan" w:date="2023-01-21T01:16:00Z">
        <w:r w:rsidR="00A35E10">
          <w:rPr>
            <w:rFonts w:ascii="Times New Roman" w:hAnsi="Times New Roman" w:cs="Times New Roman"/>
            <w:sz w:val="24"/>
            <w:szCs w:val="24"/>
          </w:rPr>
          <w:t xml:space="preserve"> </w:t>
        </w:r>
      </w:ins>
      <w:ins w:id="358" w:author="Mohammad Nayeem Hasan" w:date="2023-01-21T14:31:00Z">
        <w:r w:rsidR="002F18A7">
          <w:rPr>
            <w:rFonts w:ascii="Times New Roman" w:hAnsi="Times New Roman" w:cs="Times New Roman"/>
            <w:sz w:val="24"/>
            <w:szCs w:val="24"/>
          </w:rPr>
          <w:t>W</w:t>
        </w:r>
        <w:r w:rsidR="008C2A80" w:rsidRPr="008C2A80">
          <w:rPr>
            <w:rFonts w:ascii="Times New Roman" w:hAnsi="Times New Roman" w:cs="Times New Roman"/>
            <w:sz w:val="24"/>
            <w:szCs w:val="24"/>
          </w:rPr>
          <w:t xml:space="preserve">e </w:t>
        </w:r>
        <w:r w:rsidR="008C2A80">
          <w:rPr>
            <w:rFonts w:ascii="Times New Roman" w:hAnsi="Times New Roman" w:cs="Times New Roman"/>
            <w:sz w:val="24"/>
            <w:szCs w:val="24"/>
          </w:rPr>
          <w:t>also</w:t>
        </w:r>
        <w:r w:rsidR="008C2A80" w:rsidRPr="008C2A80">
          <w:rPr>
            <w:rFonts w:ascii="Times New Roman" w:hAnsi="Times New Roman" w:cs="Times New Roman"/>
            <w:sz w:val="24"/>
            <w:szCs w:val="24"/>
          </w:rPr>
          <w:t xml:space="preserve"> employ information criteria, e.g., the Akaike information criterion (AIC</w:t>
        </w:r>
      </w:ins>
      <w:r w:rsidR="004B627F">
        <w:rPr>
          <w:rFonts w:ascii="Times New Roman" w:hAnsi="Times New Roman" w:cs="Times New Roman"/>
          <w:sz w:val="24"/>
          <w:szCs w:val="24"/>
        </w:rPr>
        <w:t xml:space="preserve"> </w:t>
      </w:r>
      <w:r w:rsidR="004B627F">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{"citationID":"am340c42ke","properties":{"formattedCitation":"[35]","plainCitation":"[35]","noteIndex":0},"citationItems":[{"id":1694,"uris":["http://zotero.org/users/4185209/items/ZK9KUQWE"],"itemData":{"id":1694,"type":"article-journal","abstract":"The history of the development of statistical hypothesis testing in time series analysis is reviewed briefly and it is pointed out that the hypothesis testing procedure is not adequately defined as the procedure for statistical model identification. The classical maximum likelihood estimation procedure is reviewed and a new estimate minimum information theoretical criterion (AIC) estimate (MAICE) which is designed for the purpose of statistical identification is introduced. When there are several competing models the MAICE is defined by the model and the maximum likelihood estimates of the parameters which give the minimum of AIC defined by AIC = (-2)log-(maximum likelihood) + 2(number of independently adjusted parameters within the model). MAICE provides a versatile procedure for statistical model identification which is free from the ambiguities inherent in the application of conventional hypothesis testing procedure. The practical utility of MAICE in time series analysis is demonstrated with some numerical examples.","container-title":"IEEE Transactions on Automatic Control","DOI":"10.1109/TAC.1974.1100705","ISSN":"1558-2523","issue":"6","note":"event-title: IEEE Transactions on Automatic Control","page":"716-723","source":"IEEE Xplore","title":"A new look at the statistical model identification","volume":"19","author":[{"family":"Akaike","given":"H."}],"issued":{"date-parts":[["1974",12]]}}}],"schema":"https://github.com/citation-style-language/schema/raw/master/csl-citation.json"} </w:instrText>
      </w:r>
      <w:r w:rsidR="004B627F">
        <w:rPr>
          <w:rFonts w:ascii="Times New Roman" w:hAnsi="Times New Roman" w:cs="Times New Roman"/>
          <w:sz w:val="24"/>
          <w:szCs w:val="24"/>
        </w:rPr>
        <w:fldChar w:fldCharType="separate"/>
      </w:r>
      <w:r w:rsidR="00361F8D" w:rsidRPr="00361F8D">
        <w:rPr>
          <w:rFonts w:ascii="Times New Roman" w:hAnsi="Times New Roman" w:cs="Times New Roman"/>
          <w:sz w:val="24"/>
        </w:rPr>
        <w:t>[35]</w:t>
      </w:r>
      <w:r w:rsidR="004B627F">
        <w:rPr>
          <w:rFonts w:ascii="Times New Roman" w:hAnsi="Times New Roman" w:cs="Times New Roman"/>
          <w:sz w:val="24"/>
          <w:szCs w:val="24"/>
        </w:rPr>
        <w:fldChar w:fldCharType="end"/>
      </w:r>
      <w:r w:rsidR="004B627F">
        <w:rPr>
          <w:rFonts w:ascii="Times New Roman" w:hAnsi="Times New Roman" w:cs="Times New Roman"/>
          <w:sz w:val="24"/>
          <w:szCs w:val="24"/>
        </w:rPr>
        <w:t xml:space="preserve">) </w:t>
      </w:r>
      <w:ins w:id="359" w:author="Mohammad Nayeem Hasan" w:date="2023-01-21T14:31:00Z">
        <w:r w:rsidR="008C2A80" w:rsidRPr="008C2A80">
          <w:rPr>
            <w:rFonts w:ascii="Times New Roman" w:hAnsi="Times New Roman" w:cs="Times New Roman"/>
            <w:sz w:val="24"/>
            <w:szCs w:val="24"/>
          </w:rPr>
          <w:t>and Bayesian information criterion (BIC</w:t>
        </w:r>
      </w:ins>
      <w:r w:rsidR="00510C28">
        <w:rPr>
          <w:rFonts w:ascii="Times New Roman" w:hAnsi="Times New Roman" w:cs="Times New Roman"/>
          <w:sz w:val="24"/>
          <w:szCs w:val="24"/>
        </w:rPr>
        <w:t xml:space="preserve"> </w:t>
      </w:r>
      <w:r w:rsidR="00510C28">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{"citationID":"ajr72seeuq","properties":{"formattedCitation":"[36]","plainCitation":"[36]","noteIndex":0},"citationItems":[{"id":1697,"uris":["http://zotero.org/users/4185209/items/7RQDT3ZY"],"itemData":{"id":1697,"type":"article-journal","abstract":"The problem of selecting one of a number of models of different dimensions is treated by finding its Bayes solution, and evaluating the leading terms of its asymptotic expansion. These terms are a valid large-sample criterion beyond the Bayesian context, since they do not depend on the a priori distribution.","container-title":"The Annals of Statistics","ISSN":"0090-5364","issue":"2","note":"publisher: Institute of Mathematical Statistics","page":"461-464","source":"JSTOR","title":"Estimating the Dimension of a Model","volume":"6","author":[{"family":"Schwarz","given":"Gideon"}],"issued":{"date-parts":[["1978"]]}}}],"schema":"https://github.com/citation-style-language/schema/raw/master/csl-citation.json"} </w:instrText>
      </w:r>
      <w:r w:rsidR="00510C28">
        <w:rPr>
          <w:rFonts w:ascii="Times New Roman" w:hAnsi="Times New Roman" w:cs="Times New Roman"/>
          <w:sz w:val="24"/>
          <w:szCs w:val="24"/>
        </w:rPr>
        <w:fldChar w:fldCharType="separate"/>
      </w:r>
      <w:r w:rsidR="00361F8D" w:rsidRPr="00361F8D">
        <w:rPr>
          <w:rFonts w:ascii="Times New Roman" w:hAnsi="Times New Roman" w:cs="Times New Roman"/>
          <w:sz w:val="24"/>
        </w:rPr>
        <w:t>[36]</w:t>
      </w:r>
      <w:r w:rsidR="00510C28">
        <w:rPr>
          <w:rFonts w:ascii="Times New Roman" w:hAnsi="Times New Roman" w:cs="Times New Roman"/>
          <w:sz w:val="24"/>
          <w:szCs w:val="24"/>
        </w:rPr>
        <w:fldChar w:fldCharType="end"/>
      </w:r>
      <w:ins w:id="360" w:author="Mst. Farzana Akter" w:date="2023-01-21T21:12:00Z">
        <w:r w:rsidR="00510C28">
          <w:rPr>
            <w:rFonts w:ascii="Times New Roman" w:hAnsi="Times New Roman" w:cs="Times New Roman"/>
            <w:sz w:val="24"/>
            <w:szCs w:val="24"/>
          </w:rPr>
          <w:t xml:space="preserve">) </w:t>
        </w:r>
      </w:ins>
      <w:ins w:id="361" w:author="Mohammad Nayeem Hasan" w:date="2023-01-21T14:31:00Z">
        <w:r w:rsidR="008C2A80" w:rsidRPr="008C2A80">
          <w:rPr>
            <w:rFonts w:ascii="Times New Roman" w:hAnsi="Times New Roman" w:cs="Times New Roman"/>
            <w:sz w:val="24"/>
            <w:szCs w:val="24"/>
          </w:rPr>
          <w:t>as a goodness-of-fit measure for the</w:t>
        </w:r>
      </w:ins>
      <w:ins w:id="362" w:author="Mohammad Nayeem Hasan" w:date="2023-01-21T14:34:00Z">
        <w:r w:rsidR="002F18A7">
          <w:rPr>
            <w:rFonts w:ascii="Times New Roman" w:hAnsi="Times New Roman" w:cs="Times New Roman"/>
            <w:sz w:val="24"/>
            <w:szCs w:val="24"/>
          </w:rPr>
          <w:t xml:space="preserve"> fina</w:t>
        </w:r>
      </w:ins>
      <w:ins w:id="363" w:author="Mohammad Nayeem Hasan" w:date="2023-01-21T14:35:00Z">
        <w:r w:rsidR="002F18A7">
          <w:rPr>
            <w:rFonts w:ascii="Times New Roman" w:hAnsi="Times New Roman" w:cs="Times New Roman"/>
            <w:sz w:val="24"/>
            <w:szCs w:val="24"/>
          </w:rPr>
          <w:t>l multivariate</w:t>
        </w:r>
      </w:ins>
      <w:ins w:id="364" w:author="Mohammad Nayeem Hasan" w:date="2023-01-21T14:31:00Z">
        <w:r w:rsidR="008C2A80" w:rsidRPr="008C2A80">
          <w:rPr>
            <w:rFonts w:ascii="Times New Roman" w:hAnsi="Times New Roman" w:cs="Times New Roman"/>
            <w:sz w:val="24"/>
            <w:szCs w:val="24"/>
          </w:rPr>
          <w:t xml:space="preserve"> logi</w:t>
        </w:r>
      </w:ins>
      <w:ins w:id="365" w:author="Mohammad Nayeem Hasan" w:date="2023-01-21T14:35:00Z">
        <w:r w:rsidR="002F18A7">
          <w:rPr>
            <w:rFonts w:ascii="Times New Roman" w:hAnsi="Times New Roman" w:cs="Times New Roman"/>
            <w:sz w:val="24"/>
            <w:szCs w:val="24"/>
          </w:rPr>
          <w:t xml:space="preserve">stic </w:t>
        </w:r>
      </w:ins>
      <w:ins w:id="366" w:author="Mohammad Nayeem Hasan" w:date="2023-01-21T14:31:00Z">
        <w:r w:rsidR="008C2A80" w:rsidRPr="008C2A80">
          <w:rPr>
            <w:rFonts w:ascii="Times New Roman" w:hAnsi="Times New Roman" w:cs="Times New Roman"/>
            <w:sz w:val="24"/>
            <w:szCs w:val="24"/>
          </w:rPr>
          <w:t>model.</w:t>
        </w:r>
      </w:ins>
    </w:p>
    <w:p w14:paraId="581FF102" w14:textId="51B9807B" w:rsidR="00275578" w:rsidRPr="00D97196" w:rsidDel="00C2040A" w:rsidRDefault="00275578">
      <w:pPr>
        <w:spacing w:line="240" w:lineRule="auto"/>
        <w:ind w:firstLine="720"/>
        <w:rPr>
          <w:del w:id="367" w:author="Mohammad Nayeem Hasan" w:date="2023-01-21T00:37:00Z"/>
          <w:rFonts w:ascii="Times New Roman" w:hAnsi="Times New Roman" w:cs="Times New Roman"/>
          <w:sz w:val="24"/>
          <w:szCs w:val="24"/>
        </w:rPr>
        <w:pPrChange w:id="368" w:author="Mohammad Nayeem Hasan" w:date="2023-01-21T14:56:00Z">
          <w:pPr>
            <w:spacing w:line="360" w:lineRule="auto"/>
            <w:ind w:firstLine="720"/>
          </w:pPr>
        </w:pPrChange>
      </w:pPr>
      <w:commentRangeStart w:id="369"/>
      <w:commentRangeStart w:id="370"/>
      <w:commentRangeStart w:id="371"/>
      <w:r w:rsidRPr="00D97196">
        <w:rPr>
          <w:rFonts w:ascii="Times New Roman" w:hAnsi="Times New Roman" w:cs="Times New Roman"/>
          <w:sz w:val="24"/>
          <w:szCs w:val="24"/>
        </w:rPr>
        <w:t>We used Stata command</w:t>
      </w:r>
      <w:ins w:id="372" w:author="Mohammad Nayeem Hasan" w:date="2023-01-21T01:10:00Z">
        <w:r w:rsidR="00D60A98">
          <w:rPr>
            <w:rFonts w:ascii="Times New Roman" w:hAnsi="Times New Roman" w:cs="Times New Roman"/>
            <w:sz w:val="24"/>
            <w:szCs w:val="24"/>
          </w:rPr>
          <w:t xml:space="preserve"> (</w:t>
        </w:r>
        <w:r w:rsidR="00D60A98">
          <w:rPr>
            <w:rStyle w:val="fontstyle01"/>
            <w:rFonts w:ascii="Times New Roman" w:hAnsi="Times New Roman" w:cs="Times New Roman"/>
            <w:sz w:val="24"/>
            <w:szCs w:val="24"/>
          </w:rPr>
          <w:t>Svyset)</w:t>
        </w:r>
      </w:ins>
      <w:r w:rsidRPr="00D97196">
        <w:rPr>
          <w:rFonts w:ascii="Times New Roman" w:hAnsi="Times New Roman" w:cs="Times New Roman"/>
          <w:sz w:val="24"/>
          <w:szCs w:val="24"/>
        </w:rPr>
        <w:t xml:space="preserve"> of the survey data reference manual to account</w:t>
      </w:r>
      <w:r w:rsidR="00A809D3">
        <w:rPr>
          <w:rFonts w:ascii="Times New Roman" w:hAnsi="Times New Roman" w:cs="Times New Roman"/>
          <w:sz w:val="24"/>
          <w:szCs w:val="24"/>
        </w:rPr>
        <w:t>ing</w:t>
      </w:r>
      <w:r w:rsidRPr="00D97196">
        <w:rPr>
          <w:rFonts w:ascii="Times New Roman" w:hAnsi="Times New Roman" w:cs="Times New Roman"/>
          <w:sz w:val="24"/>
          <w:szCs w:val="24"/>
        </w:rPr>
        <w:t xml:space="preserve"> for the complex survey settings of the datasets </w:t>
      </w:r>
      <w:r w:rsidRPr="00D97196">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{"citationID":"6YDmMCNA","properties":{"formattedCitation":"[37]","plainCitation":"[37]","noteIndex":0},"citationItems":[{"id":1498,"uris":["http://zotero.org/users/4185209/items/H48H22TP"],"itemData":{"id":1498,"type":"webpage","abstract":"Survey Data Reference Manual, Stata Release 17","title":"Stata Bookstore | Survey Data Reference Manual, Release 17","URL":"https://www.stata.com/bookstore/survey-data-reference-manual/","accessed":{"date-parts":[["2022",8,13]]}}}],"schema":"https://github.com/citation-style-language/schema/raw/master/csl-citation.json"} </w:instrText>
      </w:r>
      <w:r w:rsidRPr="00D97196">
        <w:rPr>
          <w:rFonts w:ascii="Times New Roman" w:hAnsi="Times New Roman" w:cs="Times New Roman"/>
          <w:sz w:val="24"/>
          <w:szCs w:val="24"/>
        </w:rPr>
        <w:fldChar w:fldCharType="separate"/>
      </w:r>
      <w:r w:rsidR="00361F8D" w:rsidRPr="00361F8D">
        <w:rPr>
          <w:rFonts w:ascii="Times New Roman" w:hAnsi="Times New Roman" w:cs="Times New Roman"/>
          <w:sz w:val="24"/>
        </w:rPr>
        <w:t>[37]</w:t>
      </w:r>
      <w:r w:rsidRPr="00D97196">
        <w:rPr>
          <w:rFonts w:ascii="Times New Roman" w:hAnsi="Times New Roman" w:cs="Times New Roman"/>
          <w:sz w:val="24"/>
          <w:szCs w:val="24"/>
        </w:rPr>
        <w:fldChar w:fldCharType="end"/>
      </w:r>
      <w:r w:rsidRPr="00D97196">
        <w:rPr>
          <w:rFonts w:ascii="Times New Roman" w:hAnsi="Times New Roman" w:cs="Times New Roman"/>
          <w:sz w:val="24"/>
          <w:szCs w:val="24"/>
        </w:rPr>
        <w:t>.</w:t>
      </w:r>
      <w:commentRangeEnd w:id="369"/>
      <w:r w:rsidR="008F3B8F">
        <w:rPr>
          <w:rStyle w:val="CommentReference"/>
        </w:rPr>
        <w:commentReference w:id="369"/>
      </w:r>
      <w:commentRangeEnd w:id="370"/>
      <w:r w:rsidR="00F558CE">
        <w:rPr>
          <w:rStyle w:val="CommentReference"/>
        </w:rPr>
        <w:commentReference w:id="370"/>
      </w:r>
      <w:commentRangeEnd w:id="371"/>
      <w:r w:rsidR="00A35E10">
        <w:rPr>
          <w:rStyle w:val="CommentReference"/>
        </w:rPr>
        <w:commentReference w:id="371"/>
      </w:r>
      <w:ins w:id="373" w:author="Mohammad Nayeem Hasan" w:date="2023-01-21T01:11:00Z">
        <w:r w:rsidR="00D60A98">
          <w:rPr>
            <w:rFonts w:ascii="Times New Roman" w:hAnsi="Times New Roman" w:cs="Times New Roman"/>
            <w:sz w:val="24"/>
            <w:szCs w:val="24"/>
          </w:rPr>
          <w:t xml:space="preserve"> </w:t>
        </w:r>
      </w:ins>
      <w:ins w:id="374" w:author="Mohammad Nayeem Hasan" w:date="2023-01-21T01:10:00Z">
        <w:r w:rsidR="00D60A98" w:rsidRPr="00D60A98">
          <w:rPr>
            <w:rFonts w:ascii="Times New Roman" w:hAnsi="Times New Roman" w:cs="Times New Roman"/>
            <w:sz w:val="24"/>
            <w:szCs w:val="24"/>
          </w:rPr>
          <w:t xml:space="preserve">Svyset commands </w:t>
        </w:r>
        <w:del w:id="375" w:author="Mst. Farzana Akter" w:date="2023-01-21T21:47:00Z">
          <w:r w:rsidR="00D60A98" w:rsidRPr="00D60A98" w:rsidDel="009540A1">
            <w:rPr>
              <w:rFonts w:ascii="Times New Roman" w:hAnsi="Times New Roman" w:cs="Times New Roman"/>
              <w:sz w:val="24"/>
              <w:szCs w:val="24"/>
            </w:rPr>
            <w:delText>help us to use</w:delText>
          </w:r>
        </w:del>
      </w:ins>
      <w:ins w:id="376" w:author="Mst. Farzana Akter" w:date="2023-01-21T21:47:00Z">
        <w:r w:rsidR="009540A1">
          <w:rPr>
            <w:rFonts w:ascii="Times New Roman" w:hAnsi="Times New Roman" w:cs="Times New Roman"/>
            <w:sz w:val="24"/>
            <w:szCs w:val="24"/>
          </w:rPr>
          <w:t>were developed for STATA to con</w:t>
        </w:r>
      </w:ins>
      <w:ins w:id="377" w:author="Mst. Farzana Akter" w:date="2023-01-21T21:48:00Z">
        <w:r w:rsidR="009540A1">
          <w:rPr>
            <w:rFonts w:ascii="Times New Roman" w:hAnsi="Times New Roman" w:cs="Times New Roman"/>
            <w:sz w:val="24"/>
            <w:szCs w:val="24"/>
          </w:rPr>
          <w:t xml:space="preserve">sider the survey </w:t>
        </w:r>
      </w:ins>
      <w:ins w:id="378" w:author="Mohammad Nayeem Hasan" w:date="2023-01-21T01:10:00Z">
        <w:del w:id="379" w:author="Mst. Farzana Akter" w:date="2023-01-21T21:48:00Z">
          <w:r w:rsidR="00D60A98" w:rsidRPr="00D60A98" w:rsidDel="009540A1">
            <w:rPr>
              <w:rFonts w:ascii="Times New Roman" w:hAnsi="Times New Roman" w:cs="Times New Roman"/>
              <w:sz w:val="24"/>
              <w:szCs w:val="24"/>
            </w:rPr>
            <w:delText xml:space="preserve"> </w:delText>
          </w:r>
        </w:del>
        <w:r w:rsidR="00D60A98" w:rsidRPr="00D60A98">
          <w:rPr>
            <w:rFonts w:ascii="Times New Roman" w:hAnsi="Times New Roman" w:cs="Times New Roman"/>
            <w:sz w:val="24"/>
            <w:szCs w:val="24"/>
          </w:rPr>
          <w:t xml:space="preserve">design elements such as </w:t>
        </w:r>
        <w:del w:id="380" w:author="Mst. Farzana Akter" w:date="2023-01-21T21:48:00Z">
          <w:r w:rsidR="00D60A98" w:rsidRPr="00D60A98" w:rsidDel="009540A1">
            <w:rPr>
              <w:rFonts w:ascii="Times New Roman" w:hAnsi="Times New Roman" w:cs="Times New Roman"/>
              <w:sz w:val="24"/>
              <w:szCs w:val="24"/>
            </w:rPr>
            <w:delText>PSU, strata, clusters and sample weights</w:delText>
          </w:r>
        </w:del>
      </w:ins>
      <w:ins w:id="381" w:author="Mst. Farzana Akter" w:date="2023-01-21T21:48:00Z">
        <w:r w:rsidR="009540A1">
          <w:rPr>
            <w:rFonts w:ascii="Times New Roman" w:hAnsi="Times New Roman" w:cs="Times New Roman"/>
            <w:sz w:val="24"/>
            <w:szCs w:val="24"/>
          </w:rPr>
          <w:t xml:space="preserve">sample weights, </w:t>
        </w:r>
      </w:ins>
      <w:ins w:id="382" w:author="Mst. Farzana Akter" w:date="2023-01-21T21:49:00Z">
        <w:r w:rsidR="009540A1">
          <w:rPr>
            <w:rFonts w:ascii="Times New Roman" w:hAnsi="Times New Roman" w:cs="Times New Roman"/>
            <w:sz w:val="24"/>
            <w:szCs w:val="24"/>
          </w:rPr>
          <w:t xml:space="preserve">PSU, </w:t>
        </w:r>
      </w:ins>
      <w:ins w:id="383" w:author="Mst. Farzana Akter" w:date="2023-01-21T21:48:00Z">
        <w:r w:rsidR="009540A1">
          <w:rPr>
            <w:rFonts w:ascii="Times New Roman" w:hAnsi="Times New Roman" w:cs="Times New Roman"/>
            <w:sz w:val="24"/>
            <w:szCs w:val="24"/>
          </w:rPr>
          <w:t>clusters</w:t>
        </w:r>
      </w:ins>
      <w:ins w:id="384" w:author="Mst. Farzana Akter" w:date="2023-01-21T21:49:00Z">
        <w:r w:rsidR="00682909">
          <w:rPr>
            <w:rFonts w:ascii="Times New Roman" w:hAnsi="Times New Roman" w:cs="Times New Roman"/>
            <w:sz w:val="24"/>
            <w:szCs w:val="24"/>
          </w:rPr>
          <w:t xml:space="preserve"> and </w:t>
        </w:r>
      </w:ins>
      <w:ins w:id="385" w:author="Mst. Farzana Akter" w:date="2023-01-21T21:48:00Z">
        <w:r w:rsidR="009540A1">
          <w:rPr>
            <w:rFonts w:ascii="Times New Roman" w:hAnsi="Times New Roman" w:cs="Times New Roman"/>
            <w:sz w:val="24"/>
            <w:szCs w:val="24"/>
          </w:rPr>
          <w:t>strata</w:t>
        </w:r>
      </w:ins>
      <w:ins w:id="386" w:author="Mohammad Nayeem Hasan" w:date="2023-01-21T01:10:00Z">
        <w:r w:rsidR="00D60A98" w:rsidRPr="00D60A98">
          <w:rPr>
            <w:rFonts w:ascii="Times New Roman" w:hAnsi="Times New Roman" w:cs="Times New Roman"/>
            <w:sz w:val="24"/>
            <w:szCs w:val="24"/>
          </w:rPr>
          <w:t xml:space="preserve"> </w:t>
        </w:r>
      </w:ins>
      <w:r w:rsidR="00510C28">
        <w:rPr>
          <w:rFonts w:ascii="Times New Roman" w:hAnsi="Times New Roman" w:cs="Times New Roman"/>
          <w:sz w:val="24"/>
          <w:szCs w:val="24"/>
        </w:rPr>
        <w:fldChar w:fldCharType="begin"/>
      </w:r>
      <w:r w:rsidR="00361F8D">
        <w:rPr>
          <w:rFonts w:ascii="Times New Roman" w:hAnsi="Times New Roman" w:cs="Times New Roman"/>
          <w:sz w:val="24"/>
          <w:szCs w:val="24"/>
        </w:rPr>
        <w:instrText xml:space="preserve"> ADDIN ZOTERO_ITEM CSL_CITATION {"citationID":"a2v95v446a","properties":{"formattedCitation":"[38]","plainCitation":"[38]","noteIndex":0},"citationItems":[{"id":1698,"uris":["http://zotero.org/users/4185209/items/27YATJMV"],"itemData":{"id":1698,"type":"webpage","title":"Survey Data Analysis in Stata","URL":"https://stats.oarc.ucla.edu/stata/seminars/svy-stata-8/","accessed":{"date-parts":[["2023",1,21]]}}}],"schema":"https://github.com/citation-style-language/schema/raw/master/csl-citation.json"} </w:instrText>
      </w:r>
      <w:r w:rsidR="00510C28">
        <w:rPr>
          <w:rFonts w:ascii="Times New Roman" w:hAnsi="Times New Roman" w:cs="Times New Roman"/>
          <w:sz w:val="24"/>
          <w:szCs w:val="24"/>
        </w:rPr>
        <w:fldChar w:fldCharType="separate"/>
      </w:r>
      <w:r w:rsidR="00361F8D" w:rsidRPr="00361F8D">
        <w:rPr>
          <w:rFonts w:ascii="Times New Roman" w:hAnsi="Times New Roman" w:cs="Times New Roman"/>
          <w:sz w:val="24"/>
        </w:rPr>
        <w:t>[38]</w:t>
      </w:r>
      <w:r w:rsidR="00510C28">
        <w:rPr>
          <w:rFonts w:ascii="Times New Roman" w:hAnsi="Times New Roman" w:cs="Times New Roman"/>
          <w:sz w:val="24"/>
          <w:szCs w:val="24"/>
        </w:rPr>
        <w:fldChar w:fldCharType="end"/>
      </w:r>
      <w:ins w:id="387" w:author="Mst. Farzana Akter" w:date="2023-01-21T21:14:00Z">
        <w:r w:rsidR="00510C28">
          <w:rPr>
            <w:rFonts w:ascii="Times New Roman" w:hAnsi="Times New Roman" w:cs="Times New Roman"/>
            <w:sz w:val="24"/>
            <w:szCs w:val="24"/>
          </w:rPr>
          <w:t>.</w:t>
        </w:r>
      </w:ins>
    </w:p>
    <w:p w14:paraId="7BA20466" w14:textId="77777777" w:rsidR="00275578" w:rsidRPr="00D97196" w:rsidRDefault="00275578">
      <w:pPr>
        <w:spacing w:line="240" w:lineRule="auto"/>
        <w:ind w:firstLine="720"/>
        <w:rPr>
          <w:rFonts w:ascii="Times New Roman" w:hAnsi="Times New Roman" w:cs="Times New Roman"/>
          <w:b/>
          <w:sz w:val="24"/>
          <w:szCs w:val="24"/>
        </w:rPr>
        <w:pPrChange w:id="388" w:author="Mohammad Nayeem Hasan" w:date="2023-01-21T14:56:00Z">
          <w:pPr>
            <w:spacing w:line="360" w:lineRule="auto"/>
          </w:pPr>
        </w:pPrChange>
      </w:pPr>
    </w:p>
    <w:p w14:paraId="1EFCBEDB" w14:textId="77777777" w:rsidR="00714917" w:rsidRDefault="00275578">
      <w:pPr>
        <w:spacing w:line="240" w:lineRule="auto"/>
        <w:rPr>
          <w:rFonts w:ascii="Times New Roman" w:hAnsi="Times New Roman" w:cs="Times New Roman"/>
          <w:b/>
          <w:sz w:val="24"/>
          <w:szCs w:val="24"/>
        </w:rPr>
        <w:pPrChange w:id="389" w:author="Mohammad Nayeem Hasan" w:date="2023-01-21T14:56:00Z">
          <w:pPr>
            <w:spacing w:line="360" w:lineRule="auto"/>
          </w:pPr>
        </w:pPrChange>
      </w:pPr>
      <w:r w:rsidRPr="00D97196">
        <w:rPr>
          <w:rFonts w:ascii="Times New Roman" w:hAnsi="Times New Roman" w:cs="Times New Roman"/>
          <w:b/>
          <w:sz w:val="24"/>
          <w:szCs w:val="24"/>
        </w:rPr>
        <w:t>Results</w:t>
      </w:r>
    </w:p>
    <w:p w14:paraId="4CCDC796" w14:textId="3B4851EB" w:rsidR="00714917" w:rsidDel="00A72693" w:rsidRDefault="00714917">
      <w:pPr>
        <w:spacing w:line="240" w:lineRule="auto"/>
        <w:ind w:firstLine="720"/>
        <w:rPr>
          <w:del w:id="390" w:author="Mohammad Nayeem Hasan" w:date="2023-01-21T01:29:00Z"/>
          <w:rFonts w:ascii="Times New Roman" w:hAnsi="Times New Roman" w:cs="Times New Roman"/>
          <w:color w:val="313131"/>
          <w:sz w:val="24"/>
          <w:szCs w:val="24"/>
          <w:shd w:val="clear" w:color="auto" w:fill="FFFFFF"/>
        </w:rPr>
        <w:pPrChange w:id="391" w:author="Mohammad Nayeem Hasan" w:date="2023-01-21T14:56:00Z">
          <w:pPr>
            <w:spacing w:line="360" w:lineRule="auto"/>
            <w:ind w:firstLine="720"/>
          </w:pPr>
        </w:pPrChange>
      </w:pPr>
      <w:commentRangeStart w:id="392"/>
      <w:commentRangeStart w:id="393"/>
      <w:commentRangeStart w:id="394"/>
      <w:r w:rsidRPr="00F411AC">
        <w:rPr>
          <w:rFonts w:ascii="Times New Roman" w:hAnsi="Times New Roman" w:cs="Times New Roman"/>
          <w:color w:val="313131"/>
          <w:sz w:val="24"/>
          <w:szCs w:val="24"/>
          <w:shd w:val="clear" w:color="auto" w:fill="FFFFFF"/>
        </w:rPr>
        <w:t xml:space="preserve">The </w:t>
      </w:r>
      <w:ins w:id="395" w:author="Mst. Farzana Akter" w:date="2023-01-09T21:59:00Z">
        <w:r w:rsidR="00533687">
          <w:rPr>
            <w:rFonts w:ascii="Times New Roman" w:hAnsi="Times New Roman" w:cs="Times New Roman"/>
            <w:color w:val="313131"/>
            <w:sz w:val="24"/>
            <w:szCs w:val="24"/>
            <w:shd w:val="clear" w:color="auto" w:fill="FFFFFF"/>
          </w:rPr>
          <w:t>occurrence</w:t>
        </w:r>
      </w:ins>
      <w:del w:id="396" w:author="Mst. Farzana Akter" w:date="2023-01-09T21:59:00Z">
        <w:r w:rsidRPr="00F411AC" w:rsidDel="00236AF2">
          <w:rPr>
            <w:rFonts w:ascii="Times New Roman" w:hAnsi="Times New Roman" w:cs="Times New Roman"/>
            <w:color w:val="313131"/>
            <w:sz w:val="24"/>
            <w:szCs w:val="24"/>
            <w:shd w:val="clear" w:color="auto" w:fill="FFFFFF"/>
          </w:rPr>
          <w:delText>prevalence</w:delText>
        </w:r>
      </w:del>
      <w:r w:rsidRPr="00F411AC">
        <w:rPr>
          <w:rFonts w:ascii="Times New Roman" w:hAnsi="Times New Roman" w:cs="Times New Roman"/>
          <w:color w:val="313131"/>
          <w:sz w:val="24"/>
          <w:szCs w:val="24"/>
          <w:shd w:val="clear" w:color="auto" w:fill="FFFFFF"/>
        </w:rPr>
        <w:t xml:space="preserve"> of diarrhea among </w:t>
      </w:r>
      <w:ins w:id="397" w:author="Mst. Farzana Akter" w:date="2023-01-09T20:09:00Z">
        <w:r w:rsidR="002A6237">
          <w:rPr>
            <w:rFonts w:ascii="Times New Roman" w:hAnsi="Times New Roman" w:cs="Times New Roman"/>
            <w:color w:val="313131"/>
            <w:sz w:val="24"/>
            <w:szCs w:val="24"/>
            <w:shd w:val="clear" w:color="auto" w:fill="FFFFFF"/>
          </w:rPr>
          <w:t xml:space="preserve">0-5 years old </w:t>
        </w:r>
      </w:ins>
      <w:r w:rsidRPr="00F411AC">
        <w:rPr>
          <w:rFonts w:ascii="Times New Roman" w:hAnsi="Times New Roman" w:cs="Times New Roman"/>
          <w:color w:val="313131"/>
          <w:sz w:val="24"/>
          <w:szCs w:val="24"/>
          <w:shd w:val="clear" w:color="auto" w:fill="FFFFFF"/>
        </w:rPr>
        <w:t>children</w:t>
      </w:r>
      <w:del w:id="398" w:author="Mst. Farzana Akter" w:date="2023-01-09T20:09:00Z">
        <w:r w:rsidRPr="00F411AC" w:rsidDel="002A6237">
          <w:rPr>
            <w:rFonts w:ascii="Times New Roman" w:hAnsi="Times New Roman" w:cs="Times New Roman"/>
            <w:color w:val="313131"/>
            <w:sz w:val="24"/>
            <w:szCs w:val="24"/>
            <w:shd w:val="clear" w:color="auto" w:fill="FFFFFF"/>
          </w:rPr>
          <w:delText xml:space="preserve"> under 5 years old</w:delText>
        </w:r>
      </w:del>
      <w:r w:rsidRPr="00F411AC">
        <w:rPr>
          <w:rFonts w:ascii="Times New Roman" w:hAnsi="Times New Roman" w:cs="Times New Roman"/>
          <w:color w:val="313131"/>
          <w:sz w:val="24"/>
          <w:szCs w:val="24"/>
          <w:shd w:val="clear" w:color="auto" w:fill="FFFFFF"/>
        </w:rPr>
        <w:t xml:space="preserve"> decreased from </w:t>
      </w:r>
      <w:commentRangeStart w:id="399"/>
      <w:commentRangeStart w:id="400"/>
      <w:commentRangeStart w:id="401"/>
      <w:r w:rsidRPr="00F411AC">
        <w:rPr>
          <w:rFonts w:ascii="Times New Roman" w:hAnsi="Times New Roman" w:cs="Times New Roman"/>
          <w:color w:val="313131"/>
          <w:sz w:val="24"/>
          <w:szCs w:val="24"/>
          <w:shd w:val="clear" w:color="auto" w:fill="FFFFFF"/>
        </w:rPr>
        <w:t>7.1% in 2006 to 3.9% in 2012 then increased to 6.9</w:t>
      </w:r>
      <w:del w:id="402" w:author="Mohammad Nayeem Hasan" w:date="2023-01-28T01:35:00Z">
        <w:r w:rsidRPr="00F411AC" w:rsidDel="004D0B15">
          <w:rPr>
            <w:rFonts w:ascii="Times New Roman" w:hAnsi="Times New Roman" w:cs="Times New Roman"/>
            <w:color w:val="313131"/>
            <w:sz w:val="24"/>
            <w:szCs w:val="24"/>
            <w:shd w:val="clear" w:color="auto" w:fill="FFFFFF"/>
          </w:rPr>
          <w:delText>1</w:delText>
        </w:r>
      </w:del>
      <w:r w:rsidRPr="00F411AC">
        <w:rPr>
          <w:rFonts w:ascii="Times New Roman" w:hAnsi="Times New Roman" w:cs="Times New Roman"/>
          <w:color w:val="313131"/>
          <w:sz w:val="24"/>
          <w:szCs w:val="24"/>
          <w:shd w:val="clear" w:color="auto" w:fill="FFFFFF"/>
        </w:rPr>
        <w:t>% in 2019</w:t>
      </w:r>
      <w:commentRangeEnd w:id="399"/>
      <w:r w:rsidR="000849F9">
        <w:rPr>
          <w:rStyle w:val="CommentReference"/>
        </w:rPr>
        <w:commentReference w:id="399"/>
      </w:r>
      <w:commentRangeEnd w:id="400"/>
      <w:r w:rsidR="005710FB">
        <w:rPr>
          <w:rStyle w:val="CommentReference"/>
        </w:rPr>
        <w:commentReference w:id="400"/>
      </w:r>
      <w:commentRangeEnd w:id="401"/>
      <w:r w:rsidR="00A72693">
        <w:rPr>
          <w:rStyle w:val="CommentReference"/>
        </w:rPr>
        <w:commentReference w:id="401"/>
      </w:r>
      <w:r w:rsidRPr="00F411AC">
        <w:rPr>
          <w:rFonts w:ascii="Times New Roman" w:hAnsi="Times New Roman" w:cs="Times New Roman"/>
          <w:color w:val="313131"/>
          <w:sz w:val="24"/>
          <w:szCs w:val="24"/>
          <w:shd w:val="clear" w:color="auto" w:fill="FFFFFF"/>
        </w:rPr>
        <w:t xml:space="preserve">.  </w:t>
      </w:r>
      <w:ins w:id="403" w:author="Mohammad Nayeem Hasan" w:date="2023-01-21T01:31:00Z">
        <w:r w:rsidR="00A72693">
          <w:rPr>
            <w:rFonts w:ascii="Times New Roman" w:hAnsi="Times New Roman" w:cs="Times New Roman"/>
            <w:color w:val="313131"/>
            <w:sz w:val="24"/>
            <w:szCs w:val="24"/>
            <w:shd w:val="clear" w:color="auto" w:fill="FFFFFF"/>
          </w:rPr>
          <w:t>M</w:t>
        </w:r>
      </w:ins>
      <w:del w:id="404" w:author="Mohammad Nayeem Hasan" w:date="2023-01-21T01:31:00Z">
        <w:r w:rsidRPr="00F411AC" w:rsidDel="00A72693">
          <w:rPr>
            <w:rFonts w:ascii="Times New Roman" w:hAnsi="Times New Roman" w:cs="Times New Roman"/>
            <w:color w:val="313131"/>
            <w:sz w:val="24"/>
            <w:szCs w:val="24"/>
            <w:shd w:val="clear" w:color="auto" w:fill="FFFFFF"/>
          </w:rPr>
          <w:delText xml:space="preserve">In 2006, among </w:delText>
        </w:r>
        <w:r w:rsidR="00E0777D" w:rsidRPr="00F411AC" w:rsidDel="00A72693">
          <w:rPr>
            <w:rFonts w:ascii="Times New Roman" w:hAnsi="Times New Roman" w:cs="Times New Roman"/>
            <w:color w:val="313131"/>
            <w:sz w:val="24"/>
            <w:szCs w:val="24"/>
            <w:shd w:val="clear" w:color="auto" w:fill="FFFFFF"/>
          </w:rPr>
          <w:delText>0–11-month</w:delText>
        </w:r>
        <w:r w:rsidRPr="00F411AC" w:rsidDel="00A72693">
          <w:rPr>
            <w:rFonts w:ascii="Times New Roman" w:hAnsi="Times New Roman" w:cs="Times New Roman"/>
            <w:color w:val="313131"/>
            <w:sz w:val="24"/>
            <w:szCs w:val="24"/>
            <w:shd w:val="clear" w:color="auto" w:fill="FFFFFF"/>
          </w:rPr>
          <w:delText xml:space="preserve"> children 8.5% had diarrhea</w:delText>
        </w:r>
      </w:del>
      <w:del w:id="405" w:author="Mohammad Nayeem Hasan" w:date="2023-01-21T01:25:00Z">
        <w:r w:rsidRPr="00F411AC" w:rsidDel="00A72693">
          <w:rPr>
            <w:rFonts w:ascii="Times New Roman" w:hAnsi="Times New Roman" w:cs="Times New Roman"/>
            <w:color w:val="313131"/>
            <w:sz w:val="24"/>
            <w:szCs w:val="24"/>
            <w:shd w:val="clear" w:color="auto" w:fill="FFFFFF"/>
          </w:rPr>
          <w:delText xml:space="preserve"> (483)</w:delText>
        </w:r>
      </w:del>
      <w:del w:id="406" w:author="Mohammad Nayeem Hasan" w:date="2023-01-21T01:31:00Z">
        <w:r w:rsidRPr="00F411AC" w:rsidDel="00A72693">
          <w:rPr>
            <w:rFonts w:ascii="Times New Roman" w:hAnsi="Times New Roman" w:cs="Times New Roman"/>
            <w:color w:val="313131"/>
            <w:sz w:val="24"/>
            <w:szCs w:val="24"/>
            <w:shd w:val="clear" w:color="auto" w:fill="FFFFFF"/>
          </w:rPr>
          <w:delText xml:space="preserve"> which was 5.4%</w:delText>
        </w:r>
      </w:del>
      <w:del w:id="407" w:author="Mohammad Nayeem Hasan" w:date="2023-01-21T01:25:00Z">
        <w:r w:rsidRPr="00F411AC" w:rsidDel="00A72693">
          <w:rPr>
            <w:rFonts w:ascii="Times New Roman" w:hAnsi="Times New Roman" w:cs="Times New Roman"/>
            <w:color w:val="313131"/>
            <w:sz w:val="24"/>
            <w:szCs w:val="24"/>
            <w:shd w:val="clear" w:color="auto" w:fill="FFFFFF"/>
          </w:rPr>
          <w:delText xml:space="preserve"> (213)</w:delText>
        </w:r>
      </w:del>
      <w:del w:id="408" w:author="Mohammad Nayeem Hasan" w:date="2023-01-21T01:31:00Z">
        <w:r w:rsidRPr="00F411AC" w:rsidDel="00A72693">
          <w:rPr>
            <w:rFonts w:ascii="Times New Roman" w:hAnsi="Times New Roman" w:cs="Times New Roman"/>
            <w:color w:val="313131"/>
            <w:sz w:val="24"/>
            <w:szCs w:val="24"/>
            <w:shd w:val="clear" w:color="auto" w:fill="FFFFFF"/>
          </w:rPr>
          <w:delText xml:space="preserve"> in 2012 </w:delText>
        </w:r>
        <w:r w:rsidR="00E0777D" w:rsidDel="00A72693">
          <w:rPr>
            <w:rFonts w:ascii="Times New Roman" w:hAnsi="Times New Roman" w:cs="Times New Roman"/>
            <w:color w:val="313131"/>
            <w:sz w:val="24"/>
            <w:szCs w:val="24"/>
            <w:shd w:val="clear" w:color="auto" w:fill="FFFFFF"/>
          </w:rPr>
          <w:delText>and</w:delText>
        </w:r>
        <w:r w:rsidRPr="00F411AC" w:rsidDel="00A72693">
          <w:rPr>
            <w:rFonts w:ascii="Times New Roman" w:hAnsi="Times New Roman" w:cs="Times New Roman"/>
            <w:color w:val="313131"/>
            <w:sz w:val="24"/>
            <w:szCs w:val="24"/>
            <w:shd w:val="clear" w:color="auto" w:fill="FFFFFF"/>
          </w:rPr>
          <w:delText xml:space="preserve"> 9.1%</w:delText>
        </w:r>
      </w:del>
      <w:del w:id="409" w:author="Mohammad Nayeem Hasan" w:date="2023-01-21T01:26:00Z">
        <w:r w:rsidRPr="00F411AC" w:rsidDel="00A72693">
          <w:rPr>
            <w:rFonts w:ascii="Times New Roman" w:hAnsi="Times New Roman" w:cs="Times New Roman"/>
            <w:color w:val="313131"/>
            <w:sz w:val="24"/>
            <w:szCs w:val="24"/>
            <w:shd w:val="clear" w:color="auto" w:fill="FFFFFF"/>
          </w:rPr>
          <w:delText xml:space="preserve"> (421)</w:delText>
        </w:r>
      </w:del>
      <w:del w:id="410" w:author="Mohammad Nayeem Hasan" w:date="2023-01-21T01:31:00Z">
        <w:r w:rsidRPr="00F411AC" w:rsidDel="00A72693">
          <w:rPr>
            <w:rFonts w:ascii="Times New Roman" w:hAnsi="Times New Roman" w:cs="Times New Roman"/>
            <w:color w:val="313131"/>
            <w:sz w:val="24"/>
            <w:szCs w:val="24"/>
            <w:shd w:val="clear" w:color="auto" w:fill="FFFFFF"/>
          </w:rPr>
          <w:delText xml:space="preserve"> in 2019, m</w:delText>
        </w:r>
      </w:del>
      <w:r w:rsidRPr="00F411AC">
        <w:rPr>
          <w:rFonts w:ascii="Times New Roman" w:hAnsi="Times New Roman" w:cs="Times New Roman"/>
          <w:color w:val="313131"/>
          <w:sz w:val="24"/>
          <w:szCs w:val="24"/>
          <w:shd w:val="clear" w:color="auto" w:fill="FFFFFF"/>
        </w:rPr>
        <w:t>oreover</w:t>
      </w:r>
      <w:ins w:id="411" w:author="Chowdhury,Muhammad Abdul Baker" w:date="2023-01-05T10:58:00Z">
        <w:r w:rsidR="008F273F">
          <w:rPr>
            <w:rFonts w:ascii="Times New Roman" w:hAnsi="Times New Roman" w:cs="Times New Roman"/>
            <w:color w:val="313131"/>
            <w:sz w:val="24"/>
            <w:szCs w:val="24"/>
            <w:shd w:val="clear" w:color="auto" w:fill="FFFFFF"/>
          </w:rPr>
          <w:t>;</w:t>
        </w:r>
      </w:ins>
      <w:r w:rsidRPr="00F411AC">
        <w:rPr>
          <w:rFonts w:ascii="Times New Roman" w:hAnsi="Times New Roman" w:cs="Times New Roman"/>
          <w:color w:val="313131"/>
          <w:sz w:val="24"/>
          <w:szCs w:val="24"/>
          <w:shd w:val="clear" w:color="auto" w:fill="FFFFFF"/>
        </w:rPr>
        <w:t xml:space="preserve"> among the age group </w:t>
      </w:r>
      <w:r w:rsidR="00E0777D" w:rsidRPr="00F411AC">
        <w:rPr>
          <w:rFonts w:ascii="Times New Roman" w:hAnsi="Times New Roman" w:cs="Times New Roman"/>
          <w:color w:val="313131"/>
          <w:sz w:val="24"/>
          <w:szCs w:val="24"/>
          <w:shd w:val="clear" w:color="auto" w:fill="FFFFFF"/>
        </w:rPr>
        <w:t>12–23-month</w:t>
      </w:r>
      <w:r w:rsidRPr="00F411AC">
        <w:rPr>
          <w:rFonts w:ascii="Times New Roman" w:hAnsi="Times New Roman" w:cs="Times New Roman"/>
          <w:color w:val="313131"/>
          <w:sz w:val="24"/>
          <w:szCs w:val="24"/>
          <w:shd w:val="clear" w:color="auto" w:fill="FFFFFF"/>
        </w:rPr>
        <w:t xml:space="preserve"> children 10.</w:t>
      </w:r>
      <w:ins w:id="412" w:author="Mohammad Nayeem Hasan" w:date="2023-01-28T01:36:00Z">
        <w:r w:rsidR="004D0B15">
          <w:rPr>
            <w:rFonts w:ascii="Times New Roman" w:hAnsi="Times New Roman" w:cs="Times New Roman"/>
            <w:color w:val="313131"/>
            <w:sz w:val="24"/>
            <w:szCs w:val="24"/>
            <w:shd w:val="clear" w:color="auto" w:fill="FFFFFF"/>
          </w:rPr>
          <w:t>0</w:t>
        </w:r>
      </w:ins>
      <w:del w:id="413" w:author="Mohammad Nayeem Hasan" w:date="2023-01-28T01:36:00Z">
        <w:r w:rsidRPr="00F411AC" w:rsidDel="004D0B15">
          <w:rPr>
            <w:rFonts w:ascii="Times New Roman" w:hAnsi="Times New Roman" w:cs="Times New Roman"/>
            <w:color w:val="313131"/>
            <w:sz w:val="24"/>
            <w:szCs w:val="24"/>
            <w:shd w:val="clear" w:color="auto" w:fill="FFFFFF"/>
          </w:rPr>
          <w:delText>1</w:delText>
        </w:r>
      </w:del>
      <w:r w:rsidRPr="00F411AC">
        <w:rPr>
          <w:rFonts w:ascii="Times New Roman" w:hAnsi="Times New Roman" w:cs="Times New Roman"/>
          <w:color w:val="313131"/>
          <w:sz w:val="24"/>
          <w:szCs w:val="24"/>
          <w:shd w:val="clear" w:color="auto" w:fill="FFFFFF"/>
        </w:rPr>
        <w:t>%</w:t>
      </w:r>
      <w:del w:id="414" w:author="Mohammad Nayeem Hasan" w:date="2023-01-21T01:26:00Z">
        <w:r w:rsidRPr="00F411AC" w:rsidDel="00A72693">
          <w:rPr>
            <w:rFonts w:ascii="Times New Roman" w:hAnsi="Times New Roman" w:cs="Times New Roman"/>
            <w:color w:val="313131"/>
            <w:sz w:val="24"/>
            <w:szCs w:val="24"/>
            <w:shd w:val="clear" w:color="auto" w:fill="FFFFFF"/>
          </w:rPr>
          <w:delText xml:space="preserve"> (606)</w:delText>
        </w:r>
      </w:del>
      <w:r w:rsidRPr="00F411AC">
        <w:rPr>
          <w:rFonts w:ascii="Times New Roman" w:hAnsi="Times New Roman" w:cs="Times New Roman"/>
          <w:color w:val="313131"/>
          <w:sz w:val="24"/>
          <w:szCs w:val="24"/>
          <w:shd w:val="clear" w:color="auto" w:fill="FFFFFF"/>
        </w:rPr>
        <w:t>, 7.7%</w:t>
      </w:r>
      <w:del w:id="415" w:author="Mohammad Nayeem Hasan" w:date="2023-01-21T01:26:00Z">
        <w:r w:rsidR="00E0777D" w:rsidDel="00A72693">
          <w:rPr>
            <w:rFonts w:ascii="Times New Roman" w:hAnsi="Times New Roman" w:cs="Times New Roman"/>
            <w:color w:val="313131"/>
            <w:sz w:val="24"/>
            <w:szCs w:val="24"/>
            <w:shd w:val="clear" w:color="auto" w:fill="FFFFFF"/>
          </w:rPr>
          <w:delText xml:space="preserve"> </w:delText>
        </w:r>
        <w:r w:rsidRPr="00F411AC" w:rsidDel="00A72693">
          <w:rPr>
            <w:rFonts w:ascii="Times New Roman" w:hAnsi="Times New Roman" w:cs="Times New Roman"/>
            <w:color w:val="313131"/>
            <w:sz w:val="24"/>
            <w:szCs w:val="24"/>
            <w:shd w:val="clear" w:color="auto" w:fill="FFFFFF"/>
          </w:rPr>
          <w:delText>(315)</w:delText>
        </w:r>
      </w:del>
      <w:r w:rsidRPr="00F411AC">
        <w:rPr>
          <w:rFonts w:ascii="Times New Roman" w:hAnsi="Times New Roman" w:cs="Times New Roman"/>
          <w:color w:val="313131"/>
          <w:sz w:val="24"/>
          <w:szCs w:val="24"/>
          <w:shd w:val="clear" w:color="auto" w:fill="FFFFFF"/>
        </w:rPr>
        <w:t xml:space="preserve"> </w:t>
      </w:r>
      <w:r w:rsidR="00E0777D">
        <w:rPr>
          <w:rFonts w:ascii="Times New Roman" w:hAnsi="Times New Roman" w:cs="Times New Roman"/>
          <w:color w:val="313131"/>
          <w:sz w:val="24"/>
          <w:szCs w:val="24"/>
          <w:shd w:val="clear" w:color="auto" w:fill="FFFFFF"/>
        </w:rPr>
        <w:t>and</w:t>
      </w:r>
      <w:r w:rsidRPr="00F411AC">
        <w:rPr>
          <w:rFonts w:ascii="Times New Roman" w:hAnsi="Times New Roman" w:cs="Times New Roman"/>
          <w:color w:val="313131"/>
          <w:sz w:val="24"/>
          <w:szCs w:val="24"/>
          <w:shd w:val="clear" w:color="auto" w:fill="FFFFFF"/>
        </w:rPr>
        <w:t xml:space="preserve"> 10.1%</w:t>
      </w:r>
      <w:del w:id="416" w:author="Mohammad Nayeem Hasan" w:date="2023-01-21T01:26:00Z">
        <w:r w:rsidR="00E0777D" w:rsidDel="00A72693">
          <w:rPr>
            <w:rFonts w:ascii="Times New Roman" w:hAnsi="Times New Roman" w:cs="Times New Roman"/>
            <w:color w:val="313131"/>
            <w:sz w:val="24"/>
            <w:szCs w:val="24"/>
            <w:shd w:val="clear" w:color="auto" w:fill="FFFFFF"/>
          </w:rPr>
          <w:delText xml:space="preserve"> </w:delText>
        </w:r>
        <w:r w:rsidRPr="00F411AC" w:rsidDel="00A72693">
          <w:rPr>
            <w:rFonts w:ascii="Times New Roman" w:hAnsi="Times New Roman" w:cs="Times New Roman"/>
            <w:color w:val="313131"/>
            <w:sz w:val="24"/>
            <w:szCs w:val="24"/>
            <w:shd w:val="clear" w:color="auto" w:fill="FFFFFF"/>
          </w:rPr>
          <w:delText>(448)</w:delText>
        </w:r>
      </w:del>
      <w:r w:rsidRPr="00F411AC">
        <w:rPr>
          <w:rFonts w:ascii="Times New Roman" w:hAnsi="Times New Roman" w:cs="Times New Roman"/>
          <w:color w:val="313131"/>
          <w:sz w:val="24"/>
          <w:szCs w:val="24"/>
          <w:shd w:val="clear" w:color="auto" w:fill="FFFFFF"/>
        </w:rPr>
        <w:t xml:space="preserve"> had diarrhea respectively based on the MICS data of 2006,</w:t>
      </w:r>
      <w:r w:rsidR="00E0777D">
        <w:rPr>
          <w:rFonts w:ascii="Times New Roman" w:hAnsi="Times New Roman" w:cs="Times New Roman"/>
          <w:color w:val="313131"/>
          <w:sz w:val="24"/>
          <w:szCs w:val="24"/>
          <w:shd w:val="clear" w:color="auto" w:fill="FFFFFF"/>
        </w:rPr>
        <w:t xml:space="preserve"> </w:t>
      </w:r>
      <w:r w:rsidRPr="00F411AC">
        <w:rPr>
          <w:rFonts w:ascii="Times New Roman" w:hAnsi="Times New Roman" w:cs="Times New Roman"/>
          <w:color w:val="313131"/>
          <w:sz w:val="24"/>
          <w:szCs w:val="24"/>
          <w:shd w:val="clear" w:color="auto" w:fill="FFFFFF"/>
        </w:rPr>
        <w:t xml:space="preserve">2012 </w:t>
      </w:r>
      <w:r w:rsidR="00E0777D">
        <w:rPr>
          <w:rFonts w:ascii="Times New Roman" w:hAnsi="Times New Roman" w:cs="Times New Roman"/>
          <w:color w:val="313131"/>
          <w:sz w:val="24"/>
          <w:szCs w:val="24"/>
          <w:shd w:val="clear" w:color="auto" w:fill="FFFFFF"/>
        </w:rPr>
        <w:t>and</w:t>
      </w:r>
      <w:r w:rsidRPr="00F411AC">
        <w:rPr>
          <w:rFonts w:ascii="Times New Roman" w:hAnsi="Times New Roman" w:cs="Times New Roman"/>
          <w:color w:val="313131"/>
          <w:sz w:val="24"/>
          <w:szCs w:val="24"/>
          <w:shd w:val="clear" w:color="auto" w:fill="FFFFFF"/>
        </w:rPr>
        <w:t xml:space="preserve"> 2019</w:t>
      </w:r>
      <w:r w:rsidR="000F6814">
        <w:rPr>
          <w:rFonts w:ascii="Times New Roman" w:hAnsi="Times New Roman" w:cs="Times New Roman"/>
          <w:color w:val="313131"/>
          <w:sz w:val="24"/>
          <w:szCs w:val="24"/>
          <w:shd w:val="clear" w:color="auto" w:fill="FFFFFF"/>
        </w:rPr>
        <w:t>.</w:t>
      </w:r>
      <w:r w:rsidRPr="00F411AC">
        <w:rPr>
          <w:rFonts w:ascii="Times New Roman" w:hAnsi="Times New Roman" w:cs="Times New Roman"/>
          <w:color w:val="313131"/>
          <w:sz w:val="24"/>
          <w:szCs w:val="24"/>
          <w:shd w:val="clear" w:color="auto" w:fill="FFFFFF"/>
        </w:rPr>
        <w:t xml:space="preserve"> Among underweight children, 8.5%</w:t>
      </w:r>
      <w:del w:id="417" w:author="Mohammad Nayeem Hasan" w:date="2023-01-21T01:26:00Z">
        <w:r w:rsidRPr="00F411AC" w:rsidDel="00A72693">
          <w:rPr>
            <w:rFonts w:ascii="Times New Roman" w:hAnsi="Times New Roman" w:cs="Times New Roman"/>
            <w:color w:val="313131"/>
            <w:sz w:val="24"/>
            <w:szCs w:val="24"/>
            <w:shd w:val="clear" w:color="auto" w:fill="FFFFFF"/>
          </w:rPr>
          <w:delText xml:space="preserve"> (439)</w:delText>
        </w:r>
      </w:del>
      <w:r w:rsidRPr="00F411AC">
        <w:rPr>
          <w:rFonts w:ascii="Times New Roman" w:hAnsi="Times New Roman" w:cs="Times New Roman"/>
          <w:color w:val="313131"/>
          <w:sz w:val="24"/>
          <w:szCs w:val="24"/>
          <w:shd w:val="clear" w:color="auto" w:fill="FFFFFF"/>
        </w:rPr>
        <w:t xml:space="preserve"> of them had diarrhea in the MICS data of 2019</w:t>
      </w:r>
      <w:r w:rsidR="00E0777D">
        <w:rPr>
          <w:rFonts w:ascii="Times New Roman" w:hAnsi="Times New Roman" w:cs="Times New Roman"/>
          <w:color w:val="313131"/>
          <w:sz w:val="24"/>
          <w:szCs w:val="24"/>
          <w:shd w:val="clear" w:color="auto" w:fill="FFFFFF"/>
        </w:rPr>
        <w:t>, which was 4.0</w:t>
      </w:r>
      <w:r w:rsidR="00E0777D" w:rsidRPr="00F411AC">
        <w:rPr>
          <w:rFonts w:ascii="Times New Roman" w:hAnsi="Times New Roman" w:cs="Times New Roman"/>
          <w:color w:val="313131"/>
          <w:sz w:val="24"/>
          <w:szCs w:val="24"/>
          <w:shd w:val="clear" w:color="auto" w:fill="FFFFFF"/>
        </w:rPr>
        <w:t>%</w:t>
      </w:r>
      <w:del w:id="418" w:author="Mohammad Nayeem Hasan" w:date="2023-01-21T01:26:00Z">
        <w:r w:rsidR="00E0777D" w:rsidRPr="00F411AC" w:rsidDel="00A72693">
          <w:rPr>
            <w:rFonts w:ascii="Times New Roman" w:hAnsi="Times New Roman" w:cs="Times New Roman"/>
            <w:color w:val="313131"/>
            <w:sz w:val="24"/>
            <w:szCs w:val="24"/>
            <w:shd w:val="clear" w:color="auto" w:fill="FFFFFF"/>
          </w:rPr>
          <w:delText xml:space="preserve"> (</w:delText>
        </w:r>
        <w:r w:rsidR="00E0777D" w:rsidDel="00A72693">
          <w:rPr>
            <w:rFonts w:ascii="Times New Roman" w:hAnsi="Times New Roman" w:cs="Times New Roman"/>
            <w:color w:val="313131"/>
            <w:sz w:val="24"/>
            <w:szCs w:val="24"/>
            <w:shd w:val="clear" w:color="auto" w:fill="FFFFFF"/>
          </w:rPr>
          <w:delText>259</w:delText>
        </w:r>
        <w:r w:rsidR="00E0777D" w:rsidRPr="00F411AC" w:rsidDel="00A72693">
          <w:rPr>
            <w:rFonts w:ascii="Times New Roman" w:hAnsi="Times New Roman" w:cs="Times New Roman"/>
            <w:color w:val="313131"/>
            <w:sz w:val="24"/>
            <w:szCs w:val="24"/>
            <w:shd w:val="clear" w:color="auto" w:fill="FFFFFF"/>
          </w:rPr>
          <w:delText>)</w:delText>
        </w:r>
      </w:del>
      <w:r w:rsidR="00E0777D" w:rsidRPr="00F411AC">
        <w:rPr>
          <w:rFonts w:ascii="Times New Roman" w:hAnsi="Times New Roman" w:cs="Times New Roman"/>
          <w:color w:val="313131"/>
          <w:sz w:val="24"/>
          <w:szCs w:val="24"/>
          <w:shd w:val="clear" w:color="auto" w:fill="FFFFFF"/>
        </w:rPr>
        <w:t xml:space="preserve"> in the MICS data of 201</w:t>
      </w:r>
      <w:r w:rsidR="00E0777D">
        <w:rPr>
          <w:rFonts w:ascii="Times New Roman" w:hAnsi="Times New Roman" w:cs="Times New Roman"/>
          <w:color w:val="313131"/>
          <w:sz w:val="24"/>
          <w:szCs w:val="24"/>
          <w:shd w:val="clear" w:color="auto" w:fill="FFFFFF"/>
        </w:rPr>
        <w:t>2</w:t>
      </w:r>
      <w:r w:rsidRPr="00F411AC">
        <w:rPr>
          <w:rFonts w:ascii="Times New Roman" w:hAnsi="Times New Roman" w:cs="Times New Roman"/>
          <w:color w:val="313131"/>
          <w:sz w:val="24"/>
          <w:szCs w:val="24"/>
          <w:shd w:val="clear" w:color="auto" w:fill="FFFFFF"/>
        </w:rPr>
        <w:t>. Based on the division in Barisal 8.9%</w:t>
      </w:r>
      <w:del w:id="419" w:author="Mohammad Nayeem Hasan" w:date="2023-01-21T01:26:00Z">
        <w:r w:rsidRPr="00F411AC" w:rsidDel="00A72693">
          <w:rPr>
            <w:rFonts w:ascii="Times New Roman" w:hAnsi="Times New Roman" w:cs="Times New Roman"/>
            <w:color w:val="313131"/>
            <w:sz w:val="24"/>
            <w:szCs w:val="24"/>
            <w:shd w:val="clear" w:color="auto" w:fill="FFFFFF"/>
          </w:rPr>
          <w:delText xml:space="preserve"> (167)</w:delText>
        </w:r>
      </w:del>
      <w:r w:rsidRPr="00F411AC">
        <w:rPr>
          <w:rFonts w:ascii="Times New Roman" w:hAnsi="Times New Roman" w:cs="Times New Roman"/>
          <w:color w:val="313131"/>
          <w:sz w:val="24"/>
          <w:szCs w:val="24"/>
          <w:shd w:val="clear" w:color="auto" w:fill="FFFFFF"/>
        </w:rPr>
        <w:t>, 6.3%</w:t>
      </w:r>
      <w:del w:id="420" w:author="Mohammad Nayeem Hasan" w:date="2023-01-21T01:26:00Z">
        <w:r w:rsidRPr="00F411AC" w:rsidDel="00A72693">
          <w:rPr>
            <w:rFonts w:ascii="Times New Roman" w:hAnsi="Times New Roman" w:cs="Times New Roman"/>
            <w:color w:val="313131"/>
            <w:sz w:val="24"/>
            <w:szCs w:val="24"/>
            <w:shd w:val="clear" w:color="auto" w:fill="FFFFFF"/>
          </w:rPr>
          <w:delText xml:space="preserve"> (80)</w:delText>
        </w:r>
      </w:del>
      <w:r w:rsidRPr="00F411AC">
        <w:rPr>
          <w:rFonts w:ascii="Times New Roman" w:hAnsi="Times New Roman" w:cs="Times New Roman"/>
          <w:color w:val="313131"/>
          <w:sz w:val="24"/>
          <w:szCs w:val="24"/>
          <w:shd w:val="clear" w:color="auto" w:fill="FFFFFF"/>
        </w:rPr>
        <w:t>, 14.1%</w:t>
      </w:r>
      <w:del w:id="421" w:author="Mohammad Nayeem Hasan" w:date="2023-01-21T01:26:00Z">
        <w:r w:rsidRPr="00F411AC" w:rsidDel="00A72693">
          <w:rPr>
            <w:rFonts w:ascii="Times New Roman" w:hAnsi="Times New Roman" w:cs="Times New Roman"/>
            <w:color w:val="313131"/>
            <w:sz w:val="24"/>
            <w:szCs w:val="24"/>
            <w:shd w:val="clear" w:color="auto" w:fill="FFFFFF"/>
          </w:rPr>
          <w:delText xml:space="preserve"> (185)</w:delText>
        </w:r>
      </w:del>
      <w:r w:rsidRPr="00F411AC">
        <w:rPr>
          <w:rFonts w:ascii="Times New Roman" w:hAnsi="Times New Roman" w:cs="Times New Roman"/>
          <w:color w:val="313131"/>
          <w:sz w:val="24"/>
          <w:szCs w:val="24"/>
          <w:shd w:val="clear" w:color="auto" w:fill="FFFFFF"/>
        </w:rPr>
        <w:t xml:space="preserve"> children had diarrhea respectively as reported</w:t>
      </w:r>
      <w:r w:rsidR="00042110">
        <w:rPr>
          <w:rFonts w:ascii="Times New Roman" w:hAnsi="Times New Roman" w:cs="Times New Roman"/>
          <w:color w:val="313131"/>
          <w:sz w:val="24"/>
          <w:szCs w:val="24"/>
          <w:shd w:val="clear" w:color="auto" w:fill="FFFFFF"/>
        </w:rPr>
        <w:t xml:space="preserve"> highest</w:t>
      </w:r>
      <w:r w:rsidRPr="00F411AC">
        <w:rPr>
          <w:rFonts w:ascii="Times New Roman" w:hAnsi="Times New Roman" w:cs="Times New Roman"/>
          <w:color w:val="313131"/>
          <w:sz w:val="24"/>
          <w:szCs w:val="24"/>
          <w:shd w:val="clear" w:color="auto" w:fill="FFFFFF"/>
        </w:rPr>
        <w:t xml:space="preserve"> in 2006, 2012 </w:t>
      </w:r>
      <w:r w:rsidR="000F6814">
        <w:rPr>
          <w:rFonts w:ascii="Times New Roman" w:hAnsi="Times New Roman" w:cs="Times New Roman"/>
          <w:color w:val="313131"/>
          <w:sz w:val="24"/>
          <w:szCs w:val="24"/>
          <w:shd w:val="clear" w:color="auto" w:fill="FFFFFF"/>
        </w:rPr>
        <w:t>and</w:t>
      </w:r>
      <w:r w:rsidR="000F6814" w:rsidRPr="00F411AC" w:rsidDel="00E0777D">
        <w:rPr>
          <w:rFonts w:ascii="Times New Roman" w:hAnsi="Times New Roman" w:cs="Times New Roman"/>
          <w:color w:val="313131"/>
          <w:sz w:val="24"/>
          <w:szCs w:val="24"/>
          <w:shd w:val="clear" w:color="auto" w:fill="FFFFFF"/>
        </w:rPr>
        <w:t xml:space="preserve"> </w:t>
      </w:r>
      <w:r w:rsidR="000F6814" w:rsidRPr="00F411AC">
        <w:rPr>
          <w:rFonts w:ascii="Times New Roman" w:hAnsi="Times New Roman" w:cs="Times New Roman"/>
          <w:color w:val="313131"/>
          <w:sz w:val="24"/>
          <w:szCs w:val="24"/>
          <w:shd w:val="clear" w:color="auto" w:fill="FFFFFF"/>
        </w:rPr>
        <w:t>2019</w:t>
      </w:r>
      <w:r w:rsidRPr="00F411AC">
        <w:rPr>
          <w:rFonts w:ascii="Times New Roman" w:hAnsi="Times New Roman" w:cs="Times New Roman"/>
          <w:color w:val="313131"/>
          <w:sz w:val="24"/>
          <w:szCs w:val="24"/>
          <w:shd w:val="clear" w:color="auto" w:fill="FFFFFF"/>
        </w:rPr>
        <w:t xml:space="preserve"> MICS </w:t>
      </w:r>
      <w:ins w:id="422" w:author="Mohammad Nayeem Hasan" w:date="2023-01-21T01:26:00Z">
        <w:r w:rsidR="00A72693">
          <w:rPr>
            <w:rFonts w:ascii="Times New Roman" w:hAnsi="Times New Roman" w:cs="Times New Roman"/>
            <w:color w:val="313131"/>
            <w:sz w:val="24"/>
            <w:szCs w:val="24"/>
            <w:shd w:val="clear" w:color="auto" w:fill="FFFFFF"/>
          </w:rPr>
          <w:t>d</w:t>
        </w:r>
      </w:ins>
      <w:del w:id="423" w:author="Mohammad Nayeem Hasan" w:date="2023-01-21T01:26:00Z">
        <w:r w:rsidRPr="00F411AC" w:rsidDel="00A72693">
          <w:rPr>
            <w:rFonts w:ascii="Times New Roman" w:hAnsi="Times New Roman" w:cs="Times New Roman"/>
            <w:color w:val="313131"/>
            <w:sz w:val="24"/>
            <w:szCs w:val="24"/>
            <w:shd w:val="clear" w:color="auto" w:fill="FFFFFF"/>
          </w:rPr>
          <w:delText>D</w:delText>
        </w:r>
      </w:del>
      <w:r w:rsidRPr="00F411AC">
        <w:rPr>
          <w:rFonts w:ascii="Times New Roman" w:hAnsi="Times New Roman" w:cs="Times New Roman"/>
          <w:color w:val="313131"/>
          <w:sz w:val="24"/>
          <w:szCs w:val="24"/>
          <w:shd w:val="clear" w:color="auto" w:fill="FFFFFF"/>
        </w:rPr>
        <w:t>ata. Likewise, the MICS data from 2006</w:t>
      </w:r>
      <w:ins w:id="424" w:author="Mohammad Nayeem Hasan" w:date="2023-01-28T01:40:00Z">
        <w:r w:rsidR="004D0B15">
          <w:rPr>
            <w:rFonts w:ascii="Times New Roman" w:hAnsi="Times New Roman" w:cs="Times New Roman"/>
            <w:color w:val="313131"/>
            <w:sz w:val="24"/>
            <w:szCs w:val="24"/>
            <w:shd w:val="clear" w:color="auto" w:fill="FFFFFF"/>
          </w:rPr>
          <w:t xml:space="preserve">, </w:t>
        </w:r>
      </w:ins>
      <w:del w:id="425" w:author="Mohammad Nayeem Hasan" w:date="2023-01-28T01:40:00Z">
        <w:r w:rsidR="00042110" w:rsidDel="004D0B15">
          <w:rPr>
            <w:rFonts w:ascii="Times New Roman" w:hAnsi="Times New Roman" w:cs="Times New Roman"/>
            <w:color w:val="313131"/>
            <w:sz w:val="24"/>
            <w:szCs w:val="24"/>
            <w:shd w:val="clear" w:color="auto" w:fill="FFFFFF"/>
          </w:rPr>
          <w:delText xml:space="preserve"> and </w:delText>
        </w:r>
      </w:del>
      <w:r w:rsidRPr="00F411AC">
        <w:rPr>
          <w:rFonts w:ascii="Times New Roman" w:hAnsi="Times New Roman" w:cs="Times New Roman"/>
          <w:color w:val="313131"/>
          <w:sz w:val="24"/>
          <w:szCs w:val="24"/>
          <w:shd w:val="clear" w:color="auto" w:fill="FFFFFF"/>
        </w:rPr>
        <w:t>2012</w:t>
      </w:r>
      <w:ins w:id="426" w:author="Mohammad Nayeem Hasan" w:date="2023-01-28T01:40:00Z">
        <w:r w:rsidR="004D0B15">
          <w:rPr>
            <w:rFonts w:ascii="Times New Roman" w:hAnsi="Times New Roman" w:cs="Times New Roman"/>
            <w:color w:val="313131"/>
            <w:sz w:val="24"/>
            <w:szCs w:val="24"/>
            <w:shd w:val="clear" w:color="auto" w:fill="FFFFFF"/>
          </w:rPr>
          <w:t>, 2019</w:t>
        </w:r>
      </w:ins>
      <w:r w:rsidRPr="00F411AC">
        <w:rPr>
          <w:rFonts w:ascii="Times New Roman" w:hAnsi="Times New Roman" w:cs="Times New Roman"/>
          <w:color w:val="313131"/>
          <w:sz w:val="24"/>
          <w:szCs w:val="24"/>
          <w:shd w:val="clear" w:color="auto" w:fill="FFFFFF"/>
        </w:rPr>
        <w:t xml:space="preserve"> reported that in the </w:t>
      </w:r>
      <w:r w:rsidR="00042110">
        <w:rPr>
          <w:rFonts w:ascii="Times New Roman" w:hAnsi="Times New Roman" w:cs="Times New Roman"/>
          <w:color w:val="313131"/>
          <w:sz w:val="24"/>
          <w:szCs w:val="24"/>
          <w:shd w:val="clear" w:color="auto" w:fill="FFFFFF"/>
        </w:rPr>
        <w:t>Khulna</w:t>
      </w:r>
      <w:r w:rsidR="00042110" w:rsidRPr="00F411AC">
        <w:rPr>
          <w:rFonts w:ascii="Times New Roman" w:hAnsi="Times New Roman" w:cs="Times New Roman"/>
          <w:color w:val="313131"/>
          <w:sz w:val="24"/>
          <w:szCs w:val="24"/>
          <w:shd w:val="clear" w:color="auto" w:fill="FFFFFF"/>
        </w:rPr>
        <w:t xml:space="preserve"> </w:t>
      </w:r>
      <w:r w:rsidRPr="00F411AC">
        <w:rPr>
          <w:rFonts w:ascii="Times New Roman" w:hAnsi="Times New Roman" w:cs="Times New Roman"/>
          <w:color w:val="313131"/>
          <w:sz w:val="24"/>
          <w:szCs w:val="24"/>
          <w:shd w:val="clear" w:color="auto" w:fill="FFFFFF"/>
        </w:rPr>
        <w:t xml:space="preserve">division </w:t>
      </w:r>
      <w:r w:rsidR="00042110">
        <w:rPr>
          <w:rFonts w:ascii="Times New Roman" w:hAnsi="Times New Roman" w:cs="Times New Roman"/>
          <w:color w:val="313131"/>
          <w:sz w:val="24"/>
          <w:szCs w:val="24"/>
          <w:shd w:val="clear" w:color="auto" w:fill="FFFFFF"/>
        </w:rPr>
        <w:t>4.4</w:t>
      </w:r>
      <w:r w:rsidRPr="00F411AC">
        <w:rPr>
          <w:rFonts w:ascii="Times New Roman" w:hAnsi="Times New Roman" w:cs="Times New Roman"/>
          <w:color w:val="313131"/>
          <w:sz w:val="24"/>
          <w:szCs w:val="24"/>
          <w:shd w:val="clear" w:color="auto" w:fill="FFFFFF"/>
        </w:rPr>
        <w:t>%</w:t>
      </w:r>
      <w:del w:id="427" w:author="Mohammad Nayeem Hasan" w:date="2023-01-21T01:26:00Z">
        <w:r w:rsidRPr="00F411AC" w:rsidDel="00A72693">
          <w:rPr>
            <w:rFonts w:ascii="Times New Roman" w:hAnsi="Times New Roman" w:cs="Times New Roman"/>
            <w:color w:val="313131"/>
            <w:sz w:val="24"/>
            <w:szCs w:val="24"/>
            <w:shd w:val="clear" w:color="auto" w:fill="FFFFFF"/>
          </w:rPr>
          <w:delText xml:space="preserve"> (</w:delText>
        </w:r>
        <w:r w:rsidR="00042110" w:rsidDel="00A72693">
          <w:rPr>
            <w:rFonts w:ascii="Times New Roman" w:hAnsi="Times New Roman" w:cs="Times New Roman"/>
            <w:color w:val="313131"/>
            <w:sz w:val="24"/>
            <w:szCs w:val="24"/>
            <w:shd w:val="clear" w:color="auto" w:fill="FFFFFF"/>
          </w:rPr>
          <w:delText>139</w:delText>
        </w:r>
        <w:r w:rsidRPr="00F411AC" w:rsidDel="00A72693">
          <w:rPr>
            <w:rFonts w:ascii="Times New Roman" w:hAnsi="Times New Roman" w:cs="Times New Roman"/>
            <w:color w:val="313131"/>
            <w:sz w:val="24"/>
            <w:szCs w:val="24"/>
            <w:shd w:val="clear" w:color="auto" w:fill="FFFFFF"/>
          </w:rPr>
          <w:delText>)</w:delText>
        </w:r>
      </w:del>
      <w:r w:rsidRPr="00F411AC">
        <w:rPr>
          <w:rFonts w:ascii="Times New Roman" w:hAnsi="Times New Roman" w:cs="Times New Roman"/>
          <w:color w:val="313131"/>
          <w:sz w:val="24"/>
          <w:szCs w:val="24"/>
          <w:shd w:val="clear" w:color="auto" w:fill="FFFFFF"/>
        </w:rPr>
        <w:t xml:space="preserve">, </w:t>
      </w:r>
      <w:r w:rsidR="00042110">
        <w:rPr>
          <w:rFonts w:ascii="Times New Roman" w:hAnsi="Times New Roman" w:cs="Times New Roman"/>
          <w:color w:val="313131"/>
          <w:sz w:val="24"/>
          <w:szCs w:val="24"/>
          <w:shd w:val="clear" w:color="auto" w:fill="FFFFFF"/>
        </w:rPr>
        <w:t>3.3</w:t>
      </w:r>
      <w:r w:rsidRPr="00F411AC">
        <w:rPr>
          <w:rFonts w:ascii="Times New Roman" w:hAnsi="Times New Roman" w:cs="Times New Roman"/>
          <w:color w:val="313131"/>
          <w:sz w:val="24"/>
          <w:szCs w:val="24"/>
          <w:shd w:val="clear" w:color="auto" w:fill="FFFFFF"/>
        </w:rPr>
        <w:t>%</w:t>
      </w:r>
      <w:ins w:id="428" w:author="Mohammad Nayeem Hasan" w:date="2023-01-28T01:40:00Z">
        <w:r w:rsidR="004D0B15">
          <w:rPr>
            <w:rFonts w:ascii="Times New Roman" w:hAnsi="Times New Roman" w:cs="Times New Roman"/>
            <w:color w:val="313131"/>
            <w:sz w:val="24"/>
            <w:szCs w:val="24"/>
            <w:shd w:val="clear" w:color="auto" w:fill="FFFFFF"/>
          </w:rPr>
          <w:t>, and 6.5%</w:t>
        </w:r>
      </w:ins>
      <w:del w:id="429" w:author="Mohammad Nayeem Hasan" w:date="2023-01-21T01:26:00Z">
        <w:r w:rsidRPr="00F411AC" w:rsidDel="00A72693">
          <w:rPr>
            <w:rFonts w:ascii="Times New Roman" w:hAnsi="Times New Roman" w:cs="Times New Roman"/>
            <w:color w:val="313131"/>
            <w:sz w:val="24"/>
            <w:szCs w:val="24"/>
            <w:shd w:val="clear" w:color="auto" w:fill="FFFFFF"/>
          </w:rPr>
          <w:delText xml:space="preserve"> (</w:delText>
        </w:r>
        <w:r w:rsidR="00042110" w:rsidDel="00A72693">
          <w:rPr>
            <w:rFonts w:ascii="Times New Roman" w:hAnsi="Times New Roman" w:cs="Times New Roman"/>
            <w:color w:val="313131"/>
            <w:sz w:val="24"/>
            <w:szCs w:val="24"/>
            <w:shd w:val="clear" w:color="auto" w:fill="FFFFFF"/>
          </w:rPr>
          <w:delText>67</w:delText>
        </w:r>
        <w:r w:rsidRPr="00F411AC" w:rsidDel="00A72693">
          <w:rPr>
            <w:rFonts w:ascii="Times New Roman" w:hAnsi="Times New Roman" w:cs="Times New Roman"/>
            <w:color w:val="313131"/>
            <w:sz w:val="24"/>
            <w:szCs w:val="24"/>
            <w:shd w:val="clear" w:color="auto" w:fill="FFFFFF"/>
          </w:rPr>
          <w:delText>)</w:delText>
        </w:r>
      </w:del>
      <w:r w:rsidRPr="00F411AC">
        <w:rPr>
          <w:rFonts w:ascii="Times New Roman" w:hAnsi="Times New Roman" w:cs="Times New Roman"/>
          <w:color w:val="313131"/>
          <w:sz w:val="24"/>
          <w:szCs w:val="24"/>
          <w:shd w:val="clear" w:color="auto" w:fill="FFFFFF"/>
        </w:rPr>
        <w:t xml:space="preserve"> of under-five children had </w:t>
      </w:r>
      <w:r w:rsidR="00042110">
        <w:rPr>
          <w:rFonts w:ascii="Times New Roman" w:hAnsi="Times New Roman" w:cs="Times New Roman"/>
          <w:color w:val="313131"/>
          <w:sz w:val="24"/>
          <w:szCs w:val="24"/>
          <w:shd w:val="clear" w:color="auto" w:fill="FFFFFF"/>
        </w:rPr>
        <w:t xml:space="preserve">lowest </w:t>
      </w:r>
      <w:r w:rsidRPr="00F411AC">
        <w:rPr>
          <w:rFonts w:ascii="Times New Roman" w:hAnsi="Times New Roman" w:cs="Times New Roman"/>
          <w:color w:val="313131"/>
          <w:sz w:val="24"/>
          <w:szCs w:val="24"/>
          <w:shd w:val="clear" w:color="auto" w:fill="FFFFFF"/>
        </w:rPr>
        <w:t xml:space="preserve">diarrhea respectively. </w:t>
      </w:r>
      <w:del w:id="430" w:author="Mohammad Nayeem Hasan" w:date="2023-01-21T01:30:00Z">
        <w:r w:rsidRPr="00F411AC" w:rsidDel="00A72693">
          <w:rPr>
            <w:rFonts w:ascii="Times New Roman" w:hAnsi="Times New Roman" w:cs="Times New Roman"/>
            <w:color w:val="313131"/>
            <w:sz w:val="24"/>
            <w:szCs w:val="24"/>
            <w:shd w:val="clear" w:color="auto" w:fill="FFFFFF"/>
          </w:rPr>
          <w:delText xml:space="preserve">Besides in </w:delText>
        </w:r>
        <w:r w:rsidR="00042110" w:rsidDel="00A72693">
          <w:rPr>
            <w:rFonts w:ascii="Times New Roman" w:hAnsi="Times New Roman" w:cs="Times New Roman"/>
            <w:color w:val="313131"/>
            <w:sz w:val="24"/>
            <w:szCs w:val="24"/>
            <w:shd w:val="clear" w:color="auto" w:fill="FFFFFF"/>
          </w:rPr>
          <w:delText>Rangpur</w:delText>
        </w:r>
        <w:r w:rsidRPr="00F411AC" w:rsidDel="00A72693">
          <w:rPr>
            <w:rFonts w:ascii="Times New Roman" w:hAnsi="Times New Roman" w:cs="Times New Roman"/>
            <w:color w:val="313131"/>
            <w:sz w:val="24"/>
            <w:szCs w:val="24"/>
            <w:shd w:val="clear" w:color="auto" w:fill="FFFFFF"/>
          </w:rPr>
          <w:delText xml:space="preserve">, </w:delText>
        </w:r>
        <w:r w:rsidR="00042110" w:rsidDel="00A72693">
          <w:rPr>
            <w:rFonts w:ascii="Times New Roman" w:hAnsi="Times New Roman" w:cs="Times New Roman"/>
            <w:color w:val="313131"/>
            <w:sz w:val="24"/>
            <w:szCs w:val="24"/>
            <w:shd w:val="clear" w:color="auto" w:fill="FFFFFF"/>
          </w:rPr>
          <w:delText>4.5</w:delText>
        </w:r>
        <w:r w:rsidRPr="00F411AC" w:rsidDel="00A72693">
          <w:rPr>
            <w:rFonts w:ascii="Times New Roman" w:hAnsi="Times New Roman" w:cs="Times New Roman"/>
            <w:color w:val="313131"/>
            <w:sz w:val="24"/>
            <w:szCs w:val="24"/>
            <w:shd w:val="clear" w:color="auto" w:fill="FFFFFF"/>
          </w:rPr>
          <w:delText>%</w:delText>
        </w:r>
      </w:del>
      <w:del w:id="431" w:author="Mohammad Nayeem Hasan" w:date="2023-01-21T01:27:00Z">
        <w:r w:rsidRPr="00F411AC" w:rsidDel="00A72693">
          <w:rPr>
            <w:rFonts w:ascii="Times New Roman" w:hAnsi="Times New Roman" w:cs="Times New Roman"/>
            <w:color w:val="313131"/>
            <w:sz w:val="24"/>
            <w:szCs w:val="24"/>
            <w:shd w:val="clear" w:color="auto" w:fill="FFFFFF"/>
          </w:rPr>
          <w:delText xml:space="preserve"> (1</w:delText>
        </w:r>
        <w:r w:rsidR="00042110" w:rsidDel="00A72693">
          <w:rPr>
            <w:rFonts w:ascii="Times New Roman" w:hAnsi="Times New Roman" w:cs="Times New Roman"/>
            <w:color w:val="313131"/>
            <w:sz w:val="24"/>
            <w:szCs w:val="24"/>
            <w:shd w:val="clear" w:color="auto" w:fill="FFFFFF"/>
          </w:rPr>
          <w:delText>12</w:delText>
        </w:r>
        <w:r w:rsidRPr="00F411AC" w:rsidDel="00A72693">
          <w:rPr>
            <w:rFonts w:ascii="Times New Roman" w:hAnsi="Times New Roman" w:cs="Times New Roman"/>
            <w:color w:val="313131"/>
            <w:sz w:val="24"/>
            <w:szCs w:val="24"/>
            <w:shd w:val="clear" w:color="auto" w:fill="FFFFFF"/>
          </w:rPr>
          <w:delText>)</w:delText>
        </w:r>
      </w:del>
      <w:del w:id="432" w:author="Mohammad Nayeem Hasan" w:date="2023-01-21T01:30:00Z">
        <w:r w:rsidRPr="00F411AC" w:rsidDel="00A72693">
          <w:rPr>
            <w:rFonts w:ascii="Times New Roman" w:hAnsi="Times New Roman" w:cs="Times New Roman"/>
            <w:color w:val="313131"/>
            <w:sz w:val="24"/>
            <w:szCs w:val="24"/>
            <w:shd w:val="clear" w:color="auto" w:fill="FFFFFF"/>
          </w:rPr>
          <w:delText xml:space="preserve"> of children under five had </w:delText>
        </w:r>
        <w:r w:rsidR="00042110" w:rsidDel="00A72693">
          <w:rPr>
            <w:rFonts w:ascii="Times New Roman" w:hAnsi="Times New Roman" w:cs="Times New Roman"/>
            <w:color w:val="313131"/>
            <w:sz w:val="24"/>
            <w:szCs w:val="24"/>
            <w:shd w:val="clear" w:color="auto" w:fill="FFFFFF"/>
          </w:rPr>
          <w:delText xml:space="preserve">lowest </w:delText>
        </w:r>
        <w:r w:rsidRPr="00F411AC" w:rsidDel="00A72693">
          <w:rPr>
            <w:rFonts w:ascii="Times New Roman" w:hAnsi="Times New Roman" w:cs="Times New Roman"/>
            <w:color w:val="313131"/>
            <w:sz w:val="24"/>
            <w:szCs w:val="24"/>
            <w:shd w:val="clear" w:color="auto" w:fill="FFFFFF"/>
          </w:rPr>
          <w:delText>diarrhea in 20</w:delText>
        </w:r>
        <w:r w:rsidR="00042110" w:rsidDel="00A72693">
          <w:rPr>
            <w:rFonts w:ascii="Times New Roman" w:hAnsi="Times New Roman" w:cs="Times New Roman"/>
            <w:color w:val="313131"/>
            <w:sz w:val="24"/>
            <w:szCs w:val="24"/>
            <w:shd w:val="clear" w:color="auto" w:fill="FFFFFF"/>
          </w:rPr>
          <w:delText>19</w:delText>
        </w:r>
        <w:r w:rsidRPr="00F411AC" w:rsidDel="00A72693">
          <w:rPr>
            <w:rFonts w:ascii="Times New Roman" w:hAnsi="Times New Roman" w:cs="Times New Roman"/>
            <w:color w:val="313131"/>
            <w:sz w:val="24"/>
            <w:szCs w:val="24"/>
            <w:shd w:val="clear" w:color="auto" w:fill="FFFFFF"/>
          </w:rPr>
          <w:delText xml:space="preserve">. </w:delText>
        </w:r>
      </w:del>
      <w:r w:rsidRPr="00F411AC">
        <w:rPr>
          <w:rFonts w:ascii="Times New Roman" w:hAnsi="Times New Roman" w:cs="Times New Roman"/>
          <w:color w:val="313131"/>
          <w:sz w:val="24"/>
          <w:szCs w:val="24"/>
          <w:shd w:val="clear" w:color="auto" w:fill="FFFFFF"/>
        </w:rPr>
        <w:t xml:space="preserve">Among the under-five children whose mother's educational level was </w:t>
      </w:r>
      <w:r w:rsidR="0014020D">
        <w:rPr>
          <w:rFonts w:ascii="Times New Roman" w:hAnsi="Times New Roman" w:cs="Times New Roman"/>
          <w:color w:val="313131"/>
          <w:sz w:val="24"/>
          <w:szCs w:val="24"/>
          <w:shd w:val="clear" w:color="auto" w:fill="FFFFFF"/>
        </w:rPr>
        <w:t>secondary</w:t>
      </w:r>
      <w:r w:rsidRPr="00F411AC">
        <w:rPr>
          <w:rFonts w:ascii="Times New Roman" w:hAnsi="Times New Roman" w:cs="Times New Roman"/>
          <w:color w:val="313131"/>
          <w:sz w:val="24"/>
          <w:szCs w:val="24"/>
          <w:shd w:val="clear" w:color="auto" w:fill="FFFFFF"/>
        </w:rPr>
        <w:t xml:space="preserve"> completed</w:t>
      </w:r>
      <w:r w:rsidR="0014020D">
        <w:rPr>
          <w:rFonts w:ascii="Times New Roman" w:hAnsi="Times New Roman" w:cs="Times New Roman"/>
          <w:color w:val="313131"/>
          <w:sz w:val="24"/>
          <w:szCs w:val="24"/>
          <w:shd w:val="clear" w:color="auto" w:fill="FFFFFF"/>
        </w:rPr>
        <w:t xml:space="preserve"> or higher</w:t>
      </w:r>
      <w:r w:rsidRPr="00F411AC">
        <w:rPr>
          <w:rFonts w:ascii="Times New Roman" w:hAnsi="Times New Roman" w:cs="Times New Roman"/>
          <w:color w:val="313131"/>
          <w:sz w:val="24"/>
          <w:szCs w:val="24"/>
          <w:shd w:val="clear" w:color="auto" w:fill="FFFFFF"/>
        </w:rPr>
        <w:t xml:space="preserve"> </w:t>
      </w:r>
      <w:r w:rsidR="0014020D">
        <w:rPr>
          <w:rFonts w:ascii="Times New Roman" w:hAnsi="Times New Roman" w:cs="Times New Roman"/>
          <w:color w:val="313131"/>
          <w:sz w:val="24"/>
          <w:szCs w:val="24"/>
          <w:shd w:val="clear" w:color="auto" w:fill="FFFFFF"/>
        </w:rPr>
        <w:t>5.5</w:t>
      </w:r>
      <w:r w:rsidRPr="00F411AC">
        <w:rPr>
          <w:rFonts w:ascii="Times New Roman" w:hAnsi="Times New Roman" w:cs="Times New Roman"/>
          <w:color w:val="313131"/>
          <w:sz w:val="24"/>
          <w:szCs w:val="24"/>
          <w:shd w:val="clear" w:color="auto" w:fill="FFFFFF"/>
        </w:rPr>
        <w:t>%</w:t>
      </w:r>
      <w:del w:id="433" w:author="Mohammad Nayeem Hasan" w:date="2023-01-21T01:27:00Z">
        <w:r w:rsidRPr="00F411AC" w:rsidDel="00A72693">
          <w:rPr>
            <w:rFonts w:ascii="Times New Roman" w:hAnsi="Times New Roman" w:cs="Times New Roman"/>
            <w:color w:val="313131"/>
            <w:sz w:val="24"/>
            <w:szCs w:val="24"/>
            <w:shd w:val="clear" w:color="auto" w:fill="FFFFFF"/>
          </w:rPr>
          <w:delText xml:space="preserve"> (</w:delText>
        </w:r>
        <w:r w:rsidR="0014020D" w:rsidDel="00A72693">
          <w:rPr>
            <w:rFonts w:ascii="Times New Roman" w:hAnsi="Times New Roman" w:cs="Times New Roman"/>
            <w:color w:val="313131"/>
            <w:sz w:val="24"/>
            <w:szCs w:val="24"/>
            <w:shd w:val="clear" w:color="auto" w:fill="FFFFFF"/>
          </w:rPr>
          <w:delText>178</w:delText>
        </w:r>
        <w:r w:rsidRPr="00F411AC" w:rsidDel="00A72693">
          <w:rPr>
            <w:rFonts w:ascii="Times New Roman" w:hAnsi="Times New Roman" w:cs="Times New Roman"/>
            <w:color w:val="313131"/>
            <w:sz w:val="24"/>
            <w:szCs w:val="24"/>
            <w:shd w:val="clear" w:color="auto" w:fill="FFFFFF"/>
          </w:rPr>
          <w:delText>)</w:delText>
        </w:r>
      </w:del>
      <w:r w:rsidR="0014020D">
        <w:rPr>
          <w:rFonts w:ascii="Times New Roman" w:hAnsi="Times New Roman" w:cs="Times New Roman"/>
          <w:color w:val="313131"/>
          <w:sz w:val="24"/>
          <w:szCs w:val="24"/>
          <w:shd w:val="clear" w:color="auto" w:fill="FFFFFF"/>
        </w:rPr>
        <w:t>, 3.9%</w:t>
      </w:r>
      <w:del w:id="434" w:author="Mohammad Nayeem Hasan" w:date="2023-01-21T01:27:00Z">
        <w:r w:rsidR="0014020D" w:rsidDel="00A72693">
          <w:rPr>
            <w:rFonts w:ascii="Times New Roman" w:hAnsi="Times New Roman" w:cs="Times New Roman"/>
            <w:color w:val="313131"/>
            <w:sz w:val="24"/>
            <w:szCs w:val="24"/>
            <w:shd w:val="clear" w:color="auto" w:fill="FFFFFF"/>
          </w:rPr>
          <w:delText xml:space="preserve"> (106)</w:delText>
        </w:r>
      </w:del>
      <w:r w:rsidR="0014020D">
        <w:rPr>
          <w:rFonts w:ascii="Times New Roman" w:hAnsi="Times New Roman" w:cs="Times New Roman"/>
          <w:color w:val="313131"/>
          <w:sz w:val="24"/>
          <w:szCs w:val="24"/>
          <w:shd w:val="clear" w:color="auto" w:fill="FFFFFF"/>
        </w:rPr>
        <w:t>, and 5.9%</w:t>
      </w:r>
      <w:del w:id="435" w:author="Mohammad Nayeem Hasan" w:date="2023-01-21T01:27:00Z">
        <w:r w:rsidR="0014020D" w:rsidDel="00A72693">
          <w:rPr>
            <w:rFonts w:ascii="Times New Roman" w:hAnsi="Times New Roman" w:cs="Times New Roman"/>
            <w:color w:val="313131"/>
            <w:sz w:val="24"/>
            <w:szCs w:val="24"/>
            <w:shd w:val="clear" w:color="auto" w:fill="FFFFFF"/>
          </w:rPr>
          <w:delText xml:space="preserve"> (217)</w:delText>
        </w:r>
      </w:del>
      <w:r w:rsidRPr="00F411AC">
        <w:rPr>
          <w:rFonts w:ascii="Times New Roman" w:hAnsi="Times New Roman" w:cs="Times New Roman"/>
          <w:color w:val="313131"/>
          <w:sz w:val="24"/>
          <w:szCs w:val="24"/>
          <w:shd w:val="clear" w:color="auto" w:fill="FFFFFF"/>
        </w:rPr>
        <w:t xml:space="preserve"> of them had </w:t>
      </w:r>
      <w:r w:rsidR="0014020D">
        <w:rPr>
          <w:rFonts w:ascii="Times New Roman" w:hAnsi="Times New Roman" w:cs="Times New Roman"/>
          <w:color w:val="313131"/>
          <w:sz w:val="24"/>
          <w:szCs w:val="24"/>
          <w:shd w:val="clear" w:color="auto" w:fill="FFFFFF"/>
        </w:rPr>
        <w:t xml:space="preserve">lowest </w:t>
      </w:r>
      <w:r w:rsidRPr="00F411AC">
        <w:rPr>
          <w:rFonts w:ascii="Times New Roman" w:hAnsi="Times New Roman" w:cs="Times New Roman"/>
          <w:color w:val="313131"/>
          <w:sz w:val="24"/>
          <w:szCs w:val="24"/>
          <w:shd w:val="clear" w:color="auto" w:fill="FFFFFF"/>
        </w:rPr>
        <w:t>diarrhea in 2006</w:t>
      </w:r>
      <w:r w:rsidR="0014020D">
        <w:rPr>
          <w:rFonts w:ascii="Times New Roman" w:hAnsi="Times New Roman" w:cs="Times New Roman"/>
          <w:color w:val="313131"/>
          <w:sz w:val="24"/>
          <w:szCs w:val="24"/>
          <w:shd w:val="clear" w:color="auto" w:fill="FFFFFF"/>
        </w:rPr>
        <w:t>, 2012, and 2019</w:t>
      </w:r>
      <w:r w:rsidRPr="00F411AC">
        <w:rPr>
          <w:rFonts w:ascii="Times New Roman" w:hAnsi="Times New Roman" w:cs="Times New Roman"/>
          <w:color w:val="313131"/>
          <w:sz w:val="24"/>
          <w:szCs w:val="24"/>
          <w:shd w:val="clear" w:color="auto" w:fill="FFFFFF"/>
        </w:rPr>
        <w:t xml:space="preserve">. </w:t>
      </w:r>
      <w:del w:id="436" w:author="Mohammad Nayeem Hasan" w:date="2023-01-21T01:32:00Z">
        <w:r w:rsidR="0014020D" w:rsidDel="00A72693">
          <w:rPr>
            <w:rFonts w:ascii="Times New Roman" w:hAnsi="Times New Roman" w:cs="Times New Roman"/>
            <w:color w:val="313131"/>
            <w:sz w:val="24"/>
            <w:szCs w:val="24"/>
            <w:shd w:val="clear" w:color="auto" w:fill="FFFFFF"/>
          </w:rPr>
          <w:delText>7.1%</w:delText>
        </w:r>
      </w:del>
      <w:del w:id="437" w:author="Mohammad Nayeem Hasan" w:date="2023-01-21T01:27:00Z">
        <w:r w:rsidR="0014020D" w:rsidDel="00A72693">
          <w:rPr>
            <w:rFonts w:ascii="Times New Roman" w:hAnsi="Times New Roman" w:cs="Times New Roman"/>
            <w:color w:val="313131"/>
            <w:sz w:val="24"/>
            <w:szCs w:val="24"/>
            <w:shd w:val="clear" w:color="auto" w:fill="FFFFFF"/>
          </w:rPr>
          <w:delText xml:space="preserve"> (938)</w:delText>
        </w:r>
      </w:del>
      <w:del w:id="438" w:author="Mohammad Nayeem Hasan" w:date="2023-01-21T01:32:00Z">
        <w:r w:rsidR="0014020D" w:rsidDel="00A72693">
          <w:rPr>
            <w:rFonts w:ascii="Times New Roman" w:hAnsi="Times New Roman" w:cs="Times New Roman"/>
            <w:color w:val="313131"/>
            <w:sz w:val="24"/>
            <w:szCs w:val="24"/>
            <w:shd w:val="clear" w:color="auto" w:fill="FFFFFF"/>
          </w:rPr>
          <w:delText xml:space="preserve"> and 6.9%</w:delText>
        </w:r>
      </w:del>
      <w:del w:id="439" w:author="Mohammad Nayeem Hasan" w:date="2023-01-21T01:27:00Z">
        <w:r w:rsidR="0014020D" w:rsidDel="00A72693">
          <w:rPr>
            <w:rFonts w:ascii="Times New Roman" w:hAnsi="Times New Roman" w:cs="Times New Roman"/>
            <w:color w:val="313131"/>
            <w:sz w:val="24"/>
            <w:szCs w:val="24"/>
            <w:shd w:val="clear" w:color="auto" w:fill="FFFFFF"/>
          </w:rPr>
          <w:delText xml:space="preserve"> (715)</w:delText>
        </w:r>
      </w:del>
      <w:del w:id="440" w:author="Mohammad Nayeem Hasan" w:date="2023-01-21T01:32:00Z">
        <w:r w:rsidRPr="00F411AC" w:rsidDel="00A72693">
          <w:rPr>
            <w:rFonts w:ascii="Times New Roman" w:hAnsi="Times New Roman" w:cs="Times New Roman"/>
            <w:color w:val="313131"/>
            <w:sz w:val="24"/>
            <w:szCs w:val="24"/>
            <w:shd w:val="clear" w:color="auto" w:fill="FFFFFF"/>
          </w:rPr>
          <w:delText xml:space="preserve"> of children had diarrhea during the survey of 20</w:delText>
        </w:r>
        <w:r w:rsidR="0014020D" w:rsidDel="00A72693">
          <w:rPr>
            <w:rFonts w:ascii="Times New Roman" w:hAnsi="Times New Roman" w:cs="Times New Roman"/>
            <w:color w:val="313131"/>
            <w:sz w:val="24"/>
            <w:szCs w:val="24"/>
            <w:shd w:val="clear" w:color="auto" w:fill="FFFFFF"/>
          </w:rPr>
          <w:delText>06 and 2019</w:delText>
        </w:r>
        <w:r w:rsidRPr="00F411AC" w:rsidDel="00A72693">
          <w:rPr>
            <w:rFonts w:ascii="Times New Roman" w:hAnsi="Times New Roman" w:cs="Times New Roman"/>
            <w:color w:val="313131"/>
            <w:sz w:val="24"/>
            <w:szCs w:val="24"/>
            <w:shd w:val="clear" w:color="auto" w:fill="FFFFFF"/>
          </w:rPr>
          <w:delText xml:space="preserve"> whose mother age was between 20 to 34.</w:delText>
        </w:r>
        <w:r w:rsidR="0014020D" w:rsidDel="00A72693">
          <w:rPr>
            <w:rFonts w:ascii="Times New Roman" w:hAnsi="Times New Roman" w:cs="Times New Roman"/>
            <w:color w:val="313131"/>
            <w:sz w:val="24"/>
            <w:szCs w:val="24"/>
            <w:shd w:val="clear" w:color="auto" w:fill="FFFFFF"/>
          </w:rPr>
          <w:delText xml:space="preserve"> </w:delText>
        </w:r>
      </w:del>
      <w:r w:rsidR="0014020D">
        <w:rPr>
          <w:rFonts w:ascii="Times New Roman" w:hAnsi="Times New Roman" w:cs="Times New Roman"/>
          <w:color w:val="313131"/>
          <w:sz w:val="24"/>
          <w:szCs w:val="24"/>
          <w:shd w:val="clear" w:color="auto" w:fill="FFFFFF"/>
        </w:rPr>
        <w:t>In 2012, it was lowest in over 35 years age group, 3.2%</w:t>
      </w:r>
      <w:del w:id="441" w:author="Mohammad Nayeem Hasan" w:date="2023-01-21T01:27:00Z">
        <w:r w:rsidR="0014020D" w:rsidDel="00A72693">
          <w:rPr>
            <w:rFonts w:ascii="Times New Roman" w:hAnsi="Times New Roman" w:cs="Times New Roman"/>
            <w:color w:val="313131"/>
            <w:sz w:val="24"/>
            <w:szCs w:val="24"/>
            <w:shd w:val="clear" w:color="auto" w:fill="FFFFFF"/>
          </w:rPr>
          <w:delText xml:space="preserve"> (112)</w:delText>
        </w:r>
      </w:del>
      <w:r w:rsidR="0014020D">
        <w:rPr>
          <w:rFonts w:ascii="Times New Roman" w:hAnsi="Times New Roman" w:cs="Times New Roman"/>
          <w:color w:val="313131"/>
          <w:sz w:val="24"/>
          <w:szCs w:val="24"/>
          <w:shd w:val="clear" w:color="auto" w:fill="FFFFFF"/>
        </w:rPr>
        <w:t>.</w:t>
      </w:r>
      <w:r w:rsidRPr="00F411AC">
        <w:rPr>
          <w:rFonts w:ascii="Times New Roman" w:hAnsi="Times New Roman" w:cs="Times New Roman"/>
          <w:color w:val="313131"/>
          <w:sz w:val="24"/>
          <w:szCs w:val="24"/>
          <w:shd w:val="clear" w:color="auto" w:fill="FFFFFF"/>
        </w:rPr>
        <w:t xml:space="preserve"> According to the wealth index, </w:t>
      </w:r>
      <w:r w:rsidRPr="00F411AC">
        <w:rPr>
          <w:rFonts w:ascii="Times New Roman" w:hAnsi="Times New Roman" w:cs="Times New Roman"/>
          <w:b/>
          <w:bCs/>
          <w:color w:val="313131"/>
          <w:sz w:val="24"/>
          <w:szCs w:val="24"/>
          <w:shd w:val="clear" w:color="auto" w:fill="FFFFFF"/>
        </w:rPr>
        <w:t>among under age five children</w:t>
      </w:r>
      <w:r w:rsidRPr="00F411AC">
        <w:rPr>
          <w:rFonts w:ascii="Times New Roman" w:hAnsi="Times New Roman" w:cs="Times New Roman"/>
          <w:color w:val="313131"/>
          <w:sz w:val="24"/>
          <w:szCs w:val="24"/>
          <w:shd w:val="clear" w:color="auto" w:fill="FFFFFF"/>
        </w:rPr>
        <w:t xml:space="preserve"> who belonged ​to </w:t>
      </w:r>
      <w:r w:rsidR="0084290F">
        <w:rPr>
          <w:rFonts w:ascii="Times New Roman" w:hAnsi="Times New Roman" w:cs="Times New Roman"/>
          <w:color w:val="313131"/>
          <w:sz w:val="24"/>
          <w:szCs w:val="24"/>
          <w:shd w:val="clear" w:color="auto" w:fill="FFFFFF"/>
        </w:rPr>
        <w:t>rich</w:t>
      </w:r>
      <w:r w:rsidRPr="00F411AC">
        <w:rPr>
          <w:rFonts w:ascii="Times New Roman" w:hAnsi="Times New Roman" w:cs="Times New Roman"/>
          <w:color w:val="313131"/>
          <w:sz w:val="24"/>
          <w:szCs w:val="24"/>
          <w:shd w:val="clear" w:color="auto" w:fill="FFFFFF"/>
        </w:rPr>
        <w:t xml:space="preserve"> families </w:t>
      </w:r>
      <w:r w:rsidR="0084290F">
        <w:rPr>
          <w:rFonts w:ascii="Times New Roman" w:hAnsi="Times New Roman" w:cs="Times New Roman"/>
          <w:color w:val="313131"/>
          <w:sz w:val="24"/>
          <w:szCs w:val="24"/>
          <w:shd w:val="clear" w:color="auto" w:fill="FFFFFF"/>
        </w:rPr>
        <w:t>5.6</w:t>
      </w:r>
      <w:r w:rsidRPr="00F411AC">
        <w:rPr>
          <w:rFonts w:ascii="Times New Roman" w:hAnsi="Times New Roman" w:cs="Times New Roman"/>
          <w:color w:val="313131"/>
          <w:sz w:val="24"/>
          <w:szCs w:val="24"/>
          <w:shd w:val="clear" w:color="auto" w:fill="FFFFFF"/>
        </w:rPr>
        <w:t>%</w:t>
      </w:r>
      <w:del w:id="442" w:author="Mohammad Nayeem Hasan" w:date="2023-01-21T01:27:00Z">
        <w:r w:rsidRPr="00F411AC" w:rsidDel="00A72693">
          <w:rPr>
            <w:rFonts w:ascii="Times New Roman" w:hAnsi="Times New Roman" w:cs="Times New Roman"/>
            <w:color w:val="313131"/>
            <w:sz w:val="24"/>
            <w:szCs w:val="24"/>
            <w:shd w:val="clear" w:color="auto" w:fill="FFFFFF"/>
          </w:rPr>
          <w:delText xml:space="preserve"> </w:delText>
        </w:r>
        <w:r w:rsidR="0084290F" w:rsidDel="00A72693">
          <w:rPr>
            <w:rFonts w:ascii="Times New Roman" w:hAnsi="Times New Roman" w:cs="Times New Roman"/>
            <w:color w:val="313131"/>
            <w:sz w:val="24"/>
            <w:szCs w:val="24"/>
            <w:shd w:val="clear" w:color="auto" w:fill="FFFFFF"/>
          </w:rPr>
          <w:delText>(325</w:delText>
        </w:r>
        <w:r w:rsidRPr="00F411AC" w:rsidDel="00A72693">
          <w:rPr>
            <w:rFonts w:ascii="Times New Roman" w:hAnsi="Times New Roman" w:cs="Times New Roman"/>
            <w:color w:val="313131"/>
            <w:sz w:val="24"/>
            <w:szCs w:val="24"/>
            <w:shd w:val="clear" w:color="auto" w:fill="FFFFFF"/>
          </w:rPr>
          <w:delText>)</w:delText>
        </w:r>
      </w:del>
      <w:r w:rsidRPr="00F411AC">
        <w:rPr>
          <w:rFonts w:ascii="Times New Roman" w:hAnsi="Times New Roman" w:cs="Times New Roman"/>
          <w:color w:val="313131"/>
          <w:sz w:val="24"/>
          <w:szCs w:val="24"/>
          <w:shd w:val="clear" w:color="auto" w:fill="FFFFFF"/>
        </w:rPr>
        <w:t xml:space="preserve"> of them had </w:t>
      </w:r>
      <w:r w:rsidR="0084290F">
        <w:rPr>
          <w:rFonts w:ascii="Times New Roman" w:hAnsi="Times New Roman" w:cs="Times New Roman"/>
          <w:color w:val="313131"/>
          <w:sz w:val="24"/>
          <w:szCs w:val="24"/>
          <w:shd w:val="clear" w:color="auto" w:fill="FFFFFF"/>
        </w:rPr>
        <w:t xml:space="preserve">lowest </w:t>
      </w:r>
      <w:r w:rsidRPr="00F411AC">
        <w:rPr>
          <w:rFonts w:ascii="Times New Roman" w:hAnsi="Times New Roman" w:cs="Times New Roman"/>
          <w:color w:val="313131"/>
          <w:sz w:val="24"/>
          <w:szCs w:val="24"/>
          <w:shd w:val="clear" w:color="auto" w:fill="FFFFFF"/>
        </w:rPr>
        <w:t xml:space="preserve">diarrhea in the survey time of 2006, in contrast, it was </w:t>
      </w:r>
      <w:r w:rsidR="0084290F">
        <w:rPr>
          <w:rFonts w:ascii="Times New Roman" w:hAnsi="Times New Roman" w:cs="Times New Roman"/>
          <w:color w:val="313131"/>
          <w:sz w:val="24"/>
          <w:szCs w:val="24"/>
          <w:shd w:val="clear" w:color="auto" w:fill="FFFFFF"/>
        </w:rPr>
        <w:t>lowest 3.4</w:t>
      </w:r>
      <w:r w:rsidRPr="00F411AC">
        <w:rPr>
          <w:rFonts w:ascii="Times New Roman" w:hAnsi="Times New Roman" w:cs="Times New Roman"/>
          <w:color w:val="313131"/>
          <w:sz w:val="24"/>
          <w:szCs w:val="24"/>
          <w:shd w:val="clear" w:color="auto" w:fill="FFFFFF"/>
        </w:rPr>
        <w:t>%</w:t>
      </w:r>
      <w:del w:id="443" w:author="Mohammad Nayeem Hasan" w:date="2023-01-21T01:28:00Z">
        <w:r w:rsidRPr="00F411AC" w:rsidDel="00A72693">
          <w:rPr>
            <w:rFonts w:ascii="Times New Roman" w:hAnsi="Times New Roman" w:cs="Times New Roman"/>
            <w:color w:val="313131"/>
            <w:sz w:val="24"/>
            <w:szCs w:val="24"/>
            <w:shd w:val="clear" w:color="auto" w:fill="FFFFFF"/>
          </w:rPr>
          <w:delText xml:space="preserve"> (</w:delText>
        </w:r>
        <w:r w:rsidR="0084290F" w:rsidDel="00A72693">
          <w:rPr>
            <w:rFonts w:ascii="Times New Roman" w:hAnsi="Times New Roman" w:cs="Times New Roman"/>
            <w:color w:val="313131"/>
            <w:sz w:val="24"/>
            <w:szCs w:val="24"/>
            <w:shd w:val="clear" w:color="auto" w:fill="FFFFFF"/>
          </w:rPr>
          <w:delText>130</w:delText>
        </w:r>
        <w:r w:rsidRPr="00F411AC" w:rsidDel="00A72693">
          <w:rPr>
            <w:rFonts w:ascii="Times New Roman" w:hAnsi="Times New Roman" w:cs="Times New Roman"/>
            <w:color w:val="313131"/>
            <w:sz w:val="24"/>
            <w:szCs w:val="24"/>
            <w:shd w:val="clear" w:color="auto" w:fill="FFFFFF"/>
          </w:rPr>
          <w:delText>)</w:delText>
        </w:r>
      </w:del>
      <w:r w:rsidRPr="00F411AC">
        <w:rPr>
          <w:rFonts w:ascii="Times New Roman" w:hAnsi="Times New Roman" w:cs="Times New Roman"/>
          <w:color w:val="313131"/>
          <w:sz w:val="24"/>
          <w:szCs w:val="24"/>
          <w:shd w:val="clear" w:color="auto" w:fill="FFFFFF"/>
        </w:rPr>
        <w:t xml:space="preserve"> in </w:t>
      </w:r>
      <w:r w:rsidR="0031457A">
        <w:rPr>
          <w:rFonts w:ascii="Times New Roman" w:hAnsi="Times New Roman" w:cs="Times New Roman"/>
          <w:color w:val="313131"/>
          <w:sz w:val="24"/>
          <w:szCs w:val="24"/>
          <w:shd w:val="clear" w:color="auto" w:fill="FFFFFF"/>
        </w:rPr>
        <w:t>middle</w:t>
      </w:r>
      <w:r w:rsidR="0084290F">
        <w:rPr>
          <w:rFonts w:ascii="Times New Roman" w:hAnsi="Times New Roman" w:cs="Times New Roman"/>
          <w:color w:val="313131"/>
          <w:sz w:val="24"/>
          <w:szCs w:val="24"/>
          <w:shd w:val="clear" w:color="auto" w:fill="FFFFFF"/>
        </w:rPr>
        <w:t xml:space="preserve"> and 5.5%</w:t>
      </w:r>
      <w:del w:id="444" w:author="Mohammad Nayeem Hasan" w:date="2023-01-21T01:28:00Z">
        <w:r w:rsidR="0084290F" w:rsidDel="00A72693">
          <w:rPr>
            <w:rFonts w:ascii="Times New Roman" w:hAnsi="Times New Roman" w:cs="Times New Roman"/>
            <w:color w:val="313131"/>
            <w:sz w:val="24"/>
            <w:szCs w:val="24"/>
            <w:shd w:val="clear" w:color="auto" w:fill="FFFFFF"/>
          </w:rPr>
          <w:delText xml:space="preserve"> (262)</w:delText>
        </w:r>
      </w:del>
      <w:r w:rsidR="0084290F">
        <w:rPr>
          <w:rFonts w:ascii="Times New Roman" w:hAnsi="Times New Roman" w:cs="Times New Roman"/>
          <w:color w:val="313131"/>
          <w:sz w:val="24"/>
          <w:szCs w:val="24"/>
          <w:shd w:val="clear" w:color="auto" w:fill="FFFFFF"/>
        </w:rPr>
        <w:t xml:space="preserve"> in </w:t>
      </w:r>
      <w:r w:rsidR="0031457A">
        <w:rPr>
          <w:rFonts w:ascii="Times New Roman" w:hAnsi="Times New Roman" w:cs="Times New Roman"/>
          <w:color w:val="313131"/>
          <w:sz w:val="24"/>
          <w:szCs w:val="24"/>
          <w:shd w:val="clear" w:color="auto" w:fill="FFFFFF"/>
        </w:rPr>
        <w:t>richest families in 2012 and 2019, respectively</w:t>
      </w:r>
      <w:r w:rsidRPr="00F411AC">
        <w:rPr>
          <w:rFonts w:ascii="Times New Roman" w:hAnsi="Times New Roman" w:cs="Times New Roman"/>
          <w:color w:val="313131"/>
          <w:sz w:val="24"/>
          <w:szCs w:val="24"/>
          <w:shd w:val="clear" w:color="auto" w:fill="FFFFFF"/>
        </w:rPr>
        <w:t xml:space="preserve">. </w:t>
      </w:r>
      <w:del w:id="445" w:author="Mohammad Nayeem Hasan" w:date="2023-01-21T01:31:00Z">
        <w:r w:rsidRPr="00F411AC" w:rsidDel="00A72693">
          <w:rPr>
            <w:rFonts w:ascii="Times New Roman" w:hAnsi="Times New Roman" w:cs="Times New Roman"/>
            <w:b/>
            <w:bCs/>
            <w:color w:val="313131"/>
            <w:sz w:val="24"/>
            <w:szCs w:val="24"/>
            <w:shd w:val="clear" w:color="auto" w:fill="FFFFFF"/>
          </w:rPr>
          <w:delText>Among children of those families who shared the toilet 7.5%</w:delText>
        </w:r>
      </w:del>
      <w:del w:id="446" w:author="Mohammad Nayeem Hasan" w:date="2023-01-21T01:28:00Z">
        <w:r w:rsidRPr="00F411AC" w:rsidDel="00A72693">
          <w:rPr>
            <w:rFonts w:ascii="Times New Roman" w:hAnsi="Times New Roman" w:cs="Times New Roman"/>
            <w:b/>
            <w:bCs/>
            <w:color w:val="313131"/>
            <w:sz w:val="24"/>
            <w:szCs w:val="24"/>
            <w:shd w:val="clear" w:color="auto" w:fill="FFFFFF"/>
          </w:rPr>
          <w:delText xml:space="preserve"> (943)</w:delText>
        </w:r>
      </w:del>
      <w:del w:id="447" w:author="Mohammad Nayeem Hasan" w:date="2023-01-21T01:31:00Z">
        <w:r w:rsidRPr="00F411AC" w:rsidDel="00A72693">
          <w:rPr>
            <w:rFonts w:ascii="Times New Roman" w:hAnsi="Times New Roman" w:cs="Times New Roman"/>
            <w:b/>
            <w:bCs/>
            <w:color w:val="313131"/>
            <w:sz w:val="24"/>
            <w:szCs w:val="24"/>
            <w:shd w:val="clear" w:color="auto" w:fill="FFFFFF"/>
          </w:rPr>
          <w:delText>, 3.4%</w:delText>
        </w:r>
      </w:del>
      <w:del w:id="448" w:author="Mohammad Nayeem Hasan" w:date="2023-01-21T01:28:00Z">
        <w:r w:rsidRPr="00F411AC" w:rsidDel="00A72693">
          <w:rPr>
            <w:rFonts w:ascii="Times New Roman" w:hAnsi="Times New Roman" w:cs="Times New Roman"/>
            <w:b/>
            <w:bCs/>
            <w:color w:val="313131"/>
            <w:sz w:val="24"/>
            <w:szCs w:val="24"/>
            <w:shd w:val="clear" w:color="auto" w:fill="FFFFFF"/>
          </w:rPr>
          <w:delText xml:space="preserve"> (175)</w:delText>
        </w:r>
      </w:del>
      <w:del w:id="449" w:author="Mohammad Nayeem Hasan" w:date="2023-01-21T01:31:00Z">
        <w:r w:rsidRPr="00F411AC" w:rsidDel="00A72693">
          <w:rPr>
            <w:rFonts w:ascii="Times New Roman" w:hAnsi="Times New Roman" w:cs="Times New Roman"/>
            <w:b/>
            <w:bCs/>
            <w:color w:val="313131"/>
            <w:sz w:val="24"/>
            <w:szCs w:val="24"/>
            <w:shd w:val="clear" w:color="auto" w:fill="FFFFFF"/>
          </w:rPr>
          <w:delText>, and 7.8%</w:delText>
        </w:r>
      </w:del>
      <w:del w:id="450" w:author="Mohammad Nayeem Hasan" w:date="2023-01-21T01:28:00Z">
        <w:r w:rsidRPr="00F411AC" w:rsidDel="00A72693">
          <w:rPr>
            <w:rFonts w:ascii="Times New Roman" w:hAnsi="Times New Roman" w:cs="Times New Roman"/>
            <w:b/>
            <w:bCs/>
            <w:color w:val="313131"/>
            <w:sz w:val="24"/>
            <w:szCs w:val="24"/>
            <w:shd w:val="clear" w:color="auto" w:fill="FFFFFF"/>
          </w:rPr>
          <w:delText xml:space="preserve"> (1491)</w:delText>
        </w:r>
      </w:del>
      <w:del w:id="451" w:author="Mohammad Nayeem Hasan" w:date="2023-01-21T01:31:00Z">
        <w:r w:rsidRPr="00F411AC" w:rsidDel="00A72693">
          <w:rPr>
            <w:rFonts w:ascii="Times New Roman" w:hAnsi="Times New Roman" w:cs="Times New Roman"/>
            <w:b/>
            <w:bCs/>
            <w:color w:val="313131"/>
            <w:sz w:val="24"/>
            <w:szCs w:val="24"/>
            <w:shd w:val="clear" w:color="auto" w:fill="FFFFFF"/>
          </w:rPr>
          <w:delText xml:space="preserve"> of them </w:delText>
        </w:r>
        <w:r w:rsidRPr="00F411AC" w:rsidDel="00A72693">
          <w:rPr>
            <w:rFonts w:ascii="Times New Roman" w:hAnsi="Times New Roman" w:cs="Times New Roman"/>
            <w:color w:val="313131"/>
            <w:sz w:val="24"/>
            <w:szCs w:val="24"/>
            <w:shd w:val="clear" w:color="auto" w:fill="FFFFFF"/>
          </w:rPr>
          <w:delText>had diarrhea respectively in 2006,</w:delText>
        </w:r>
        <w:r w:rsidR="00E0777D" w:rsidDel="00A72693">
          <w:rPr>
            <w:rFonts w:ascii="Times New Roman" w:hAnsi="Times New Roman" w:cs="Times New Roman"/>
            <w:color w:val="313131"/>
            <w:sz w:val="24"/>
            <w:szCs w:val="24"/>
            <w:shd w:val="clear" w:color="auto" w:fill="FFFFFF"/>
          </w:rPr>
          <w:delText xml:space="preserve"> </w:delText>
        </w:r>
        <w:r w:rsidRPr="00F411AC" w:rsidDel="00A72693">
          <w:rPr>
            <w:rFonts w:ascii="Times New Roman" w:hAnsi="Times New Roman" w:cs="Times New Roman"/>
            <w:color w:val="313131"/>
            <w:sz w:val="24"/>
            <w:szCs w:val="24"/>
            <w:shd w:val="clear" w:color="auto" w:fill="FFFFFF"/>
          </w:rPr>
          <w:delText xml:space="preserve">2012 </w:delText>
        </w:r>
        <w:r w:rsidR="0084290F" w:rsidDel="00A72693">
          <w:rPr>
            <w:rFonts w:ascii="Times New Roman" w:hAnsi="Times New Roman" w:cs="Times New Roman"/>
            <w:color w:val="313131"/>
            <w:sz w:val="24"/>
            <w:szCs w:val="24"/>
            <w:shd w:val="clear" w:color="auto" w:fill="FFFFFF"/>
          </w:rPr>
          <w:delText>and</w:delText>
        </w:r>
        <w:r w:rsidR="0084290F" w:rsidRPr="00F411AC" w:rsidDel="00A72693">
          <w:rPr>
            <w:rFonts w:ascii="Times New Roman" w:hAnsi="Times New Roman" w:cs="Times New Roman"/>
            <w:color w:val="313131"/>
            <w:sz w:val="24"/>
            <w:szCs w:val="24"/>
            <w:shd w:val="clear" w:color="auto" w:fill="FFFFFF"/>
          </w:rPr>
          <w:delText xml:space="preserve"> 2019</w:delText>
        </w:r>
        <w:r w:rsidRPr="00F411AC" w:rsidDel="00A72693">
          <w:rPr>
            <w:rFonts w:ascii="Times New Roman" w:hAnsi="Times New Roman" w:cs="Times New Roman"/>
            <w:color w:val="313131"/>
            <w:sz w:val="24"/>
            <w:szCs w:val="24"/>
            <w:shd w:val="clear" w:color="auto" w:fill="FFFFFF"/>
          </w:rPr>
          <w:delText>. </w:delText>
        </w:r>
      </w:del>
      <w:del w:id="452" w:author="Mohammad Nayeem Hasan" w:date="2023-01-21T01:30:00Z">
        <w:r w:rsidRPr="00F411AC" w:rsidDel="00A72693">
          <w:rPr>
            <w:rFonts w:ascii="Times New Roman" w:hAnsi="Times New Roman" w:cs="Times New Roman"/>
            <w:b/>
            <w:bCs/>
            <w:color w:val="313131"/>
            <w:sz w:val="24"/>
            <w:szCs w:val="24"/>
            <w:shd w:val="clear" w:color="auto" w:fill="FFFFFF"/>
          </w:rPr>
          <w:delText xml:space="preserve">Among under five children whose family's toilet facility was improved </w:delText>
        </w:r>
        <w:r w:rsidR="0031457A" w:rsidDel="00A72693">
          <w:rPr>
            <w:rFonts w:ascii="Times New Roman" w:hAnsi="Times New Roman" w:cs="Times New Roman"/>
            <w:b/>
            <w:bCs/>
            <w:color w:val="313131"/>
            <w:sz w:val="24"/>
            <w:szCs w:val="24"/>
            <w:shd w:val="clear" w:color="auto" w:fill="FFFFFF"/>
          </w:rPr>
          <w:delText>6.5</w:delText>
        </w:r>
        <w:r w:rsidRPr="00F411AC" w:rsidDel="00A72693">
          <w:rPr>
            <w:rFonts w:ascii="Times New Roman" w:hAnsi="Times New Roman" w:cs="Times New Roman"/>
            <w:b/>
            <w:bCs/>
            <w:color w:val="313131"/>
            <w:sz w:val="24"/>
            <w:szCs w:val="24"/>
            <w:shd w:val="clear" w:color="auto" w:fill="FFFFFF"/>
          </w:rPr>
          <w:delText>%</w:delText>
        </w:r>
      </w:del>
      <w:del w:id="453" w:author="Mohammad Nayeem Hasan" w:date="2023-01-21T01:28:00Z">
        <w:r w:rsidRPr="00F411AC" w:rsidDel="00A72693">
          <w:rPr>
            <w:rFonts w:ascii="Times New Roman" w:hAnsi="Times New Roman" w:cs="Times New Roman"/>
            <w:b/>
            <w:bCs/>
            <w:color w:val="313131"/>
            <w:sz w:val="24"/>
            <w:szCs w:val="24"/>
            <w:shd w:val="clear" w:color="auto" w:fill="FFFFFF"/>
          </w:rPr>
          <w:delText xml:space="preserve"> (</w:delText>
        </w:r>
        <w:r w:rsidR="0031457A" w:rsidDel="00A72693">
          <w:rPr>
            <w:rFonts w:ascii="Times New Roman" w:hAnsi="Times New Roman" w:cs="Times New Roman"/>
            <w:b/>
            <w:bCs/>
            <w:color w:val="313131"/>
            <w:sz w:val="24"/>
            <w:szCs w:val="24"/>
            <w:shd w:val="clear" w:color="auto" w:fill="FFFFFF"/>
          </w:rPr>
          <w:delText>1436</w:delText>
        </w:r>
        <w:r w:rsidRPr="00F411AC" w:rsidDel="00A72693">
          <w:rPr>
            <w:rFonts w:ascii="Times New Roman" w:hAnsi="Times New Roman" w:cs="Times New Roman"/>
            <w:b/>
            <w:bCs/>
            <w:color w:val="313131"/>
            <w:sz w:val="24"/>
            <w:szCs w:val="24"/>
            <w:shd w:val="clear" w:color="auto" w:fill="FFFFFF"/>
          </w:rPr>
          <w:delText>)</w:delText>
        </w:r>
      </w:del>
      <w:del w:id="454" w:author="Mohammad Nayeem Hasan" w:date="2023-01-21T01:30:00Z">
        <w:r w:rsidRPr="00F411AC" w:rsidDel="00A72693">
          <w:rPr>
            <w:rFonts w:ascii="Times New Roman" w:hAnsi="Times New Roman" w:cs="Times New Roman"/>
            <w:b/>
            <w:bCs/>
            <w:color w:val="313131"/>
            <w:sz w:val="24"/>
            <w:szCs w:val="24"/>
            <w:shd w:val="clear" w:color="auto" w:fill="FFFFFF"/>
          </w:rPr>
          <w:delText xml:space="preserve"> of them </w:delText>
        </w:r>
        <w:r w:rsidRPr="00F411AC" w:rsidDel="00A72693">
          <w:rPr>
            <w:rFonts w:ascii="Times New Roman" w:hAnsi="Times New Roman" w:cs="Times New Roman"/>
            <w:color w:val="313131"/>
            <w:sz w:val="24"/>
            <w:szCs w:val="24"/>
            <w:shd w:val="clear" w:color="auto" w:fill="FFFFFF"/>
          </w:rPr>
          <w:delText xml:space="preserve">had </w:delText>
        </w:r>
        <w:r w:rsidR="0031457A" w:rsidDel="00A72693">
          <w:rPr>
            <w:rFonts w:ascii="Times New Roman" w:hAnsi="Times New Roman" w:cs="Times New Roman"/>
            <w:color w:val="313131"/>
            <w:sz w:val="24"/>
            <w:szCs w:val="24"/>
            <w:shd w:val="clear" w:color="auto" w:fill="FFFFFF"/>
          </w:rPr>
          <w:delText xml:space="preserve">lowest prevalence of </w:delText>
        </w:r>
        <w:r w:rsidRPr="00F411AC" w:rsidDel="00A72693">
          <w:rPr>
            <w:rFonts w:ascii="Times New Roman" w:hAnsi="Times New Roman" w:cs="Times New Roman"/>
            <w:color w:val="313131"/>
            <w:sz w:val="24"/>
            <w:szCs w:val="24"/>
            <w:shd w:val="clear" w:color="auto" w:fill="FFFFFF"/>
          </w:rPr>
          <w:delText xml:space="preserve">diarrhea in the data </w:delText>
        </w:r>
        <w:r w:rsidR="0031457A" w:rsidDel="00A72693">
          <w:rPr>
            <w:rFonts w:ascii="Times New Roman" w:hAnsi="Times New Roman" w:cs="Times New Roman"/>
            <w:color w:val="313131"/>
            <w:sz w:val="24"/>
            <w:szCs w:val="24"/>
            <w:shd w:val="clear" w:color="auto" w:fill="FFFFFF"/>
          </w:rPr>
          <w:delText xml:space="preserve">of </w:delText>
        </w:r>
        <w:r w:rsidRPr="00F411AC" w:rsidDel="00A72693">
          <w:rPr>
            <w:rFonts w:ascii="Times New Roman" w:hAnsi="Times New Roman" w:cs="Times New Roman"/>
            <w:color w:val="313131"/>
            <w:sz w:val="24"/>
            <w:szCs w:val="24"/>
            <w:shd w:val="clear" w:color="auto" w:fill="FFFFFF"/>
          </w:rPr>
          <w:delText xml:space="preserve">2006 which was </w:delText>
        </w:r>
        <w:r w:rsidR="0031457A" w:rsidDel="00A72693">
          <w:rPr>
            <w:rFonts w:ascii="Times New Roman" w:hAnsi="Times New Roman" w:cs="Times New Roman"/>
            <w:color w:val="313131"/>
            <w:sz w:val="24"/>
            <w:szCs w:val="24"/>
            <w:shd w:val="clear" w:color="auto" w:fill="FFFFFF"/>
          </w:rPr>
          <w:delText>de</w:delText>
        </w:r>
        <w:r w:rsidRPr="00F411AC" w:rsidDel="00A72693">
          <w:rPr>
            <w:rFonts w:ascii="Times New Roman" w:hAnsi="Times New Roman" w:cs="Times New Roman"/>
            <w:color w:val="313131"/>
            <w:sz w:val="24"/>
            <w:szCs w:val="24"/>
            <w:shd w:val="clear" w:color="auto" w:fill="FFFFFF"/>
          </w:rPr>
          <w:delText xml:space="preserve">creased to </w:delText>
        </w:r>
        <w:r w:rsidR="0031457A" w:rsidDel="00A72693">
          <w:rPr>
            <w:rFonts w:ascii="Times New Roman" w:hAnsi="Times New Roman" w:cs="Times New Roman"/>
            <w:color w:val="313131"/>
            <w:sz w:val="24"/>
            <w:szCs w:val="24"/>
            <w:shd w:val="clear" w:color="auto" w:fill="FFFFFF"/>
          </w:rPr>
          <w:delText>4.0</w:delText>
        </w:r>
        <w:r w:rsidRPr="00F411AC" w:rsidDel="00A72693">
          <w:rPr>
            <w:rFonts w:ascii="Times New Roman" w:hAnsi="Times New Roman" w:cs="Times New Roman"/>
            <w:color w:val="313131"/>
            <w:sz w:val="24"/>
            <w:szCs w:val="24"/>
            <w:shd w:val="clear" w:color="auto" w:fill="FFFFFF"/>
          </w:rPr>
          <w:delText>%</w:delText>
        </w:r>
      </w:del>
      <w:del w:id="455" w:author="Mohammad Nayeem Hasan" w:date="2023-01-21T01:28:00Z">
        <w:r w:rsidRPr="00F411AC" w:rsidDel="00A72693">
          <w:rPr>
            <w:rFonts w:ascii="Times New Roman" w:hAnsi="Times New Roman" w:cs="Times New Roman"/>
            <w:color w:val="313131"/>
            <w:sz w:val="24"/>
            <w:szCs w:val="24"/>
            <w:shd w:val="clear" w:color="auto" w:fill="FFFFFF"/>
          </w:rPr>
          <w:delText xml:space="preserve"> (</w:delText>
        </w:r>
        <w:r w:rsidR="0031457A" w:rsidDel="00A72693">
          <w:rPr>
            <w:rFonts w:ascii="Times New Roman" w:hAnsi="Times New Roman" w:cs="Times New Roman"/>
            <w:color w:val="313131"/>
            <w:sz w:val="24"/>
            <w:szCs w:val="24"/>
            <w:shd w:val="clear" w:color="auto" w:fill="FFFFFF"/>
          </w:rPr>
          <w:delText>758</w:delText>
        </w:r>
        <w:r w:rsidRPr="00F411AC" w:rsidDel="00A72693">
          <w:rPr>
            <w:rFonts w:ascii="Times New Roman" w:hAnsi="Times New Roman" w:cs="Times New Roman"/>
            <w:color w:val="313131"/>
            <w:sz w:val="24"/>
            <w:szCs w:val="24"/>
            <w:shd w:val="clear" w:color="auto" w:fill="FFFFFF"/>
          </w:rPr>
          <w:delText>)</w:delText>
        </w:r>
      </w:del>
      <w:del w:id="456" w:author="Mohammad Nayeem Hasan" w:date="2023-01-21T01:30:00Z">
        <w:r w:rsidRPr="00F411AC" w:rsidDel="00A72693">
          <w:rPr>
            <w:rFonts w:ascii="Times New Roman" w:hAnsi="Times New Roman" w:cs="Times New Roman"/>
            <w:color w:val="313131"/>
            <w:sz w:val="24"/>
            <w:szCs w:val="24"/>
            <w:shd w:val="clear" w:color="auto" w:fill="FFFFFF"/>
          </w:rPr>
          <w:delText xml:space="preserve"> in 201</w:delText>
        </w:r>
        <w:r w:rsidR="0031457A" w:rsidDel="00A72693">
          <w:rPr>
            <w:rFonts w:ascii="Times New Roman" w:hAnsi="Times New Roman" w:cs="Times New Roman"/>
            <w:color w:val="313131"/>
            <w:sz w:val="24"/>
            <w:szCs w:val="24"/>
            <w:shd w:val="clear" w:color="auto" w:fill="FFFFFF"/>
          </w:rPr>
          <w:delText>2 and then again increased in 2019, 6.8</w:delText>
        </w:r>
      </w:del>
      <w:del w:id="457" w:author="Mohammad Nayeem Hasan" w:date="2023-01-21T01:28:00Z">
        <w:r w:rsidR="0031457A" w:rsidDel="00A72693">
          <w:rPr>
            <w:rFonts w:ascii="Times New Roman" w:hAnsi="Times New Roman" w:cs="Times New Roman"/>
            <w:color w:val="313131"/>
            <w:sz w:val="24"/>
            <w:szCs w:val="24"/>
            <w:shd w:val="clear" w:color="auto" w:fill="FFFFFF"/>
          </w:rPr>
          <w:delText xml:space="preserve"> (1491)</w:delText>
        </w:r>
      </w:del>
      <w:del w:id="458" w:author="Mohammad Nayeem Hasan" w:date="2023-01-21T01:30:00Z">
        <w:r w:rsidRPr="00F411AC" w:rsidDel="00A72693">
          <w:rPr>
            <w:rFonts w:ascii="Times New Roman" w:hAnsi="Times New Roman" w:cs="Times New Roman"/>
            <w:color w:val="313131"/>
            <w:sz w:val="24"/>
            <w:szCs w:val="24"/>
            <w:shd w:val="clear" w:color="auto" w:fill="FFFFFF"/>
          </w:rPr>
          <w:delText>.</w:delText>
        </w:r>
        <w:r w:rsidR="002C1126" w:rsidDel="00A72693">
          <w:rPr>
            <w:rFonts w:ascii="Times New Roman" w:hAnsi="Times New Roman" w:cs="Times New Roman"/>
            <w:color w:val="313131"/>
            <w:sz w:val="24"/>
            <w:szCs w:val="24"/>
            <w:shd w:val="clear" w:color="auto" w:fill="FFFFFF"/>
          </w:rPr>
          <w:delText xml:space="preserve"> </w:delText>
        </w:r>
      </w:del>
      <w:r w:rsidRPr="00F411AC">
        <w:rPr>
          <w:rFonts w:ascii="Times New Roman" w:hAnsi="Times New Roman" w:cs="Times New Roman"/>
          <w:color w:val="313131"/>
          <w:sz w:val="24"/>
          <w:szCs w:val="24"/>
          <w:shd w:val="clear" w:color="auto" w:fill="FFFFFF"/>
        </w:rPr>
        <w:t>Among the children under 5 years whose family didn’t consume adequately iodized salt 8.6%</w:t>
      </w:r>
      <w:del w:id="459" w:author="Mohammad Nayeem Hasan" w:date="2023-01-21T01:28:00Z">
        <w:r w:rsidRPr="00F411AC" w:rsidDel="00A72693">
          <w:rPr>
            <w:rFonts w:ascii="Times New Roman" w:hAnsi="Times New Roman" w:cs="Times New Roman"/>
            <w:color w:val="313131"/>
            <w:sz w:val="24"/>
            <w:szCs w:val="24"/>
            <w:shd w:val="clear" w:color="auto" w:fill="FFFFFF"/>
          </w:rPr>
          <w:delText xml:space="preserve"> (449)</w:delText>
        </w:r>
      </w:del>
      <w:r w:rsidRPr="00F411AC">
        <w:rPr>
          <w:rFonts w:ascii="Times New Roman" w:hAnsi="Times New Roman" w:cs="Times New Roman"/>
          <w:color w:val="313131"/>
          <w:sz w:val="24"/>
          <w:szCs w:val="24"/>
          <w:shd w:val="clear" w:color="auto" w:fill="FFFFFF"/>
        </w:rPr>
        <w:t xml:space="preserve"> of them had</w:t>
      </w:r>
      <w:r w:rsidR="002C1126">
        <w:rPr>
          <w:rFonts w:ascii="Times New Roman" w:hAnsi="Times New Roman" w:cs="Times New Roman"/>
          <w:color w:val="313131"/>
          <w:sz w:val="24"/>
          <w:szCs w:val="24"/>
          <w:shd w:val="clear" w:color="auto" w:fill="FFFFFF"/>
        </w:rPr>
        <w:t xml:space="preserve"> highest prevalence</w:t>
      </w:r>
      <w:r w:rsidRPr="00F411AC">
        <w:rPr>
          <w:rFonts w:ascii="Times New Roman" w:hAnsi="Times New Roman" w:cs="Times New Roman"/>
          <w:color w:val="313131"/>
          <w:sz w:val="24"/>
          <w:szCs w:val="24"/>
          <w:shd w:val="clear" w:color="auto" w:fill="FFFFFF"/>
        </w:rPr>
        <w:t xml:space="preserve"> </w:t>
      </w:r>
      <w:r w:rsidR="002C1126">
        <w:rPr>
          <w:rFonts w:ascii="Times New Roman" w:hAnsi="Times New Roman" w:cs="Times New Roman"/>
          <w:color w:val="313131"/>
          <w:sz w:val="24"/>
          <w:szCs w:val="24"/>
          <w:shd w:val="clear" w:color="auto" w:fill="FFFFFF"/>
        </w:rPr>
        <w:t xml:space="preserve">of </w:t>
      </w:r>
      <w:r w:rsidRPr="00F411AC">
        <w:rPr>
          <w:rFonts w:ascii="Times New Roman" w:hAnsi="Times New Roman" w:cs="Times New Roman"/>
          <w:color w:val="313131"/>
          <w:sz w:val="24"/>
          <w:szCs w:val="24"/>
          <w:shd w:val="clear" w:color="auto" w:fill="FFFFFF"/>
        </w:rPr>
        <w:t>diarrhea in 2006 which was decreased to 8.0%</w:t>
      </w:r>
      <w:del w:id="460" w:author="Mohammad Nayeem Hasan" w:date="2023-01-21T01:28:00Z">
        <w:r w:rsidRPr="00F411AC" w:rsidDel="00A72693">
          <w:rPr>
            <w:rFonts w:ascii="Times New Roman" w:hAnsi="Times New Roman" w:cs="Times New Roman"/>
            <w:color w:val="313131"/>
            <w:sz w:val="24"/>
            <w:szCs w:val="24"/>
            <w:shd w:val="clear" w:color="auto" w:fill="FFFFFF"/>
          </w:rPr>
          <w:delText xml:space="preserve"> (455)</w:delText>
        </w:r>
      </w:del>
      <w:r w:rsidRPr="00F411AC">
        <w:rPr>
          <w:rFonts w:ascii="Times New Roman" w:hAnsi="Times New Roman" w:cs="Times New Roman"/>
          <w:color w:val="313131"/>
          <w:sz w:val="24"/>
          <w:szCs w:val="24"/>
          <w:shd w:val="clear" w:color="auto" w:fill="FFFFFF"/>
        </w:rPr>
        <w:t xml:space="preserve"> in 2019</w:t>
      </w:r>
      <w:r w:rsidR="008933E3">
        <w:rPr>
          <w:rFonts w:ascii="Times New Roman" w:hAnsi="Times New Roman" w:cs="Times New Roman"/>
          <w:color w:val="313131"/>
          <w:sz w:val="24"/>
          <w:szCs w:val="24"/>
          <w:shd w:val="clear" w:color="auto" w:fill="FFFFFF"/>
        </w:rPr>
        <w:t>, but lowest in 2012, 3.8</w:t>
      </w:r>
      <w:ins w:id="461" w:author="Mohammad Nayeem Hasan" w:date="2023-01-21T01:28:00Z">
        <w:r w:rsidR="00A72693">
          <w:rPr>
            <w:rFonts w:ascii="Times New Roman" w:hAnsi="Times New Roman" w:cs="Times New Roman"/>
            <w:color w:val="313131"/>
            <w:sz w:val="24"/>
            <w:szCs w:val="24"/>
            <w:shd w:val="clear" w:color="auto" w:fill="FFFFFF"/>
          </w:rPr>
          <w:t>%</w:t>
        </w:r>
      </w:ins>
      <w:del w:id="462" w:author="Mohammad Nayeem Hasan" w:date="2023-01-21T01:28:00Z">
        <w:r w:rsidR="008933E3" w:rsidDel="00A72693">
          <w:rPr>
            <w:rFonts w:ascii="Times New Roman" w:hAnsi="Times New Roman" w:cs="Times New Roman"/>
            <w:color w:val="313131"/>
            <w:sz w:val="24"/>
            <w:szCs w:val="24"/>
            <w:shd w:val="clear" w:color="auto" w:fill="FFFFFF"/>
          </w:rPr>
          <w:delText>% (199)</w:delText>
        </w:r>
      </w:del>
      <w:r w:rsidRPr="00F411AC">
        <w:rPr>
          <w:rFonts w:ascii="Times New Roman" w:hAnsi="Times New Roman" w:cs="Times New Roman"/>
          <w:color w:val="313131"/>
          <w:sz w:val="24"/>
          <w:szCs w:val="24"/>
          <w:shd w:val="clear" w:color="auto" w:fill="FFFFFF"/>
        </w:rPr>
        <w:t xml:space="preserve">. </w:t>
      </w:r>
      <w:commentRangeEnd w:id="392"/>
      <w:r w:rsidR="008F273F">
        <w:rPr>
          <w:rStyle w:val="CommentReference"/>
        </w:rPr>
        <w:commentReference w:id="392"/>
      </w:r>
      <w:commentRangeEnd w:id="393"/>
      <w:r w:rsidR="005710FB">
        <w:rPr>
          <w:rStyle w:val="CommentReference"/>
        </w:rPr>
        <w:commentReference w:id="393"/>
      </w:r>
      <w:commentRangeEnd w:id="394"/>
      <w:r w:rsidR="00A72693">
        <w:rPr>
          <w:rStyle w:val="CommentReference"/>
        </w:rPr>
        <w:commentReference w:id="394"/>
      </w:r>
    </w:p>
    <w:p w14:paraId="7F080510" w14:textId="77777777" w:rsidR="00E64C65" w:rsidRPr="00D97196" w:rsidRDefault="00E64C65">
      <w:pPr>
        <w:spacing w:line="240" w:lineRule="auto"/>
        <w:ind w:firstLine="720"/>
        <w:rPr>
          <w:rFonts w:ascii="Times New Roman" w:hAnsi="Times New Roman" w:cs="Times New Roman"/>
          <w:sz w:val="24"/>
          <w:szCs w:val="24"/>
        </w:rPr>
        <w:pPrChange w:id="463" w:author="Mohammad Nayeem Hasan" w:date="2023-01-21T14:56:00Z">
          <w:pPr>
            <w:jc w:val="both"/>
          </w:pPr>
        </w:pPrChange>
      </w:pPr>
    </w:p>
    <w:p w14:paraId="7EBAEF26" w14:textId="0FAA7EE7" w:rsidR="00BE3AD7" w:rsidRPr="00D97196" w:rsidDel="00C2040A" w:rsidRDefault="00BE3AD7">
      <w:pPr>
        <w:spacing w:line="240" w:lineRule="auto"/>
        <w:rPr>
          <w:moveFrom w:id="464" w:author="Mohammad Nayeem Hasan" w:date="2023-01-21T00:38:00Z"/>
          <w:rFonts w:ascii="Times New Roman" w:hAnsi="Times New Roman" w:cs="Times New Roman"/>
          <w:b/>
          <w:sz w:val="24"/>
          <w:szCs w:val="24"/>
        </w:rPr>
        <w:pPrChange w:id="465" w:author="Mohammad Nayeem Hasan" w:date="2023-01-21T14:56:00Z">
          <w:pPr>
            <w:jc w:val="both"/>
          </w:pPr>
        </w:pPrChange>
      </w:pPr>
      <w:moveFromRangeStart w:id="466" w:author="Mohammad Nayeem Hasan" w:date="2023-01-21T00:38:00Z" w:name="move125153899"/>
      <w:moveFrom w:id="467" w:author="Mohammad Nayeem Hasan" w:date="2023-01-21T00:38:00Z">
        <w:r w:rsidRPr="00D97196" w:rsidDel="00C2040A">
          <w:rPr>
            <w:rFonts w:ascii="Times New Roman" w:hAnsi="Times New Roman" w:cs="Times New Roman"/>
            <w:b/>
            <w:sz w:val="24"/>
            <w:szCs w:val="24"/>
          </w:rPr>
          <w:t>Table.</w:t>
        </w:r>
        <w:r w:rsidR="00F428E3" w:rsidRPr="00D97196" w:rsidDel="00C2040A">
          <w:rPr>
            <w:rFonts w:ascii="Times New Roman" w:hAnsi="Times New Roman" w:cs="Times New Roman"/>
            <w:b/>
            <w:sz w:val="24"/>
            <w:szCs w:val="24"/>
          </w:rPr>
          <w:t>1</w:t>
        </w:r>
        <w:r w:rsidRPr="00D97196" w:rsidDel="00C2040A">
          <w:rPr>
            <w:rFonts w:ascii="Times New Roman" w:hAnsi="Times New Roman" w:cs="Times New Roman"/>
            <w:b/>
            <w:sz w:val="24"/>
            <w:szCs w:val="24"/>
          </w:rPr>
          <w:t xml:space="preserve"> </w:t>
        </w:r>
        <w:r w:rsidR="00913DC6" w:rsidRPr="00D97196" w:rsidDel="00C2040A">
          <w:rPr>
            <w:rFonts w:ascii="Times New Roman" w:hAnsi="Times New Roman" w:cs="Times New Roman"/>
            <w:b/>
            <w:sz w:val="24"/>
            <w:szCs w:val="24"/>
          </w:rPr>
          <w:t xml:space="preserve">Factors associated with the </w:t>
        </w:r>
        <w:r w:rsidR="00220F3A" w:rsidRPr="00D97196" w:rsidDel="00C2040A">
          <w:rPr>
            <w:rFonts w:ascii="Times New Roman" w:hAnsi="Times New Roman" w:cs="Times New Roman"/>
            <w:b/>
            <w:sz w:val="24"/>
            <w:szCs w:val="24"/>
          </w:rPr>
          <w:t>diarrhea</w:t>
        </w:r>
        <w:r w:rsidR="007E77BF" w:rsidRPr="00D97196" w:rsidDel="00C2040A">
          <w:rPr>
            <w:rFonts w:ascii="Times New Roman" w:hAnsi="Times New Roman" w:cs="Times New Roman"/>
            <w:b/>
            <w:sz w:val="24"/>
            <w:szCs w:val="24"/>
          </w:rPr>
          <w:t xml:space="preserve"> status</w:t>
        </w:r>
        <w:r w:rsidR="00913DC6" w:rsidRPr="00D97196" w:rsidDel="00C2040A">
          <w:rPr>
            <w:rFonts w:ascii="Times New Roman" w:hAnsi="Times New Roman" w:cs="Times New Roman"/>
            <w:b/>
            <w:sz w:val="24"/>
            <w:szCs w:val="24"/>
          </w:rPr>
          <w:t xml:space="preserve"> of children, MICS </w:t>
        </w:r>
        <w:r w:rsidR="0098464E" w:rsidRPr="00D97196" w:rsidDel="00C2040A">
          <w:rPr>
            <w:rFonts w:ascii="Times New Roman" w:hAnsi="Times New Roman" w:cs="Times New Roman"/>
            <w:b/>
            <w:sz w:val="24"/>
            <w:szCs w:val="24"/>
          </w:rPr>
          <w:t xml:space="preserve">2006, </w:t>
        </w:r>
        <w:r w:rsidR="00913DC6" w:rsidRPr="00D97196" w:rsidDel="00C2040A">
          <w:rPr>
            <w:rFonts w:ascii="Times New Roman" w:hAnsi="Times New Roman" w:cs="Times New Roman"/>
            <w:b/>
            <w:sz w:val="24"/>
            <w:szCs w:val="24"/>
          </w:rPr>
          <w:t>2012 and 2019.</w:t>
        </w:r>
      </w:moveFrom>
    </w:p>
    <w:p w14:paraId="3C520D71" w14:textId="5A77E131" w:rsidR="0056434C" w:rsidDel="00C2040A" w:rsidRDefault="0056434C">
      <w:pPr>
        <w:spacing w:line="240" w:lineRule="auto"/>
        <w:ind w:firstLine="720"/>
        <w:rPr>
          <w:moveFrom w:id="468" w:author="Mohammad Nayeem Hasan" w:date="2023-01-21T00:38:00Z"/>
          <w:rFonts w:ascii="Times New Roman" w:eastAsia="Times New Roman" w:hAnsi="Times New Roman" w:cs="Times New Roman"/>
          <w:color w:val="313131"/>
          <w:sz w:val="24"/>
          <w:szCs w:val="24"/>
        </w:rPr>
        <w:pPrChange w:id="469" w:author="Mohammad Nayeem Hasan" w:date="2023-01-21T14:56:00Z">
          <w:pPr>
            <w:ind w:firstLine="720"/>
            <w:jc w:val="both"/>
          </w:pPr>
        </w:pPrChange>
      </w:pPr>
    </w:p>
    <w:moveFromRangeEnd w:id="466"/>
    <w:p w14:paraId="1990DD7E" w14:textId="1DFE727B" w:rsidR="00933DD3" w:rsidRDefault="0056434C">
      <w:pPr>
        <w:spacing w:line="240" w:lineRule="auto"/>
        <w:ind w:firstLine="720"/>
        <w:rPr>
          <w:rFonts w:ascii="Times New Roman" w:eastAsia="Times New Roman" w:hAnsi="Times New Roman" w:cs="Times New Roman"/>
          <w:color w:val="313131"/>
          <w:sz w:val="24"/>
          <w:szCs w:val="24"/>
        </w:rPr>
        <w:pPrChange w:id="470" w:author="Mohammad Nayeem Hasan" w:date="2023-01-21T14:56:00Z">
          <w:pPr>
            <w:ind w:firstLine="720"/>
            <w:jc w:val="both"/>
          </w:pPr>
        </w:pPrChange>
      </w:pPr>
      <w:del w:id="471" w:author="Mst. Farzana Akter" w:date="2023-01-09T20:11:00Z">
        <w:r w:rsidRPr="00F411AC" w:rsidDel="00582BF4">
          <w:rPr>
            <w:rFonts w:ascii="Times New Roman" w:eastAsia="Times New Roman" w:hAnsi="Times New Roman" w:cs="Times New Roman"/>
            <w:color w:val="313131"/>
            <w:sz w:val="24"/>
            <w:szCs w:val="24"/>
          </w:rPr>
          <w:delText xml:space="preserve">The univariate </w:delText>
        </w:r>
        <w:r w:rsidDel="00582BF4">
          <w:rPr>
            <w:rFonts w:ascii="Times New Roman" w:hAnsi="Times New Roman" w:cs="Times New Roman"/>
            <w:color w:val="313131"/>
            <w:sz w:val="24"/>
            <w:szCs w:val="24"/>
            <w:shd w:val="clear" w:color="auto" w:fill="FFFFFF"/>
          </w:rPr>
          <w:delText>and</w:delText>
        </w:r>
        <w:r w:rsidRPr="00F411AC" w:rsidDel="00582BF4">
          <w:rPr>
            <w:rFonts w:ascii="Times New Roman" w:eastAsia="Times New Roman" w:hAnsi="Times New Roman" w:cs="Times New Roman"/>
            <w:color w:val="313131"/>
            <w:sz w:val="24"/>
            <w:szCs w:val="24"/>
          </w:rPr>
          <w:delText xml:space="preserve"> multivariate logistic regression model results refer to the magnitude of the relationship between diarrhea </w:delText>
        </w:r>
        <w:r w:rsidDel="00582BF4">
          <w:rPr>
            <w:rFonts w:ascii="Times New Roman" w:hAnsi="Times New Roman" w:cs="Times New Roman"/>
            <w:color w:val="313131"/>
            <w:sz w:val="24"/>
            <w:szCs w:val="24"/>
            <w:shd w:val="clear" w:color="auto" w:fill="FFFFFF"/>
          </w:rPr>
          <w:delText>and</w:delText>
        </w:r>
        <w:r w:rsidRPr="00F411AC" w:rsidDel="00582BF4">
          <w:rPr>
            <w:rFonts w:ascii="Times New Roman" w:eastAsia="Times New Roman" w:hAnsi="Times New Roman" w:cs="Times New Roman"/>
            <w:color w:val="313131"/>
            <w:sz w:val="24"/>
            <w:szCs w:val="24"/>
          </w:rPr>
          <w:delText xml:space="preserve"> children’s socio-demographic profiles. </w:delText>
        </w:r>
      </w:del>
      <w:r w:rsidRPr="00F411AC">
        <w:rPr>
          <w:rFonts w:ascii="Times New Roman" w:eastAsia="Times New Roman" w:hAnsi="Times New Roman" w:cs="Times New Roman"/>
          <w:color w:val="313131"/>
          <w:sz w:val="24"/>
          <w:szCs w:val="24"/>
        </w:rPr>
        <w:t xml:space="preserve">From the univariate model, we have found that the age of the child, </w:t>
      </w:r>
      <w:r w:rsidR="00C61779">
        <w:rPr>
          <w:rFonts w:ascii="Times New Roman" w:eastAsia="Times New Roman" w:hAnsi="Times New Roman" w:cs="Times New Roman"/>
          <w:color w:val="313131"/>
          <w:sz w:val="24"/>
          <w:szCs w:val="24"/>
        </w:rPr>
        <w:t xml:space="preserve">underweight, </w:t>
      </w:r>
      <w:ins w:id="472" w:author="Mst. Farzana Akter" w:date="2023-01-09T22:13:00Z">
        <w:r w:rsidR="00054206">
          <w:rPr>
            <w:rFonts w:ascii="Times New Roman" w:eastAsia="Times New Roman" w:hAnsi="Times New Roman" w:cs="Times New Roman"/>
            <w:color w:val="313131"/>
            <w:sz w:val="24"/>
            <w:szCs w:val="24"/>
          </w:rPr>
          <w:t>area</w:t>
        </w:r>
      </w:ins>
      <w:ins w:id="473" w:author="Mst. Farzana Akter" w:date="2023-01-09T22:14:00Z">
        <w:r w:rsidR="00054206">
          <w:rPr>
            <w:rFonts w:ascii="Times New Roman" w:eastAsia="Times New Roman" w:hAnsi="Times New Roman" w:cs="Times New Roman"/>
            <w:color w:val="313131"/>
            <w:sz w:val="24"/>
            <w:szCs w:val="24"/>
          </w:rPr>
          <w:t xml:space="preserve"> of household, </w:t>
        </w:r>
      </w:ins>
      <w:del w:id="474" w:author="Mst. Farzana Akter" w:date="2023-01-09T22:11:00Z">
        <w:r w:rsidRPr="00F411AC" w:rsidDel="00472765">
          <w:rPr>
            <w:rFonts w:ascii="Times New Roman" w:eastAsia="Times New Roman" w:hAnsi="Times New Roman" w:cs="Times New Roman"/>
            <w:color w:val="313131"/>
            <w:sz w:val="24"/>
            <w:szCs w:val="24"/>
          </w:rPr>
          <w:delText xml:space="preserve">place of residence, </w:delText>
        </w:r>
      </w:del>
      <w:r w:rsidRPr="00F411AC">
        <w:rPr>
          <w:rFonts w:ascii="Times New Roman" w:eastAsia="Times New Roman" w:hAnsi="Times New Roman" w:cs="Times New Roman"/>
          <w:color w:val="313131"/>
          <w:sz w:val="24"/>
          <w:szCs w:val="24"/>
        </w:rPr>
        <w:t xml:space="preserve">division, </w:t>
      </w:r>
      <w:del w:id="475" w:author="Mst. Farzana Akter" w:date="2023-01-09T22:14:00Z">
        <w:r w:rsidRPr="00F411AC" w:rsidDel="005A7789">
          <w:rPr>
            <w:rFonts w:ascii="Times New Roman" w:eastAsia="Times New Roman" w:hAnsi="Times New Roman" w:cs="Times New Roman"/>
            <w:color w:val="313131"/>
            <w:sz w:val="24"/>
            <w:szCs w:val="24"/>
          </w:rPr>
          <w:delText xml:space="preserve">mother’s </w:delText>
        </w:r>
      </w:del>
      <w:r w:rsidRPr="00F411AC">
        <w:rPr>
          <w:rFonts w:ascii="Times New Roman" w:eastAsia="Times New Roman" w:hAnsi="Times New Roman" w:cs="Times New Roman"/>
          <w:color w:val="313131"/>
          <w:sz w:val="24"/>
          <w:szCs w:val="24"/>
        </w:rPr>
        <w:t>education</w:t>
      </w:r>
      <w:ins w:id="476" w:author="Mst. Farzana Akter" w:date="2023-01-09T22:14:00Z">
        <w:r w:rsidR="005A7789">
          <w:rPr>
            <w:rFonts w:ascii="Times New Roman" w:eastAsia="Times New Roman" w:hAnsi="Times New Roman" w:cs="Times New Roman"/>
            <w:color w:val="313131"/>
            <w:sz w:val="24"/>
            <w:szCs w:val="24"/>
          </w:rPr>
          <w:t xml:space="preserve"> level of mother</w:t>
        </w:r>
      </w:ins>
      <w:r w:rsidRPr="00F411AC">
        <w:rPr>
          <w:rFonts w:ascii="Times New Roman" w:eastAsia="Times New Roman" w:hAnsi="Times New Roman" w:cs="Times New Roman"/>
          <w:color w:val="313131"/>
          <w:sz w:val="24"/>
          <w:szCs w:val="24"/>
        </w:rPr>
        <w:t>,</w:t>
      </w:r>
      <w:r w:rsidR="00C61779">
        <w:rPr>
          <w:rFonts w:ascii="Times New Roman" w:eastAsia="Times New Roman" w:hAnsi="Times New Roman" w:cs="Times New Roman"/>
          <w:color w:val="313131"/>
          <w:sz w:val="24"/>
          <w:szCs w:val="24"/>
        </w:rPr>
        <w:t xml:space="preserve"> mother’s age,</w:t>
      </w:r>
      <w:r w:rsidRPr="00F411AC">
        <w:rPr>
          <w:rFonts w:ascii="Times New Roman" w:eastAsia="Times New Roman" w:hAnsi="Times New Roman" w:cs="Times New Roman"/>
          <w:color w:val="313131"/>
          <w:sz w:val="24"/>
          <w:szCs w:val="24"/>
        </w:rPr>
        <w:t xml:space="preserve"> wealth </w:t>
      </w:r>
      <w:del w:id="477" w:author="Mst. Farzana Akter" w:date="2023-01-09T22:14:00Z">
        <w:r w:rsidRPr="00F411AC" w:rsidDel="005A7789">
          <w:rPr>
            <w:rFonts w:ascii="Times New Roman" w:eastAsia="Times New Roman" w:hAnsi="Times New Roman" w:cs="Times New Roman"/>
            <w:color w:val="313131"/>
            <w:sz w:val="24"/>
            <w:szCs w:val="24"/>
          </w:rPr>
          <w:delText>index</w:delText>
        </w:r>
      </w:del>
      <w:ins w:id="478" w:author="Mst. Farzana Akter" w:date="2023-01-09T22:14:00Z">
        <w:r w:rsidR="005A7789">
          <w:rPr>
            <w:rFonts w:ascii="Times New Roman" w:eastAsia="Times New Roman" w:hAnsi="Times New Roman" w:cs="Times New Roman"/>
            <w:color w:val="313131"/>
            <w:sz w:val="24"/>
            <w:szCs w:val="24"/>
          </w:rPr>
          <w:t>status</w:t>
        </w:r>
      </w:ins>
      <w:r w:rsidRPr="00F411AC">
        <w:rPr>
          <w:rFonts w:ascii="Times New Roman" w:eastAsia="Times New Roman" w:hAnsi="Times New Roman" w:cs="Times New Roman"/>
          <w:color w:val="313131"/>
          <w:sz w:val="24"/>
          <w:szCs w:val="24"/>
        </w:rPr>
        <w:t xml:space="preserve">, </w:t>
      </w:r>
      <w:r w:rsidR="00C61779">
        <w:rPr>
          <w:rFonts w:ascii="Times New Roman" w:eastAsia="Times New Roman" w:hAnsi="Times New Roman" w:cs="Times New Roman"/>
          <w:color w:val="313131"/>
          <w:sz w:val="24"/>
          <w:szCs w:val="24"/>
        </w:rPr>
        <w:t xml:space="preserve">religion, ethnicity, </w:t>
      </w:r>
      <w:r w:rsidRPr="00F411AC">
        <w:rPr>
          <w:rFonts w:ascii="Times New Roman" w:eastAsia="Times New Roman" w:hAnsi="Times New Roman" w:cs="Times New Roman"/>
          <w:color w:val="313131"/>
          <w:sz w:val="24"/>
          <w:szCs w:val="24"/>
        </w:rPr>
        <w:t>toilet facilities shared, toilet facility type, salt iodization variables were significantly associated with diarrhea at 5% level of significanc</w:t>
      </w:r>
      <w:r w:rsidR="00C61779">
        <w:rPr>
          <w:rFonts w:ascii="Times New Roman" w:eastAsia="Times New Roman" w:hAnsi="Times New Roman" w:cs="Times New Roman"/>
          <w:color w:val="313131"/>
          <w:sz w:val="24"/>
          <w:szCs w:val="24"/>
        </w:rPr>
        <w:t>e</w:t>
      </w:r>
      <w:r w:rsidRPr="00F411AC">
        <w:rPr>
          <w:rFonts w:ascii="Times New Roman" w:eastAsia="Times New Roman" w:hAnsi="Times New Roman" w:cs="Times New Roman"/>
          <w:color w:val="313131"/>
          <w:sz w:val="24"/>
          <w:szCs w:val="24"/>
        </w:rPr>
        <w:t>.</w:t>
      </w:r>
    </w:p>
    <w:p w14:paraId="2837A46D" w14:textId="60B58CBB" w:rsidR="005F362F" w:rsidRPr="0088002A" w:rsidDel="00A72693" w:rsidRDefault="00F1124F">
      <w:pPr>
        <w:shd w:val="clear" w:color="auto" w:fill="FFFFFF"/>
        <w:spacing w:line="240" w:lineRule="auto"/>
        <w:ind w:firstLine="720"/>
        <w:rPr>
          <w:del w:id="479" w:author="Mohammad Nayeem Hasan" w:date="2023-01-21T01:33:00Z"/>
          <w:rFonts w:ascii="Times New Roman" w:eastAsia="Times New Roman" w:hAnsi="Times New Roman" w:cs="Times New Roman"/>
          <w:color w:val="313131"/>
          <w:sz w:val="24"/>
          <w:szCs w:val="24"/>
        </w:rPr>
        <w:pPrChange w:id="480" w:author="Mohammad Nayeem Hasan" w:date="2023-01-21T14:56:00Z">
          <w:pPr>
            <w:shd w:val="clear" w:color="auto" w:fill="FFFFFF"/>
            <w:spacing w:line="235" w:lineRule="atLeast"/>
            <w:ind w:firstLine="720"/>
            <w:jc w:val="both"/>
          </w:pPr>
        </w:pPrChange>
      </w:pPr>
      <w:commentRangeStart w:id="481"/>
      <w:commentRangeStart w:id="482"/>
      <w:del w:id="483" w:author="Mohammad Nayeem Hasan" w:date="2023-01-21T01:33:00Z">
        <w:r w:rsidDel="00A72693">
          <w:rPr>
            <w:rFonts w:ascii="Times New Roman" w:eastAsia="Times New Roman" w:hAnsi="Times New Roman" w:cs="Times New Roman"/>
            <w:color w:val="313131"/>
            <w:sz w:val="24"/>
            <w:szCs w:val="24"/>
          </w:rPr>
          <w:delText>According to univariate model, w</w:delText>
        </w:r>
        <w:r w:rsidR="0056434C" w:rsidRPr="00F411AC" w:rsidDel="00A72693">
          <w:rPr>
            <w:rFonts w:ascii="Times New Roman" w:eastAsia="Times New Roman" w:hAnsi="Times New Roman" w:cs="Times New Roman"/>
            <w:color w:val="313131"/>
            <w:sz w:val="24"/>
            <w:szCs w:val="24"/>
          </w:rPr>
          <w:delText xml:space="preserve">e found that, the children of 0-11 months had </w:delText>
        </w:r>
        <w:r w:rsidR="00933DD3" w:rsidDel="00A72693">
          <w:rPr>
            <w:rFonts w:ascii="Times New Roman" w:eastAsia="Times New Roman" w:hAnsi="Times New Roman" w:cs="Times New Roman"/>
            <w:color w:val="313131"/>
            <w:sz w:val="24"/>
            <w:szCs w:val="24"/>
          </w:rPr>
          <w:delText>1.80</w:delText>
        </w:r>
        <w:r w:rsidR="0056434C" w:rsidRPr="00F411AC" w:rsidDel="00A72693">
          <w:rPr>
            <w:rFonts w:ascii="Times New Roman" w:eastAsia="Times New Roman" w:hAnsi="Times New Roman" w:cs="Times New Roman"/>
            <w:color w:val="313131"/>
            <w:sz w:val="24"/>
            <w:szCs w:val="24"/>
          </w:rPr>
          <w:delText xml:space="preserve"> </w:delText>
        </w:r>
        <w:r w:rsidR="00933DD3" w:rsidDel="00A72693">
          <w:rPr>
            <w:rFonts w:ascii="Times New Roman" w:eastAsia="Times New Roman" w:hAnsi="Times New Roman" w:cs="Times New Roman"/>
            <w:color w:val="313131"/>
            <w:sz w:val="24"/>
            <w:szCs w:val="24"/>
          </w:rPr>
          <w:delText>(odds ratio (</w:delText>
        </w:r>
        <w:r w:rsidR="0056434C" w:rsidRPr="00F411AC" w:rsidDel="00A72693">
          <w:rPr>
            <w:rFonts w:ascii="Times New Roman" w:eastAsia="Times New Roman" w:hAnsi="Times New Roman" w:cs="Times New Roman"/>
            <w:color w:val="313131"/>
            <w:sz w:val="24"/>
            <w:szCs w:val="24"/>
          </w:rPr>
          <w:delText>OR</w:delText>
        </w:r>
        <w:r w:rsidR="00933DD3" w:rsidDel="00A72693">
          <w:rPr>
            <w:rFonts w:ascii="Times New Roman" w:eastAsia="Times New Roman" w:hAnsi="Times New Roman" w:cs="Times New Roman"/>
            <w:color w:val="313131"/>
            <w:sz w:val="24"/>
            <w:szCs w:val="24"/>
          </w:rPr>
          <w:delText>)</w:delText>
        </w:r>
        <w:r w:rsidR="0056434C" w:rsidRPr="00F411AC" w:rsidDel="00A72693">
          <w:rPr>
            <w:rFonts w:ascii="Times New Roman" w:eastAsia="Times New Roman" w:hAnsi="Times New Roman" w:cs="Times New Roman"/>
            <w:color w:val="313131"/>
            <w:sz w:val="24"/>
            <w:szCs w:val="24"/>
          </w:rPr>
          <w:delText>:</w:delText>
        </w:r>
        <w:r w:rsidR="00933DD3" w:rsidDel="00A72693">
          <w:rPr>
            <w:rFonts w:ascii="Times New Roman" w:eastAsia="Times New Roman" w:hAnsi="Times New Roman" w:cs="Times New Roman"/>
            <w:color w:val="313131"/>
            <w:sz w:val="24"/>
            <w:szCs w:val="24"/>
          </w:rPr>
          <w:delText xml:space="preserve"> </w:delText>
        </w:r>
        <w:r w:rsidR="0056434C" w:rsidRPr="00F411AC" w:rsidDel="00A72693">
          <w:rPr>
            <w:rFonts w:ascii="Times New Roman" w:eastAsia="Times New Roman" w:hAnsi="Times New Roman" w:cs="Times New Roman"/>
            <w:color w:val="313131"/>
            <w:sz w:val="24"/>
            <w:szCs w:val="24"/>
          </w:rPr>
          <w:delText>1.80,</w:delText>
        </w:r>
        <w:r w:rsidR="00933DD3" w:rsidDel="00A72693">
          <w:rPr>
            <w:rFonts w:ascii="Times New Roman" w:eastAsia="Times New Roman" w:hAnsi="Times New Roman" w:cs="Times New Roman"/>
            <w:color w:val="313131"/>
            <w:sz w:val="24"/>
            <w:szCs w:val="24"/>
          </w:rPr>
          <w:delText xml:space="preserve"> </w:delText>
        </w:r>
        <w:r w:rsidR="0056434C" w:rsidRPr="00F411AC" w:rsidDel="00A72693">
          <w:rPr>
            <w:rFonts w:ascii="Times New Roman" w:eastAsia="Times New Roman" w:hAnsi="Times New Roman" w:cs="Times New Roman"/>
            <w:color w:val="313131"/>
            <w:sz w:val="24"/>
            <w:szCs w:val="24"/>
          </w:rPr>
          <w:delText>95% CI: 1.51-2.15)</w:delText>
        </w:r>
        <w:r w:rsidR="00933DD3" w:rsidDel="00A72693">
          <w:rPr>
            <w:rFonts w:ascii="Times New Roman" w:eastAsia="Times New Roman" w:hAnsi="Times New Roman" w:cs="Times New Roman"/>
            <w:color w:val="313131"/>
            <w:sz w:val="24"/>
            <w:szCs w:val="24"/>
          </w:rPr>
          <w:delText>,</w:delText>
        </w:r>
        <w:r w:rsidR="00933DD3" w:rsidRPr="00933DD3" w:rsidDel="00A72693">
          <w:rPr>
            <w:rFonts w:ascii="Times New Roman" w:eastAsia="Times New Roman" w:hAnsi="Times New Roman" w:cs="Times New Roman"/>
            <w:color w:val="313131"/>
            <w:sz w:val="24"/>
            <w:szCs w:val="24"/>
          </w:rPr>
          <w:delText xml:space="preserve"> </w:delText>
        </w:r>
        <w:r w:rsidR="00933DD3" w:rsidDel="00A72693">
          <w:rPr>
            <w:rFonts w:ascii="Times New Roman" w:eastAsia="Times New Roman" w:hAnsi="Times New Roman" w:cs="Times New Roman"/>
            <w:color w:val="313131"/>
            <w:sz w:val="24"/>
            <w:szCs w:val="24"/>
          </w:rPr>
          <w:delText>3.96 (</w:delText>
        </w:r>
        <w:r w:rsidR="00933DD3" w:rsidRPr="00F411AC" w:rsidDel="00A72693">
          <w:rPr>
            <w:rFonts w:ascii="Times New Roman" w:eastAsia="Times New Roman" w:hAnsi="Times New Roman" w:cs="Times New Roman"/>
            <w:color w:val="313131"/>
            <w:sz w:val="24"/>
            <w:szCs w:val="24"/>
          </w:rPr>
          <w:delText>OR:</w:delText>
        </w:r>
        <w:r w:rsidR="00933DD3" w:rsidDel="00A72693">
          <w:rPr>
            <w:rFonts w:ascii="Times New Roman" w:eastAsia="Times New Roman" w:hAnsi="Times New Roman" w:cs="Times New Roman"/>
            <w:color w:val="313131"/>
            <w:sz w:val="24"/>
            <w:szCs w:val="24"/>
          </w:rPr>
          <w:delText xml:space="preserve"> 3.96</w:delText>
        </w:r>
        <w:r w:rsidR="00933DD3" w:rsidRPr="00F411AC" w:rsidDel="00A72693">
          <w:rPr>
            <w:rFonts w:ascii="Times New Roman" w:eastAsia="Times New Roman" w:hAnsi="Times New Roman" w:cs="Times New Roman"/>
            <w:color w:val="313131"/>
            <w:sz w:val="24"/>
            <w:szCs w:val="24"/>
          </w:rPr>
          <w:delText>,</w:delText>
        </w:r>
        <w:r w:rsidR="00933DD3" w:rsidDel="00A72693">
          <w:rPr>
            <w:rFonts w:ascii="Times New Roman" w:eastAsia="Times New Roman" w:hAnsi="Times New Roman" w:cs="Times New Roman"/>
            <w:color w:val="313131"/>
            <w:sz w:val="24"/>
            <w:szCs w:val="24"/>
          </w:rPr>
          <w:delText xml:space="preserve"> </w:delText>
        </w:r>
        <w:r w:rsidR="00933DD3" w:rsidRPr="00F411AC" w:rsidDel="00A72693">
          <w:rPr>
            <w:rFonts w:ascii="Times New Roman" w:eastAsia="Times New Roman" w:hAnsi="Times New Roman" w:cs="Times New Roman"/>
            <w:color w:val="313131"/>
            <w:sz w:val="24"/>
            <w:szCs w:val="24"/>
          </w:rPr>
          <w:delText xml:space="preserve">95% CI: </w:delText>
        </w:r>
        <w:r w:rsidR="00933DD3" w:rsidDel="00A72693">
          <w:rPr>
            <w:rFonts w:ascii="Times New Roman" w:eastAsia="Times New Roman" w:hAnsi="Times New Roman" w:cs="Times New Roman"/>
            <w:color w:val="313131"/>
            <w:sz w:val="24"/>
            <w:szCs w:val="24"/>
          </w:rPr>
          <w:delText>2.71</w:delText>
        </w:r>
        <w:r w:rsidR="00933DD3" w:rsidRPr="00F411AC" w:rsidDel="00A72693">
          <w:rPr>
            <w:rFonts w:ascii="Times New Roman" w:eastAsia="Times New Roman" w:hAnsi="Times New Roman" w:cs="Times New Roman"/>
            <w:color w:val="313131"/>
            <w:sz w:val="24"/>
            <w:szCs w:val="24"/>
          </w:rPr>
          <w:delText>-</w:delText>
        </w:r>
        <w:r w:rsidR="00933DD3" w:rsidDel="00A72693">
          <w:rPr>
            <w:rFonts w:ascii="Times New Roman" w:eastAsia="Times New Roman" w:hAnsi="Times New Roman" w:cs="Times New Roman"/>
            <w:color w:val="313131"/>
            <w:sz w:val="24"/>
            <w:szCs w:val="24"/>
          </w:rPr>
          <w:delText>5.77</w:delText>
        </w:r>
        <w:r w:rsidR="00933DD3" w:rsidRPr="00F411AC" w:rsidDel="00A72693">
          <w:rPr>
            <w:rFonts w:ascii="Times New Roman" w:eastAsia="Times New Roman" w:hAnsi="Times New Roman" w:cs="Times New Roman"/>
            <w:color w:val="313131"/>
            <w:sz w:val="24"/>
            <w:szCs w:val="24"/>
          </w:rPr>
          <w:delText>)</w:delText>
        </w:r>
        <w:r w:rsidR="00933DD3" w:rsidDel="00A72693">
          <w:rPr>
            <w:rFonts w:ascii="Times New Roman" w:eastAsia="Times New Roman" w:hAnsi="Times New Roman" w:cs="Times New Roman"/>
            <w:color w:val="313131"/>
            <w:sz w:val="24"/>
            <w:szCs w:val="24"/>
          </w:rPr>
          <w:delText>, and 2.92 (</w:delText>
        </w:r>
        <w:r w:rsidR="00933DD3" w:rsidRPr="00F411AC" w:rsidDel="00A72693">
          <w:rPr>
            <w:rFonts w:ascii="Times New Roman" w:eastAsia="Times New Roman" w:hAnsi="Times New Roman" w:cs="Times New Roman"/>
            <w:color w:val="313131"/>
            <w:sz w:val="24"/>
            <w:szCs w:val="24"/>
          </w:rPr>
          <w:delText>OR:</w:delText>
        </w:r>
        <w:r w:rsidR="00933DD3" w:rsidDel="00A72693">
          <w:rPr>
            <w:rFonts w:ascii="Times New Roman" w:eastAsia="Times New Roman" w:hAnsi="Times New Roman" w:cs="Times New Roman"/>
            <w:color w:val="313131"/>
            <w:sz w:val="24"/>
            <w:szCs w:val="24"/>
          </w:rPr>
          <w:delText xml:space="preserve"> 2.92</w:delText>
        </w:r>
        <w:r w:rsidR="00933DD3" w:rsidRPr="00F411AC" w:rsidDel="00A72693">
          <w:rPr>
            <w:rFonts w:ascii="Times New Roman" w:eastAsia="Times New Roman" w:hAnsi="Times New Roman" w:cs="Times New Roman"/>
            <w:color w:val="313131"/>
            <w:sz w:val="24"/>
            <w:szCs w:val="24"/>
          </w:rPr>
          <w:delText>,</w:delText>
        </w:r>
        <w:r w:rsidR="00933DD3" w:rsidDel="00A72693">
          <w:rPr>
            <w:rFonts w:ascii="Times New Roman" w:eastAsia="Times New Roman" w:hAnsi="Times New Roman" w:cs="Times New Roman"/>
            <w:color w:val="313131"/>
            <w:sz w:val="24"/>
            <w:szCs w:val="24"/>
          </w:rPr>
          <w:delText xml:space="preserve"> </w:delText>
        </w:r>
        <w:r w:rsidR="00933DD3" w:rsidRPr="00F411AC" w:rsidDel="00A72693">
          <w:rPr>
            <w:rFonts w:ascii="Times New Roman" w:eastAsia="Times New Roman" w:hAnsi="Times New Roman" w:cs="Times New Roman"/>
            <w:color w:val="313131"/>
            <w:sz w:val="24"/>
            <w:szCs w:val="24"/>
          </w:rPr>
          <w:delText>95% CI: 1.51-2.15)</w:delText>
        </w:r>
        <w:r w:rsidR="0056434C" w:rsidRPr="00F411AC" w:rsidDel="00A72693">
          <w:rPr>
            <w:rFonts w:ascii="Times New Roman" w:eastAsia="Times New Roman" w:hAnsi="Times New Roman" w:cs="Times New Roman"/>
            <w:color w:val="313131"/>
            <w:sz w:val="24"/>
            <w:szCs w:val="24"/>
          </w:rPr>
          <w:delText xml:space="preserve"> </w:delText>
        </w:r>
        <w:r w:rsidR="00933DD3" w:rsidDel="00A72693">
          <w:rPr>
            <w:rFonts w:ascii="Times New Roman" w:eastAsia="Times New Roman" w:hAnsi="Times New Roman" w:cs="Times New Roman"/>
            <w:color w:val="313131"/>
            <w:sz w:val="24"/>
            <w:szCs w:val="24"/>
          </w:rPr>
          <w:delText xml:space="preserve">times </w:delText>
        </w:r>
        <w:r w:rsidR="0056434C" w:rsidRPr="00F411AC" w:rsidDel="00A72693">
          <w:rPr>
            <w:rFonts w:ascii="Times New Roman" w:eastAsia="Times New Roman" w:hAnsi="Times New Roman" w:cs="Times New Roman"/>
            <w:color w:val="313131"/>
            <w:sz w:val="24"/>
            <w:szCs w:val="24"/>
          </w:rPr>
          <w:delText>higher odds of having diarrhea compared with children aged 48-59 months</w:delText>
        </w:r>
        <w:r w:rsidR="00933DD3" w:rsidDel="00A72693">
          <w:rPr>
            <w:rFonts w:ascii="Times New Roman" w:eastAsia="Times New Roman" w:hAnsi="Times New Roman" w:cs="Times New Roman"/>
            <w:color w:val="313131"/>
            <w:sz w:val="24"/>
            <w:szCs w:val="24"/>
          </w:rPr>
          <w:delText>, respectively. T</w:delText>
        </w:r>
        <w:r w:rsidR="0056434C" w:rsidRPr="00F411AC" w:rsidDel="00A72693">
          <w:rPr>
            <w:rFonts w:ascii="Times New Roman" w:eastAsia="Times New Roman" w:hAnsi="Times New Roman" w:cs="Times New Roman"/>
            <w:color w:val="313131"/>
            <w:sz w:val="24"/>
            <w:szCs w:val="24"/>
          </w:rPr>
          <w:delText xml:space="preserve">he odds of having diarrhea for the children of </w:delText>
        </w:r>
        <w:r w:rsidR="00933DD3" w:rsidDel="00A72693">
          <w:rPr>
            <w:rFonts w:ascii="Times New Roman" w:eastAsia="Times New Roman" w:hAnsi="Times New Roman" w:cs="Times New Roman"/>
            <w:color w:val="313131"/>
            <w:sz w:val="24"/>
            <w:szCs w:val="24"/>
          </w:rPr>
          <w:delText>all age group</w:delText>
        </w:r>
        <w:r w:rsidR="0056434C" w:rsidRPr="00F411AC" w:rsidDel="00A72693">
          <w:rPr>
            <w:rFonts w:ascii="Times New Roman" w:eastAsia="Times New Roman" w:hAnsi="Times New Roman" w:cs="Times New Roman"/>
            <w:color w:val="313131"/>
            <w:sz w:val="24"/>
            <w:szCs w:val="24"/>
          </w:rPr>
          <w:delText xml:space="preserve"> was </w:delText>
        </w:r>
        <w:r w:rsidR="00933DD3" w:rsidDel="00A72693">
          <w:rPr>
            <w:rFonts w:ascii="Times New Roman" w:eastAsia="Times New Roman" w:hAnsi="Times New Roman" w:cs="Times New Roman"/>
            <w:color w:val="313131"/>
            <w:sz w:val="24"/>
            <w:szCs w:val="24"/>
          </w:rPr>
          <w:delText xml:space="preserve">higher </w:delText>
        </w:r>
        <w:r w:rsidR="0056434C" w:rsidRPr="00F411AC" w:rsidDel="00A72693">
          <w:rPr>
            <w:rFonts w:ascii="Times New Roman" w:eastAsia="Times New Roman" w:hAnsi="Times New Roman" w:cs="Times New Roman"/>
            <w:color w:val="313131"/>
            <w:sz w:val="24"/>
            <w:szCs w:val="24"/>
          </w:rPr>
          <w:delText xml:space="preserve">than </w:delText>
        </w:r>
        <w:r w:rsidR="00933DD3" w:rsidDel="00A72693">
          <w:rPr>
            <w:rFonts w:ascii="Times New Roman" w:eastAsia="Times New Roman" w:hAnsi="Times New Roman" w:cs="Times New Roman"/>
            <w:color w:val="313131"/>
            <w:sz w:val="24"/>
            <w:szCs w:val="24"/>
          </w:rPr>
          <w:delText xml:space="preserve">the </w:delText>
        </w:r>
        <w:r w:rsidR="0056434C" w:rsidRPr="00F411AC" w:rsidDel="00A72693">
          <w:rPr>
            <w:rFonts w:ascii="Times New Roman" w:eastAsia="Times New Roman" w:hAnsi="Times New Roman" w:cs="Times New Roman"/>
            <w:color w:val="313131"/>
            <w:sz w:val="24"/>
            <w:szCs w:val="24"/>
          </w:rPr>
          <w:delText xml:space="preserve">children </w:delText>
        </w:r>
        <w:r w:rsidR="00061E5C" w:rsidDel="00A72693">
          <w:rPr>
            <w:rFonts w:ascii="Times New Roman" w:eastAsia="Times New Roman" w:hAnsi="Times New Roman" w:cs="Times New Roman"/>
            <w:color w:val="313131"/>
            <w:sz w:val="24"/>
            <w:szCs w:val="24"/>
          </w:rPr>
          <w:delText xml:space="preserve">of </w:delText>
        </w:r>
        <w:r w:rsidR="0056434C" w:rsidRPr="00F411AC" w:rsidDel="00A72693">
          <w:rPr>
            <w:rFonts w:ascii="Times New Roman" w:eastAsia="Times New Roman" w:hAnsi="Times New Roman" w:cs="Times New Roman"/>
            <w:color w:val="313131"/>
            <w:sz w:val="24"/>
            <w:szCs w:val="24"/>
          </w:rPr>
          <w:delText xml:space="preserve">48-59 months </w:delText>
        </w:r>
        <w:r w:rsidR="00061E5C" w:rsidDel="00A72693">
          <w:rPr>
            <w:rFonts w:ascii="Times New Roman" w:eastAsia="Times New Roman" w:hAnsi="Times New Roman" w:cs="Times New Roman"/>
            <w:color w:val="313131"/>
            <w:sz w:val="24"/>
            <w:szCs w:val="24"/>
          </w:rPr>
          <w:delText xml:space="preserve">respectively in all survey years. </w:delText>
        </w:r>
        <w:r w:rsidR="0056434C" w:rsidRPr="00F411AC" w:rsidDel="00A72693">
          <w:rPr>
            <w:rFonts w:ascii="Times New Roman" w:eastAsia="Times New Roman" w:hAnsi="Times New Roman" w:cs="Times New Roman"/>
            <w:color w:val="313131"/>
            <w:sz w:val="24"/>
            <w:szCs w:val="24"/>
          </w:rPr>
          <w:delText xml:space="preserve">Underweight children had a </w:delText>
        </w:r>
        <w:r w:rsidDel="00A72693">
          <w:rPr>
            <w:rFonts w:ascii="Times New Roman" w:eastAsia="Times New Roman" w:hAnsi="Times New Roman" w:cs="Times New Roman"/>
            <w:color w:val="313131"/>
            <w:sz w:val="24"/>
            <w:szCs w:val="24"/>
          </w:rPr>
          <w:delText>2%</w:delText>
        </w:r>
        <w:r w:rsidRPr="00F411AC" w:rsidDel="00A72693">
          <w:rPr>
            <w:rFonts w:ascii="Times New Roman" w:eastAsia="Times New Roman" w:hAnsi="Times New Roman" w:cs="Times New Roman"/>
            <w:color w:val="313131"/>
            <w:sz w:val="24"/>
            <w:szCs w:val="24"/>
          </w:rPr>
          <w:delText xml:space="preserve"> (OR: 1.</w:delText>
        </w:r>
        <w:r w:rsidDel="00A72693">
          <w:rPr>
            <w:rFonts w:ascii="Times New Roman" w:eastAsia="Times New Roman" w:hAnsi="Times New Roman" w:cs="Times New Roman"/>
            <w:color w:val="313131"/>
            <w:sz w:val="24"/>
            <w:szCs w:val="24"/>
          </w:rPr>
          <w:delText>02</w:delText>
        </w:r>
        <w:r w:rsidRPr="00F411AC" w:rsidDel="00A72693">
          <w:rPr>
            <w:rFonts w:ascii="Times New Roman" w:eastAsia="Times New Roman" w:hAnsi="Times New Roman" w:cs="Times New Roman"/>
            <w:color w:val="313131"/>
            <w:sz w:val="24"/>
            <w:szCs w:val="24"/>
          </w:rPr>
          <w:delText>, 95% CI:</w:delText>
        </w:r>
        <w:r w:rsidDel="00A72693">
          <w:rPr>
            <w:rFonts w:ascii="Times New Roman" w:eastAsia="Times New Roman" w:hAnsi="Times New Roman" w:cs="Times New Roman"/>
            <w:color w:val="313131"/>
            <w:sz w:val="24"/>
            <w:szCs w:val="24"/>
          </w:rPr>
          <w:delText xml:space="preserve"> 0.84</w:delText>
        </w:r>
        <w:r w:rsidRPr="00F411AC" w:rsidDel="00A72693">
          <w:rPr>
            <w:rFonts w:ascii="Times New Roman" w:eastAsia="Times New Roman" w:hAnsi="Times New Roman" w:cs="Times New Roman"/>
            <w:color w:val="313131"/>
            <w:sz w:val="24"/>
            <w:szCs w:val="24"/>
          </w:rPr>
          <w:delText>-1</w:delText>
        </w:r>
        <w:r w:rsidDel="00A72693">
          <w:rPr>
            <w:rFonts w:ascii="Times New Roman" w:eastAsia="Times New Roman" w:hAnsi="Times New Roman" w:cs="Times New Roman"/>
            <w:color w:val="313131"/>
            <w:sz w:val="24"/>
            <w:szCs w:val="24"/>
          </w:rPr>
          <w:delText>.23</w:delText>
        </w:r>
        <w:r w:rsidRPr="00F411AC" w:rsidDel="00A72693">
          <w:rPr>
            <w:rFonts w:ascii="Times New Roman" w:eastAsia="Times New Roman" w:hAnsi="Times New Roman" w:cs="Times New Roman"/>
            <w:color w:val="313131"/>
            <w:sz w:val="24"/>
            <w:szCs w:val="24"/>
          </w:rPr>
          <w:delText>)</w:delText>
        </w:r>
        <w:r w:rsidDel="00A72693">
          <w:rPr>
            <w:rFonts w:ascii="Times New Roman" w:eastAsia="Times New Roman" w:hAnsi="Times New Roman" w:cs="Times New Roman"/>
            <w:color w:val="313131"/>
            <w:sz w:val="24"/>
            <w:szCs w:val="24"/>
          </w:rPr>
          <w:delText xml:space="preserve"> and</w:delText>
        </w:r>
        <w:r w:rsidRPr="00F411AC" w:rsidDel="00A72693">
          <w:rPr>
            <w:rFonts w:ascii="Times New Roman" w:eastAsia="Times New Roman" w:hAnsi="Times New Roman" w:cs="Times New Roman"/>
            <w:color w:val="313131"/>
            <w:sz w:val="24"/>
            <w:szCs w:val="24"/>
          </w:rPr>
          <w:delText xml:space="preserve"> </w:delText>
        </w:r>
        <w:r w:rsidR="0056434C" w:rsidRPr="00F411AC" w:rsidDel="00A72693">
          <w:rPr>
            <w:rFonts w:ascii="Times New Roman" w:eastAsia="Times New Roman" w:hAnsi="Times New Roman" w:cs="Times New Roman"/>
            <w:color w:val="313131"/>
            <w:sz w:val="24"/>
            <w:szCs w:val="24"/>
          </w:rPr>
          <w:delText>35% (OR: 1.35, 95% CI:1.19-1</w:delText>
        </w:r>
        <w:r w:rsidR="0056434C" w:rsidDel="00A72693">
          <w:rPr>
            <w:rFonts w:ascii="Times New Roman" w:eastAsia="Times New Roman" w:hAnsi="Times New Roman" w:cs="Times New Roman"/>
            <w:color w:val="313131"/>
            <w:sz w:val="24"/>
            <w:szCs w:val="24"/>
          </w:rPr>
          <w:delText>.</w:delText>
        </w:r>
        <w:r w:rsidR="0056434C" w:rsidRPr="00F411AC" w:rsidDel="00A72693">
          <w:rPr>
            <w:rFonts w:ascii="Times New Roman" w:eastAsia="Times New Roman" w:hAnsi="Times New Roman" w:cs="Times New Roman"/>
            <w:color w:val="313131"/>
            <w:sz w:val="24"/>
            <w:szCs w:val="24"/>
          </w:rPr>
          <w:delText>54) higher chance of having diarrhea compared with those who were not underweight</w:delText>
        </w:r>
        <w:r w:rsidDel="00A72693">
          <w:rPr>
            <w:rFonts w:ascii="Times New Roman" w:eastAsia="Times New Roman" w:hAnsi="Times New Roman" w:cs="Times New Roman"/>
            <w:color w:val="313131"/>
            <w:sz w:val="24"/>
            <w:szCs w:val="24"/>
          </w:rPr>
          <w:delText xml:space="preserve"> respectively in 2012 and 2019 MICS data</w:delText>
        </w:r>
        <w:r w:rsidR="0056434C" w:rsidRPr="00F411AC" w:rsidDel="00A72693">
          <w:rPr>
            <w:rFonts w:ascii="Times New Roman" w:eastAsia="Times New Roman" w:hAnsi="Times New Roman" w:cs="Times New Roman"/>
            <w:color w:val="313131"/>
            <w:sz w:val="24"/>
            <w:szCs w:val="24"/>
          </w:rPr>
          <w:delText>. Compared with the children under age 5 from the Sylhet division</w:delText>
        </w:r>
        <w:r w:rsidR="005F362F" w:rsidDel="00A72693">
          <w:rPr>
            <w:rFonts w:ascii="Times New Roman" w:eastAsia="Times New Roman" w:hAnsi="Times New Roman" w:cs="Times New Roman"/>
            <w:color w:val="313131"/>
            <w:sz w:val="24"/>
            <w:szCs w:val="24"/>
          </w:rPr>
          <w:delText xml:space="preserve"> in 2006</w:delText>
        </w:r>
        <w:r w:rsidR="0056434C" w:rsidRPr="00F411AC" w:rsidDel="00A72693">
          <w:rPr>
            <w:rFonts w:ascii="Times New Roman" w:eastAsia="Times New Roman" w:hAnsi="Times New Roman" w:cs="Times New Roman"/>
            <w:color w:val="313131"/>
            <w:sz w:val="24"/>
            <w:szCs w:val="24"/>
          </w:rPr>
          <w:delText>,</w:delText>
        </w:r>
        <w:r w:rsidR="005F362F" w:rsidDel="00A72693">
          <w:rPr>
            <w:rFonts w:ascii="Times New Roman" w:eastAsia="Times New Roman" w:hAnsi="Times New Roman" w:cs="Times New Roman"/>
            <w:color w:val="313131"/>
            <w:sz w:val="24"/>
            <w:szCs w:val="24"/>
          </w:rPr>
          <w:delText xml:space="preserve"> 2012, and 2019 survey,</w:delText>
        </w:r>
        <w:r w:rsidR="0056434C" w:rsidRPr="00F411AC" w:rsidDel="00A72693">
          <w:rPr>
            <w:rFonts w:ascii="Times New Roman" w:eastAsia="Times New Roman" w:hAnsi="Times New Roman" w:cs="Times New Roman"/>
            <w:color w:val="313131"/>
            <w:sz w:val="24"/>
            <w:szCs w:val="24"/>
          </w:rPr>
          <w:delText xml:space="preserve"> children of Barisal division had </w:delText>
        </w:r>
        <w:r w:rsidR="005F362F" w:rsidDel="00A72693">
          <w:rPr>
            <w:rFonts w:ascii="Times New Roman" w:eastAsia="Times New Roman" w:hAnsi="Times New Roman" w:cs="Times New Roman"/>
            <w:color w:val="313131"/>
            <w:sz w:val="24"/>
            <w:szCs w:val="24"/>
          </w:rPr>
          <w:delText>1.21</w:delText>
        </w:r>
        <w:r w:rsidR="0056434C" w:rsidRPr="00F411AC" w:rsidDel="00A72693">
          <w:rPr>
            <w:rFonts w:ascii="Times New Roman" w:eastAsia="Times New Roman" w:hAnsi="Times New Roman" w:cs="Times New Roman"/>
            <w:color w:val="313131"/>
            <w:sz w:val="24"/>
            <w:szCs w:val="24"/>
          </w:rPr>
          <w:delText xml:space="preserve"> (OR: 1.</w:delText>
        </w:r>
        <w:r w:rsidR="005F362F" w:rsidDel="00A72693">
          <w:rPr>
            <w:rFonts w:ascii="Times New Roman" w:eastAsia="Times New Roman" w:hAnsi="Times New Roman" w:cs="Times New Roman"/>
            <w:color w:val="313131"/>
            <w:sz w:val="24"/>
            <w:szCs w:val="24"/>
          </w:rPr>
          <w:delText>21</w:delText>
        </w:r>
        <w:r w:rsidR="0056434C" w:rsidRPr="00F411AC" w:rsidDel="00A72693">
          <w:rPr>
            <w:rFonts w:ascii="Times New Roman" w:eastAsia="Times New Roman" w:hAnsi="Times New Roman" w:cs="Times New Roman"/>
            <w:color w:val="313131"/>
            <w:sz w:val="24"/>
            <w:szCs w:val="24"/>
          </w:rPr>
          <w:delText xml:space="preserve">, 95% CI: </w:delText>
        </w:r>
        <w:r w:rsidR="005F362F" w:rsidDel="00A72693">
          <w:rPr>
            <w:rFonts w:ascii="Times New Roman" w:eastAsia="Times New Roman" w:hAnsi="Times New Roman" w:cs="Times New Roman"/>
            <w:color w:val="313131"/>
            <w:sz w:val="24"/>
            <w:szCs w:val="24"/>
          </w:rPr>
          <w:delText>0</w:delText>
        </w:r>
        <w:r w:rsidR="0056434C" w:rsidRPr="00F411AC" w:rsidDel="00A72693">
          <w:rPr>
            <w:rFonts w:ascii="Times New Roman" w:eastAsia="Times New Roman" w:hAnsi="Times New Roman" w:cs="Times New Roman"/>
            <w:color w:val="313131"/>
            <w:sz w:val="24"/>
            <w:szCs w:val="24"/>
          </w:rPr>
          <w:delText>.</w:delText>
        </w:r>
        <w:r w:rsidR="005F362F" w:rsidDel="00A72693">
          <w:rPr>
            <w:rFonts w:ascii="Times New Roman" w:eastAsia="Times New Roman" w:hAnsi="Times New Roman" w:cs="Times New Roman"/>
            <w:color w:val="313131"/>
            <w:sz w:val="24"/>
            <w:szCs w:val="24"/>
          </w:rPr>
          <w:delText>95</w:delText>
        </w:r>
        <w:r w:rsidR="0056434C" w:rsidRPr="00F411AC" w:rsidDel="00A72693">
          <w:rPr>
            <w:rFonts w:ascii="Times New Roman" w:eastAsia="Times New Roman" w:hAnsi="Times New Roman" w:cs="Times New Roman"/>
            <w:color w:val="313131"/>
            <w:sz w:val="24"/>
            <w:szCs w:val="24"/>
          </w:rPr>
          <w:delText>-</w:delText>
        </w:r>
        <w:r w:rsidR="005F362F" w:rsidDel="00A72693">
          <w:rPr>
            <w:rFonts w:ascii="Times New Roman" w:eastAsia="Times New Roman" w:hAnsi="Times New Roman" w:cs="Times New Roman"/>
            <w:color w:val="313131"/>
            <w:sz w:val="24"/>
            <w:szCs w:val="24"/>
          </w:rPr>
          <w:delText>1.55</w:delText>
        </w:r>
        <w:r w:rsidR="0056434C" w:rsidRPr="00F411AC" w:rsidDel="00A72693">
          <w:rPr>
            <w:rFonts w:ascii="Times New Roman" w:eastAsia="Times New Roman" w:hAnsi="Times New Roman" w:cs="Times New Roman"/>
            <w:color w:val="313131"/>
            <w:sz w:val="24"/>
            <w:szCs w:val="24"/>
          </w:rPr>
          <w:delText>)</w:delText>
        </w:r>
        <w:r w:rsidR="005F362F" w:rsidDel="00A72693">
          <w:rPr>
            <w:rFonts w:ascii="Times New Roman" w:eastAsia="Times New Roman" w:hAnsi="Times New Roman" w:cs="Times New Roman"/>
            <w:color w:val="313131"/>
            <w:sz w:val="24"/>
            <w:szCs w:val="24"/>
          </w:rPr>
          <w:delText>, 1.70</w:delText>
        </w:r>
        <w:r w:rsidR="005F362F" w:rsidRPr="00F411AC" w:rsidDel="00A72693">
          <w:rPr>
            <w:rFonts w:ascii="Times New Roman" w:eastAsia="Times New Roman" w:hAnsi="Times New Roman" w:cs="Times New Roman"/>
            <w:color w:val="313131"/>
            <w:sz w:val="24"/>
            <w:szCs w:val="24"/>
          </w:rPr>
          <w:delText xml:space="preserve"> (OR: 1.70, 95% CI: 1.22-2.37)</w:delText>
        </w:r>
        <w:r w:rsidR="005F362F" w:rsidDel="00A72693">
          <w:rPr>
            <w:rFonts w:ascii="Times New Roman" w:eastAsia="Times New Roman" w:hAnsi="Times New Roman" w:cs="Times New Roman"/>
            <w:color w:val="313131"/>
            <w:sz w:val="24"/>
            <w:szCs w:val="24"/>
          </w:rPr>
          <w:delText>, and 2.43</w:delText>
        </w:r>
        <w:r w:rsidR="005F362F" w:rsidRPr="00F411AC" w:rsidDel="00A72693">
          <w:rPr>
            <w:rFonts w:ascii="Times New Roman" w:eastAsia="Times New Roman" w:hAnsi="Times New Roman" w:cs="Times New Roman"/>
            <w:color w:val="313131"/>
            <w:sz w:val="24"/>
            <w:szCs w:val="24"/>
          </w:rPr>
          <w:delText xml:space="preserve"> (OR: </w:delText>
        </w:r>
        <w:r w:rsidR="005F362F" w:rsidDel="00A72693">
          <w:rPr>
            <w:rFonts w:ascii="Times New Roman" w:eastAsia="Times New Roman" w:hAnsi="Times New Roman" w:cs="Times New Roman"/>
            <w:color w:val="313131"/>
            <w:sz w:val="24"/>
            <w:szCs w:val="24"/>
          </w:rPr>
          <w:delText>2.43</w:delText>
        </w:r>
        <w:r w:rsidR="005F362F" w:rsidRPr="00F411AC" w:rsidDel="00A72693">
          <w:rPr>
            <w:rFonts w:ascii="Times New Roman" w:eastAsia="Times New Roman" w:hAnsi="Times New Roman" w:cs="Times New Roman"/>
            <w:color w:val="313131"/>
            <w:sz w:val="24"/>
            <w:szCs w:val="24"/>
          </w:rPr>
          <w:delText>, 95% CI: 1.</w:delText>
        </w:r>
        <w:r w:rsidR="005F362F" w:rsidDel="00A72693">
          <w:rPr>
            <w:rFonts w:ascii="Times New Roman" w:eastAsia="Times New Roman" w:hAnsi="Times New Roman" w:cs="Times New Roman"/>
            <w:color w:val="313131"/>
            <w:sz w:val="24"/>
            <w:szCs w:val="24"/>
          </w:rPr>
          <w:delText>79</w:delText>
        </w:r>
        <w:r w:rsidR="005F362F" w:rsidRPr="00F411AC" w:rsidDel="00A72693">
          <w:rPr>
            <w:rFonts w:ascii="Times New Roman" w:eastAsia="Times New Roman" w:hAnsi="Times New Roman" w:cs="Times New Roman"/>
            <w:color w:val="313131"/>
            <w:sz w:val="24"/>
            <w:szCs w:val="24"/>
          </w:rPr>
          <w:delText>-</w:delText>
        </w:r>
        <w:r w:rsidR="005F362F" w:rsidDel="00A72693">
          <w:rPr>
            <w:rFonts w:ascii="Times New Roman" w:eastAsia="Times New Roman" w:hAnsi="Times New Roman" w:cs="Times New Roman"/>
            <w:color w:val="313131"/>
            <w:sz w:val="24"/>
            <w:szCs w:val="24"/>
          </w:rPr>
          <w:delText>3.30</w:delText>
        </w:r>
        <w:r w:rsidR="005F362F" w:rsidRPr="00F411AC" w:rsidDel="00A72693">
          <w:rPr>
            <w:rFonts w:ascii="Times New Roman" w:eastAsia="Times New Roman" w:hAnsi="Times New Roman" w:cs="Times New Roman"/>
            <w:color w:val="313131"/>
            <w:sz w:val="24"/>
            <w:szCs w:val="24"/>
          </w:rPr>
          <w:delText>)</w:delText>
        </w:r>
        <w:r w:rsidR="005F362F" w:rsidDel="00A72693">
          <w:rPr>
            <w:rFonts w:ascii="Times New Roman" w:eastAsia="Times New Roman" w:hAnsi="Times New Roman" w:cs="Times New Roman"/>
            <w:color w:val="313131"/>
            <w:sz w:val="24"/>
            <w:szCs w:val="24"/>
          </w:rPr>
          <w:delText xml:space="preserve"> times</w:delText>
        </w:r>
        <w:r w:rsidR="0056434C" w:rsidRPr="00F411AC" w:rsidDel="00A72693">
          <w:rPr>
            <w:rFonts w:ascii="Times New Roman" w:eastAsia="Times New Roman" w:hAnsi="Times New Roman" w:cs="Times New Roman"/>
            <w:color w:val="313131"/>
            <w:sz w:val="24"/>
            <w:szCs w:val="24"/>
          </w:rPr>
          <w:delText xml:space="preserve"> higher chance of having diarrhea</w:delText>
        </w:r>
        <w:r w:rsidR="005F362F" w:rsidDel="00A72693">
          <w:rPr>
            <w:rFonts w:ascii="Times New Roman" w:eastAsia="Times New Roman" w:hAnsi="Times New Roman" w:cs="Times New Roman"/>
            <w:color w:val="313131"/>
            <w:sz w:val="24"/>
            <w:szCs w:val="24"/>
          </w:rPr>
          <w:delText>, respectively</w:delText>
        </w:r>
        <w:r w:rsidR="0056434C" w:rsidRPr="00F411AC" w:rsidDel="00A72693">
          <w:rPr>
            <w:rFonts w:ascii="Times New Roman" w:eastAsia="Times New Roman" w:hAnsi="Times New Roman" w:cs="Times New Roman"/>
            <w:color w:val="313131"/>
            <w:sz w:val="24"/>
            <w:szCs w:val="24"/>
          </w:rPr>
          <w:delText xml:space="preserve">. </w:delText>
        </w:r>
        <w:r w:rsidR="005F362F" w:rsidRPr="00F411AC" w:rsidDel="00A72693">
          <w:rPr>
            <w:rFonts w:ascii="Times New Roman" w:eastAsia="Times New Roman" w:hAnsi="Times New Roman" w:cs="Times New Roman"/>
            <w:color w:val="313131"/>
            <w:sz w:val="24"/>
            <w:szCs w:val="24"/>
          </w:rPr>
          <w:delText>The children whose mother’s education level was</w:delText>
        </w:r>
      </w:del>
      <w:ins w:id="484" w:author="Mst. Farzana Akter" w:date="2023-01-09T21:44:00Z">
        <w:del w:id="485" w:author="Mohammad Nayeem Hasan" w:date="2023-01-21T01:33:00Z">
          <w:r w:rsidR="00DF4CF5" w:rsidDel="00A72693">
            <w:rPr>
              <w:rFonts w:ascii="Times New Roman" w:eastAsia="Times New Roman" w:hAnsi="Times New Roman" w:cs="Times New Roman"/>
              <w:color w:val="313131"/>
              <w:sz w:val="24"/>
              <w:szCs w:val="24"/>
            </w:rPr>
            <w:delText>Children with</w:delText>
          </w:r>
        </w:del>
      </w:ins>
      <w:del w:id="486" w:author="Mohammad Nayeem Hasan" w:date="2023-01-21T01:33:00Z">
        <w:r w:rsidR="005F362F" w:rsidRPr="00F411AC" w:rsidDel="00A72693">
          <w:rPr>
            <w:rFonts w:ascii="Times New Roman" w:eastAsia="Times New Roman" w:hAnsi="Times New Roman" w:cs="Times New Roman"/>
            <w:color w:val="313131"/>
            <w:sz w:val="24"/>
            <w:szCs w:val="24"/>
          </w:rPr>
          <w:delText xml:space="preserve"> </w:delText>
        </w:r>
      </w:del>
      <w:ins w:id="487" w:author="Mst. Farzana Akter" w:date="2023-01-09T21:44:00Z">
        <w:del w:id="488" w:author="Mohammad Nayeem Hasan" w:date="2023-01-21T01:33:00Z">
          <w:r w:rsidR="00DF4CF5" w:rsidDel="00A72693">
            <w:rPr>
              <w:rFonts w:ascii="Times New Roman" w:eastAsia="Times New Roman" w:hAnsi="Times New Roman" w:cs="Times New Roman"/>
              <w:color w:val="313131"/>
              <w:sz w:val="24"/>
              <w:szCs w:val="24"/>
            </w:rPr>
            <w:delText xml:space="preserve">mother having </w:delText>
          </w:r>
        </w:del>
      </w:ins>
      <w:del w:id="489" w:author="Mohammad Nayeem Hasan" w:date="2023-01-21T01:33:00Z">
        <w:r w:rsidR="005F362F" w:rsidRPr="00F411AC" w:rsidDel="00A72693">
          <w:rPr>
            <w:rFonts w:ascii="Times New Roman" w:eastAsia="Times New Roman" w:hAnsi="Times New Roman" w:cs="Times New Roman"/>
            <w:color w:val="313131"/>
            <w:sz w:val="24"/>
            <w:szCs w:val="24"/>
          </w:rPr>
          <w:delText>primary incomplete</w:delText>
        </w:r>
      </w:del>
      <w:ins w:id="490" w:author="Mst. Farzana Akter" w:date="2023-01-09T21:44:00Z">
        <w:del w:id="491" w:author="Mohammad Nayeem Hasan" w:date="2023-01-21T01:33:00Z">
          <w:r w:rsidR="00DF4CF5" w:rsidDel="00A72693">
            <w:rPr>
              <w:rFonts w:ascii="Times New Roman" w:eastAsia="Times New Roman" w:hAnsi="Times New Roman" w:cs="Times New Roman"/>
              <w:color w:val="313131"/>
              <w:sz w:val="24"/>
              <w:szCs w:val="24"/>
            </w:rPr>
            <w:delText xml:space="preserve"> education </w:delText>
          </w:r>
        </w:del>
      </w:ins>
      <w:ins w:id="492" w:author="Mst. Farzana Akter" w:date="2023-01-09T21:45:00Z">
        <w:del w:id="493" w:author="Mohammad Nayeem Hasan" w:date="2023-01-21T01:33:00Z">
          <w:r w:rsidR="009157F5" w:rsidDel="00A72693">
            <w:rPr>
              <w:rFonts w:ascii="Times New Roman" w:eastAsia="Times New Roman" w:hAnsi="Times New Roman" w:cs="Times New Roman"/>
              <w:color w:val="313131"/>
              <w:sz w:val="24"/>
              <w:szCs w:val="24"/>
            </w:rPr>
            <w:delText>status</w:delText>
          </w:r>
        </w:del>
      </w:ins>
      <w:del w:id="494" w:author="Mohammad Nayeem Hasan" w:date="2023-01-21T01:33:00Z">
        <w:r w:rsidR="005F362F" w:rsidRPr="00F411AC" w:rsidDel="00A72693">
          <w:rPr>
            <w:rFonts w:ascii="Times New Roman" w:eastAsia="Times New Roman" w:hAnsi="Times New Roman" w:cs="Times New Roman"/>
            <w:color w:val="313131"/>
            <w:sz w:val="24"/>
            <w:szCs w:val="24"/>
          </w:rPr>
          <w:delText xml:space="preserve"> had 48% (MICS 2006 OR: 1.48, 95% CI:1.18-1.86), 7% (MICS 201</w:delText>
        </w:r>
        <w:r w:rsidR="005F362F" w:rsidDel="00A72693">
          <w:rPr>
            <w:rFonts w:ascii="Times New Roman" w:eastAsia="Times New Roman" w:hAnsi="Times New Roman" w:cs="Times New Roman"/>
            <w:color w:val="313131"/>
            <w:sz w:val="24"/>
            <w:szCs w:val="24"/>
          </w:rPr>
          <w:delText>2</w:delText>
        </w:r>
        <w:r w:rsidR="005F362F" w:rsidRPr="00F411AC" w:rsidDel="00A72693">
          <w:rPr>
            <w:rFonts w:ascii="Times New Roman" w:eastAsia="Times New Roman" w:hAnsi="Times New Roman" w:cs="Times New Roman"/>
            <w:color w:val="313131"/>
            <w:sz w:val="24"/>
            <w:szCs w:val="24"/>
          </w:rPr>
          <w:delText xml:space="preserve"> OR: 1.</w:delText>
        </w:r>
        <w:r w:rsidR="005F362F" w:rsidDel="00A72693">
          <w:rPr>
            <w:rFonts w:ascii="Times New Roman" w:eastAsia="Times New Roman" w:hAnsi="Times New Roman" w:cs="Times New Roman"/>
            <w:color w:val="313131"/>
            <w:sz w:val="24"/>
            <w:szCs w:val="24"/>
          </w:rPr>
          <w:delText>07</w:delText>
        </w:r>
        <w:r w:rsidR="005F362F" w:rsidRPr="00F411AC" w:rsidDel="00A72693">
          <w:rPr>
            <w:rFonts w:ascii="Times New Roman" w:eastAsia="Times New Roman" w:hAnsi="Times New Roman" w:cs="Times New Roman"/>
            <w:color w:val="313131"/>
            <w:sz w:val="24"/>
            <w:szCs w:val="24"/>
          </w:rPr>
          <w:delText xml:space="preserve">, 95% CI: </w:delText>
        </w:r>
        <w:r w:rsidR="005F362F" w:rsidDel="00A72693">
          <w:rPr>
            <w:rFonts w:ascii="Times New Roman" w:eastAsia="Times New Roman" w:hAnsi="Times New Roman" w:cs="Times New Roman"/>
            <w:color w:val="313131"/>
            <w:sz w:val="24"/>
            <w:szCs w:val="24"/>
          </w:rPr>
          <w:delText>0.76</w:delText>
        </w:r>
        <w:r w:rsidR="005F362F" w:rsidRPr="00F411AC" w:rsidDel="00A72693">
          <w:rPr>
            <w:rFonts w:ascii="Times New Roman" w:eastAsia="Times New Roman" w:hAnsi="Times New Roman" w:cs="Times New Roman"/>
            <w:color w:val="313131"/>
            <w:sz w:val="24"/>
            <w:szCs w:val="24"/>
          </w:rPr>
          <w:delText>-1.5</w:delText>
        </w:r>
        <w:r w:rsidR="005F362F" w:rsidDel="00A72693">
          <w:rPr>
            <w:rFonts w:ascii="Times New Roman" w:eastAsia="Times New Roman" w:hAnsi="Times New Roman" w:cs="Times New Roman"/>
            <w:color w:val="313131"/>
            <w:sz w:val="24"/>
            <w:szCs w:val="24"/>
          </w:rPr>
          <w:delText>0</w:delText>
        </w:r>
        <w:r w:rsidR="005F362F" w:rsidRPr="00F411AC" w:rsidDel="00A72693">
          <w:rPr>
            <w:rFonts w:ascii="Times New Roman" w:eastAsia="Times New Roman" w:hAnsi="Times New Roman" w:cs="Times New Roman"/>
            <w:color w:val="313131"/>
            <w:sz w:val="24"/>
            <w:szCs w:val="24"/>
          </w:rPr>
          <w:delText>)</w:delText>
        </w:r>
        <w:r w:rsidR="005F362F" w:rsidDel="00A72693">
          <w:rPr>
            <w:rFonts w:ascii="Times New Roman" w:eastAsia="Times New Roman" w:hAnsi="Times New Roman" w:cs="Times New Roman"/>
            <w:color w:val="313131"/>
            <w:sz w:val="24"/>
            <w:szCs w:val="24"/>
          </w:rPr>
          <w:delText xml:space="preserve"> and 34</w:delText>
        </w:r>
        <w:r w:rsidR="005F362F" w:rsidRPr="00F411AC" w:rsidDel="00A72693">
          <w:rPr>
            <w:rFonts w:ascii="Times New Roman" w:eastAsia="Times New Roman" w:hAnsi="Times New Roman" w:cs="Times New Roman"/>
            <w:color w:val="313131"/>
            <w:sz w:val="24"/>
            <w:szCs w:val="24"/>
          </w:rPr>
          <w:delText>% (MICS 201</w:delText>
        </w:r>
        <w:r w:rsidR="005F362F" w:rsidDel="00A72693">
          <w:rPr>
            <w:rFonts w:ascii="Times New Roman" w:eastAsia="Times New Roman" w:hAnsi="Times New Roman" w:cs="Times New Roman"/>
            <w:color w:val="313131"/>
            <w:sz w:val="24"/>
            <w:szCs w:val="24"/>
          </w:rPr>
          <w:delText>9</w:delText>
        </w:r>
        <w:r w:rsidR="005F362F" w:rsidRPr="00F411AC" w:rsidDel="00A72693">
          <w:rPr>
            <w:rFonts w:ascii="Times New Roman" w:eastAsia="Times New Roman" w:hAnsi="Times New Roman" w:cs="Times New Roman"/>
            <w:color w:val="313131"/>
            <w:sz w:val="24"/>
            <w:szCs w:val="24"/>
          </w:rPr>
          <w:delText xml:space="preserve"> OR: 1.</w:delText>
        </w:r>
        <w:r w:rsidR="005F362F" w:rsidDel="00A72693">
          <w:rPr>
            <w:rFonts w:ascii="Times New Roman" w:eastAsia="Times New Roman" w:hAnsi="Times New Roman" w:cs="Times New Roman"/>
            <w:color w:val="313131"/>
            <w:sz w:val="24"/>
            <w:szCs w:val="24"/>
          </w:rPr>
          <w:delText>34</w:delText>
        </w:r>
        <w:r w:rsidR="005F362F" w:rsidRPr="00F411AC" w:rsidDel="00A72693">
          <w:rPr>
            <w:rFonts w:ascii="Times New Roman" w:eastAsia="Times New Roman" w:hAnsi="Times New Roman" w:cs="Times New Roman"/>
            <w:color w:val="313131"/>
            <w:sz w:val="24"/>
            <w:szCs w:val="24"/>
          </w:rPr>
          <w:delText xml:space="preserve">, 95% CI: </w:delText>
        </w:r>
        <w:r w:rsidR="005F362F" w:rsidDel="00A72693">
          <w:rPr>
            <w:rFonts w:ascii="Times New Roman" w:eastAsia="Times New Roman" w:hAnsi="Times New Roman" w:cs="Times New Roman"/>
            <w:color w:val="313131"/>
            <w:sz w:val="24"/>
            <w:szCs w:val="24"/>
          </w:rPr>
          <w:delText>1.06</w:delText>
        </w:r>
        <w:r w:rsidR="005F362F" w:rsidRPr="00F411AC" w:rsidDel="00A72693">
          <w:rPr>
            <w:rFonts w:ascii="Times New Roman" w:eastAsia="Times New Roman" w:hAnsi="Times New Roman" w:cs="Times New Roman"/>
            <w:color w:val="313131"/>
            <w:sz w:val="24"/>
            <w:szCs w:val="24"/>
          </w:rPr>
          <w:delText>-1.</w:delText>
        </w:r>
        <w:r w:rsidR="005F362F" w:rsidDel="00A72693">
          <w:rPr>
            <w:rFonts w:ascii="Times New Roman" w:eastAsia="Times New Roman" w:hAnsi="Times New Roman" w:cs="Times New Roman"/>
            <w:color w:val="313131"/>
            <w:sz w:val="24"/>
            <w:szCs w:val="24"/>
          </w:rPr>
          <w:delText>69</w:delText>
        </w:r>
        <w:r w:rsidR="005F362F" w:rsidRPr="00F411AC" w:rsidDel="00A72693">
          <w:rPr>
            <w:rFonts w:ascii="Times New Roman" w:eastAsia="Times New Roman" w:hAnsi="Times New Roman" w:cs="Times New Roman"/>
            <w:color w:val="313131"/>
            <w:sz w:val="24"/>
            <w:szCs w:val="24"/>
          </w:rPr>
          <w:delText>) higher chance of having diarrhea in compared with the children whose mother’s education level was higher secondary or more than that.</w:delText>
        </w:r>
        <w:r w:rsidR="00EF58EC" w:rsidDel="00A72693">
          <w:rPr>
            <w:rFonts w:ascii="Times New Roman" w:eastAsia="Times New Roman" w:hAnsi="Times New Roman" w:cs="Times New Roman"/>
            <w:color w:val="313131"/>
            <w:sz w:val="24"/>
            <w:szCs w:val="24"/>
          </w:rPr>
          <w:delText xml:space="preserve"> </w:delText>
        </w:r>
        <w:r w:rsidR="005F362F" w:rsidRPr="00F411AC" w:rsidDel="00A72693">
          <w:rPr>
            <w:rFonts w:ascii="Times New Roman" w:eastAsia="Times New Roman" w:hAnsi="Times New Roman" w:cs="Times New Roman"/>
            <w:color w:val="313131"/>
            <w:sz w:val="24"/>
            <w:szCs w:val="24"/>
          </w:rPr>
          <w:delText>Children from poorest family had 42% (MICS 2006 OR: 1.42, 95% CI:1.17-1.74)</w:delText>
        </w:r>
        <w:r w:rsidR="00F0620D" w:rsidDel="00A72693">
          <w:rPr>
            <w:rFonts w:ascii="Times New Roman" w:eastAsia="Times New Roman" w:hAnsi="Times New Roman" w:cs="Times New Roman"/>
            <w:color w:val="313131"/>
            <w:sz w:val="24"/>
            <w:szCs w:val="24"/>
          </w:rPr>
          <w:delText>, 22</w:delText>
        </w:r>
        <w:r w:rsidR="00F0620D" w:rsidRPr="00F411AC" w:rsidDel="00A72693">
          <w:rPr>
            <w:rFonts w:ascii="Times New Roman" w:eastAsia="Times New Roman" w:hAnsi="Times New Roman" w:cs="Times New Roman"/>
            <w:color w:val="313131"/>
            <w:sz w:val="24"/>
            <w:szCs w:val="24"/>
          </w:rPr>
          <w:delText>% (MICS 20</w:delText>
        </w:r>
        <w:r w:rsidR="00F0620D" w:rsidDel="00A72693">
          <w:rPr>
            <w:rFonts w:ascii="Times New Roman" w:eastAsia="Times New Roman" w:hAnsi="Times New Roman" w:cs="Times New Roman"/>
            <w:color w:val="313131"/>
            <w:sz w:val="24"/>
            <w:szCs w:val="24"/>
          </w:rPr>
          <w:delText>12</w:delText>
        </w:r>
        <w:r w:rsidR="00F0620D" w:rsidRPr="00F411AC" w:rsidDel="00A72693">
          <w:rPr>
            <w:rFonts w:ascii="Times New Roman" w:eastAsia="Times New Roman" w:hAnsi="Times New Roman" w:cs="Times New Roman"/>
            <w:color w:val="313131"/>
            <w:sz w:val="24"/>
            <w:szCs w:val="24"/>
          </w:rPr>
          <w:delText xml:space="preserve"> OR: 1.</w:delText>
        </w:r>
        <w:r w:rsidR="00F0620D" w:rsidDel="00A72693">
          <w:rPr>
            <w:rFonts w:ascii="Times New Roman" w:eastAsia="Times New Roman" w:hAnsi="Times New Roman" w:cs="Times New Roman"/>
            <w:color w:val="313131"/>
            <w:sz w:val="24"/>
            <w:szCs w:val="24"/>
          </w:rPr>
          <w:delText>22</w:delText>
        </w:r>
        <w:r w:rsidR="00F0620D" w:rsidRPr="00F411AC" w:rsidDel="00A72693">
          <w:rPr>
            <w:rFonts w:ascii="Times New Roman" w:eastAsia="Times New Roman" w:hAnsi="Times New Roman" w:cs="Times New Roman"/>
            <w:color w:val="313131"/>
            <w:sz w:val="24"/>
            <w:szCs w:val="24"/>
          </w:rPr>
          <w:delText>, 95% CI:1</w:delText>
        </w:r>
        <w:r w:rsidR="00F0620D" w:rsidDel="00A72693">
          <w:rPr>
            <w:rFonts w:ascii="Times New Roman" w:eastAsia="Times New Roman" w:hAnsi="Times New Roman" w:cs="Times New Roman"/>
            <w:color w:val="313131"/>
            <w:sz w:val="24"/>
            <w:szCs w:val="24"/>
          </w:rPr>
          <w:delText xml:space="preserve"> 0.89</w:delText>
        </w:r>
        <w:r w:rsidR="00F0620D" w:rsidRPr="00F411AC" w:rsidDel="00A72693">
          <w:rPr>
            <w:rFonts w:ascii="Times New Roman" w:eastAsia="Times New Roman" w:hAnsi="Times New Roman" w:cs="Times New Roman"/>
            <w:color w:val="313131"/>
            <w:sz w:val="24"/>
            <w:szCs w:val="24"/>
          </w:rPr>
          <w:delText>-1.</w:delText>
        </w:r>
        <w:r w:rsidR="00EF58EC" w:rsidDel="00A72693">
          <w:rPr>
            <w:rFonts w:ascii="Times New Roman" w:eastAsia="Times New Roman" w:hAnsi="Times New Roman" w:cs="Times New Roman"/>
            <w:color w:val="313131"/>
            <w:sz w:val="24"/>
            <w:szCs w:val="24"/>
          </w:rPr>
          <w:delText>67</w:delText>
        </w:r>
        <w:r w:rsidR="00F0620D" w:rsidRPr="00F411AC" w:rsidDel="00A72693">
          <w:rPr>
            <w:rFonts w:ascii="Times New Roman" w:eastAsia="Times New Roman" w:hAnsi="Times New Roman" w:cs="Times New Roman"/>
            <w:color w:val="313131"/>
            <w:sz w:val="24"/>
            <w:szCs w:val="24"/>
          </w:rPr>
          <w:delText>)</w:delText>
        </w:r>
        <w:r w:rsidR="00F0620D" w:rsidDel="00A72693">
          <w:rPr>
            <w:rFonts w:ascii="Times New Roman" w:eastAsia="Times New Roman" w:hAnsi="Times New Roman" w:cs="Times New Roman"/>
            <w:color w:val="313131"/>
            <w:sz w:val="24"/>
            <w:szCs w:val="24"/>
          </w:rPr>
          <w:delText xml:space="preserve">, and </w:delText>
        </w:r>
        <w:r w:rsidR="00EF58EC" w:rsidDel="00A72693">
          <w:rPr>
            <w:rFonts w:ascii="Times New Roman" w:eastAsia="Times New Roman" w:hAnsi="Times New Roman" w:cs="Times New Roman"/>
            <w:color w:val="313131"/>
            <w:sz w:val="24"/>
            <w:szCs w:val="24"/>
          </w:rPr>
          <w:delText>55</w:delText>
        </w:r>
        <w:r w:rsidR="00F0620D" w:rsidRPr="00F411AC" w:rsidDel="00A72693">
          <w:rPr>
            <w:rFonts w:ascii="Times New Roman" w:eastAsia="Times New Roman" w:hAnsi="Times New Roman" w:cs="Times New Roman"/>
            <w:color w:val="313131"/>
            <w:sz w:val="24"/>
            <w:szCs w:val="24"/>
          </w:rPr>
          <w:delText>% (MICS 2006 OR: 1.</w:delText>
        </w:r>
        <w:r w:rsidR="00EF58EC" w:rsidDel="00A72693">
          <w:rPr>
            <w:rFonts w:ascii="Times New Roman" w:eastAsia="Times New Roman" w:hAnsi="Times New Roman" w:cs="Times New Roman"/>
            <w:color w:val="313131"/>
            <w:sz w:val="24"/>
            <w:szCs w:val="24"/>
          </w:rPr>
          <w:delText>55</w:delText>
        </w:r>
        <w:r w:rsidR="00F0620D" w:rsidRPr="00F411AC" w:rsidDel="00A72693">
          <w:rPr>
            <w:rFonts w:ascii="Times New Roman" w:eastAsia="Times New Roman" w:hAnsi="Times New Roman" w:cs="Times New Roman"/>
            <w:color w:val="313131"/>
            <w:sz w:val="24"/>
            <w:szCs w:val="24"/>
          </w:rPr>
          <w:delText>, 95% CI:1.</w:delText>
        </w:r>
        <w:r w:rsidR="00EF58EC" w:rsidDel="00A72693">
          <w:rPr>
            <w:rFonts w:ascii="Times New Roman" w:eastAsia="Times New Roman" w:hAnsi="Times New Roman" w:cs="Times New Roman"/>
            <w:color w:val="313131"/>
            <w:sz w:val="24"/>
            <w:szCs w:val="24"/>
          </w:rPr>
          <w:delText>28</w:delText>
        </w:r>
        <w:r w:rsidR="00F0620D" w:rsidRPr="00F411AC" w:rsidDel="00A72693">
          <w:rPr>
            <w:rFonts w:ascii="Times New Roman" w:eastAsia="Times New Roman" w:hAnsi="Times New Roman" w:cs="Times New Roman"/>
            <w:color w:val="313131"/>
            <w:sz w:val="24"/>
            <w:szCs w:val="24"/>
          </w:rPr>
          <w:delText>-1.</w:delText>
        </w:r>
        <w:r w:rsidR="00EF58EC" w:rsidDel="00A72693">
          <w:rPr>
            <w:rFonts w:ascii="Times New Roman" w:eastAsia="Times New Roman" w:hAnsi="Times New Roman" w:cs="Times New Roman"/>
            <w:color w:val="313131"/>
            <w:sz w:val="24"/>
            <w:szCs w:val="24"/>
          </w:rPr>
          <w:delText>89</w:delText>
        </w:r>
        <w:r w:rsidR="00F0620D" w:rsidRPr="00F411AC" w:rsidDel="00A72693">
          <w:rPr>
            <w:rFonts w:ascii="Times New Roman" w:eastAsia="Times New Roman" w:hAnsi="Times New Roman" w:cs="Times New Roman"/>
            <w:color w:val="313131"/>
            <w:sz w:val="24"/>
            <w:szCs w:val="24"/>
          </w:rPr>
          <w:delText>)</w:delText>
        </w:r>
        <w:r w:rsidR="005F362F" w:rsidRPr="00F411AC" w:rsidDel="00A72693">
          <w:rPr>
            <w:rFonts w:ascii="Times New Roman" w:eastAsia="Times New Roman" w:hAnsi="Times New Roman" w:cs="Times New Roman"/>
            <w:color w:val="313131"/>
            <w:sz w:val="24"/>
            <w:szCs w:val="24"/>
          </w:rPr>
          <w:delText xml:space="preserve"> higher chance of having diarrhea compared with children from richest family. We found that among the children whose families use the shared toilet had 14% (OR: 1.14, 95% CI: 1.02-1.27) </w:delText>
        </w:r>
        <w:r w:rsidR="00EF58EC" w:rsidDel="00A72693">
          <w:rPr>
            <w:rFonts w:ascii="Times New Roman" w:hAnsi="Times New Roman" w:cs="Times New Roman"/>
            <w:color w:val="313131"/>
            <w:sz w:val="24"/>
            <w:szCs w:val="24"/>
            <w:shd w:val="clear" w:color="auto" w:fill="FFFFFF"/>
          </w:rPr>
          <w:delText>and</w:delText>
        </w:r>
        <w:r w:rsidR="00EF58EC" w:rsidRPr="00F411AC" w:rsidDel="00A72693">
          <w:rPr>
            <w:rFonts w:ascii="Times New Roman" w:eastAsia="Times New Roman" w:hAnsi="Times New Roman" w:cs="Times New Roman"/>
            <w:color w:val="313131"/>
            <w:sz w:val="24"/>
            <w:szCs w:val="24"/>
          </w:rPr>
          <w:delText xml:space="preserve"> 22</w:delText>
        </w:r>
        <w:r w:rsidR="005F362F" w:rsidRPr="00F411AC" w:rsidDel="00A72693">
          <w:rPr>
            <w:rFonts w:ascii="Times New Roman" w:eastAsia="Times New Roman" w:hAnsi="Times New Roman" w:cs="Times New Roman"/>
            <w:color w:val="313131"/>
            <w:sz w:val="24"/>
            <w:szCs w:val="24"/>
          </w:rPr>
          <w:delText>% (OR: 1.22, 95% CI: 1.08-1.38) higher odds of having diarrhea in 2006 and 2019 respectively</w:delText>
        </w:r>
        <w:r w:rsidR="00EF58EC" w:rsidDel="00A72693">
          <w:rPr>
            <w:rFonts w:ascii="Times New Roman" w:eastAsia="Times New Roman" w:hAnsi="Times New Roman" w:cs="Times New Roman"/>
            <w:color w:val="313131"/>
            <w:sz w:val="24"/>
            <w:szCs w:val="24"/>
          </w:rPr>
          <w:delText xml:space="preserve">, in MICS 2012, </w:delText>
        </w:r>
        <w:r w:rsidR="005F362F" w:rsidRPr="00F411AC" w:rsidDel="00A72693">
          <w:rPr>
            <w:rFonts w:ascii="Times New Roman" w:eastAsia="Times New Roman" w:hAnsi="Times New Roman" w:cs="Times New Roman"/>
            <w:color w:val="313131"/>
            <w:sz w:val="24"/>
            <w:szCs w:val="24"/>
          </w:rPr>
          <w:delText xml:space="preserve">19% (OR: 0.81, 95% CI: 0.66-0.99) lower </w:delText>
        </w:r>
        <w:r w:rsidR="00EF58EC" w:rsidDel="00A72693">
          <w:rPr>
            <w:rFonts w:ascii="Times New Roman" w:eastAsia="Times New Roman" w:hAnsi="Times New Roman" w:cs="Times New Roman"/>
            <w:color w:val="313131"/>
            <w:sz w:val="24"/>
            <w:szCs w:val="24"/>
          </w:rPr>
          <w:delText>odds</w:delText>
        </w:r>
        <w:r w:rsidR="005F362F" w:rsidRPr="00F411AC" w:rsidDel="00A72693">
          <w:rPr>
            <w:rFonts w:ascii="Times New Roman" w:eastAsia="Times New Roman" w:hAnsi="Times New Roman" w:cs="Times New Roman"/>
            <w:color w:val="313131"/>
            <w:sz w:val="24"/>
            <w:szCs w:val="24"/>
          </w:rPr>
          <w:delText xml:space="preserve"> of having diarrhea in compared with the</w:delText>
        </w:r>
      </w:del>
      <w:ins w:id="495" w:author="Mst. Farzana Akter" w:date="2023-01-09T22:10:00Z">
        <w:del w:id="496" w:author="Mohammad Nayeem Hasan" w:date="2023-01-21T01:33:00Z">
          <w:r w:rsidR="00FD0F0E" w:rsidDel="00A72693">
            <w:rPr>
              <w:rFonts w:ascii="Times New Roman" w:eastAsia="Times New Roman" w:hAnsi="Times New Roman" w:cs="Times New Roman"/>
              <w:color w:val="313131"/>
              <w:sz w:val="24"/>
              <w:szCs w:val="24"/>
            </w:rPr>
            <w:delText>than</w:delText>
          </w:r>
        </w:del>
      </w:ins>
      <w:del w:id="497" w:author="Mohammad Nayeem Hasan" w:date="2023-01-21T01:33:00Z">
        <w:r w:rsidR="005F362F" w:rsidRPr="00F411AC" w:rsidDel="00A72693">
          <w:rPr>
            <w:rFonts w:ascii="Times New Roman" w:eastAsia="Times New Roman" w:hAnsi="Times New Roman" w:cs="Times New Roman"/>
            <w:color w:val="313131"/>
            <w:sz w:val="24"/>
            <w:szCs w:val="24"/>
          </w:rPr>
          <w:delText xml:space="preserve"> children whose family did not use the shared toilet. </w:delText>
        </w:r>
        <w:commentRangeEnd w:id="481"/>
        <w:r w:rsidR="00E83EE1" w:rsidDel="00A72693">
          <w:rPr>
            <w:rStyle w:val="CommentReference"/>
          </w:rPr>
          <w:commentReference w:id="481"/>
        </w:r>
        <w:commentRangeEnd w:id="482"/>
        <w:r w:rsidR="005710FB" w:rsidDel="00A72693">
          <w:rPr>
            <w:rStyle w:val="CommentReference"/>
          </w:rPr>
          <w:commentReference w:id="482"/>
        </w:r>
      </w:del>
    </w:p>
    <w:p w14:paraId="22A3F9AC" w14:textId="225C0BFF" w:rsidR="0056434C" w:rsidRPr="00D97196" w:rsidDel="00C2040A" w:rsidRDefault="0056434C">
      <w:pPr>
        <w:spacing w:line="240" w:lineRule="auto"/>
        <w:ind w:firstLine="720"/>
        <w:rPr>
          <w:del w:id="498" w:author="Mohammad Nayeem Hasan" w:date="2023-01-21T00:38:00Z"/>
          <w:rFonts w:ascii="Times New Roman" w:hAnsi="Times New Roman" w:cs="Times New Roman"/>
          <w:sz w:val="24"/>
          <w:szCs w:val="24"/>
        </w:rPr>
        <w:pPrChange w:id="499" w:author="Mohammad Nayeem Hasan" w:date="2023-01-21T14:56:00Z">
          <w:pPr>
            <w:ind w:firstLine="720"/>
            <w:jc w:val="both"/>
          </w:pPr>
        </w:pPrChange>
      </w:pPr>
    </w:p>
    <w:p w14:paraId="5FFD6309" w14:textId="2BDA33BB" w:rsidR="00977F11" w:rsidRPr="00D97196" w:rsidDel="00C2040A" w:rsidRDefault="00977F11">
      <w:pPr>
        <w:spacing w:line="240" w:lineRule="auto"/>
        <w:rPr>
          <w:del w:id="500" w:author="Mohammad Nayeem Hasan" w:date="2023-01-21T00:38:00Z"/>
          <w:rFonts w:ascii="Times New Roman" w:hAnsi="Times New Roman" w:cs="Times New Roman"/>
          <w:b/>
          <w:sz w:val="24"/>
          <w:szCs w:val="24"/>
        </w:rPr>
        <w:pPrChange w:id="501" w:author="Mohammad Nayeem Hasan" w:date="2023-01-21T14:56:00Z">
          <w:pPr>
            <w:jc w:val="both"/>
          </w:pPr>
        </w:pPrChange>
      </w:pPr>
      <w:commentRangeStart w:id="502"/>
      <w:commentRangeStart w:id="503"/>
      <w:del w:id="504" w:author="Mohammad Nayeem Hasan" w:date="2023-01-21T00:38:00Z">
        <w:r w:rsidRPr="00D97196" w:rsidDel="00C2040A">
          <w:rPr>
            <w:rFonts w:ascii="Times New Roman" w:hAnsi="Times New Roman" w:cs="Times New Roman"/>
            <w:b/>
            <w:sz w:val="24"/>
            <w:szCs w:val="24"/>
          </w:rPr>
          <w:delText xml:space="preserve">Table.2 Factors associated with the </w:delText>
        </w:r>
        <w:r w:rsidR="00220F3A" w:rsidRPr="00D97196" w:rsidDel="00C2040A">
          <w:rPr>
            <w:rFonts w:ascii="Times New Roman" w:hAnsi="Times New Roman" w:cs="Times New Roman"/>
            <w:b/>
            <w:sz w:val="24"/>
            <w:szCs w:val="24"/>
          </w:rPr>
          <w:delText>diarrhea</w:delText>
        </w:r>
        <w:r w:rsidRPr="00D97196" w:rsidDel="00C2040A">
          <w:rPr>
            <w:rFonts w:ascii="Times New Roman" w:hAnsi="Times New Roman" w:cs="Times New Roman"/>
            <w:b/>
            <w:sz w:val="24"/>
            <w:szCs w:val="24"/>
          </w:rPr>
          <w:delText xml:space="preserve"> status of children using univariate logistic regression model (MICS 2006, 2012 and 2019)</w:delText>
        </w:r>
        <w:commentRangeEnd w:id="502"/>
        <w:r w:rsidR="00215528" w:rsidDel="00C2040A">
          <w:rPr>
            <w:rStyle w:val="CommentReference"/>
          </w:rPr>
          <w:commentReference w:id="502"/>
        </w:r>
        <w:commentRangeEnd w:id="503"/>
        <w:r w:rsidR="005710FB" w:rsidDel="00C2040A">
          <w:rPr>
            <w:rStyle w:val="CommentReference"/>
          </w:rPr>
          <w:commentReference w:id="503"/>
        </w:r>
      </w:del>
    </w:p>
    <w:tbl>
      <w:tblPr>
        <w:tblStyle w:val="TableGrid"/>
        <w:tblW w:w="5000" w:type="pct"/>
        <w:jc w:val="center"/>
        <w:tblLook w:val="04A0" w:firstRow="1" w:lastRow="0" w:firstColumn="1" w:lastColumn="0" w:noHBand="0" w:noVBand="1"/>
      </w:tblPr>
      <w:tblGrid>
        <w:gridCol w:w="1643"/>
        <w:gridCol w:w="710"/>
        <w:gridCol w:w="656"/>
        <w:gridCol w:w="893"/>
        <w:gridCol w:w="710"/>
        <w:gridCol w:w="756"/>
        <w:gridCol w:w="893"/>
        <w:gridCol w:w="756"/>
        <w:gridCol w:w="1440"/>
        <w:gridCol w:w="893"/>
      </w:tblGrid>
      <w:tr w:rsidR="00275578" w:rsidRPr="00D97196" w:rsidDel="00C2040A" w14:paraId="2AE8C8AA" w14:textId="76B1DB01" w:rsidTr="00B1108E">
        <w:trPr>
          <w:trHeight w:val="161"/>
          <w:jc w:val="center"/>
          <w:del w:id="505" w:author="Mohammad Nayeem Hasan" w:date="2023-01-21T00:38:00Z"/>
        </w:trPr>
        <w:tc>
          <w:tcPr>
            <w:tcW w:w="811" w:type="pct"/>
            <w:vMerge w:val="restart"/>
            <w:vAlign w:val="center"/>
          </w:tcPr>
          <w:p w14:paraId="16CD4CA7" w14:textId="1BC35ADD" w:rsidR="00977F11" w:rsidRPr="00D97196" w:rsidDel="00C2040A" w:rsidRDefault="00977F11">
            <w:pPr>
              <w:rPr>
                <w:del w:id="506" w:author="Mohammad Nayeem Hasan" w:date="2023-01-21T00:38:00Z"/>
                <w:rFonts w:ascii="Times New Roman" w:hAnsi="Times New Roman" w:cs="Times New Roman"/>
                <w:sz w:val="24"/>
                <w:szCs w:val="24"/>
              </w:rPr>
              <w:pPrChange w:id="507" w:author="Mohammad Nayeem Hasan" w:date="2023-01-21T14:56:00Z">
                <w:pPr>
                  <w:jc w:val="both"/>
                </w:pPr>
              </w:pPrChange>
            </w:pPr>
            <w:del w:id="508" w:author="Mohammad Nayeem Hasan" w:date="2023-01-21T00:38:00Z">
              <w:r w:rsidRPr="00D97196" w:rsidDel="00C2040A">
                <w:rPr>
                  <w:rFonts w:ascii="Times New Roman" w:hAnsi="Times New Roman" w:cs="Times New Roman"/>
                  <w:sz w:val="24"/>
                  <w:szCs w:val="24"/>
                </w:rPr>
                <w:delText>Characteristics</w:delText>
              </w:r>
            </w:del>
          </w:p>
        </w:tc>
        <w:tc>
          <w:tcPr>
            <w:tcW w:w="1099" w:type="pct"/>
            <w:gridSpan w:val="3"/>
            <w:vAlign w:val="center"/>
          </w:tcPr>
          <w:p w14:paraId="5D026A39" w14:textId="7779F58A" w:rsidR="00977F11" w:rsidRPr="00D97196" w:rsidDel="00C2040A" w:rsidRDefault="00977F11">
            <w:pPr>
              <w:rPr>
                <w:del w:id="509" w:author="Mohammad Nayeem Hasan" w:date="2023-01-21T00:38:00Z"/>
                <w:rFonts w:ascii="Times New Roman" w:hAnsi="Times New Roman" w:cs="Times New Roman"/>
                <w:sz w:val="24"/>
                <w:szCs w:val="24"/>
              </w:rPr>
              <w:pPrChange w:id="510" w:author="Mohammad Nayeem Hasan" w:date="2023-01-21T14:56:00Z">
                <w:pPr>
                  <w:jc w:val="both"/>
                </w:pPr>
              </w:pPrChange>
            </w:pPr>
            <w:del w:id="511" w:author="Mohammad Nayeem Hasan" w:date="2023-01-21T00:38:00Z">
              <w:r w:rsidRPr="00D97196" w:rsidDel="00C2040A">
                <w:rPr>
                  <w:rFonts w:ascii="Times New Roman" w:hAnsi="Times New Roman" w:cs="Times New Roman"/>
                  <w:sz w:val="24"/>
                  <w:szCs w:val="24"/>
                </w:rPr>
                <w:delText>2006</w:delText>
              </w:r>
            </w:del>
          </w:p>
        </w:tc>
        <w:tc>
          <w:tcPr>
            <w:tcW w:w="1126" w:type="pct"/>
            <w:gridSpan w:val="3"/>
            <w:vAlign w:val="center"/>
          </w:tcPr>
          <w:p w14:paraId="40B1F874" w14:textId="16B8AB6D" w:rsidR="00977F11" w:rsidRPr="00D97196" w:rsidDel="00C2040A" w:rsidRDefault="00977F11">
            <w:pPr>
              <w:rPr>
                <w:del w:id="512" w:author="Mohammad Nayeem Hasan" w:date="2023-01-21T00:38:00Z"/>
                <w:rFonts w:ascii="Times New Roman" w:hAnsi="Times New Roman" w:cs="Times New Roman"/>
                <w:sz w:val="24"/>
                <w:szCs w:val="24"/>
              </w:rPr>
              <w:pPrChange w:id="513" w:author="Mohammad Nayeem Hasan" w:date="2023-01-21T14:56:00Z">
                <w:pPr>
                  <w:jc w:val="both"/>
                </w:pPr>
              </w:pPrChange>
            </w:pPr>
            <w:del w:id="514" w:author="Mohammad Nayeem Hasan" w:date="2023-01-21T00:38:00Z">
              <w:r w:rsidRPr="00D97196" w:rsidDel="00C2040A">
                <w:rPr>
                  <w:rFonts w:ascii="Times New Roman" w:hAnsi="Times New Roman" w:cs="Times New Roman"/>
                  <w:sz w:val="24"/>
                  <w:szCs w:val="24"/>
                </w:rPr>
                <w:delText>2012</w:delText>
              </w:r>
            </w:del>
          </w:p>
        </w:tc>
        <w:tc>
          <w:tcPr>
            <w:tcW w:w="1964" w:type="pct"/>
            <w:gridSpan w:val="3"/>
            <w:vAlign w:val="center"/>
          </w:tcPr>
          <w:p w14:paraId="06955BA0" w14:textId="09A76A9E" w:rsidR="00977F11" w:rsidRPr="00D97196" w:rsidDel="00C2040A" w:rsidRDefault="00977F11">
            <w:pPr>
              <w:rPr>
                <w:del w:id="515" w:author="Mohammad Nayeem Hasan" w:date="2023-01-21T00:38:00Z"/>
                <w:rFonts w:ascii="Times New Roman" w:hAnsi="Times New Roman" w:cs="Times New Roman"/>
                <w:sz w:val="24"/>
                <w:szCs w:val="24"/>
              </w:rPr>
              <w:pPrChange w:id="516" w:author="Mohammad Nayeem Hasan" w:date="2023-01-21T14:56:00Z">
                <w:pPr>
                  <w:jc w:val="both"/>
                </w:pPr>
              </w:pPrChange>
            </w:pPr>
            <w:del w:id="517" w:author="Mohammad Nayeem Hasan" w:date="2023-01-21T00:38:00Z">
              <w:r w:rsidRPr="00D97196" w:rsidDel="00C2040A">
                <w:rPr>
                  <w:rFonts w:ascii="Times New Roman" w:hAnsi="Times New Roman" w:cs="Times New Roman"/>
                  <w:sz w:val="24"/>
                  <w:szCs w:val="24"/>
                </w:rPr>
                <w:delText>2019</w:delText>
              </w:r>
            </w:del>
          </w:p>
        </w:tc>
      </w:tr>
      <w:tr w:rsidR="00275578" w:rsidRPr="00D97196" w:rsidDel="00C2040A" w14:paraId="539F5FB1" w14:textId="6480427C" w:rsidTr="00B1108E">
        <w:trPr>
          <w:trHeight w:val="684"/>
          <w:jc w:val="center"/>
          <w:del w:id="518" w:author="Mohammad Nayeem Hasan" w:date="2023-01-21T00:38:00Z"/>
        </w:trPr>
        <w:tc>
          <w:tcPr>
            <w:tcW w:w="811" w:type="pct"/>
            <w:vMerge/>
            <w:vAlign w:val="center"/>
          </w:tcPr>
          <w:p w14:paraId="3F66FCCC" w14:textId="202BAAA1" w:rsidR="00977F11" w:rsidRPr="00D97196" w:rsidDel="00C2040A" w:rsidRDefault="00977F11">
            <w:pPr>
              <w:rPr>
                <w:del w:id="519" w:author="Mohammad Nayeem Hasan" w:date="2023-01-21T00:38:00Z"/>
                <w:rFonts w:ascii="Times New Roman" w:hAnsi="Times New Roman" w:cs="Times New Roman"/>
                <w:sz w:val="24"/>
                <w:szCs w:val="24"/>
              </w:rPr>
              <w:pPrChange w:id="520" w:author="Mohammad Nayeem Hasan" w:date="2023-01-21T14:56:00Z">
                <w:pPr>
                  <w:jc w:val="both"/>
                </w:pPr>
              </w:pPrChange>
            </w:pPr>
          </w:p>
        </w:tc>
        <w:tc>
          <w:tcPr>
            <w:tcW w:w="353" w:type="pct"/>
            <w:vAlign w:val="center"/>
          </w:tcPr>
          <w:p w14:paraId="6CFCEC2F" w14:textId="1C24BBB9" w:rsidR="00977F11" w:rsidRPr="00D97196" w:rsidDel="00C2040A" w:rsidRDefault="002258E4">
            <w:pPr>
              <w:rPr>
                <w:del w:id="521" w:author="Mohammad Nayeem Hasan" w:date="2023-01-21T00:38:00Z"/>
                <w:rFonts w:ascii="Times New Roman" w:hAnsi="Times New Roman" w:cs="Times New Roman"/>
                <w:sz w:val="24"/>
                <w:szCs w:val="24"/>
              </w:rPr>
              <w:pPrChange w:id="522" w:author="Mohammad Nayeem Hasan" w:date="2023-01-21T14:56:00Z">
                <w:pPr>
                  <w:jc w:val="both"/>
                </w:pPr>
              </w:pPrChange>
            </w:pPr>
            <w:del w:id="523" w:author="Mohammad Nayeem Hasan" w:date="2023-01-21T00:38:00Z">
              <w:r w:rsidRPr="00D97196" w:rsidDel="00C2040A">
                <w:rPr>
                  <w:rFonts w:ascii="Times New Roman" w:hAnsi="Times New Roman" w:cs="Times New Roman"/>
                  <w:sz w:val="24"/>
                  <w:szCs w:val="24"/>
                </w:rPr>
                <w:delText>C</w:delText>
              </w:r>
              <w:r w:rsidR="00977F11" w:rsidRPr="00D97196" w:rsidDel="00C2040A">
                <w:rPr>
                  <w:rFonts w:ascii="Times New Roman" w:hAnsi="Times New Roman" w:cs="Times New Roman"/>
                  <w:sz w:val="24"/>
                  <w:szCs w:val="24"/>
                </w:rPr>
                <w:delText>OR</w:delText>
              </w:r>
            </w:del>
          </w:p>
        </w:tc>
        <w:tc>
          <w:tcPr>
            <w:tcW w:w="329" w:type="pct"/>
            <w:vAlign w:val="center"/>
          </w:tcPr>
          <w:p w14:paraId="3DFDAB41" w14:textId="35063746" w:rsidR="00977F11" w:rsidRPr="00D97196" w:rsidDel="00C2040A" w:rsidRDefault="00977F11">
            <w:pPr>
              <w:rPr>
                <w:del w:id="524" w:author="Mohammad Nayeem Hasan" w:date="2023-01-21T00:38:00Z"/>
                <w:rFonts w:ascii="Times New Roman" w:hAnsi="Times New Roman" w:cs="Times New Roman"/>
                <w:sz w:val="24"/>
                <w:szCs w:val="24"/>
              </w:rPr>
              <w:pPrChange w:id="525" w:author="Mohammad Nayeem Hasan" w:date="2023-01-21T14:56:00Z">
                <w:pPr>
                  <w:jc w:val="both"/>
                </w:pPr>
              </w:pPrChange>
            </w:pPr>
            <w:del w:id="526" w:author="Mohammad Nayeem Hasan" w:date="2023-01-21T00:38:00Z">
              <w:r w:rsidRPr="00D97196" w:rsidDel="00C2040A">
                <w:rPr>
                  <w:rFonts w:ascii="Times New Roman" w:hAnsi="Times New Roman" w:cs="Times New Roman"/>
                  <w:sz w:val="24"/>
                  <w:szCs w:val="24"/>
                </w:rPr>
                <w:delText>95% CI</w:delText>
              </w:r>
            </w:del>
          </w:p>
        </w:tc>
        <w:tc>
          <w:tcPr>
            <w:tcW w:w="417" w:type="pct"/>
            <w:vAlign w:val="center"/>
          </w:tcPr>
          <w:p w14:paraId="479FB0E8" w14:textId="2831F2AF" w:rsidR="00977F11" w:rsidRPr="00D97196" w:rsidDel="00C2040A" w:rsidRDefault="00977F11">
            <w:pPr>
              <w:rPr>
                <w:del w:id="527" w:author="Mohammad Nayeem Hasan" w:date="2023-01-21T00:38:00Z"/>
                <w:rFonts w:ascii="Times New Roman" w:hAnsi="Times New Roman" w:cs="Times New Roman"/>
                <w:sz w:val="24"/>
                <w:szCs w:val="24"/>
              </w:rPr>
              <w:pPrChange w:id="528" w:author="Mohammad Nayeem Hasan" w:date="2023-01-21T14:56:00Z">
                <w:pPr>
                  <w:jc w:val="both"/>
                </w:pPr>
              </w:pPrChange>
            </w:pPr>
            <w:del w:id="529" w:author="Mohammad Nayeem Hasan" w:date="2023-01-21T00:38:00Z">
              <w:r w:rsidRPr="00D97196" w:rsidDel="00C2040A">
                <w:rPr>
                  <w:rFonts w:ascii="Times New Roman" w:hAnsi="Times New Roman" w:cs="Times New Roman"/>
                  <w:sz w:val="24"/>
                  <w:szCs w:val="24"/>
                </w:rPr>
                <w:delText>P-value</w:delText>
              </w:r>
            </w:del>
          </w:p>
        </w:tc>
        <w:tc>
          <w:tcPr>
            <w:tcW w:w="353" w:type="pct"/>
            <w:vAlign w:val="center"/>
          </w:tcPr>
          <w:p w14:paraId="54529B62" w14:textId="49946FE3" w:rsidR="00977F11" w:rsidRPr="00D97196" w:rsidDel="00C2040A" w:rsidRDefault="002258E4">
            <w:pPr>
              <w:rPr>
                <w:del w:id="530" w:author="Mohammad Nayeem Hasan" w:date="2023-01-21T00:38:00Z"/>
                <w:rFonts w:ascii="Times New Roman" w:hAnsi="Times New Roman" w:cs="Times New Roman"/>
                <w:sz w:val="24"/>
                <w:szCs w:val="24"/>
              </w:rPr>
              <w:pPrChange w:id="531" w:author="Mohammad Nayeem Hasan" w:date="2023-01-21T14:56:00Z">
                <w:pPr>
                  <w:jc w:val="both"/>
                </w:pPr>
              </w:pPrChange>
            </w:pPr>
            <w:del w:id="532" w:author="Mohammad Nayeem Hasan" w:date="2023-01-21T00:38:00Z">
              <w:r w:rsidRPr="00D97196" w:rsidDel="00C2040A">
                <w:rPr>
                  <w:rFonts w:ascii="Times New Roman" w:hAnsi="Times New Roman" w:cs="Times New Roman"/>
                  <w:sz w:val="24"/>
                  <w:szCs w:val="24"/>
                </w:rPr>
                <w:delText>C</w:delText>
              </w:r>
              <w:r w:rsidR="00977F11" w:rsidRPr="00D97196" w:rsidDel="00C2040A">
                <w:rPr>
                  <w:rFonts w:ascii="Times New Roman" w:hAnsi="Times New Roman" w:cs="Times New Roman"/>
                  <w:sz w:val="24"/>
                  <w:szCs w:val="24"/>
                </w:rPr>
                <w:delText>OR</w:delText>
              </w:r>
            </w:del>
          </w:p>
        </w:tc>
        <w:tc>
          <w:tcPr>
            <w:tcW w:w="356" w:type="pct"/>
            <w:vAlign w:val="center"/>
          </w:tcPr>
          <w:p w14:paraId="001FD60C" w14:textId="1E51BAD6" w:rsidR="00977F11" w:rsidRPr="00D97196" w:rsidDel="00C2040A" w:rsidRDefault="00977F11">
            <w:pPr>
              <w:rPr>
                <w:del w:id="533" w:author="Mohammad Nayeem Hasan" w:date="2023-01-21T00:38:00Z"/>
                <w:rFonts w:ascii="Times New Roman" w:hAnsi="Times New Roman" w:cs="Times New Roman"/>
                <w:sz w:val="24"/>
                <w:szCs w:val="24"/>
              </w:rPr>
              <w:pPrChange w:id="534" w:author="Mohammad Nayeem Hasan" w:date="2023-01-21T14:56:00Z">
                <w:pPr>
                  <w:jc w:val="both"/>
                </w:pPr>
              </w:pPrChange>
            </w:pPr>
            <w:del w:id="535" w:author="Mohammad Nayeem Hasan" w:date="2023-01-21T00:38:00Z">
              <w:r w:rsidRPr="00D97196" w:rsidDel="00C2040A">
                <w:rPr>
                  <w:rFonts w:ascii="Times New Roman" w:hAnsi="Times New Roman" w:cs="Times New Roman"/>
                  <w:sz w:val="24"/>
                  <w:szCs w:val="24"/>
                </w:rPr>
                <w:delText>95% CI</w:delText>
              </w:r>
            </w:del>
          </w:p>
        </w:tc>
        <w:tc>
          <w:tcPr>
            <w:tcW w:w="417" w:type="pct"/>
            <w:vAlign w:val="center"/>
          </w:tcPr>
          <w:p w14:paraId="60633CDC" w14:textId="0B6701C2" w:rsidR="00977F11" w:rsidRPr="00D97196" w:rsidDel="00C2040A" w:rsidRDefault="00977F11">
            <w:pPr>
              <w:rPr>
                <w:del w:id="536" w:author="Mohammad Nayeem Hasan" w:date="2023-01-21T00:38:00Z"/>
                <w:rFonts w:ascii="Times New Roman" w:hAnsi="Times New Roman" w:cs="Times New Roman"/>
                <w:sz w:val="24"/>
                <w:szCs w:val="24"/>
              </w:rPr>
              <w:pPrChange w:id="537" w:author="Mohammad Nayeem Hasan" w:date="2023-01-21T14:56:00Z">
                <w:pPr>
                  <w:jc w:val="both"/>
                </w:pPr>
              </w:pPrChange>
            </w:pPr>
            <w:del w:id="538" w:author="Mohammad Nayeem Hasan" w:date="2023-01-21T00:38:00Z">
              <w:r w:rsidRPr="00D97196" w:rsidDel="00C2040A">
                <w:rPr>
                  <w:rFonts w:ascii="Times New Roman" w:hAnsi="Times New Roman" w:cs="Times New Roman"/>
                  <w:sz w:val="24"/>
                  <w:szCs w:val="24"/>
                </w:rPr>
                <w:delText>P-value</w:delText>
              </w:r>
            </w:del>
          </w:p>
        </w:tc>
        <w:tc>
          <w:tcPr>
            <w:tcW w:w="379" w:type="pct"/>
            <w:vAlign w:val="center"/>
          </w:tcPr>
          <w:p w14:paraId="5A22AE18" w14:textId="669F50F5" w:rsidR="00977F11" w:rsidRPr="00D97196" w:rsidDel="00C2040A" w:rsidRDefault="002258E4">
            <w:pPr>
              <w:rPr>
                <w:del w:id="539" w:author="Mohammad Nayeem Hasan" w:date="2023-01-21T00:38:00Z"/>
                <w:rFonts w:ascii="Times New Roman" w:hAnsi="Times New Roman" w:cs="Times New Roman"/>
                <w:sz w:val="24"/>
                <w:szCs w:val="24"/>
              </w:rPr>
              <w:pPrChange w:id="540" w:author="Mohammad Nayeem Hasan" w:date="2023-01-21T14:56:00Z">
                <w:pPr>
                  <w:jc w:val="both"/>
                </w:pPr>
              </w:pPrChange>
            </w:pPr>
            <w:del w:id="541" w:author="Mohammad Nayeem Hasan" w:date="2023-01-21T00:38:00Z">
              <w:r w:rsidRPr="00D97196" w:rsidDel="00C2040A">
                <w:rPr>
                  <w:rFonts w:ascii="Times New Roman" w:hAnsi="Times New Roman" w:cs="Times New Roman"/>
                  <w:sz w:val="24"/>
                  <w:szCs w:val="24"/>
                </w:rPr>
                <w:delText>C</w:delText>
              </w:r>
              <w:r w:rsidR="00977F11" w:rsidRPr="00D97196" w:rsidDel="00C2040A">
                <w:rPr>
                  <w:rFonts w:ascii="Times New Roman" w:hAnsi="Times New Roman" w:cs="Times New Roman"/>
                  <w:sz w:val="24"/>
                  <w:szCs w:val="24"/>
                </w:rPr>
                <w:delText>OR</w:delText>
              </w:r>
            </w:del>
          </w:p>
        </w:tc>
        <w:tc>
          <w:tcPr>
            <w:tcW w:w="1140" w:type="pct"/>
            <w:vAlign w:val="center"/>
          </w:tcPr>
          <w:p w14:paraId="7F7DC5B4" w14:textId="3A357ED0" w:rsidR="00977F11" w:rsidRPr="00D97196" w:rsidDel="00C2040A" w:rsidRDefault="00977F11">
            <w:pPr>
              <w:rPr>
                <w:del w:id="542" w:author="Mohammad Nayeem Hasan" w:date="2023-01-21T00:38:00Z"/>
                <w:rFonts w:ascii="Times New Roman" w:hAnsi="Times New Roman" w:cs="Times New Roman"/>
                <w:sz w:val="24"/>
                <w:szCs w:val="24"/>
              </w:rPr>
              <w:pPrChange w:id="543" w:author="Mohammad Nayeem Hasan" w:date="2023-01-21T14:56:00Z">
                <w:pPr>
                  <w:jc w:val="both"/>
                </w:pPr>
              </w:pPrChange>
            </w:pPr>
            <w:del w:id="544" w:author="Mohammad Nayeem Hasan" w:date="2023-01-21T00:38:00Z">
              <w:r w:rsidRPr="00D97196" w:rsidDel="00C2040A">
                <w:rPr>
                  <w:rFonts w:ascii="Times New Roman" w:hAnsi="Times New Roman" w:cs="Times New Roman"/>
                  <w:sz w:val="24"/>
                  <w:szCs w:val="24"/>
                </w:rPr>
                <w:delText>95% CI</w:delText>
              </w:r>
            </w:del>
          </w:p>
        </w:tc>
        <w:tc>
          <w:tcPr>
            <w:tcW w:w="445" w:type="pct"/>
            <w:vAlign w:val="center"/>
          </w:tcPr>
          <w:p w14:paraId="17167551" w14:textId="34881AFE" w:rsidR="00977F11" w:rsidRPr="00D97196" w:rsidDel="00C2040A" w:rsidRDefault="00977F11">
            <w:pPr>
              <w:rPr>
                <w:del w:id="545" w:author="Mohammad Nayeem Hasan" w:date="2023-01-21T00:38:00Z"/>
                <w:rFonts w:ascii="Times New Roman" w:hAnsi="Times New Roman" w:cs="Times New Roman"/>
                <w:sz w:val="24"/>
                <w:szCs w:val="24"/>
              </w:rPr>
              <w:pPrChange w:id="546" w:author="Mohammad Nayeem Hasan" w:date="2023-01-21T14:56:00Z">
                <w:pPr>
                  <w:jc w:val="both"/>
                </w:pPr>
              </w:pPrChange>
            </w:pPr>
            <w:del w:id="547" w:author="Mohammad Nayeem Hasan" w:date="2023-01-21T00:38:00Z">
              <w:r w:rsidRPr="00D97196" w:rsidDel="00C2040A">
                <w:rPr>
                  <w:rFonts w:ascii="Times New Roman" w:hAnsi="Times New Roman" w:cs="Times New Roman"/>
                  <w:sz w:val="24"/>
                  <w:szCs w:val="24"/>
                </w:rPr>
                <w:delText>P-value</w:delText>
              </w:r>
            </w:del>
          </w:p>
        </w:tc>
      </w:tr>
      <w:tr w:rsidR="00275578" w:rsidRPr="00D97196" w:rsidDel="00C2040A" w14:paraId="06CA20E1" w14:textId="416F7554" w:rsidTr="00D3090E">
        <w:trPr>
          <w:trHeight w:val="161"/>
          <w:jc w:val="center"/>
          <w:del w:id="548" w:author="Mohammad Nayeem Hasan" w:date="2023-01-21T00:38:00Z"/>
        </w:trPr>
        <w:tc>
          <w:tcPr>
            <w:tcW w:w="5000" w:type="pct"/>
            <w:gridSpan w:val="10"/>
            <w:vAlign w:val="center"/>
          </w:tcPr>
          <w:p w14:paraId="2426FD24" w14:textId="74998AD1" w:rsidR="00977F11" w:rsidRPr="00D97196" w:rsidDel="00C2040A" w:rsidRDefault="00977F11">
            <w:pPr>
              <w:rPr>
                <w:del w:id="549" w:author="Mohammad Nayeem Hasan" w:date="2023-01-21T00:38:00Z"/>
                <w:rFonts w:ascii="Times New Roman" w:hAnsi="Times New Roman" w:cs="Times New Roman"/>
                <w:sz w:val="24"/>
                <w:szCs w:val="24"/>
              </w:rPr>
              <w:pPrChange w:id="550" w:author="Mohammad Nayeem Hasan" w:date="2023-01-21T14:56:00Z">
                <w:pPr>
                  <w:jc w:val="both"/>
                </w:pPr>
              </w:pPrChange>
            </w:pPr>
            <w:del w:id="551" w:author="Mohammad Nayeem Hasan" w:date="2023-01-21T00:38:00Z">
              <w:r w:rsidRPr="00D97196" w:rsidDel="00C2040A">
                <w:rPr>
                  <w:rFonts w:ascii="Times New Roman" w:hAnsi="Times New Roman" w:cs="Times New Roman"/>
                  <w:sz w:val="24"/>
                  <w:szCs w:val="24"/>
                </w:rPr>
                <w:delText>CHILD CHARACTERISTICS</w:delText>
              </w:r>
            </w:del>
          </w:p>
        </w:tc>
      </w:tr>
      <w:tr w:rsidR="00275578" w:rsidRPr="00D97196" w:rsidDel="00C2040A" w14:paraId="4B8081AA" w14:textId="1652B588" w:rsidTr="00D3090E">
        <w:trPr>
          <w:trHeight w:val="161"/>
          <w:jc w:val="center"/>
          <w:del w:id="552" w:author="Mohammad Nayeem Hasan" w:date="2023-01-21T00:38:00Z"/>
        </w:trPr>
        <w:tc>
          <w:tcPr>
            <w:tcW w:w="5000" w:type="pct"/>
            <w:gridSpan w:val="10"/>
            <w:vAlign w:val="center"/>
          </w:tcPr>
          <w:p w14:paraId="135C0034" w14:textId="2D1B95E8" w:rsidR="00977F11" w:rsidRPr="00D97196" w:rsidDel="00C2040A" w:rsidRDefault="00977F11">
            <w:pPr>
              <w:rPr>
                <w:del w:id="553" w:author="Mohammad Nayeem Hasan" w:date="2023-01-21T00:38:00Z"/>
                <w:rFonts w:ascii="Times New Roman" w:hAnsi="Times New Roman" w:cs="Times New Roman"/>
                <w:sz w:val="24"/>
                <w:szCs w:val="24"/>
              </w:rPr>
              <w:pPrChange w:id="554" w:author="Mohammad Nayeem Hasan" w:date="2023-01-21T14:56:00Z">
                <w:pPr>
                  <w:jc w:val="both"/>
                </w:pPr>
              </w:pPrChange>
            </w:pPr>
            <w:del w:id="555" w:author="Mohammad Nayeem Hasan" w:date="2023-01-21T00:38:00Z">
              <w:r w:rsidRPr="00D97196" w:rsidDel="00C2040A">
                <w:rPr>
                  <w:rFonts w:ascii="Times New Roman" w:hAnsi="Times New Roman" w:cs="Times New Roman"/>
                  <w:sz w:val="24"/>
                  <w:szCs w:val="24"/>
                </w:rPr>
                <w:delText>Age of child (in months)</w:delText>
              </w:r>
            </w:del>
          </w:p>
        </w:tc>
      </w:tr>
      <w:tr w:rsidR="00275578" w:rsidRPr="00D97196" w:rsidDel="00C2040A" w14:paraId="3EEF7F9D" w14:textId="6B63A5A7" w:rsidTr="00275578">
        <w:trPr>
          <w:trHeight w:val="250"/>
          <w:jc w:val="center"/>
          <w:del w:id="556" w:author="Mohammad Nayeem Hasan" w:date="2023-01-21T00:38:00Z"/>
        </w:trPr>
        <w:tc>
          <w:tcPr>
            <w:tcW w:w="811" w:type="pct"/>
            <w:vAlign w:val="center"/>
          </w:tcPr>
          <w:p w14:paraId="1BFB2822" w14:textId="03D28D36" w:rsidR="00D40FF9" w:rsidRPr="00D97196" w:rsidDel="00C2040A" w:rsidRDefault="00D40FF9">
            <w:pPr>
              <w:rPr>
                <w:del w:id="557" w:author="Mohammad Nayeem Hasan" w:date="2023-01-21T00:38:00Z"/>
                <w:rFonts w:ascii="Times New Roman" w:hAnsi="Times New Roman" w:cs="Times New Roman"/>
                <w:sz w:val="24"/>
                <w:szCs w:val="24"/>
              </w:rPr>
              <w:pPrChange w:id="558" w:author="Mohammad Nayeem Hasan" w:date="2023-01-21T14:56:00Z">
                <w:pPr>
                  <w:jc w:val="both"/>
                </w:pPr>
              </w:pPrChange>
            </w:pPr>
            <w:del w:id="559" w:author="Mohammad Nayeem Hasan" w:date="2023-01-21T00:38:00Z">
              <w:r w:rsidRPr="00D97196" w:rsidDel="00C2040A">
                <w:rPr>
                  <w:rFonts w:ascii="Times New Roman" w:hAnsi="Times New Roman" w:cs="Times New Roman"/>
                  <w:sz w:val="24"/>
                  <w:szCs w:val="24"/>
                </w:rPr>
                <w:delText>0-11</w:delText>
              </w:r>
            </w:del>
          </w:p>
        </w:tc>
        <w:tc>
          <w:tcPr>
            <w:tcW w:w="353" w:type="pct"/>
            <w:vAlign w:val="center"/>
          </w:tcPr>
          <w:p w14:paraId="0D3F5DDF" w14:textId="2FBF00A6" w:rsidR="00D40FF9" w:rsidRPr="00D97196" w:rsidDel="00C2040A" w:rsidRDefault="00D40FF9">
            <w:pPr>
              <w:rPr>
                <w:del w:id="560" w:author="Mohammad Nayeem Hasan" w:date="2023-01-21T00:38:00Z"/>
                <w:rFonts w:ascii="Times New Roman" w:hAnsi="Times New Roman" w:cs="Times New Roman"/>
                <w:sz w:val="24"/>
                <w:szCs w:val="24"/>
              </w:rPr>
              <w:pPrChange w:id="561" w:author="Mohammad Nayeem Hasan" w:date="2023-01-21T14:56:00Z">
                <w:pPr>
                  <w:jc w:val="both"/>
                </w:pPr>
              </w:pPrChange>
            </w:pPr>
            <w:del w:id="562" w:author="Mohammad Nayeem Hasan" w:date="2023-01-21T00:38:00Z">
              <w:r w:rsidRPr="00D97196" w:rsidDel="00C2040A">
                <w:rPr>
                  <w:rFonts w:ascii="Times New Roman" w:hAnsi="Times New Roman" w:cs="Times New Roman"/>
                  <w:sz w:val="24"/>
                  <w:szCs w:val="24"/>
                </w:rPr>
                <w:delText>1.80</w:delText>
              </w:r>
            </w:del>
          </w:p>
        </w:tc>
        <w:tc>
          <w:tcPr>
            <w:tcW w:w="329" w:type="pct"/>
            <w:vAlign w:val="center"/>
          </w:tcPr>
          <w:p w14:paraId="5300EC5B" w14:textId="0D381EB5" w:rsidR="00D40FF9" w:rsidRPr="00D97196" w:rsidDel="00C2040A" w:rsidRDefault="00D40FF9">
            <w:pPr>
              <w:rPr>
                <w:del w:id="563" w:author="Mohammad Nayeem Hasan" w:date="2023-01-21T00:38:00Z"/>
                <w:rFonts w:ascii="Times New Roman" w:hAnsi="Times New Roman" w:cs="Times New Roman"/>
                <w:sz w:val="24"/>
                <w:szCs w:val="24"/>
              </w:rPr>
              <w:pPrChange w:id="564" w:author="Mohammad Nayeem Hasan" w:date="2023-01-21T14:56:00Z">
                <w:pPr>
                  <w:jc w:val="both"/>
                </w:pPr>
              </w:pPrChange>
            </w:pPr>
            <w:del w:id="565" w:author="Mohammad Nayeem Hasan" w:date="2023-01-21T00:38:00Z">
              <w:r w:rsidRPr="00D97196" w:rsidDel="00C2040A">
                <w:rPr>
                  <w:rFonts w:ascii="Times New Roman" w:hAnsi="Times New Roman" w:cs="Times New Roman"/>
                  <w:sz w:val="24"/>
                  <w:szCs w:val="24"/>
                </w:rPr>
                <w:delText>1.51 – 2.15</w:delText>
              </w:r>
            </w:del>
          </w:p>
        </w:tc>
        <w:tc>
          <w:tcPr>
            <w:tcW w:w="417" w:type="pct"/>
            <w:vAlign w:val="center"/>
          </w:tcPr>
          <w:p w14:paraId="65784FAD" w14:textId="16117BB5" w:rsidR="00D40FF9" w:rsidRPr="00F411AC" w:rsidDel="00C2040A" w:rsidRDefault="00D40FF9">
            <w:pPr>
              <w:rPr>
                <w:del w:id="566" w:author="Mohammad Nayeem Hasan" w:date="2023-01-21T00:38:00Z"/>
                <w:rFonts w:ascii="Times New Roman" w:hAnsi="Times New Roman" w:cs="Times New Roman"/>
                <w:b/>
                <w:bCs/>
                <w:sz w:val="24"/>
                <w:szCs w:val="24"/>
              </w:rPr>
              <w:pPrChange w:id="567" w:author="Mohammad Nayeem Hasan" w:date="2023-01-21T14:56:00Z">
                <w:pPr>
                  <w:jc w:val="both"/>
                </w:pPr>
              </w:pPrChange>
            </w:pPr>
            <w:del w:id="568" w:author="Mohammad Nayeem Hasan" w:date="2023-01-21T00:38:00Z">
              <w:r w:rsidRPr="00F411AC" w:rsidDel="00C2040A">
                <w:rPr>
                  <w:rFonts w:ascii="Times New Roman" w:hAnsi="Times New Roman" w:cs="Times New Roman"/>
                  <w:b/>
                  <w:bCs/>
                  <w:sz w:val="24"/>
                  <w:szCs w:val="24"/>
                </w:rPr>
                <w:delText>&lt;0.001</w:delText>
              </w:r>
            </w:del>
          </w:p>
        </w:tc>
        <w:tc>
          <w:tcPr>
            <w:tcW w:w="353" w:type="pct"/>
            <w:vAlign w:val="center"/>
          </w:tcPr>
          <w:p w14:paraId="539579E9" w14:textId="64C947B0" w:rsidR="00D40FF9" w:rsidRPr="00D97196" w:rsidDel="00C2040A" w:rsidRDefault="00D40FF9">
            <w:pPr>
              <w:rPr>
                <w:del w:id="569" w:author="Mohammad Nayeem Hasan" w:date="2023-01-21T00:38:00Z"/>
                <w:rFonts w:ascii="Times New Roman" w:hAnsi="Times New Roman" w:cs="Times New Roman"/>
                <w:sz w:val="24"/>
                <w:szCs w:val="24"/>
              </w:rPr>
              <w:pPrChange w:id="570" w:author="Mohammad Nayeem Hasan" w:date="2023-01-21T14:56:00Z">
                <w:pPr>
                  <w:jc w:val="both"/>
                </w:pPr>
              </w:pPrChange>
            </w:pPr>
            <w:del w:id="571" w:author="Mohammad Nayeem Hasan" w:date="2023-01-21T00:38:00Z">
              <w:r w:rsidRPr="00D97196" w:rsidDel="00C2040A">
                <w:rPr>
                  <w:rFonts w:ascii="Times New Roman" w:hAnsi="Times New Roman" w:cs="Times New Roman"/>
                  <w:sz w:val="24"/>
                  <w:szCs w:val="24"/>
                </w:rPr>
                <w:delText>3.96</w:delText>
              </w:r>
            </w:del>
          </w:p>
        </w:tc>
        <w:tc>
          <w:tcPr>
            <w:tcW w:w="356" w:type="pct"/>
            <w:vAlign w:val="center"/>
          </w:tcPr>
          <w:p w14:paraId="2872C639" w14:textId="009049BE" w:rsidR="00D40FF9" w:rsidRPr="00D97196" w:rsidDel="00C2040A" w:rsidRDefault="00D40FF9">
            <w:pPr>
              <w:rPr>
                <w:del w:id="572" w:author="Mohammad Nayeem Hasan" w:date="2023-01-21T00:38:00Z"/>
                <w:rFonts w:ascii="Times New Roman" w:hAnsi="Times New Roman" w:cs="Times New Roman"/>
                <w:sz w:val="24"/>
                <w:szCs w:val="24"/>
              </w:rPr>
              <w:pPrChange w:id="573" w:author="Mohammad Nayeem Hasan" w:date="2023-01-21T14:56:00Z">
                <w:pPr>
                  <w:jc w:val="both"/>
                </w:pPr>
              </w:pPrChange>
            </w:pPr>
            <w:del w:id="574" w:author="Mohammad Nayeem Hasan" w:date="2023-01-21T00:38:00Z">
              <w:r w:rsidRPr="00D97196" w:rsidDel="00C2040A">
                <w:rPr>
                  <w:rFonts w:ascii="Times New Roman" w:hAnsi="Times New Roman" w:cs="Times New Roman"/>
                  <w:sz w:val="24"/>
                  <w:szCs w:val="24"/>
                </w:rPr>
                <w:delText>2.71 – 5.77</w:delText>
              </w:r>
            </w:del>
          </w:p>
        </w:tc>
        <w:tc>
          <w:tcPr>
            <w:tcW w:w="417" w:type="pct"/>
            <w:vAlign w:val="center"/>
          </w:tcPr>
          <w:p w14:paraId="562B45BB" w14:textId="04C841CC" w:rsidR="00D40FF9" w:rsidRPr="00F411AC" w:rsidDel="00C2040A" w:rsidRDefault="00D40FF9">
            <w:pPr>
              <w:rPr>
                <w:del w:id="575" w:author="Mohammad Nayeem Hasan" w:date="2023-01-21T00:38:00Z"/>
                <w:rFonts w:ascii="Times New Roman" w:hAnsi="Times New Roman" w:cs="Times New Roman"/>
                <w:b/>
                <w:bCs/>
                <w:sz w:val="24"/>
                <w:szCs w:val="24"/>
              </w:rPr>
              <w:pPrChange w:id="576" w:author="Mohammad Nayeem Hasan" w:date="2023-01-21T14:56:00Z">
                <w:pPr>
                  <w:jc w:val="both"/>
                </w:pPr>
              </w:pPrChange>
            </w:pPr>
            <w:del w:id="577" w:author="Mohammad Nayeem Hasan" w:date="2023-01-21T00:38:00Z">
              <w:r w:rsidRPr="00F411AC" w:rsidDel="00C2040A">
                <w:rPr>
                  <w:rFonts w:ascii="Times New Roman" w:hAnsi="Times New Roman" w:cs="Times New Roman"/>
                  <w:b/>
                  <w:bCs/>
                  <w:sz w:val="24"/>
                  <w:szCs w:val="24"/>
                </w:rPr>
                <w:delText>&lt;0.001</w:delText>
              </w:r>
            </w:del>
          </w:p>
        </w:tc>
        <w:tc>
          <w:tcPr>
            <w:tcW w:w="379" w:type="pct"/>
            <w:vAlign w:val="center"/>
          </w:tcPr>
          <w:p w14:paraId="551F0CA5" w14:textId="7D5D1127" w:rsidR="00D40FF9" w:rsidRPr="00D97196" w:rsidDel="00C2040A" w:rsidRDefault="00D40FF9">
            <w:pPr>
              <w:rPr>
                <w:del w:id="578" w:author="Mohammad Nayeem Hasan" w:date="2023-01-21T00:38:00Z"/>
                <w:rFonts w:ascii="Times New Roman" w:hAnsi="Times New Roman" w:cs="Times New Roman"/>
                <w:sz w:val="24"/>
                <w:szCs w:val="24"/>
              </w:rPr>
              <w:pPrChange w:id="579" w:author="Mohammad Nayeem Hasan" w:date="2023-01-21T14:56:00Z">
                <w:pPr>
                  <w:jc w:val="both"/>
                </w:pPr>
              </w:pPrChange>
            </w:pPr>
            <w:del w:id="580" w:author="Mohammad Nayeem Hasan" w:date="2023-01-21T00:38:00Z">
              <w:r w:rsidRPr="00D97196" w:rsidDel="00C2040A">
                <w:rPr>
                  <w:rFonts w:ascii="Times New Roman" w:hAnsi="Times New Roman" w:cs="Times New Roman"/>
                  <w:sz w:val="24"/>
                  <w:szCs w:val="24"/>
                </w:rPr>
                <w:delText>2.920</w:delText>
              </w:r>
            </w:del>
          </w:p>
        </w:tc>
        <w:tc>
          <w:tcPr>
            <w:tcW w:w="1140" w:type="pct"/>
            <w:vAlign w:val="center"/>
          </w:tcPr>
          <w:p w14:paraId="2334FD7F" w14:textId="1052374C" w:rsidR="00D40FF9" w:rsidRPr="00D97196" w:rsidDel="00C2040A" w:rsidRDefault="00D40FF9">
            <w:pPr>
              <w:rPr>
                <w:del w:id="581" w:author="Mohammad Nayeem Hasan" w:date="2023-01-21T00:38:00Z"/>
                <w:rFonts w:ascii="Times New Roman" w:hAnsi="Times New Roman" w:cs="Times New Roman"/>
                <w:sz w:val="24"/>
                <w:szCs w:val="24"/>
              </w:rPr>
              <w:pPrChange w:id="582" w:author="Mohammad Nayeem Hasan" w:date="2023-01-21T14:56:00Z">
                <w:pPr>
                  <w:jc w:val="both"/>
                </w:pPr>
              </w:pPrChange>
            </w:pPr>
            <w:del w:id="583" w:author="Mohammad Nayeem Hasan" w:date="2023-01-21T00:38:00Z">
              <w:r w:rsidRPr="00D97196" w:rsidDel="00C2040A">
                <w:rPr>
                  <w:rFonts w:ascii="Times New Roman" w:hAnsi="Times New Roman" w:cs="Times New Roman"/>
                  <w:sz w:val="24"/>
                  <w:szCs w:val="24"/>
                </w:rPr>
                <w:delText>2.36– 3.60</w:delText>
              </w:r>
            </w:del>
          </w:p>
        </w:tc>
        <w:tc>
          <w:tcPr>
            <w:tcW w:w="445" w:type="pct"/>
            <w:vAlign w:val="center"/>
          </w:tcPr>
          <w:p w14:paraId="31F92AE6" w14:textId="14E68AB3" w:rsidR="00D40FF9" w:rsidRPr="00F411AC" w:rsidDel="00C2040A" w:rsidRDefault="00D40FF9">
            <w:pPr>
              <w:rPr>
                <w:del w:id="584" w:author="Mohammad Nayeem Hasan" w:date="2023-01-21T00:38:00Z"/>
                <w:rFonts w:ascii="Times New Roman" w:hAnsi="Times New Roman" w:cs="Times New Roman"/>
                <w:b/>
                <w:bCs/>
                <w:sz w:val="24"/>
                <w:szCs w:val="24"/>
              </w:rPr>
              <w:pPrChange w:id="585" w:author="Mohammad Nayeem Hasan" w:date="2023-01-21T14:56:00Z">
                <w:pPr>
                  <w:jc w:val="both"/>
                </w:pPr>
              </w:pPrChange>
            </w:pPr>
            <w:del w:id="586" w:author="Mohammad Nayeem Hasan" w:date="2023-01-21T00:38:00Z">
              <w:r w:rsidRPr="00F411AC" w:rsidDel="00C2040A">
                <w:rPr>
                  <w:rFonts w:ascii="Times New Roman" w:hAnsi="Times New Roman" w:cs="Times New Roman"/>
                  <w:b/>
                  <w:bCs/>
                  <w:sz w:val="24"/>
                  <w:szCs w:val="24"/>
                </w:rPr>
                <w:delText>&lt;0.001</w:delText>
              </w:r>
            </w:del>
          </w:p>
        </w:tc>
      </w:tr>
      <w:tr w:rsidR="00275578" w:rsidRPr="00D97196" w:rsidDel="00C2040A" w14:paraId="5C918291" w14:textId="64227143" w:rsidTr="00275578">
        <w:trPr>
          <w:trHeight w:val="138"/>
          <w:jc w:val="center"/>
          <w:del w:id="587" w:author="Mohammad Nayeem Hasan" w:date="2023-01-21T00:38:00Z"/>
        </w:trPr>
        <w:tc>
          <w:tcPr>
            <w:tcW w:w="811" w:type="pct"/>
            <w:vAlign w:val="center"/>
          </w:tcPr>
          <w:p w14:paraId="04FF7D82" w14:textId="19465F51" w:rsidR="00D40FF9" w:rsidRPr="00D97196" w:rsidDel="00C2040A" w:rsidRDefault="00D40FF9">
            <w:pPr>
              <w:rPr>
                <w:del w:id="588" w:author="Mohammad Nayeem Hasan" w:date="2023-01-21T00:38:00Z"/>
                <w:rFonts w:ascii="Times New Roman" w:hAnsi="Times New Roman" w:cs="Times New Roman"/>
                <w:sz w:val="24"/>
                <w:szCs w:val="24"/>
              </w:rPr>
              <w:pPrChange w:id="589" w:author="Mohammad Nayeem Hasan" w:date="2023-01-21T14:56:00Z">
                <w:pPr>
                  <w:jc w:val="both"/>
                </w:pPr>
              </w:pPrChange>
            </w:pPr>
            <w:del w:id="590" w:author="Mohammad Nayeem Hasan" w:date="2023-01-21T00:38:00Z">
              <w:r w:rsidRPr="00D97196" w:rsidDel="00C2040A">
                <w:rPr>
                  <w:rFonts w:ascii="Times New Roman" w:hAnsi="Times New Roman" w:cs="Times New Roman"/>
                  <w:sz w:val="24"/>
                  <w:szCs w:val="24"/>
                </w:rPr>
                <w:delText>12-23</w:delText>
              </w:r>
            </w:del>
          </w:p>
        </w:tc>
        <w:tc>
          <w:tcPr>
            <w:tcW w:w="353" w:type="pct"/>
            <w:vAlign w:val="center"/>
          </w:tcPr>
          <w:p w14:paraId="587EA50A" w14:textId="523CCEFE" w:rsidR="00D40FF9" w:rsidRPr="00D97196" w:rsidDel="00C2040A" w:rsidRDefault="00D40FF9">
            <w:pPr>
              <w:rPr>
                <w:del w:id="591" w:author="Mohammad Nayeem Hasan" w:date="2023-01-21T00:38:00Z"/>
                <w:rFonts w:ascii="Times New Roman" w:hAnsi="Times New Roman" w:cs="Times New Roman"/>
                <w:sz w:val="24"/>
                <w:szCs w:val="24"/>
              </w:rPr>
              <w:pPrChange w:id="592" w:author="Mohammad Nayeem Hasan" w:date="2023-01-21T14:56:00Z">
                <w:pPr>
                  <w:jc w:val="both"/>
                </w:pPr>
              </w:pPrChange>
            </w:pPr>
            <w:del w:id="593" w:author="Mohammad Nayeem Hasan" w:date="2023-01-21T00:38:00Z">
              <w:r w:rsidRPr="00D97196" w:rsidDel="00C2040A">
                <w:rPr>
                  <w:rFonts w:ascii="Times New Roman" w:hAnsi="Times New Roman" w:cs="Times New Roman"/>
                  <w:sz w:val="24"/>
                  <w:szCs w:val="24"/>
                </w:rPr>
                <w:delText>2.16</w:delText>
              </w:r>
            </w:del>
          </w:p>
        </w:tc>
        <w:tc>
          <w:tcPr>
            <w:tcW w:w="329" w:type="pct"/>
            <w:vAlign w:val="center"/>
          </w:tcPr>
          <w:p w14:paraId="0D8E4F0C" w14:textId="3367C6FA" w:rsidR="00D40FF9" w:rsidRPr="00D97196" w:rsidDel="00C2040A" w:rsidRDefault="00D40FF9">
            <w:pPr>
              <w:rPr>
                <w:del w:id="594" w:author="Mohammad Nayeem Hasan" w:date="2023-01-21T00:38:00Z"/>
                <w:rFonts w:ascii="Times New Roman" w:hAnsi="Times New Roman" w:cs="Times New Roman"/>
                <w:sz w:val="24"/>
                <w:szCs w:val="24"/>
              </w:rPr>
              <w:pPrChange w:id="595" w:author="Mohammad Nayeem Hasan" w:date="2023-01-21T14:56:00Z">
                <w:pPr>
                  <w:jc w:val="both"/>
                </w:pPr>
              </w:pPrChange>
            </w:pPr>
            <w:del w:id="596" w:author="Mohammad Nayeem Hasan" w:date="2023-01-21T00:38:00Z">
              <w:r w:rsidRPr="00D97196" w:rsidDel="00C2040A">
                <w:rPr>
                  <w:rFonts w:ascii="Times New Roman" w:hAnsi="Times New Roman" w:cs="Times New Roman"/>
                  <w:sz w:val="24"/>
                  <w:szCs w:val="24"/>
                </w:rPr>
                <w:delText>1.82 – 2.56</w:delText>
              </w:r>
            </w:del>
          </w:p>
        </w:tc>
        <w:tc>
          <w:tcPr>
            <w:tcW w:w="417" w:type="pct"/>
            <w:vAlign w:val="center"/>
          </w:tcPr>
          <w:p w14:paraId="277B2DBE" w14:textId="23F3903E" w:rsidR="00D40FF9" w:rsidRPr="00F411AC" w:rsidDel="00C2040A" w:rsidRDefault="00D40FF9">
            <w:pPr>
              <w:rPr>
                <w:del w:id="597" w:author="Mohammad Nayeem Hasan" w:date="2023-01-21T00:38:00Z"/>
                <w:rFonts w:ascii="Times New Roman" w:hAnsi="Times New Roman" w:cs="Times New Roman"/>
                <w:b/>
                <w:bCs/>
                <w:sz w:val="24"/>
                <w:szCs w:val="24"/>
              </w:rPr>
              <w:pPrChange w:id="598" w:author="Mohammad Nayeem Hasan" w:date="2023-01-21T14:56:00Z">
                <w:pPr>
                  <w:jc w:val="both"/>
                </w:pPr>
              </w:pPrChange>
            </w:pPr>
            <w:del w:id="599" w:author="Mohammad Nayeem Hasan" w:date="2023-01-21T00:38:00Z">
              <w:r w:rsidRPr="00F411AC" w:rsidDel="00C2040A">
                <w:rPr>
                  <w:rFonts w:ascii="Times New Roman" w:hAnsi="Times New Roman" w:cs="Times New Roman"/>
                  <w:b/>
                  <w:bCs/>
                  <w:sz w:val="24"/>
                  <w:szCs w:val="24"/>
                </w:rPr>
                <w:delText>&lt;0.001</w:delText>
              </w:r>
            </w:del>
          </w:p>
        </w:tc>
        <w:tc>
          <w:tcPr>
            <w:tcW w:w="353" w:type="pct"/>
            <w:vAlign w:val="center"/>
          </w:tcPr>
          <w:p w14:paraId="3B969635" w14:textId="31DFA0F3" w:rsidR="00D40FF9" w:rsidRPr="00D97196" w:rsidDel="00C2040A" w:rsidRDefault="00D40FF9">
            <w:pPr>
              <w:rPr>
                <w:del w:id="600" w:author="Mohammad Nayeem Hasan" w:date="2023-01-21T00:38:00Z"/>
                <w:rFonts w:ascii="Times New Roman" w:hAnsi="Times New Roman" w:cs="Times New Roman"/>
                <w:sz w:val="24"/>
                <w:szCs w:val="24"/>
              </w:rPr>
              <w:pPrChange w:id="601" w:author="Mohammad Nayeem Hasan" w:date="2023-01-21T14:56:00Z">
                <w:pPr>
                  <w:jc w:val="both"/>
                </w:pPr>
              </w:pPrChange>
            </w:pPr>
            <w:del w:id="602" w:author="Mohammad Nayeem Hasan" w:date="2023-01-21T00:38:00Z">
              <w:r w:rsidRPr="00D97196" w:rsidDel="00C2040A">
                <w:rPr>
                  <w:rFonts w:ascii="Times New Roman" w:hAnsi="Times New Roman" w:cs="Times New Roman"/>
                  <w:sz w:val="24"/>
                  <w:szCs w:val="24"/>
                </w:rPr>
                <w:delText>5.84</w:delText>
              </w:r>
            </w:del>
          </w:p>
        </w:tc>
        <w:tc>
          <w:tcPr>
            <w:tcW w:w="356" w:type="pct"/>
            <w:vAlign w:val="center"/>
          </w:tcPr>
          <w:p w14:paraId="1B0D5456" w14:textId="6A540C24" w:rsidR="00D40FF9" w:rsidRPr="00D97196" w:rsidDel="00C2040A" w:rsidRDefault="00D40FF9">
            <w:pPr>
              <w:rPr>
                <w:del w:id="603" w:author="Mohammad Nayeem Hasan" w:date="2023-01-21T00:38:00Z"/>
                <w:rFonts w:ascii="Times New Roman" w:hAnsi="Times New Roman" w:cs="Times New Roman"/>
                <w:sz w:val="24"/>
                <w:szCs w:val="24"/>
              </w:rPr>
              <w:pPrChange w:id="604" w:author="Mohammad Nayeem Hasan" w:date="2023-01-21T14:56:00Z">
                <w:pPr>
                  <w:jc w:val="both"/>
                </w:pPr>
              </w:pPrChange>
            </w:pPr>
            <w:del w:id="605" w:author="Mohammad Nayeem Hasan" w:date="2023-01-21T00:38:00Z">
              <w:r w:rsidRPr="00D97196" w:rsidDel="00C2040A">
                <w:rPr>
                  <w:rFonts w:ascii="Times New Roman" w:hAnsi="Times New Roman" w:cs="Times New Roman"/>
                  <w:sz w:val="24"/>
                  <w:szCs w:val="24"/>
                </w:rPr>
                <w:delText>4.13 – 8.25</w:delText>
              </w:r>
            </w:del>
          </w:p>
        </w:tc>
        <w:tc>
          <w:tcPr>
            <w:tcW w:w="417" w:type="pct"/>
            <w:vAlign w:val="center"/>
          </w:tcPr>
          <w:p w14:paraId="69691BFD" w14:textId="27CEC224" w:rsidR="00D40FF9" w:rsidRPr="00F411AC" w:rsidDel="00C2040A" w:rsidRDefault="00D40FF9">
            <w:pPr>
              <w:rPr>
                <w:del w:id="606" w:author="Mohammad Nayeem Hasan" w:date="2023-01-21T00:38:00Z"/>
                <w:rFonts w:ascii="Times New Roman" w:hAnsi="Times New Roman" w:cs="Times New Roman"/>
                <w:b/>
                <w:bCs/>
                <w:sz w:val="24"/>
                <w:szCs w:val="24"/>
              </w:rPr>
              <w:pPrChange w:id="607" w:author="Mohammad Nayeem Hasan" w:date="2023-01-21T14:56:00Z">
                <w:pPr>
                  <w:jc w:val="both"/>
                </w:pPr>
              </w:pPrChange>
            </w:pPr>
            <w:del w:id="608" w:author="Mohammad Nayeem Hasan" w:date="2023-01-21T00:38:00Z">
              <w:r w:rsidRPr="00F411AC" w:rsidDel="00C2040A">
                <w:rPr>
                  <w:rFonts w:ascii="Times New Roman" w:hAnsi="Times New Roman" w:cs="Times New Roman"/>
                  <w:b/>
                  <w:bCs/>
                  <w:sz w:val="24"/>
                  <w:szCs w:val="24"/>
                </w:rPr>
                <w:delText>&lt;0.001</w:delText>
              </w:r>
            </w:del>
          </w:p>
        </w:tc>
        <w:tc>
          <w:tcPr>
            <w:tcW w:w="379" w:type="pct"/>
            <w:vAlign w:val="center"/>
          </w:tcPr>
          <w:p w14:paraId="0063B452" w14:textId="48FCB368" w:rsidR="00D40FF9" w:rsidRPr="00D97196" w:rsidDel="00C2040A" w:rsidRDefault="00D40FF9">
            <w:pPr>
              <w:rPr>
                <w:del w:id="609" w:author="Mohammad Nayeem Hasan" w:date="2023-01-21T00:38:00Z"/>
                <w:rFonts w:ascii="Times New Roman" w:hAnsi="Times New Roman" w:cs="Times New Roman"/>
                <w:sz w:val="24"/>
                <w:szCs w:val="24"/>
              </w:rPr>
              <w:pPrChange w:id="610" w:author="Mohammad Nayeem Hasan" w:date="2023-01-21T14:56:00Z">
                <w:pPr>
                  <w:jc w:val="both"/>
                </w:pPr>
              </w:pPrChange>
            </w:pPr>
            <w:del w:id="611" w:author="Mohammad Nayeem Hasan" w:date="2023-01-21T00:38:00Z">
              <w:r w:rsidRPr="00D97196" w:rsidDel="00C2040A">
                <w:rPr>
                  <w:rFonts w:ascii="Times New Roman" w:hAnsi="Times New Roman" w:cs="Times New Roman"/>
                  <w:sz w:val="24"/>
                  <w:szCs w:val="24"/>
                </w:rPr>
                <w:delText>3.268</w:delText>
              </w:r>
            </w:del>
          </w:p>
        </w:tc>
        <w:tc>
          <w:tcPr>
            <w:tcW w:w="1140" w:type="pct"/>
            <w:vAlign w:val="center"/>
          </w:tcPr>
          <w:p w14:paraId="0C09677D" w14:textId="19E6F366" w:rsidR="00D40FF9" w:rsidRPr="00D97196" w:rsidDel="00C2040A" w:rsidRDefault="00D40FF9">
            <w:pPr>
              <w:rPr>
                <w:del w:id="612" w:author="Mohammad Nayeem Hasan" w:date="2023-01-21T00:38:00Z"/>
                <w:rFonts w:ascii="Times New Roman" w:hAnsi="Times New Roman" w:cs="Times New Roman"/>
                <w:sz w:val="24"/>
                <w:szCs w:val="24"/>
              </w:rPr>
              <w:pPrChange w:id="613" w:author="Mohammad Nayeem Hasan" w:date="2023-01-21T14:56:00Z">
                <w:pPr>
                  <w:jc w:val="both"/>
                </w:pPr>
              </w:pPrChange>
            </w:pPr>
            <w:del w:id="614" w:author="Mohammad Nayeem Hasan" w:date="2023-01-21T00:38:00Z">
              <w:r w:rsidRPr="00D97196" w:rsidDel="00C2040A">
                <w:rPr>
                  <w:rFonts w:ascii="Times New Roman" w:hAnsi="Times New Roman" w:cs="Times New Roman"/>
                  <w:sz w:val="24"/>
                  <w:szCs w:val="24"/>
                </w:rPr>
                <w:delText>2.64-4.03</w:delText>
              </w:r>
            </w:del>
          </w:p>
        </w:tc>
        <w:tc>
          <w:tcPr>
            <w:tcW w:w="445" w:type="pct"/>
            <w:vAlign w:val="center"/>
          </w:tcPr>
          <w:p w14:paraId="5FD3D4A4" w14:textId="44469DD9" w:rsidR="00D40FF9" w:rsidRPr="00F411AC" w:rsidDel="00C2040A" w:rsidRDefault="00D40FF9">
            <w:pPr>
              <w:rPr>
                <w:del w:id="615" w:author="Mohammad Nayeem Hasan" w:date="2023-01-21T00:38:00Z"/>
                <w:rFonts w:ascii="Times New Roman" w:hAnsi="Times New Roman" w:cs="Times New Roman"/>
                <w:b/>
                <w:bCs/>
                <w:sz w:val="24"/>
                <w:szCs w:val="24"/>
              </w:rPr>
              <w:pPrChange w:id="616" w:author="Mohammad Nayeem Hasan" w:date="2023-01-21T14:56:00Z">
                <w:pPr>
                  <w:jc w:val="both"/>
                </w:pPr>
              </w:pPrChange>
            </w:pPr>
            <w:del w:id="617" w:author="Mohammad Nayeem Hasan" w:date="2023-01-21T00:38:00Z">
              <w:r w:rsidRPr="00F411AC" w:rsidDel="00C2040A">
                <w:rPr>
                  <w:rFonts w:ascii="Times New Roman" w:hAnsi="Times New Roman" w:cs="Times New Roman"/>
                  <w:b/>
                  <w:bCs/>
                  <w:sz w:val="24"/>
                  <w:szCs w:val="24"/>
                </w:rPr>
                <w:delText>&lt;0.001</w:delText>
              </w:r>
            </w:del>
          </w:p>
        </w:tc>
      </w:tr>
      <w:tr w:rsidR="00275578" w:rsidRPr="00D97196" w:rsidDel="00C2040A" w14:paraId="1B2162CD" w14:textId="2CB7762E" w:rsidTr="00275578">
        <w:trPr>
          <w:trHeight w:val="138"/>
          <w:jc w:val="center"/>
          <w:del w:id="618" w:author="Mohammad Nayeem Hasan" w:date="2023-01-21T00:38:00Z"/>
        </w:trPr>
        <w:tc>
          <w:tcPr>
            <w:tcW w:w="811" w:type="pct"/>
            <w:vAlign w:val="center"/>
          </w:tcPr>
          <w:p w14:paraId="554ACDEA" w14:textId="33EAE0ED" w:rsidR="00D40FF9" w:rsidRPr="00D97196" w:rsidDel="00C2040A" w:rsidRDefault="00D40FF9">
            <w:pPr>
              <w:rPr>
                <w:del w:id="619" w:author="Mohammad Nayeem Hasan" w:date="2023-01-21T00:38:00Z"/>
                <w:rFonts w:ascii="Times New Roman" w:hAnsi="Times New Roman" w:cs="Times New Roman"/>
                <w:sz w:val="24"/>
                <w:szCs w:val="24"/>
              </w:rPr>
              <w:pPrChange w:id="620" w:author="Mohammad Nayeem Hasan" w:date="2023-01-21T14:56:00Z">
                <w:pPr>
                  <w:jc w:val="both"/>
                </w:pPr>
              </w:pPrChange>
            </w:pPr>
            <w:del w:id="621" w:author="Mohammad Nayeem Hasan" w:date="2023-01-21T00:38:00Z">
              <w:r w:rsidRPr="00D97196" w:rsidDel="00C2040A">
                <w:rPr>
                  <w:rFonts w:ascii="Times New Roman" w:hAnsi="Times New Roman" w:cs="Times New Roman"/>
                  <w:sz w:val="24"/>
                  <w:szCs w:val="24"/>
                </w:rPr>
                <w:delText>24-35</w:delText>
              </w:r>
            </w:del>
          </w:p>
        </w:tc>
        <w:tc>
          <w:tcPr>
            <w:tcW w:w="353" w:type="pct"/>
            <w:vAlign w:val="center"/>
          </w:tcPr>
          <w:p w14:paraId="31CA70A9" w14:textId="740CD559" w:rsidR="00D40FF9" w:rsidRPr="00D97196" w:rsidDel="00C2040A" w:rsidRDefault="00D40FF9">
            <w:pPr>
              <w:rPr>
                <w:del w:id="622" w:author="Mohammad Nayeem Hasan" w:date="2023-01-21T00:38:00Z"/>
                <w:rFonts w:ascii="Times New Roman" w:hAnsi="Times New Roman" w:cs="Times New Roman"/>
                <w:sz w:val="24"/>
                <w:szCs w:val="24"/>
              </w:rPr>
              <w:pPrChange w:id="623" w:author="Mohammad Nayeem Hasan" w:date="2023-01-21T14:56:00Z">
                <w:pPr>
                  <w:jc w:val="both"/>
                </w:pPr>
              </w:pPrChange>
            </w:pPr>
            <w:del w:id="624" w:author="Mohammad Nayeem Hasan" w:date="2023-01-21T00:38:00Z">
              <w:r w:rsidRPr="00D97196" w:rsidDel="00C2040A">
                <w:rPr>
                  <w:rFonts w:ascii="Times New Roman" w:hAnsi="Times New Roman" w:cs="Times New Roman"/>
                  <w:sz w:val="24"/>
                  <w:szCs w:val="24"/>
                </w:rPr>
                <w:delText>1.46</w:delText>
              </w:r>
            </w:del>
          </w:p>
        </w:tc>
        <w:tc>
          <w:tcPr>
            <w:tcW w:w="329" w:type="pct"/>
            <w:vAlign w:val="center"/>
          </w:tcPr>
          <w:p w14:paraId="3E50D764" w14:textId="5E26FBF6" w:rsidR="00D40FF9" w:rsidRPr="00D97196" w:rsidDel="00C2040A" w:rsidRDefault="00D40FF9">
            <w:pPr>
              <w:rPr>
                <w:del w:id="625" w:author="Mohammad Nayeem Hasan" w:date="2023-01-21T00:38:00Z"/>
                <w:rFonts w:ascii="Times New Roman" w:hAnsi="Times New Roman" w:cs="Times New Roman"/>
                <w:sz w:val="24"/>
                <w:szCs w:val="24"/>
              </w:rPr>
              <w:pPrChange w:id="626" w:author="Mohammad Nayeem Hasan" w:date="2023-01-21T14:56:00Z">
                <w:pPr>
                  <w:jc w:val="both"/>
                </w:pPr>
              </w:pPrChange>
            </w:pPr>
            <w:del w:id="627" w:author="Mohammad Nayeem Hasan" w:date="2023-01-21T00:38:00Z">
              <w:r w:rsidRPr="00D97196" w:rsidDel="00C2040A">
                <w:rPr>
                  <w:rFonts w:ascii="Times New Roman" w:hAnsi="Times New Roman" w:cs="Times New Roman"/>
                  <w:sz w:val="24"/>
                  <w:szCs w:val="24"/>
                </w:rPr>
                <w:delText>1.23 – 1.72</w:delText>
              </w:r>
            </w:del>
          </w:p>
        </w:tc>
        <w:tc>
          <w:tcPr>
            <w:tcW w:w="417" w:type="pct"/>
            <w:vAlign w:val="center"/>
          </w:tcPr>
          <w:p w14:paraId="3E63E28E" w14:textId="58F2D180" w:rsidR="00D40FF9" w:rsidRPr="00F411AC" w:rsidDel="00C2040A" w:rsidRDefault="00D40FF9">
            <w:pPr>
              <w:rPr>
                <w:del w:id="628" w:author="Mohammad Nayeem Hasan" w:date="2023-01-21T00:38:00Z"/>
                <w:rFonts w:ascii="Times New Roman" w:hAnsi="Times New Roman" w:cs="Times New Roman"/>
                <w:b/>
                <w:bCs/>
                <w:sz w:val="24"/>
                <w:szCs w:val="24"/>
              </w:rPr>
              <w:pPrChange w:id="629" w:author="Mohammad Nayeem Hasan" w:date="2023-01-21T14:56:00Z">
                <w:pPr>
                  <w:jc w:val="both"/>
                </w:pPr>
              </w:pPrChange>
            </w:pPr>
            <w:del w:id="630" w:author="Mohammad Nayeem Hasan" w:date="2023-01-21T00:38:00Z">
              <w:r w:rsidRPr="00F411AC" w:rsidDel="00C2040A">
                <w:rPr>
                  <w:rFonts w:ascii="Times New Roman" w:hAnsi="Times New Roman" w:cs="Times New Roman"/>
                  <w:b/>
                  <w:bCs/>
                  <w:sz w:val="24"/>
                  <w:szCs w:val="24"/>
                </w:rPr>
                <w:delText>&lt;0.001</w:delText>
              </w:r>
            </w:del>
          </w:p>
        </w:tc>
        <w:tc>
          <w:tcPr>
            <w:tcW w:w="353" w:type="pct"/>
            <w:vAlign w:val="center"/>
          </w:tcPr>
          <w:p w14:paraId="18F74984" w14:textId="403643E8" w:rsidR="00D40FF9" w:rsidRPr="00D97196" w:rsidDel="00C2040A" w:rsidRDefault="00D40FF9">
            <w:pPr>
              <w:rPr>
                <w:del w:id="631" w:author="Mohammad Nayeem Hasan" w:date="2023-01-21T00:38:00Z"/>
                <w:rFonts w:ascii="Times New Roman" w:hAnsi="Times New Roman" w:cs="Times New Roman"/>
                <w:sz w:val="24"/>
                <w:szCs w:val="24"/>
              </w:rPr>
              <w:pPrChange w:id="632" w:author="Mohammad Nayeem Hasan" w:date="2023-01-21T14:56:00Z">
                <w:pPr>
                  <w:jc w:val="both"/>
                </w:pPr>
              </w:pPrChange>
            </w:pPr>
            <w:del w:id="633" w:author="Mohammad Nayeem Hasan" w:date="2023-01-21T00:38:00Z">
              <w:r w:rsidRPr="00D97196" w:rsidDel="00C2040A">
                <w:rPr>
                  <w:rFonts w:ascii="Times New Roman" w:hAnsi="Times New Roman" w:cs="Times New Roman"/>
                  <w:sz w:val="24"/>
                  <w:szCs w:val="24"/>
                </w:rPr>
                <w:delText>2.42</w:delText>
              </w:r>
            </w:del>
          </w:p>
        </w:tc>
        <w:tc>
          <w:tcPr>
            <w:tcW w:w="356" w:type="pct"/>
            <w:vAlign w:val="center"/>
          </w:tcPr>
          <w:p w14:paraId="61CBFDF4" w14:textId="05C66236" w:rsidR="00D40FF9" w:rsidRPr="00D97196" w:rsidDel="00C2040A" w:rsidRDefault="00D40FF9">
            <w:pPr>
              <w:rPr>
                <w:del w:id="634" w:author="Mohammad Nayeem Hasan" w:date="2023-01-21T00:38:00Z"/>
                <w:rFonts w:ascii="Times New Roman" w:hAnsi="Times New Roman" w:cs="Times New Roman"/>
                <w:sz w:val="24"/>
                <w:szCs w:val="24"/>
              </w:rPr>
              <w:pPrChange w:id="635" w:author="Mohammad Nayeem Hasan" w:date="2023-01-21T14:56:00Z">
                <w:pPr>
                  <w:jc w:val="both"/>
                </w:pPr>
              </w:pPrChange>
            </w:pPr>
            <w:del w:id="636" w:author="Mohammad Nayeem Hasan" w:date="2023-01-21T00:38:00Z">
              <w:r w:rsidRPr="00D97196" w:rsidDel="00C2040A">
                <w:rPr>
                  <w:rFonts w:ascii="Times New Roman" w:hAnsi="Times New Roman" w:cs="Times New Roman"/>
                  <w:sz w:val="24"/>
                  <w:szCs w:val="24"/>
                </w:rPr>
                <w:delText>1.68 – 3.48</w:delText>
              </w:r>
            </w:del>
          </w:p>
        </w:tc>
        <w:tc>
          <w:tcPr>
            <w:tcW w:w="417" w:type="pct"/>
            <w:vAlign w:val="center"/>
          </w:tcPr>
          <w:p w14:paraId="69DA71E6" w14:textId="248C9F04" w:rsidR="00D40FF9" w:rsidRPr="00F411AC" w:rsidDel="00C2040A" w:rsidRDefault="00D40FF9">
            <w:pPr>
              <w:rPr>
                <w:del w:id="637" w:author="Mohammad Nayeem Hasan" w:date="2023-01-21T00:38:00Z"/>
                <w:rFonts w:ascii="Times New Roman" w:hAnsi="Times New Roman" w:cs="Times New Roman"/>
                <w:b/>
                <w:bCs/>
                <w:sz w:val="24"/>
                <w:szCs w:val="24"/>
              </w:rPr>
              <w:pPrChange w:id="638" w:author="Mohammad Nayeem Hasan" w:date="2023-01-21T14:56:00Z">
                <w:pPr>
                  <w:jc w:val="both"/>
                </w:pPr>
              </w:pPrChange>
            </w:pPr>
            <w:del w:id="639" w:author="Mohammad Nayeem Hasan" w:date="2023-01-21T00:38:00Z">
              <w:r w:rsidRPr="00F411AC" w:rsidDel="00C2040A">
                <w:rPr>
                  <w:rFonts w:ascii="Times New Roman" w:hAnsi="Times New Roman" w:cs="Times New Roman"/>
                  <w:b/>
                  <w:bCs/>
                  <w:sz w:val="24"/>
                  <w:szCs w:val="24"/>
                </w:rPr>
                <w:delText>&lt;0.001</w:delText>
              </w:r>
            </w:del>
          </w:p>
        </w:tc>
        <w:tc>
          <w:tcPr>
            <w:tcW w:w="379" w:type="pct"/>
            <w:vAlign w:val="center"/>
          </w:tcPr>
          <w:p w14:paraId="7C5072D9" w14:textId="0D132F65" w:rsidR="00D40FF9" w:rsidRPr="00D97196" w:rsidDel="00C2040A" w:rsidRDefault="00D40FF9">
            <w:pPr>
              <w:rPr>
                <w:del w:id="640" w:author="Mohammad Nayeem Hasan" w:date="2023-01-21T00:38:00Z"/>
                <w:rFonts w:ascii="Times New Roman" w:hAnsi="Times New Roman" w:cs="Times New Roman"/>
                <w:sz w:val="24"/>
                <w:szCs w:val="24"/>
              </w:rPr>
              <w:pPrChange w:id="641" w:author="Mohammad Nayeem Hasan" w:date="2023-01-21T14:56:00Z">
                <w:pPr>
                  <w:jc w:val="both"/>
                </w:pPr>
              </w:pPrChange>
            </w:pPr>
            <w:del w:id="642" w:author="Mohammad Nayeem Hasan" w:date="2023-01-21T00:38:00Z">
              <w:r w:rsidRPr="00D97196" w:rsidDel="00C2040A">
                <w:rPr>
                  <w:rFonts w:ascii="Times New Roman" w:hAnsi="Times New Roman" w:cs="Times New Roman"/>
                  <w:sz w:val="24"/>
                  <w:szCs w:val="24"/>
                </w:rPr>
                <w:delText>2.213</w:delText>
              </w:r>
            </w:del>
          </w:p>
        </w:tc>
        <w:tc>
          <w:tcPr>
            <w:tcW w:w="1140" w:type="pct"/>
            <w:vAlign w:val="center"/>
          </w:tcPr>
          <w:p w14:paraId="3552D70F" w14:textId="15E1DAD9" w:rsidR="00D40FF9" w:rsidRPr="00D97196" w:rsidDel="00C2040A" w:rsidRDefault="00D40FF9">
            <w:pPr>
              <w:rPr>
                <w:del w:id="643" w:author="Mohammad Nayeem Hasan" w:date="2023-01-21T00:38:00Z"/>
                <w:rFonts w:ascii="Times New Roman" w:hAnsi="Times New Roman" w:cs="Times New Roman"/>
                <w:sz w:val="24"/>
                <w:szCs w:val="24"/>
              </w:rPr>
              <w:pPrChange w:id="644" w:author="Mohammad Nayeem Hasan" w:date="2023-01-21T14:56:00Z">
                <w:pPr>
                  <w:jc w:val="both"/>
                </w:pPr>
              </w:pPrChange>
            </w:pPr>
            <w:del w:id="645" w:author="Mohammad Nayeem Hasan" w:date="2023-01-21T00:38:00Z">
              <w:r w:rsidRPr="00D97196" w:rsidDel="00C2040A">
                <w:rPr>
                  <w:rFonts w:ascii="Times New Roman" w:hAnsi="Times New Roman" w:cs="Times New Roman"/>
                  <w:sz w:val="24"/>
                  <w:szCs w:val="24"/>
                </w:rPr>
                <w:delText>1.76– 2.77</w:delText>
              </w:r>
            </w:del>
          </w:p>
        </w:tc>
        <w:tc>
          <w:tcPr>
            <w:tcW w:w="445" w:type="pct"/>
            <w:vAlign w:val="center"/>
          </w:tcPr>
          <w:p w14:paraId="46112767" w14:textId="420DF687" w:rsidR="00D40FF9" w:rsidRPr="00F411AC" w:rsidDel="00C2040A" w:rsidRDefault="00D40FF9">
            <w:pPr>
              <w:rPr>
                <w:del w:id="646" w:author="Mohammad Nayeem Hasan" w:date="2023-01-21T00:38:00Z"/>
                <w:rFonts w:ascii="Times New Roman" w:hAnsi="Times New Roman" w:cs="Times New Roman"/>
                <w:b/>
                <w:bCs/>
                <w:sz w:val="24"/>
                <w:szCs w:val="24"/>
              </w:rPr>
              <w:pPrChange w:id="647" w:author="Mohammad Nayeem Hasan" w:date="2023-01-21T14:56:00Z">
                <w:pPr>
                  <w:jc w:val="both"/>
                </w:pPr>
              </w:pPrChange>
            </w:pPr>
            <w:del w:id="648" w:author="Mohammad Nayeem Hasan" w:date="2023-01-21T00:38:00Z">
              <w:r w:rsidRPr="00F411AC" w:rsidDel="00C2040A">
                <w:rPr>
                  <w:rFonts w:ascii="Times New Roman" w:hAnsi="Times New Roman" w:cs="Times New Roman"/>
                  <w:b/>
                  <w:bCs/>
                  <w:sz w:val="24"/>
                  <w:szCs w:val="24"/>
                </w:rPr>
                <w:delText>&lt;0.001</w:delText>
              </w:r>
            </w:del>
          </w:p>
        </w:tc>
      </w:tr>
      <w:tr w:rsidR="00275578" w:rsidRPr="00D97196" w:rsidDel="00C2040A" w14:paraId="3D9B8821" w14:textId="50B56C7C" w:rsidTr="00275578">
        <w:trPr>
          <w:trHeight w:val="138"/>
          <w:jc w:val="center"/>
          <w:del w:id="649" w:author="Mohammad Nayeem Hasan" w:date="2023-01-21T00:38:00Z"/>
        </w:trPr>
        <w:tc>
          <w:tcPr>
            <w:tcW w:w="811" w:type="pct"/>
            <w:vAlign w:val="center"/>
          </w:tcPr>
          <w:p w14:paraId="6AD817C7" w14:textId="7666CD81" w:rsidR="00D40FF9" w:rsidRPr="00D97196" w:rsidDel="00C2040A" w:rsidRDefault="00D40FF9">
            <w:pPr>
              <w:rPr>
                <w:del w:id="650" w:author="Mohammad Nayeem Hasan" w:date="2023-01-21T00:38:00Z"/>
                <w:rFonts w:ascii="Times New Roman" w:hAnsi="Times New Roman" w:cs="Times New Roman"/>
                <w:sz w:val="24"/>
                <w:szCs w:val="24"/>
              </w:rPr>
              <w:pPrChange w:id="651" w:author="Mohammad Nayeem Hasan" w:date="2023-01-21T14:56:00Z">
                <w:pPr>
                  <w:jc w:val="both"/>
                </w:pPr>
              </w:pPrChange>
            </w:pPr>
            <w:del w:id="652" w:author="Mohammad Nayeem Hasan" w:date="2023-01-21T00:38:00Z">
              <w:r w:rsidRPr="00D97196" w:rsidDel="00C2040A">
                <w:rPr>
                  <w:rFonts w:ascii="Times New Roman" w:hAnsi="Times New Roman" w:cs="Times New Roman"/>
                  <w:sz w:val="24"/>
                  <w:szCs w:val="24"/>
                </w:rPr>
                <w:delText>36-47</w:delText>
              </w:r>
            </w:del>
          </w:p>
        </w:tc>
        <w:tc>
          <w:tcPr>
            <w:tcW w:w="353" w:type="pct"/>
            <w:vAlign w:val="center"/>
          </w:tcPr>
          <w:p w14:paraId="7F152E2B" w14:textId="12370B72" w:rsidR="00D40FF9" w:rsidRPr="00D97196" w:rsidDel="00C2040A" w:rsidRDefault="00D40FF9">
            <w:pPr>
              <w:rPr>
                <w:del w:id="653" w:author="Mohammad Nayeem Hasan" w:date="2023-01-21T00:38:00Z"/>
                <w:rFonts w:ascii="Times New Roman" w:hAnsi="Times New Roman" w:cs="Times New Roman"/>
                <w:sz w:val="24"/>
                <w:szCs w:val="24"/>
              </w:rPr>
              <w:pPrChange w:id="654" w:author="Mohammad Nayeem Hasan" w:date="2023-01-21T14:56:00Z">
                <w:pPr>
                  <w:jc w:val="both"/>
                </w:pPr>
              </w:pPrChange>
            </w:pPr>
            <w:del w:id="655" w:author="Mohammad Nayeem Hasan" w:date="2023-01-21T00:38:00Z">
              <w:r w:rsidRPr="00D97196" w:rsidDel="00C2040A">
                <w:rPr>
                  <w:rFonts w:ascii="Times New Roman" w:hAnsi="Times New Roman" w:cs="Times New Roman"/>
                  <w:sz w:val="24"/>
                  <w:szCs w:val="24"/>
                </w:rPr>
                <w:delText>1.17</w:delText>
              </w:r>
            </w:del>
          </w:p>
        </w:tc>
        <w:tc>
          <w:tcPr>
            <w:tcW w:w="329" w:type="pct"/>
            <w:vAlign w:val="center"/>
          </w:tcPr>
          <w:p w14:paraId="6A9911A4" w14:textId="060FE71E" w:rsidR="00D40FF9" w:rsidRPr="00D97196" w:rsidDel="00C2040A" w:rsidRDefault="00D40FF9">
            <w:pPr>
              <w:rPr>
                <w:del w:id="656" w:author="Mohammad Nayeem Hasan" w:date="2023-01-21T00:38:00Z"/>
                <w:rFonts w:ascii="Times New Roman" w:hAnsi="Times New Roman" w:cs="Times New Roman"/>
                <w:sz w:val="24"/>
                <w:szCs w:val="24"/>
              </w:rPr>
              <w:pPrChange w:id="657" w:author="Mohammad Nayeem Hasan" w:date="2023-01-21T14:56:00Z">
                <w:pPr>
                  <w:jc w:val="both"/>
                </w:pPr>
              </w:pPrChange>
            </w:pPr>
            <w:del w:id="658" w:author="Mohammad Nayeem Hasan" w:date="2023-01-21T00:38:00Z">
              <w:r w:rsidRPr="00D97196" w:rsidDel="00C2040A">
                <w:rPr>
                  <w:rFonts w:ascii="Times New Roman" w:hAnsi="Times New Roman" w:cs="Times New Roman"/>
                  <w:sz w:val="24"/>
                  <w:szCs w:val="24"/>
                </w:rPr>
                <w:delText>0.97 – 1.42</w:delText>
              </w:r>
            </w:del>
          </w:p>
        </w:tc>
        <w:tc>
          <w:tcPr>
            <w:tcW w:w="417" w:type="pct"/>
            <w:vAlign w:val="center"/>
          </w:tcPr>
          <w:p w14:paraId="0D46C1AF" w14:textId="54E233A9" w:rsidR="00D40FF9" w:rsidRPr="00D97196" w:rsidDel="00C2040A" w:rsidRDefault="00D40FF9">
            <w:pPr>
              <w:rPr>
                <w:del w:id="659" w:author="Mohammad Nayeem Hasan" w:date="2023-01-21T00:38:00Z"/>
                <w:rFonts w:ascii="Times New Roman" w:hAnsi="Times New Roman" w:cs="Times New Roman"/>
                <w:sz w:val="24"/>
                <w:szCs w:val="24"/>
              </w:rPr>
              <w:pPrChange w:id="660" w:author="Mohammad Nayeem Hasan" w:date="2023-01-21T14:56:00Z">
                <w:pPr>
                  <w:jc w:val="both"/>
                </w:pPr>
              </w:pPrChange>
            </w:pPr>
            <w:del w:id="661" w:author="Mohammad Nayeem Hasan" w:date="2023-01-21T00:38:00Z">
              <w:r w:rsidRPr="00D97196" w:rsidDel="00C2040A">
                <w:rPr>
                  <w:rFonts w:ascii="Times New Roman" w:hAnsi="Times New Roman" w:cs="Times New Roman"/>
                  <w:sz w:val="24"/>
                  <w:szCs w:val="24"/>
                </w:rPr>
                <w:delText>0.097</w:delText>
              </w:r>
            </w:del>
          </w:p>
        </w:tc>
        <w:tc>
          <w:tcPr>
            <w:tcW w:w="353" w:type="pct"/>
            <w:vAlign w:val="center"/>
          </w:tcPr>
          <w:p w14:paraId="6E8108C6" w14:textId="56F13BCD" w:rsidR="00D40FF9" w:rsidRPr="00D97196" w:rsidDel="00C2040A" w:rsidRDefault="00D40FF9">
            <w:pPr>
              <w:rPr>
                <w:del w:id="662" w:author="Mohammad Nayeem Hasan" w:date="2023-01-21T00:38:00Z"/>
                <w:rFonts w:ascii="Times New Roman" w:hAnsi="Times New Roman" w:cs="Times New Roman"/>
                <w:sz w:val="24"/>
                <w:szCs w:val="24"/>
              </w:rPr>
              <w:pPrChange w:id="663" w:author="Mohammad Nayeem Hasan" w:date="2023-01-21T14:56:00Z">
                <w:pPr>
                  <w:jc w:val="both"/>
                </w:pPr>
              </w:pPrChange>
            </w:pPr>
            <w:del w:id="664" w:author="Mohammad Nayeem Hasan" w:date="2023-01-21T00:38:00Z">
              <w:r w:rsidRPr="00D97196" w:rsidDel="00C2040A">
                <w:rPr>
                  <w:rFonts w:ascii="Times New Roman" w:hAnsi="Times New Roman" w:cs="Times New Roman"/>
                  <w:sz w:val="24"/>
                  <w:szCs w:val="24"/>
                </w:rPr>
                <w:delText>1.60</w:delText>
              </w:r>
            </w:del>
          </w:p>
        </w:tc>
        <w:tc>
          <w:tcPr>
            <w:tcW w:w="356" w:type="pct"/>
            <w:vAlign w:val="center"/>
          </w:tcPr>
          <w:p w14:paraId="673A8897" w14:textId="457AA316" w:rsidR="00D40FF9" w:rsidRPr="00D97196" w:rsidDel="00C2040A" w:rsidRDefault="00D40FF9">
            <w:pPr>
              <w:rPr>
                <w:del w:id="665" w:author="Mohammad Nayeem Hasan" w:date="2023-01-21T00:38:00Z"/>
                <w:rFonts w:ascii="Times New Roman" w:hAnsi="Times New Roman" w:cs="Times New Roman"/>
                <w:sz w:val="24"/>
                <w:szCs w:val="24"/>
              </w:rPr>
              <w:pPrChange w:id="666" w:author="Mohammad Nayeem Hasan" w:date="2023-01-21T14:56:00Z">
                <w:pPr>
                  <w:jc w:val="both"/>
                </w:pPr>
              </w:pPrChange>
            </w:pPr>
            <w:del w:id="667" w:author="Mohammad Nayeem Hasan" w:date="2023-01-21T00:38:00Z">
              <w:r w:rsidRPr="00D97196" w:rsidDel="00C2040A">
                <w:rPr>
                  <w:rFonts w:ascii="Times New Roman" w:hAnsi="Times New Roman" w:cs="Times New Roman"/>
                  <w:sz w:val="24"/>
                  <w:szCs w:val="24"/>
                </w:rPr>
                <w:delText>1.05 – 2.42</w:delText>
              </w:r>
            </w:del>
          </w:p>
        </w:tc>
        <w:tc>
          <w:tcPr>
            <w:tcW w:w="417" w:type="pct"/>
            <w:vAlign w:val="center"/>
          </w:tcPr>
          <w:p w14:paraId="4B970204" w14:textId="5757944D" w:rsidR="00D40FF9" w:rsidRPr="00F411AC" w:rsidDel="00C2040A" w:rsidRDefault="00D40FF9">
            <w:pPr>
              <w:rPr>
                <w:del w:id="668" w:author="Mohammad Nayeem Hasan" w:date="2023-01-21T00:38:00Z"/>
                <w:rFonts w:ascii="Times New Roman" w:hAnsi="Times New Roman" w:cs="Times New Roman"/>
                <w:b/>
                <w:bCs/>
                <w:sz w:val="24"/>
                <w:szCs w:val="24"/>
              </w:rPr>
              <w:pPrChange w:id="669" w:author="Mohammad Nayeem Hasan" w:date="2023-01-21T14:56:00Z">
                <w:pPr>
                  <w:jc w:val="both"/>
                </w:pPr>
              </w:pPrChange>
            </w:pPr>
            <w:del w:id="670" w:author="Mohammad Nayeem Hasan" w:date="2023-01-21T00:38:00Z">
              <w:r w:rsidRPr="00F411AC" w:rsidDel="00C2040A">
                <w:rPr>
                  <w:rFonts w:ascii="Times New Roman" w:hAnsi="Times New Roman" w:cs="Times New Roman"/>
                  <w:b/>
                  <w:bCs/>
                  <w:sz w:val="24"/>
                  <w:szCs w:val="24"/>
                </w:rPr>
                <w:delText>0.027</w:delText>
              </w:r>
            </w:del>
          </w:p>
        </w:tc>
        <w:tc>
          <w:tcPr>
            <w:tcW w:w="379" w:type="pct"/>
            <w:vAlign w:val="center"/>
          </w:tcPr>
          <w:p w14:paraId="7B352246" w14:textId="39D26776" w:rsidR="00D40FF9" w:rsidRPr="00D97196" w:rsidDel="00C2040A" w:rsidRDefault="00D40FF9">
            <w:pPr>
              <w:rPr>
                <w:del w:id="671" w:author="Mohammad Nayeem Hasan" w:date="2023-01-21T00:38:00Z"/>
                <w:rFonts w:ascii="Times New Roman" w:hAnsi="Times New Roman" w:cs="Times New Roman"/>
                <w:sz w:val="24"/>
                <w:szCs w:val="24"/>
              </w:rPr>
              <w:pPrChange w:id="672" w:author="Mohammad Nayeem Hasan" w:date="2023-01-21T14:56:00Z">
                <w:pPr>
                  <w:jc w:val="both"/>
                </w:pPr>
              </w:pPrChange>
            </w:pPr>
            <w:del w:id="673" w:author="Mohammad Nayeem Hasan" w:date="2023-01-21T00:38:00Z">
              <w:r w:rsidRPr="00D97196" w:rsidDel="00C2040A">
                <w:rPr>
                  <w:rFonts w:ascii="Times New Roman" w:hAnsi="Times New Roman" w:cs="Times New Roman"/>
                  <w:sz w:val="24"/>
                  <w:szCs w:val="24"/>
                </w:rPr>
                <w:delText>1.573</w:delText>
              </w:r>
            </w:del>
          </w:p>
        </w:tc>
        <w:tc>
          <w:tcPr>
            <w:tcW w:w="1140" w:type="pct"/>
            <w:vAlign w:val="center"/>
          </w:tcPr>
          <w:p w14:paraId="4070DAEE" w14:textId="0EE763E2" w:rsidR="00D40FF9" w:rsidRPr="00D97196" w:rsidDel="00C2040A" w:rsidRDefault="00D40FF9">
            <w:pPr>
              <w:rPr>
                <w:del w:id="674" w:author="Mohammad Nayeem Hasan" w:date="2023-01-21T00:38:00Z"/>
                <w:rFonts w:ascii="Times New Roman" w:hAnsi="Times New Roman" w:cs="Times New Roman"/>
                <w:sz w:val="24"/>
                <w:szCs w:val="24"/>
              </w:rPr>
              <w:pPrChange w:id="675" w:author="Mohammad Nayeem Hasan" w:date="2023-01-21T14:56:00Z">
                <w:pPr>
                  <w:jc w:val="both"/>
                </w:pPr>
              </w:pPrChange>
            </w:pPr>
            <w:del w:id="676" w:author="Mohammad Nayeem Hasan" w:date="2023-01-21T00:38:00Z">
              <w:r w:rsidRPr="00D97196" w:rsidDel="00C2040A">
                <w:rPr>
                  <w:rFonts w:ascii="Times New Roman" w:hAnsi="Times New Roman" w:cs="Times New Roman"/>
                  <w:sz w:val="24"/>
                  <w:szCs w:val="24"/>
                </w:rPr>
                <w:delText>1.25– 1.97</w:delText>
              </w:r>
            </w:del>
          </w:p>
        </w:tc>
        <w:tc>
          <w:tcPr>
            <w:tcW w:w="445" w:type="pct"/>
            <w:vAlign w:val="center"/>
          </w:tcPr>
          <w:p w14:paraId="448BADE8" w14:textId="49D02201" w:rsidR="00D40FF9" w:rsidRPr="00F411AC" w:rsidDel="00C2040A" w:rsidRDefault="00D40FF9">
            <w:pPr>
              <w:rPr>
                <w:del w:id="677" w:author="Mohammad Nayeem Hasan" w:date="2023-01-21T00:38:00Z"/>
                <w:rFonts w:ascii="Times New Roman" w:hAnsi="Times New Roman" w:cs="Times New Roman"/>
                <w:b/>
                <w:bCs/>
                <w:sz w:val="24"/>
                <w:szCs w:val="24"/>
              </w:rPr>
              <w:pPrChange w:id="678" w:author="Mohammad Nayeem Hasan" w:date="2023-01-21T14:56:00Z">
                <w:pPr>
                  <w:jc w:val="both"/>
                </w:pPr>
              </w:pPrChange>
            </w:pPr>
            <w:del w:id="679" w:author="Mohammad Nayeem Hasan" w:date="2023-01-21T00:38:00Z">
              <w:r w:rsidRPr="00F411AC" w:rsidDel="00C2040A">
                <w:rPr>
                  <w:rFonts w:ascii="Times New Roman" w:hAnsi="Times New Roman" w:cs="Times New Roman"/>
                  <w:b/>
                  <w:bCs/>
                  <w:sz w:val="24"/>
                  <w:szCs w:val="24"/>
                </w:rPr>
                <w:delText>&lt;0.001</w:delText>
              </w:r>
            </w:del>
          </w:p>
        </w:tc>
      </w:tr>
      <w:tr w:rsidR="00275578" w:rsidRPr="00D97196" w:rsidDel="00C2040A" w14:paraId="1BEB16A3" w14:textId="1CE3AA10" w:rsidTr="00275578">
        <w:trPr>
          <w:trHeight w:val="138"/>
          <w:jc w:val="center"/>
          <w:del w:id="680" w:author="Mohammad Nayeem Hasan" w:date="2023-01-21T00:38:00Z"/>
        </w:trPr>
        <w:tc>
          <w:tcPr>
            <w:tcW w:w="811" w:type="pct"/>
            <w:vAlign w:val="center"/>
          </w:tcPr>
          <w:p w14:paraId="12C23494" w14:textId="03B9B107" w:rsidR="002639A6" w:rsidRPr="00D97196" w:rsidDel="00C2040A" w:rsidRDefault="002639A6">
            <w:pPr>
              <w:rPr>
                <w:del w:id="681" w:author="Mohammad Nayeem Hasan" w:date="2023-01-21T00:38:00Z"/>
                <w:rFonts w:ascii="Times New Roman" w:hAnsi="Times New Roman" w:cs="Times New Roman"/>
                <w:sz w:val="24"/>
                <w:szCs w:val="24"/>
              </w:rPr>
              <w:pPrChange w:id="682" w:author="Mohammad Nayeem Hasan" w:date="2023-01-21T14:56:00Z">
                <w:pPr>
                  <w:jc w:val="both"/>
                </w:pPr>
              </w:pPrChange>
            </w:pPr>
            <w:del w:id="683" w:author="Mohammad Nayeem Hasan" w:date="2023-01-21T00:38:00Z">
              <w:r w:rsidRPr="00D97196" w:rsidDel="00C2040A">
                <w:rPr>
                  <w:rFonts w:ascii="Times New Roman" w:hAnsi="Times New Roman" w:cs="Times New Roman"/>
                  <w:sz w:val="24"/>
                  <w:szCs w:val="24"/>
                </w:rPr>
                <w:delText>48-59</w:delText>
              </w:r>
            </w:del>
          </w:p>
        </w:tc>
        <w:tc>
          <w:tcPr>
            <w:tcW w:w="353" w:type="pct"/>
            <w:vAlign w:val="center"/>
          </w:tcPr>
          <w:p w14:paraId="3F67DC65" w14:textId="0D7B2530" w:rsidR="002639A6" w:rsidRPr="00D97196" w:rsidDel="00C2040A" w:rsidRDefault="002639A6">
            <w:pPr>
              <w:rPr>
                <w:del w:id="684" w:author="Mohammad Nayeem Hasan" w:date="2023-01-21T00:38:00Z"/>
                <w:rFonts w:ascii="Times New Roman" w:hAnsi="Times New Roman" w:cs="Times New Roman"/>
                <w:sz w:val="24"/>
                <w:szCs w:val="24"/>
              </w:rPr>
              <w:pPrChange w:id="685" w:author="Mohammad Nayeem Hasan" w:date="2023-01-21T14:56:00Z">
                <w:pPr>
                  <w:jc w:val="both"/>
                </w:pPr>
              </w:pPrChange>
            </w:pPr>
            <w:del w:id="686" w:author="Mohammad Nayeem Hasan" w:date="2023-01-21T00:38:00Z">
              <w:r w:rsidRPr="00D97196" w:rsidDel="00C2040A">
                <w:rPr>
                  <w:rFonts w:ascii="Times New Roman" w:hAnsi="Times New Roman" w:cs="Times New Roman"/>
                  <w:sz w:val="24"/>
                  <w:szCs w:val="24"/>
                </w:rPr>
                <w:delText>Ref.</w:delText>
              </w:r>
            </w:del>
          </w:p>
        </w:tc>
        <w:tc>
          <w:tcPr>
            <w:tcW w:w="329" w:type="pct"/>
            <w:vAlign w:val="center"/>
          </w:tcPr>
          <w:p w14:paraId="0E7EE53D" w14:textId="039E3D04" w:rsidR="002639A6" w:rsidRPr="00D97196" w:rsidDel="00C2040A" w:rsidRDefault="002639A6">
            <w:pPr>
              <w:rPr>
                <w:del w:id="687" w:author="Mohammad Nayeem Hasan" w:date="2023-01-21T00:38:00Z"/>
                <w:rFonts w:ascii="Times New Roman" w:hAnsi="Times New Roman" w:cs="Times New Roman"/>
                <w:sz w:val="24"/>
                <w:szCs w:val="24"/>
              </w:rPr>
              <w:pPrChange w:id="688" w:author="Mohammad Nayeem Hasan" w:date="2023-01-21T14:56:00Z">
                <w:pPr>
                  <w:jc w:val="both"/>
                </w:pPr>
              </w:pPrChange>
            </w:pPr>
            <w:del w:id="689"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352D00C5" w14:textId="14D365CD" w:rsidR="002639A6" w:rsidRPr="00D97196" w:rsidDel="00C2040A" w:rsidRDefault="002639A6">
            <w:pPr>
              <w:rPr>
                <w:del w:id="690" w:author="Mohammad Nayeem Hasan" w:date="2023-01-21T00:38:00Z"/>
                <w:rFonts w:ascii="Times New Roman" w:hAnsi="Times New Roman" w:cs="Times New Roman"/>
                <w:sz w:val="24"/>
                <w:szCs w:val="24"/>
              </w:rPr>
              <w:pPrChange w:id="691" w:author="Mohammad Nayeem Hasan" w:date="2023-01-21T14:56:00Z">
                <w:pPr>
                  <w:jc w:val="both"/>
                </w:pPr>
              </w:pPrChange>
            </w:pPr>
            <w:del w:id="692" w:author="Mohammad Nayeem Hasan" w:date="2023-01-21T00:38:00Z">
              <w:r w:rsidRPr="00D97196" w:rsidDel="00C2040A">
                <w:rPr>
                  <w:rFonts w:ascii="Times New Roman" w:hAnsi="Times New Roman" w:cs="Times New Roman"/>
                  <w:sz w:val="24"/>
                  <w:szCs w:val="24"/>
                </w:rPr>
                <w:delText>-</w:delText>
              </w:r>
            </w:del>
          </w:p>
        </w:tc>
        <w:tc>
          <w:tcPr>
            <w:tcW w:w="353" w:type="pct"/>
            <w:vAlign w:val="center"/>
          </w:tcPr>
          <w:p w14:paraId="1A835478" w14:textId="33757BAA" w:rsidR="002639A6" w:rsidRPr="00D97196" w:rsidDel="00C2040A" w:rsidRDefault="002639A6">
            <w:pPr>
              <w:rPr>
                <w:del w:id="693" w:author="Mohammad Nayeem Hasan" w:date="2023-01-21T00:38:00Z"/>
                <w:rFonts w:ascii="Times New Roman" w:hAnsi="Times New Roman" w:cs="Times New Roman"/>
                <w:sz w:val="24"/>
                <w:szCs w:val="24"/>
              </w:rPr>
              <w:pPrChange w:id="694" w:author="Mohammad Nayeem Hasan" w:date="2023-01-21T14:56:00Z">
                <w:pPr>
                  <w:jc w:val="both"/>
                </w:pPr>
              </w:pPrChange>
            </w:pPr>
            <w:del w:id="695" w:author="Mohammad Nayeem Hasan" w:date="2023-01-21T00:38:00Z">
              <w:r w:rsidRPr="00D97196" w:rsidDel="00C2040A">
                <w:rPr>
                  <w:rFonts w:ascii="Times New Roman" w:hAnsi="Times New Roman" w:cs="Times New Roman"/>
                  <w:sz w:val="24"/>
                  <w:szCs w:val="24"/>
                </w:rPr>
                <w:delText>Ref.</w:delText>
              </w:r>
            </w:del>
          </w:p>
        </w:tc>
        <w:tc>
          <w:tcPr>
            <w:tcW w:w="356" w:type="pct"/>
            <w:vAlign w:val="center"/>
          </w:tcPr>
          <w:p w14:paraId="3B4C3D56" w14:textId="0F2F679D" w:rsidR="002639A6" w:rsidRPr="00D97196" w:rsidDel="00C2040A" w:rsidRDefault="002639A6">
            <w:pPr>
              <w:rPr>
                <w:del w:id="696" w:author="Mohammad Nayeem Hasan" w:date="2023-01-21T00:38:00Z"/>
                <w:rFonts w:ascii="Times New Roman" w:hAnsi="Times New Roman" w:cs="Times New Roman"/>
                <w:sz w:val="24"/>
                <w:szCs w:val="24"/>
              </w:rPr>
              <w:pPrChange w:id="697" w:author="Mohammad Nayeem Hasan" w:date="2023-01-21T14:56:00Z">
                <w:pPr>
                  <w:jc w:val="both"/>
                </w:pPr>
              </w:pPrChange>
            </w:pPr>
            <w:del w:id="698"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76D9D97E" w14:textId="1BA70A15" w:rsidR="002639A6" w:rsidRPr="00D97196" w:rsidDel="00C2040A" w:rsidRDefault="002639A6">
            <w:pPr>
              <w:rPr>
                <w:del w:id="699" w:author="Mohammad Nayeem Hasan" w:date="2023-01-21T00:38:00Z"/>
                <w:rFonts w:ascii="Times New Roman" w:hAnsi="Times New Roman" w:cs="Times New Roman"/>
                <w:sz w:val="24"/>
                <w:szCs w:val="24"/>
              </w:rPr>
              <w:pPrChange w:id="700" w:author="Mohammad Nayeem Hasan" w:date="2023-01-21T14:56:00Z">
                <w:pPr>
                  <w:jc w:val="both"/>
                </w:pPr>
              </w:pPrChange>
            </w:pPr>
            <w:del w:id="701"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1E799B08" w14:textId="4D4BB609" w:rsidR="002639A6" w:rsidRPr="00D97196" w:rsidDel="00C2040A" w:rsidRDefault="002639A6">
            <w:pPr>
              <w:rPr>
                <w:del w:id="702" w:author="Mohammad Nayeem Hasan" w:date="2023-01-21T00:38:00Z"/>
                <w:rFonts w:ascii="Times New Roman" w:hAnsi="Times New Roman" w:cs="Times New Roman"/>
                <w:sz w:val="24"/>
                <w:szCs w:val="24"/>
              </w:rPr>
              <w:pPrChange w:id="703" w:author="Mohammad Nayeem Hasan" w:date="2023-01-21T14:56:00Z">
                <w:pPr>
                  <w:jc w:val="both"/>
                </w:pPr>
              </w:pPrChange>
            </w:pPr>
            <w:del w:id="704" w:author="Mohammad Nayeem Hasan" w:date="2023-01-21T00:38:00Z">
              <w:r w:rsidRPr="00D97196" w:rsidDel="00C2040A">
                <w:rPr>
                  <w:rFonts w:ascii="Times New Roman" w:hAnsi="Times New Roman" w:cs="Times New Roman"/>
                  <w:sz w:val="24"/>
                  <w:szCs w:val="24"/>
                </w:rPr>
                <w:delText>Ref.</w:delText>
              </w:r>
            </w:del>
          </w:p>
        </w:tc>
        <w:tc>
          <w:tcPr>
            <w:tcW w:w="1140" w:type="pct"/>
            <w:vAlign w:val="center"/>
          </w:tcPr>
          <w:p w14:paraId="3A3D36E2" w14:textId="6942805C" w:rsidR="002639A6" w:rsidRPr="00D97196" w:rsidDel="00C2040A" w:rsidRDefault="002639A6">
            <w:pPr>
              <w:rPr>
                <w:del w:id="705" w:author="Mohammad Nayeem Hasan" w:date="2023-01-21T00:38:00Z"/>
                <w:rFonts w:ascii="Times New Roman" w:hAnsi="Times New Roman" w:cs="Times New Roman"/>
                <w:sz w:val="24"/>
                <w:szCs w:val="24"/>
              </w:rPr>
              <w:pPrChange w:id="706" w:author="Mohammad Nayeem Hasan" w:date="2023-01-21T14:56:00Z">
                <w:pPr>
                  <w:jc w:val="both"/>
                </w:pPr>
              </w:pPrChange>
            </w:pPr>
            <w:del w:id="707"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596F3FB0" w14:textId="2ABFD88F" w:rsidR="002639A6" w:rsidRPr="00D97196" w:rsidDel="00C2040A" w:rsidRDefault="002639A6">
            <w:pPr>
              <w:rPr>
                <w:del w:id="708" w:author="Mohammad Nayeem Hasan" w:date="2023-01-21T00:38:00Z"/>
                <w:rFonts w:ascii="Times New Roman" w:hAnsi="Times New Roman" w:cs="Times New Roman"/>
                <w:sz w:val="24"/>
                <w:szCs w:val="24"/>
              </w:rPr>
              <w:pPrChange w:id="709" w:author="Mohammad Nayeem Hasan" w:date="2023-01-21T14:56:00Z">
                <w:pPr>
                  <w:jc w:val="both"/>
                </w:pPr>
              </w:pPrChange>
            </w:pPr>
            <w:del w:id="710"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5E982516" w14:textId="2380EFBF" w:rsidTr="00D3090E">
        <w:trPr>
          <w:trHeight w:val="138"/>
          <w:jc w:val="center"/>
          <w:del w:id="711" w:author="Mohammad Nayeem Hasan" w:date="2023-01-21T00:38:00Z"/>
        </w:trPr>
        <w:tc>
          <w:tcPr>
            <w:tcW w:w="5000" w:type="pct"/>
            <w:gridSpan w:val="10"/>
            <w:vAlign w:val="center"/>
          </w:tcPr>
          <w:p w14:paraId="24D01A92" w14:textId="4730502F" w:rsidR="002639A6" w:rsidRPr="00D97196" w:rsidDel="00C2040A" w:rsidRDefault="002639A6">
            <w:pPr>
              <w:rPr>
                <w:del w:id="712" w:author="Mohammad Nayeem Hasan" w:date="2023-01-21T00:38:00Z"/>
                <w:rFonts w:ascii="Times New Roman" w:hAnsi="Times New Roman" w:cs="Times New Roman"/>
                <w:sz w:val="24"/>
                <w:szCs w:val="24"/>
              </w:rPr>
              <w:pPrChange w:id="713" w:author="Mohammad Nayeem Hasan" w:date="2023-01-21T14:56:00Z">
                <w:pPr>
                  <w:jc w:val="both"/>
                </w:pPr>
              </w:pPrChange>
            </w:pPr>
            <w:del w:id="714" w:author="Mohammad Nayeem Hasan" w:date="2023-01-21T00:38:00Z">
              <w:r w:rsidRPr="00D97196" w:rsidDel="00C2040A">
                <w:rPr>
                  <w:rFonts w:ascii="Times New Roman" w:hAnsi="Times New Roman" w:cs="Times New Roman"/>
                  <w:sz w:val="24"/>
                  <w:szCs w:val="24"/>
                </w:rPr>
                <w:delText>Child’s sex</w:delText>
              </w:r>
            </w:del>
          </w:p>
        </w:tc>
      </w:tr>
      <w:tr w:rsidR="00275578" w:rsidRPr="00D97196" w:rsidDel="00C2040A" w14:paraId="146EE9E1" w14:textId="174256D9" w:rsidTr="00275578">
        <w:trPr>
          <w:trHeight w:val="268"/>
          <w:jc w:val="center"/>
          <w:del w:id="715" w:author="Mohammad Nayeem Hasan" w:date="2023-01-21T00:38:00Z"/>
        </w:trPr>
        <w:tc>
          <w:tcPr>
            <w:tcW w:w="811" w:type="pct"/>
            <w:vAlign w:val="center"/>
          </w:tcPr>
          <w:p w14:paraId="0DD392DD" w14:textId="7E811024" w:rsidR="002639A6" w:rsidRPr="00D97196" w:rsidDel="00C2040A" w:rsidRDefault="002639A6">
            <w:pPr>
              <w:rPr>
                <w:del w:id="716" w:author="Mohammad Nayeem Hasan" w:date="2023-01-21T00:38:00Z"/>
                <w:rFonts w:ascii="Times New Roman" w:hAnsi="Times New Roman" w:cs="Times New Roman"/>
                <w:sz w:val="24"/>
                <w:szCs w:val="24"/>
              </w:rPr>
              <w:pPrChange w:id="717" w:author="Mohammad Nayeem Hasan" w:date="2023-01-21T14:56:00Z">
                <w:pPr>
                  <w:jc w:val="both"/>
                </w:pPr>
              </w:pPrChange>
            </w:pPr>
            <w:del w:id="718" w:author="Mohammad Nayeem Hasan" w:date="2023-01-21T00:38:00Z">
              <w:r w:rsidRPr="00D97196" w:rsidDel="00C2040A">
                <w:rPr>
                  <w:rFonts w:ascii="Times New Roman" w:hAnsi="Times New Roman" w:cs="Times New Roman"/>
                  <w:sz w:val="24"/>
                  <w:szCs w:val="24"/>
                </w:rPr>
                <w:delText>Male</w:delText>
              </w:r>
            </w:del>
          </w:p>
        </w:tc>
        <w:tc>
          <w:tcPr>
            <w:tcW w:w="353" w:type="pct"/>
            <w:vAlign w:val="center"/>
          </w:tcPr>
          <w:p w14:paraId="08B5E1E9" w14:textId="380C5B5A" w:rsidR="002639A6" w:rsidRPr="00D97196" w:rsidDel="00C2040A" w:rsidRDefault="002639A6">
            <w:pPr>
              <w:rPr>
                <w:del w:id="719" w:author="Mohammad Nayeem Hasan" w:date="2023-01-21T00:38:00Z"/>
                <w:rFonts w:ascii="Times New Roman" w:hAnsi="Times New Roman" w:cs="Times New Roman"/>
                <w:sz w:val="24"/>
                <w:szCs w:val="24"/>
              </w:rPr>
              <w:pPrChange w:id="720" w:author="Mohammad Nayeem Hasan" w:date="2023-01-21T14:56:00Z">
                <w:pPr>
                  <w:jc w:val="both"/>
                </w:pPr>
              </w:pPrChange>
            </w:pPr>
            <w:del w:id="721" w:author="Mohammad Nayeem Hasan" w:date="2023-01-21T00:38:00Z">
              <w:r w:rsidRPr="00D97196" w:rsidDel="00C2040A">
                <w:rPr>
                  <w:rFonts w:ascii="Times New Roman" w:hAnsi="Times New Roman" w:cs="Times New Roman"/>
                  <w:sz w:val="24"/>
                  <w:szCs w:val="24"/>
                </w:rPr>
                <w:delText>1.08</w:delText>
              </w:r>
            </w:del>
          </w:p>
        </w:tc>
        <w:tc>
          <w:tcPr>
            <w:tcW w:w="329" w:type="pct"/>
            <w:vAlign w:val="center"/>
          </w:tcPr>
          <w:p w14:paraId="44A84EE8" w14:textId="61A9B254" w:rsidR="002639A6" w:rsidRPr="00D97196" w:rsidDel="00C2040A" w:rsidRDefault="002639A6">
            <w:pPr>
              <w:rPr>
                <w:del w:id="722" w:author="Mohammad Nayeem Hasan" w:date="2023-01-21T00:38:00Z"/>
                <w:rFonts w:ascii="Times New Roman" w:hAnsi="Times New Roman" w:cs="Times New Roman"/>
                <w:sz w:val="24"/>
                <w:szCs w:val="24"/>
              </w:rPr>
              <w:pPrChange w:id="723" w:author="Mohammad Nayeem Hasan" w:date="2023-01-21T14:56:00Z">
                <w:pPr>
                  <w:jc w:val="both"/>
                </w:pPr>
              </w:pPrChange>
            </w:pPr>
            <w:del w:id="724" w:author="Mohammad Nayeem Hasan" w:date="2023-01-21T00:38:00Z">
              <w:r w:rsidRPr="00D97196" w:rsidDel="00C2040A">
                <w:rPr>
                  <w:rFonts w:ascii="Times New Roman" w:hAnsi="Times New Roman" w:cs="Times New Roman"/>
                  <w:sz w:val="24"/>
                  <w:szCs w:val="24"/>
                </w:rPr>
                <w:delText>0.98 – 1.19</w:delText>
              </w:r>
            </w:del>
          </w:p>
        </w:tc>
        <w:tc>
          <w:tcPr>
            <w:tcW w:w="417" w:type="pct"/>
            <w:vAlign w:val="center"/>
          </w:tcPr>
          <w:p w14:paraId="07E7FB04" w14:textId="01BB22E9" w:rsidR="002639A6" w:rsidRPr="00D97196" w:rsidDel="00C2040A" w:rsidRDefault="002639A6">
            <w:pPr>
              <w:rPr>
                <w:del w:id="725" w:author="Mohammad Nayeem Hasan" w:date="2023-01-21T00:38:00Z"/>
                <w:rFonts w:ascii="Times New Roman" w:hAnsi="Times New Roman" w:cs="Times New Roman"/>
                <w:sz w:val="24"/>
                <w:szCs w:val="24"/>
              </w:rPr>
              <w:pPrChange w:id="726" w:author="Mohammad Nayeem Hasan" w:date="2023-01-21T14:56:00Z">
                <w:pPr>
                  <w:jc w:val="both"/>
                </w:pPr>
              </w:pPrChange>
            </w:pPr>
            <w:del w:id="727" w:author="Mohammad Nayeem Hasan" w:date="2023-01-21T00:38:00Z">
              <w:r w:rsidRPr="00D97196" w:rsidDel="00C2040A">
                <w:rPr>
                  <w:rFonts w:ascii="Times New Roman" w:hAnsi="Times New Roman" w:cs="Times New Roman"/>
                  <w:sz w:val="24"/>
                  <w:szCs w:val="24"/>
                </w:rPr>
                <w:delText>0.107</w:delText>
              </w:r>
            </w:del>
          </w:p>
        </w:tc>
        <w:tc>
          <w:tcPr>
            <w:tcW w:w="353" w:type="pct"/>
            <w:vAlign w:val="center"/>
          </w:tcPr>
          <w:p w14:paraId="69958F09" w14:textId="702F9F8B" w:rsidR="002639A6" w:rsidRPr="00D97196" w:rsidDel="00C2040A" w:rsidRDefault="002639A6">
            <w:pPr>
              <w:rPr>
                <w:del w:id="728" w:author="Mohammad Nayeem Hasan" w:date="2023-01-21T00:38:00Z"/>
                <w:rFonts w:ascii="Times New Roman" w:hAnsi="Times New Roman" w:cs="Times New Roman"/>
                <w:sz w:val="24"/>
                <w:szCs w:val="24"/>
              </w:rPr>
              <w:pPrChange w:id="729" w:author="Mohammad Nayeem Hasan" w:date="2023-01-21T14:56:00Z">
                <w:pPr>
                  <w:jc w:val="both"/>
                </w:pPr>
              </w:pPrChange>
            </w:pPr>
            <w:del w:id="730" w:author="Mohammad Nayeem Hasan" w:date="2023-01-21T00:38:00Z">
              <w:r w:rsidRPr="00D97196" w:rsidDel="00C2040A">
                <w:rPr>
                  <w:rFonts w:ascii="Times New Roman" w:hAnsi="Times New Roman" w:cs="Times New Roman"/>
                  <w:sz w:val="24"/>
                  <w:szCs w:val="24"/>
                </w:rPr>
                <w:delText>0.99</w:delText>
              </w:r>
            </w:del>
          </w:p>
        </w:tc>
        <w:tc>
          <w:tcPr>
            <w:tcW w:w="356" w:type="pct"/>
            <w:vAlign w:val="center"/>
          </w:tcPr>
          <w:p w14:paraId="299D2A28" w14:textId="5990DEB3" w:rsidR="002639A6" w:rsidRPr="00D97196" w:rsidDel="00C2040A" w:rsidRDefault="002639A6">
            <w:pPr>
              <w:rPr>
                <w:del w:id="731" w:author="Mohammad Nayeem Hasan" w:date="2023-01-21T00:38:00Z"/>
                <w:rFonts w:ascii="Times New Roman" w:hAnsi="Times New Roman" w:cs="Times New Roman"/>
                <w:sz w:val="24"/>
                <w:szCs w:val="24"/>
              </w:rPr>
              <w:pPrChange w:id="732" w:author="Mohammad Nayeem Hasan" w:date="2023-01-21T14:56:00Z">
                <w:pPr>
                  <w:jc w:val="both"/>
                </w:pPr>
              </w:pPrChange>
            </w:pPr>
            <w:del w:id="733" w:author="Mohammad Nayeem Hasan" w:date="2023-01-21T00:38:00Z">
              <w:r w:rsidRPr="00D97196" w:rsidDel="00C2040A">
                <w:rPr>
                  <w:rFonts w:ascii="Times New Roman" w:hAnsi="Times New Roman" w:cs="Times New Roman"/>
                  <w:sz w:val="24"/>
                  <w:szCs w:val="24"/>
                </w:rPr>
                <w:delText>0.84 – 1.18</w:delText>
              </w:r>
            </w:del>
          </w:p>
        </w:tc>
        <w:tc>
          <w:tcPr>
            <w:tcW w:w="417" w:type="pct"/>
            <w:vAlign w:val="center"/>
          </w:tcPr>
          <w:p w14:paraId="0D670ADD" w14:textId="46FD06B7" w:rsidR="002639A6" w:rsidRPr="00D97196" w:rsidDel="00C2040A" w:rsidRDefault="002639A6">
            <w:pPr>
              <w:rPr>
                <w:del w:id="734" w:author="Mohammad Nayeem Hasan" w:date="2023-01-21T00:38:00Z"/>
                <w:rFonts w:ascii="Times New Roman" w:hAnsi="Times New Roman" w:cs="Times New Roman"/>
                <w:sz w:val="24"/>
                <w:szCs w:val="24"/>
              </w:rPr>
              <w:pPrChange w:id="735" w:author="Mohammad Nayeem Hasan" w:date="2023-01-21T14:56:00Z">
                <w:pPr>
                  <w:jc w:val="both"/>
                </w:pPr>
              </w:pPrChange>
            </w:pPr>
            <w:del w:id="736" w:author="Mohammad Nayeem Hasan" w:date="2023-01-21T00:38:00Z">
              <w:r w:rsidRPr="00D97196" w:rsidDel="00C2040A">
                <w:rPr>
                  <w:rFonts w:ascii="Times New Roman" w:hAnsi="Times New Roman" w:cs="Times New Roman"/>
                  <w:sz w:val="24"/>
                  <w:szCs w:val="24"/>
                </w:rPr>
                <w:delText>0.931</w:delText>
              </w:r>
            </w:del>
          </w:p>
        </w:tc>
        <w:tc>
          <w:tcPr>
            <w:tcW w:w="379" w:type="pct"/>
            <w:vAlign w:val="center"/>
          </w:tcPr>
          <w:p w14:paraId="45187AF4" w14:textId="75985215" w:rsidR="002639A6" w:rsidRPr="00D97196" w:rsidDel="00C2040A" w:rsidRDefault="002639A6">
            <w:pPr>
              <w:rPr>
                <w:del w:id="737" w:author="Mohammad Nayeem Hasan" w:date="2023-01-21T00:38:00Z"/>
                <w:rFonts w:ascii="Times New Roman" w:hAnsi="Times New Roman" w:cs="Times New Roman"/>
                <w:sz w:val="24"/>
                <w:szCs w:val="24"/>
              </w:rPr>
              <w:pPrChange w:id="738" w:author="Mohammad Nayeem Hasan" w:date="2023-01-21T14:56:00Z">
                <w:pPr>
                  <w:jc w:val="both"/>
                </w:pPr>
              </w:pPrChange>
            </w:pPr>
            <w:del w:id="739" w:author="Mohammad Nayeem Hasan" w:date="2023-01-21T00:38:00Z">
              <w:r w:rsidRPr="00D97196" w:rsidDel="00C2040A">
                <w:rPr>
                  <w:rFonts w:ascii="Times New Roman" w:hAnsi="Times New Roman" w:cs="Times New Roman"/>
                  <w:sz w:val="24"/>
                  <w:szCs w:val="24"/>
                </w:rPr>
                <w:delText>1.08</w:delText>
              </w:r>
            </w:del>
          </w:p>
        </w:tc>
        <w:tc>
          <w:tcPr>
            <w:tcW w:w="1140" w:type="pct"/>
            <w:vAlign w:val="center"/>
          </w:tcPr>
          <w:p w14:paraId="5731C518" w14:textId="499133D2" w:rsidR="002639A6" w:rsidRPr="00D97196" w:rsidDel="00C2040A" w:rsidRDefault="002639A6">
            <w:pPr>
              <w:rPr>
                <w:del w:id="740" w:author="Mohammad Nayeem Hasan" w:date="2023-01-21T00:38:00Z"/>
                <w:rFonts w:ascii="Times New Roman" w:hAnsi="Times New Roman" w:cs="Times New Roman"/>
                <w:sz w:val="24"/>
                <w:szCs w:val="24"/>
              </w:rPr>
              <w:pPrChange w:id="741" w:author="Mohammad Nayeem Hasan" w:date="2023-01-21T14:56:00Z">
                <w:pPr>
                  <w:jc w:val="both"/>
                </w:pPr>
              </w:pPrChange>
            </w:pPr>
            <w:del w:id="742" w:author="Mohammad Nayeem Hasan" w:date="2023-01-21T00:38:00Z">
              <w:r w:rsidRPr="00D97196" w:rsidDel="00C2040A">
                <w:rPr>
                  <w:rFonts w:ascii="Times New Roman" w:hAnsi="Times New Roman" w:cs="Times New Roman"/>
                  <w:sz w:val="24"/>
                  <w:szCs w:val="24"/>
                </w:rPr>
                <w:delText>0.96– 1.22</w:delText>
              </w:r>
            </w:del>
          </w:p>
        </w:tc>
        <w:tc>
          <w:tcPr>
            <w:tcW w:w="445" w:type="pct"/>
            <w:vAlign w:val="center"/>
          </w:tcPr>
          <w:p w14:paraId="2B631D7C" w14:textId="0FF72490" w:rsidR="002639A6" w:rsidRPr="00D97196" w:rsidDel="00C2040A" w:rsidRDefault="002639A6">
            <w:pPr>
              <w:rPr>
                <w:del w:id="743" w:author="Mohammad Nayeem Hasan" w:date="2023-01-21T00:38:00Z"/>
                <w:rFonts w:ascii="Times New Roman" w:hAnsi="Times New Roman" w:cs="Times New Roman"/>
                <w:sz w:val="24"/>
                <w:szCs w:val="24"/>
              </w:rPr>
              <w:pPrChange w:id="744" w:author="Mohammad Nayeem Hasan" w:date="2023-01-21T14:56:00Z">
                <w:pPr>
                  <w:jc w:val="both"/>
                </w:pPr>
              </w:pPrChange>
            </w:pPr>
            <w:del w:id="745" w:author="Mohammad Nayeem Hasan" w:date="2023-01-21T00:38:00Z">
              <w:r w:rsidRPr="00D97196" w:rsidDel="00C2040A">
                <w:rPr>
                  <w:rFonts w:ascii="Times New Roman" w:hAnsi="Times New Roman" w:cs="Times New Roman"/>
                  <w:sz w:val="24"/>
                  <w:szCs w:val="24"/>
                </w:rPr>
                <w:delText>0.178</w:delText>
              </w:r>
            </w:del>
          </w:p>
        </w:tc>
      </w:tr>
      <w:tr w:rsidR="00275578" w:rsidRPr="00D97196" w:rsidDel="00C2040A" w14:paraId="5F4C75E2" w14:textId="758C45DD" w:rsidTr="00275578">
        <w:trPr>
          <w:trHeight w:val="138"/>
          <w:jc w:val="center"/>
          <w:del w:id="746" w:author="Mohammad Nayeem Hasan" w:date="2023-01-21T00:38:00Z"/>
        </w:trPr>
        <w:tc>
          <w:tcPr>
            <w:tcW w:w="811" w:type="pct"/>
            <w:vAlign w:val="center"/>
          </w:tcPr>
          <w:p w14:paraId="7E0F0951" w14:textId="164173B2" w:rsidR="002639A6" w:rsidRPr="00D97196" w:rsidDel="00C2040A" w:rsidRDefault="002639A6">
            <w:pPr>
              <w:rPr>
                <w:del w:id="747" w:author="Mohammad Nayeem Hasan" w:date="2023-01-21T00:38:00Z"/>
                <w:rFonts w:ascii="Times New Roman" w:hAnsi="Times New Roman" w:cs="Times New Roman"/>
                <w:sz w:val="24"/>
                <w:szCs w:val="24"/>
              </w:rPr>
              <w:pPrChange w:id="748" w:author="Mohammad Nayeem Hasan" w:date="2023-01-21T14:56:00Z">
                <w:pPr>
                  <w:jc w:val="both"/>
                </w:pPr>
              </w:pPrChange>
            </w:pPr>
            <w:del w:id="749" w:author="Mohammad Nayeem Hasan" w:date="2023-01-21T00:38:00Z">
              <w:r w:rsidRPr="00D97196" w:rsidDel="00C2040A">
                <w:rPr>
                  <w:rFonts w:ascii="Times New Roman" w:hAnsi="Times New Roman" w:cs="Times New Roman"/>
                  <w:sz w:val="24"/>
                  <w:szCs w:val="24"/>
                </w:rPr>
                <w:delText>Female</w:delText>
              </w:r>
            </w:del>
          </w:p>
        </w:tc>
        <w:tc>
          <w:tcPr>
            <w:tcW w:w="353" w:type="pct"/>
            <w:vAlign w:val="center"/>
          </w:tcPr>
          <w:p w14:paraId="21E56B8D" w14:textId="6937FE42" w:rsidR="002639A6" w:rsidRPr="00D97196" w:rsidDel="00C2040A" w:rsidRDefault="002639A6">
            <w:pPr>
              <w:rPr>
                <w:del w:id="750" w:author="Mohammad Nayeem Hasan" w:date="2023-01-21T00:38:00Z"/>
                <w:rFonts w:ascii="Times New Roman" w:hAnsi="Times New Roman" w:cs="Times New Roman"/>
                <w:sz w:val="24"/>
                <w:szCs w:val="24"/>
              </w:rPr>
              <w:pPrChange w:id="751" w:author="Mohammad Nayeem Hasan" w:date="2023-01-21T14:56:00Z">
                <w:pPr>
                  <w:jc w:val="both"/>
                </w:pPr>
              </w:pPrChange>
            </w:pPr>
            <w:del w:id="752" w:author="Mohammad Nayeem Hasan" w:date="2023-01-21T00:38:00Z">
              <w:r w:rsidRPr="00D97196" w:rsidDel="00C2040A">
                <w:rPr>
                  <w:rFonts w:ascii="Times New Roman" w:hAnsi="Times New Roman" w:cs="Times New Roman"/>
                  <w:sz w:val="24"/>
                  <w:szCs w:val="24"/>
                </w:rPr>
                <w:delText>Ref.</w:delText>
              </w:r>
            </w:del>
          </w:p>
        </w:tc>
        <w:tc>
          <w:tcPr>
            <w:tcW w:w="329" w:type="pct"/>
            <w:vAlign w:val="center"/>
          </w:tcPr>
          <w:p w14:paraId="795BD543" w14:textId="487A94C7" w:rsidR="002639A6" w:rsidRPr="00D97196" w:rsidDel="00C2040A" w:rsidRDefault="002639A6">
            <w:pPr>
              <w:rPr>
                <w:del w:id="753" w:author="Mohammad Nayeem Hasan" w:date="2023-01-21T00:38:00Z"/>
                <w:rFonts w:ascii="Times New Roman" w:hAnsi="Times New Roman" w:cs="Times New Roman"/>
                <w:sz w:val="24"/>
                <w:szCs w:val="24"/>
              </w:rPr>
              <w:pPrChange w:id="754" w:author="Mohammad Nayeem Hasan" w:date="2023-01-21T14:56:00Z">
                <w:pPr>
                  <w:jc w:val="both"/>
                </w:pPr>
              </w:pPrChange>
            </w:pPr>
            <w:del w:id="755"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531171C3" w14:textId="237FAFCF" w:rsidR="002639A6" w:rsidRPr="00D97196" w:rsidDel="00C2040A" w:rsidRDefault="002639A6">
            <w:pPr>
              <w:rPr>
                <w:del w:id="756" w:author="Mohammad Nayeem Hasan" w:date="2023-01-21T00:38:00Z"/>
                <w:rFonts w:ascii="Times New Roman" w:hAnsi="Times New Roman" w:cs="Times New Roman"/>
                <w:sz w:val="24"/>
                <w:szCs w:val="24"/>
              </w:rPr>
              <w:pPrChange w:id="757" w:author="Mohammad Nayeem Hasan" w:date="2023-01-21T14:56:00Z">
                <w:pPr>
                  <w:jc w:val="both"/>
                </w:pPr>
              </w:pPrChange>
            </w:pPr>
            <w:del w:id="758" w:author="Mohammad Nayeem Hasan" w:date="2023-01-21T00:38:00Z">
              <w:r w:rsidRPr="00D97196" w:rsidDel="00C2040A">
                <w:rPr>
                  <w:rFonts w:ascii="Times New Roman" w:hAnsi="Times New Roman" w:cs="Times New Roman"/>
                  <w:sz w:val="24"/>
                  <w:szCs w:val="24"/>
                </w:rPr>
                <w:delText>-</w:delText>
              </w:r>
            </w:del>
          </w:p>
        </w:tc>
        <w:tc>
          <w:tcPr>
            <w:tcW w:w="353" w:type="pct"/>
            <w:vAlign w:val="center"/>
          </w:tcPr>
          <w:p w14:paraId="5F461A95" w14:textId="2EAEBC49" w:rsidR="002639A6" w:rsidRPr="00D97196" w:rsidDel="00C2040A" w:rsidRDefault="002639A6">
            <w:pPr>
              <w:rPr>
                <w:del w:id="759" w:author="Mohammad Nayeem Hasan" w:date="2023-01-21T00:38:00Z"/>
                <w:rFonts w:ascii="Times New Roman" w:hAnsi="Times New Roman" w:cs="Times New Roman"/>
                <w:sz w:val="24"/>
                <w:szCs w:val="24"/>
              </w:rPr>
              <w:pPrChange w:id="760" w:author="Mohammad Nayeem Hasan" w:date="2023-01-21T14:56:00Z">
                <w:pPr>
                  <w:jc w:val="both"/>
                </w:pPr>
              </w:pPrChange>
            </w:pPr>
            <w:del w:id="761" w:author="Mohammad Nayeem Hasan" w:date="2023-01-21T00:38:00Z">
              <w:r w:rsidRPr="00D97196" w:rsidDel="00C2040A">
                <w:rPr>
                  <w:rFonts w:ascii="Times New Roman" w:hAnsi="Times New Roman" w:cs="Times New Roman"/>
                  <w:sz w:val="24"/>
                  <w:szCs w:val="24"/>
                </w:rPr>
                <w:delText>Ref.</w:delText>
              </w:r>
            </w:del>
          </w:p>
        </w:tc>
        <w:tc>
          <w:tcPr>
            <w:tcW w:w="356" w:type="pct"/>
            <w:vAlign w:val="center"/>
          </w:tcPr>
          <w:p w14:paraId="1F76B0AE" w14:textId="632C41F5" w:rsidR="002639A6" w:rsidRPr="00D97196" w:rsidDel="00C2040A" w:rsidRDefault="002639A6">
            <w:pPr>
              <w:rPr>
                <w:del w:id="762" w:author="Mohammad Nayeem Hasan" w:date="2023-01-21T00:38:00Z"/>
                <w:rFonts w:ascii="Times New Roman" w:hAnsi="Times New Roman" w:cs="Times New Roman"/>
                <w:sz w:val="24"/>
                <w:szCs w:val="24"/>
              </w:rPr>
              <w:pPrChange w:id="763" w:author="Mohammad Nayeem Hasan" w:date="2023-01-21T14:56:00Z">
                <w:pPr>
                  <w:jc w:val="both"/>
                </w:pPr>
              </w:pPrChange>
            </w:pPr>
            <w:del w:id="764"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2764C1EE" w14:textId="65A896C9" w:rsidR="002639A6" w:rsidRPr="00D97196" w:rsidDel="00C2040A" w:rsidRDefault="002639A6">
            <w:pPr>
              <w:rPr>
                <w:del w:id="765" w:author="Mohammad Nayeem Hasan" w:date="2023-01-21T00:38:00Z"/>
                <w:rFonts w:ascii="Times New Roman" w:hAnsi="Times New Roman" w:cs="Times New Roman"/>
                <w:sz w:val="24"/>
                <w:szCs w:val="24"/>
              </w:rPr>
              <w:pPrChange w:id="766" w:author="Mohammad Nayeem Hasan" w:date="2023-01-21T14:56:00Z">
                <w:pPr>
                  <w:jc w:val="both"/>
                </w:pPr>
              </w:pPrChange>
            </w:pPr>
            <w:del w:id="767"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5F707C35" w14:textId="0F30EB04" w:rsidR="002639A6" w:rsidRPr="00D97196" w:rsidDel="00C2040A" w:rsidRDefault="002639A6">
            <w:pPr>
              <w:rPr>
                <w:del w:id="768" w:author="Mohammad Nayeem Hasan" w:date="2023-01-21T00:38:00Z"/>
                <w:rFonts w:ascii="Times New Roman" w:hAnsi="Times New Roman" w:cs="Times New Roman"/>
                <w:sz w:val="24"/>
                <w:szCs w:val="24"/>
              </w:rPr>
              <w:pPrChange w:id="769" w:author="Mohammad Nayeem Hasan" w:date="2023-01-21T14:56:00Z">
                <w:pPr>
                  <w:jc w:val="both"/>
                </w:pPr>
              </w:pPrChange>
            </w:pPr>
            <w:del w:id="770" w:author="Mohammad Nayeem Hasan" w:date="2023-01-21T00:38:00Z">
              <w:r w:rsidRPr="00D97196" w:rsidDel="00C2040A">
                <w:rPr>
                  <w:rFonts w:ascii="Times New Roman" w:hAnsi="Times New Roman" w:cs="Times New Roman"/>
                  <w:sz w:val="24"/>
                  <w:szCs w:val="24"/>
                </w:rPr>
                <w:delText>Ref.</w:delText>
              </w:r>
            </w:del>
          </w:p>
        </w:tc>
        <w:tc>
          <w:tcPr>
            <w:tcW w:w="1140" w:type="pct"/>
            <w:vAlign w:val="center"/>
          </w:tcPr>
          <w:p w14:paraId="7959F8A8" w14:textId="49A1AAB5" w:rsidR="002639A6" w:rsidRPr="00D97196" w:rsidDel="00C2040A" w:rsidRDefault="002639A6">
            <w:pPr>
              <w:rPr>
                <w:del w:id="771" w:author="Mohammad Nayeem Hasan" w:date="2023-01-21T00:38:00Z"/>
                <w:rFonts w:ascii="Times New Roman" w:hAnsi="Times New Roman" w:cs="Times New Roman"/>
                <w:sz w:val="24"/>
                <w:szCs w:val="24"/>
              </w:rPr>
              <w:pPrChange w:id="772" w:author="Mohammad Nayeem Hasan" w:date="2023-01-21T14:56:00Z">
                <w:pPr>
                  <w:jc w:val="both"/>
                </w:pPr>
              </w:pPrChange>
            </w:pPr>
            <w:del w:id="773"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0BA54B75" w14:textId="6A0C50FF" w:rsidR="002639A6" w:rsidRPr="00D97196" w:rsidDel="00C2040A" w:rsidRDefault="002639A6">
            <w:pPr>
              <w:rPr>
                <w:del w:id="774" w:author="Mohammad Nayeem Hasan" w:date="2023-01-21T00:38:00Z"/>
                <w:rFonts w:ascii="Times New Roman" w:hAnsi="Times New Roman" w:cs="Times New Roman"/>
                <w:sz w:val="24"/>
                <w:szCs w:val="24"/>
              </w:rPr>
              <w:pPrChange w:id="775" w:author="Mohammad Nayeem Hasan" w:date="2023-01-21T14:56:00Z">
                <w:pPr>
                  <w:jc w:val="both"/>
                </w:pPr>
              </w:pPrChange>
            </w:pPr>
            <w:del w:id="776"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7D3D4A61" w14:textId="059A630A" w:rsidTr="00D3090E">
        <w:trPr>
          <w:trHeight w:val="138"/>
          <w:jc w:val="center"/>
          <w:del w:id="777" w:author="Mohammad Nayeem Hasan" w:date="2023-01-21T00:38:00Z"/>
        </w:trPr>
        <w:tc>
          <w:tcPr>
            <w:tcW w:w="5000" w:type="pct"/>
            <w:gridSpan w:val="10"/>
            <w:vAlign w:val="center"/>
          </w:tcPr>
          <w:p w14:paraId="135349A7" w14:textId="251A862E" w:rsidR="002639A6" w:rsidRPr="00D97196" w:rsidDel="00C2040A" w:rsidRDefault="002639A6">
            <w:pPr>
              <w:rPr>
                <w:del w:id="778" w:author="Mohammad Nayeem Hasan" w:date="2023-01-21T00:38:00Z"/>
                <w:rFonts w:ascii="Times New Roman" w:hAnsi="Times New Roman" w:cs="Times New Roman"/>
                <w:sz w:val="24"/>
                <w:szCs w:val="24"/>
              </w:rPr>
              <w:pPrChange w:id="779" w:author="Mohammad Nayeem Hasan" w:date="2023-01-21T14:56:00Z">
                <w:pPr>
                  <w:jc w:val="both"/>
                </w:pPr>
              </w:pPrChange>
            </w:pPr>
            <w:del w:id="780" w:author="Mohammad Nayeem Hasan" w:date="2023-01-21T00:38:00Z">
              <w:r w:rsidRPr="00D97196" w:rsidDel="00C2040A">
                <w:rPr>
                  <w:rFonts w:ascii="Times New Roman" w:hAnsi="Times New Roman" w:cs="Times New Roman"/>
                  <w:sz w:val="24"/>
                  <w:szCs w:val="24"/>
                </w:rPr>
                <w:delText>Inadequate Supervision</w:delText>
              </w:r>
            </w:del>
          </w:p>
        </w:tc>
      </w:tr>
      <w:tr w:rsidR="00275578" w:rsidRPr="00D97196" w:rsidDel="00C2040A" w14:paraId="6258C46F" w14:textId="36A6EBF8" w:rsidTr="00B1108E">
        <w:trPr>
          <w:trHeight w:val="138"/>
          <w:jc w:val="center"/>
          <w:del w:id="781" w:author="Mohammad Nayeem Hasan" w:date="2023-01-21T00:38:00Z"/>
        </w:trPr>
        <w:tc>
          <w:tcPr>
            <w:tcW w:w="811" w:type="pct"/>
            <w:vAlign w:val="center"/>
          </w:tcPr>
          <w:p w14:paraId="335B6CB7" w14:textId="477C5877" w:rsidR="002639A6" w:rsidRPr="00D97196" w:rsidDel="00C2040A" w:rsidRDefault="002639A6">
            <w:pPr>
              <w:rPr>
                <w:del w:id="782" w:author="Mohammad Nayeem Hasan" w:date="2023-01-21T00:38:00Z"/>
                <w:rFonts w:ascii="Times New Roman" w:hAnsi="Times New Roman" w:cs="Times New Roman"/>
                <w:sz w:val="24"/>
                <w:szCs w:val="24"/>
              </w:rPr>
              <w:pPrChange w:id="783" w:author="Mohammad Nayeem Hasan" w:date="2023-01-21T14:56:00Z">
                <w:pPr>
                  <w:jc w:val="both"/>
                </w:pPr>
              </w:pPrChange>
            </w:pPr>
            <w:del w:id="784" w:author="Mohammad Nayeem Hasan" w:date="2023-01-21T00:38:00Z">
              <w:r w:rsidRPr="00D97196" w:rsidDel="00C2040A">
                <w:rPr>
                  <w:rFonts w:ascii="Times New Roman" w:hAnsi="Times New Roman" w:cs="Times New Roman"/>
                  <w:sz w:val="24"/>
                  <w:szCs w:val="24"/>
                </w:rPr>
                <w:delText>Yes</w:delText>
              </w:r>
            </w:del>
          </w:p>
        </w:tc>
        <w:tc>
          <w:tcPr>
            <w:tcW w:w="353" w:type="pct"/>
            <w:vAlign w:val="center"/>
          </w:tcPr>
          <w:p w14:paraId="55667D86" w14:textId="1B68D0F4" w:rsidR="002639A6" w:rsidRPr="00D97196" w:rsidDel="00C2040A" w:rsidRDefault="002639A6">
            <w:pPr>
              <w:rPr>
                <w:del w:id="785" w:author="Mohammad Nayeem Hasan" w:date="2023-01-21T00:38:00Z"/>
                <w:rFonts w:ascii="Times New Roman" w:hAnsi="Times New Roman" w:cs="Times New Roman"/>
                <w:sz w:val="24"/>
                <w:szCs w:val="24"/>
              </w:rPr>
              <w:pPrChange w:id="786" w:author="Mohammad Nayeem Hasan" w:date="2023-01-21T14:56:00Z">
                <w:pPr>
                  <w:jc w:val="both"/>
                </w:pPr>
              </w:pPrChange>
            </w:pPr>
            <w:del w:id="787" w:author="Mohammad Nayeem Hasan" w:date="2023-01-21T00:38:00Z">
              <w:r w:rsidRPr="00D97196" w:rsidDel="00C2040A">
                <w:rPr>
                  <w:rFonts w:ascii="Times New Roman" w:hAnsi="Times New Roman" w:cs="Times New Roman"/>
                  <w:sz w:val="24"/>
                  <w:szCs w:val="24"/>
                </w:rPr>
                <w:delText>-</w:delText>
              </w:r>
            </w:del>
          </w:p>
        </w:tc>
        <w:tc>
          <w:tcPr>
            <w:tcW w:w="329" w:type="pct"/>
            <w:vAlign w:val="center"/>
          </w:tcPr>
          <w:p w14:paraId="57EA5DBD" w14:textId="620FDE66" w:rsidR="002639A6" w:rsidRPr="00D97196" w:rsidDel="00C2040A" w:rsidRDefault="002639A6">
            <w:pPr>
              <w:rPr>
                <w:del w:id="788" w:author="Mohammad Nayeem Hasan" w:date="2023-01-21T00:38:00Z"/>
                <w:rFonts w:ascii="Times New Roman" w:hAnsi="Times New Roman" w:cs="Times New Roman"/>
                <w:sz w:val="24"/>
                <w:szCs w:val="24"/>
              </w:rPr>
              <w:pPrChange w:id="789" w:author="Mohammad Nayeem Hasan" w:date="2023-01-21T14:56:00Z">
                <w:pPr>
                  <w:jc w:val="both"/>
                </w:pPr>
              </w:pPrChange>
            </w:pPr>
            <w:del w:id="790"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551AF041" w14:textId="15D3CEBE" w:rsidR="002639A6" w:rsidRPr="00D97196" w:rsidDel="00C2040A" w:rsidRDefault="002639A6">
            <w:pPr>
              <w:rPr>
                <w:del w:id="791" w:author="Mohammad Nayeem Hasan" w:date="2023-01-21T00:38:00Z"/>
                <w:rFonts w:ascii="Times New Roman" w:hAnsi="Times New Roman" w:cs="Times New Roman"/>
                <w:sz w:val="24"/>
                <w:szCs w:val="24"/>
              </w:rPr>
              <w:pPrChange w:id="792" w:author="Mohammad Nayeem Hasan" w:date="2023-01-21T14:56:00Z">
                <w:pPr>
                  <w:jc w:val="both"/>
                </w:pPr>
              </w:pPrChange>
            </w:pPr>
          </w:p>
        </w:tc>
        <w:tc>
          <w:tcPr>
            <w:tcW w:w="353" w:type="pct"/>
            <w:vAlign w:val="center"/>
          </w:tcPr>
          <w:p w14:paraId="057FCA3B" w14:textId="49BD9D25" w:rsidR="002639A6" w:rsidRPr="00D97196" w:rsidDel="00C2040A" w:rsidRDefault="002639A6">
            <w:pPr>
              <w:rPr>
                <w:del w:id="793" w:author="Mohammad Nayeem Hasan" w:date="2023-01-21T00:38:00Z"/>
                <w:rFonts w:ascii="Times New Roman" w:hAnsi="Times New Roman" w:cs="Times New Roman"/>
                <w:sz w:val="24"/>
                <w:szCs w:val="24"/>
              </w:rPr>
              <w:pPrChange w:id="794" w:author="Mohammad Nayeem Hasan" w:date="2023-01-21T14:56:00Z">
                <w:pPr>
                  <w:jc w:val="both"/>
                </w:pPr>
              </w:pPrChange>
            </w:pPr>
            <w:del w:id="795" w:author="Mohammad Nayeem Hasan" w:date="2023-01-21T00:38:00Z">
              <w:r w:rsidRPr="00D97196" w:rsidDel="00C2040A">
                <w:rPr>
                  <w:rFonts w:ascii="Times New Roman" w:hAnsi="Times New Roman" w:cs="Times New Roman"/>
                  <w:sz w:val="24"/>
                  <w:szCs w:val="24"/>
                </w:rPr>
                <w:delText>1.36</w:delText>
              </w:r>
            </w:del>
          </w:p>
        </w:tc>
        <w:tc>
          <w:tcPr>
            <w:tcW w:w="356" w:type="pct"/>
            <w:vAlign w:val="center"/>
          </w:tcPr>
          <w:p w14:paraId="127DDA08" w14:textId="0CCF6AFF" w:rsidR="002639A6" w:rsidRPr="00D97196" w:rsidDel="00C2040A" w:rsidRDefault="002639A6">
            <w:pPr>
              <w:rPr>
                <w:del w:id="796" w:author="Mohammad Nayeem Hasan" w:date="2023-01-21T00:38:00Z"/>
                <w:rFonts w:ascii="Times New Roman" w:hAnsi="Times New Roman" w:cs="Times New Roman"/>
                <w:sz w:val="24"/>
                <w:szCs w:val="24"/>
              </w:rPr>
              <w:pPrChange w:id="797" w:author="Mohammad Nayeem Hasan" w:date="2023-01-21T14:56:00Z">
                <w:pPr>
                  <w:jc w:val="both"/>
                </w:pPr>
              </w:pPrChange>
            </w:pPr>
            <w:del w:id="798" w:author="Mohammad Nayeem Hasan" w:date="2023-01-21T00:38:00Z">
              <w:r w:rsidRPr="00D97196" w:rsidDel="00C2040A">
                <w:rPr>
                  <w:rFonts w:ascii="Times New Roman" w:hAnsi="Times New Roman" w:cs="Times New Roman"/>
                  <w:sz w:val="24"/>
                  <w:szCs w:val="24"/>
                </w:rPr>
                <w:delText>0.99 – 1.86</w:delText>
              </w:r>
            </w:del>
          </w:p>
        </w:tc>
        <w:tc>
          <w:tcPr>
            <w:tcW w:w="417" w:type="pct"/>
            <w:vAlign w:val="center"/>
          </w:tcPr>
          <w:p w14:paraId="012218E9" w14:textId="0C48709D" w:rsidR="002639A6" w:rsidRPr="00D97196" w:rsidDel="00C2040A" w:rsidRDefault="002639A6">
            <w:pPr>
              <w:rPr>
                <w:del w:id="799" w:author="Mohammad Nayeem Hasan" w:date="2023-01-21T00:38:00Z"/>
                <w:rFonts w:ascii="Times New Roman" w:hAnsi="Times New Roman" w:cs="Times New Roman"/>
                <w:sz w:val="24"/>
                <w:szCs w:val="24"/>
              </w:rPr>
              <w:pPrChange w:id="800" w:author="Mohammad Nayeem Hasan" w:date="2023-01-21T14:56:00Z">
                <w:pPr>
                  <w:jc w:val="both"/>
                </w:pPr>
              </w:pPrChange>
            </w:pPr>
            <w:del w:id="801" w:author="Mohammad Nayeem Hasan" w:date="2023-01-21T00:38:00Z">
              <w:r w:rsidRPr="00D97196" w:rsidDel="00C2040A">
                <w:rPr>
                  <w:rFonts w:ascii="Times New Roman" w:hAnsi="Times New Roman" w:cs="Times New Roman"/>
                  <w:sz w:val="24"/>
                  <w:szCs w:val="24"/>
                </w:rPr>
                <w:delText>0.058</w:delText>
              </w:r>
            </w:del>
          </w:p>
        </w:tc>
        <w:tc>
          <w:tcPr>
            <w:tcW w:w="379" w:type="pct"/>
            <w:vAlign w:val="center"/>
          </w:tcPr>
          <w:p w14:paraId="1422585F" w14:textId="210E9B95" w:rsidR="002639A6" w:rsidRPr="00D97196" w:rsidDel="00C2040A" w:rsidRDefault="002639A6">
            <w:pPr>
              <w:rPr>
                <w:del w:id="802" w:author="Mohammad Nayeem Hasan" w:date="2023-01-21T00:38:00Z"/>
                <w:rFonts w:ascii="Times New Roman" w:hAnsi="Times New Roman" w:cs="Times New Roman"/>
                <w:sz w:val="24"/>
                <w:szCs w:val="24"/>
              </w:rPr>
              <w:pPrChange w:id="803" w:author="Mohammad Nayeem Hasan" w:date="2023-01-21T14:56:00Z">
                <w:pPr>
                  <w:jc w:val="both"/>
                </w:pPr>
              </w:pPrChange>
            </w:pPr>
            <w:del w:id="804" w:author="Mohammad Nayeem Hasan" w:date="2023-01-21T00:38:00Z">
              <w:r w:rsidRPr="00D97196" w:rsidDel="00C2040A">
                <w:rPr>
                  <w:rFonts w:ascii="Times New Roman" w:hAnsi="Times New Roman" w:cs="Times New Roman"/>
                  <w:sz w:val="24"/>
                  <w:szCs w:val="24"/>
                </w:rPr>
                <w:delText>1.20</w:delText>
              </w:r>
            </w:del>
          </w:p>
        </w:tc>
        <w:tc>
          <w:tcPr>
            <w:tcW w:w="1140" w:type="pct"/>
            <w:vAlign w:val="center"/>
          </w:tcPr>
          <w:p w14:paraId="04A4F10F" w14:textId="0FDEDB2B" w:rsidR="002639A6" w:rsidRPr="00D97196" w:rsidDel="00C2040A" w:rsidRDefault="002639A6">
            <w:pPr>
              <w:rPr>
                <w:del w:id="805" w:author="Mohammad Nayeem Hasan" w:date="2023-01-21T00:38:00Z"/>
                <w:rFonts w:ascii="Times New Roman" w:hAnsi="Times New Roman" w:cs="Times New Roman"/>
                <w:sz w:val="24"/>
                <w:szCs w:val="24"/>
              </w:rPr>
              <w:pPrChange w:id="806" w:author="Mohammad Nayeem Hasan" w:date="2023-01-21T14:56:00Z">
                <w:pPr>
                  <w:jc w:val="both"/>
                </w:pPr>
              </w:pPrChange>
            </w:pPr>
            <w:del w:id="807" w:author="Mohammad Nayeem Hasan" w:date="2023-01-21T00:38:00Z">
              <w:r w:rsidRPr="00D97196" w:rsidDel="00C2040A">
                <w:rPr>
                  <w:rFonts w:ascii="Times New Roman" w:hAnsi="Times New Roman" w:cs="Times New Roman"/>
                  <w:sz w:val="24"/>
                  <w:szCs w:val="24"/>
                </w:rPr>
                <w:delText>0.98-1.46</w:delText>
              </w:r>
            </w:del>
          </w:p>
        </w:tc>
        <w:tc>
          <w:tcPr>
            <w:tcW w:w="445" w:type="pct"/>
            <w:vAlign w:val="center"/>
          </w:tcPr>
          <w:p w14:paraId="46C0826F" w14:textId="2BC16E08" w:rsidR="002639A6" w:rsidRPr="00D97196" w:rsidDel="00C2040A" w:rsidRDefault="002639A6">
            <w:pPr>
              <w:rPr>
                <w:del w:id="808" w:author="Mohammad Nayeem Hasan" w:date="2023-01-21T00:38:00Z"/>
                <w:rFonts w:ascii="Times New Roman" w:hAnsi="Times New Roman" w:cs="Times New Roman"/>
                <w:sz w:val="24"/>
                <w:szCs w:val="24"/>
              </w:rPr>
              <w:pPrChange w:id="809" w:author="Mohammad Nayeem Hasan" w:date="2023-01-21T14:56:00Z">
                <w:pPr>
                  <w:jc w:val="both"/>
                </w:pPr>
              </w:pPrChange>
            </w:pPr>
            <w:del w:id="810" w:author="Mohammad Nayeem Hasan" w:date="2023-01-21T00:38:00Z">
              <w:r w:rsidRPr="00D97196" w:rsidDel="00C2040A">
                <w:rPr>
                  <w:rFonts w:ascii="Times New Roman" w:hAnsi="Times New Roman" w:cs="Times New Roman"/>
                  <w:sz w:val="24"/>
                  <w:szCs w:val="24"/>
                </w:rPr>
                <w:delText>0.079</w:delText>
              </w:r>
            </w:del>
          </w:p>
        </w:tc>
      </w:tr>
      <w:tr w:rsidR="00275578" w:rsidRPr="00D97196" w:rsidDel="00C2040A" w14:paraId="4D43CF08" w14:textId="13C2B2ED" w:rsidTr="00B1108E">
        <w:trPr>
          <w:trHeight w:val="138"/>
          <w:jc w:val="center"/>
          <w:del w:id="811" w:author="Mohammad Nayeem Hasan" w:date="2023-01-21T00:38:00Z"/>
        </w:trPr>
        <w:tc>
          <w:tcPr>
            <w:tcW w:w="811" w:type="pct"/>
            <w:vAlign w:val="center"/>
          </w:tcPr>
          <w:p w14:paraId="0274D242" w14:textId="5FDFF913" w:rsidR="002639A6" w:rsidRPr="00D97196" w:rsidDel="00C2040A" w:rsidRDefault="002639A6">
            <w:pPr>
              <w:rPr>
                <w:del w:id="812" w:author="Mohammad Nayeem Hasan" w:date="2023-01-21T00:38:00Z"/>
                <w:rFonts w:ascii="Times New Roman" w:hAnsi="Times New Roman" w:cs="Times New Roman"/>
                <w:sz w:val="24"/>
                <w:szCs w:val="24"/>
              </w:rPr>
              <w:pPrChange w:id="813" w:author="Mohammad Nayeem Hasan" w:date="2023-01-21T14:56:00Z">
                <w:pPr>
                  <w:jc w:val="both"/>
                </w:pPr>
              </w:pPrChange>
            </w:pPr>
            <w:del w:id="814" w:author="Mohammad Nayeem Hasan" w:date="2023-01-21T00:38:00Z">
              <w:r w:rsidRPr="00D97196" w:rsidDel="00C2040A">
                <w:rPr>
                  <w:rFonts w:ascii="Times New Roman" w:hAnsi="Times New Roman" w:cs="Times New Roman"/>
                  <w:sz w:val="24"/>
                  <w:szCs w:val="24"/>
                </w:rPr>
                <w:delText>No</w:delText>
              </w:r>
            </w:del>
          </w:p>
        </w:tc>
        <w:tc>
          <w:tcPr>
            <w:tcW w:w="353" w:type="pct"/>
            <w:vAlign w:val="center"/>
          </w:tcPr>
          <w:p w14:paraId="56B2F216" w14:textId="3128A575" w:rsidR="002639A6" w:rsidRPr="00D97196" w:rsidDel="00C2040A" w:rsidRDefault="002639A6">
            <w:pPr>
              <w:rPr>
                <w:del w:id="815" w:author="Mohammad Nayeem Hasan" w:date="2023-01-21T00:38:00Z"/>
                <w:rFonts w:ascii="Times New Roman" w:hAnsi="Times New Roman" w:cs="Times New Roman"/>
                <w:sz w:val="24"/>
                <w:szCs w:val="24"/>
              </w:rPr>
              <w:pPrChange w:id="816" w:author="Mohammad Nayeem Hasan" w:date="2023-01-21T14:56:00Z">
                <w:pPr>
                  <w:jc w:val="both"/>
                </w:pPr>
              </w:pPrChange>
            </w:pPr>
            <w:del w:id="817" w:author="Mohammad Nayeem Hasan" w:date="2023-01-21T00:38:00Z">
              <w:r w:rsidRPr="00D97196" w:rsidDel="00C2040A">
                <w:rPr>
                  <w:rFonts w:ascii="Times New Roman" w:hAnsi="Times New Roman" w:cs="Times New Roman"/>
                  <w:sz w:val="24"/>
                  <w:szCs w:val="24"/>
                </w:rPr>
                <w:delText>-</w:delText>
              </w:r>
            </w:del>
          </w:p>
        </w:tc>
        <w:tc>
          <w:tcPr>
            <w:tcW w:w="329" w:type="pct"/>
            <w:vAlign w:val="center"/>
          </w:tcPr>
          <w:p w14:paraId="29FE141B" w14:textId="2CF44DF2" w:rsidR="002639A6" w:rsidRPr="00D97196" w:rsidDel="00C2040A" w:rsidRDefault="002639A6">
            <w:pPr>
              <w:rPr>
                <w:del w:id="818" w:author="Mohammad Nayeem Hasan" w:date="2023-01-21T00:38:00Z"/>
                <w:rFonts w:ascii="Times New Roman" w:hAnsi="Times New Roman" w:cs="Times New Roman"/>
                <w:sz w:val="24"/>
                <w:szCs w:val="24"/>
              </w:rPr>
              <w:pPrChange w:id="819" w:author="Mohammad Nayeem Hasan" w:date="2023-01-21T14:56:00Z">
                <w:pPr>
                  <w:jc w:val="both"/>
                </w:pPr>
              </w:pPrChange>
            </w:pPr>
            <w:del w:id="820"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13561FAF" w14:textId="335EFF87" w:rsidR="002639A6" w:rsidRPr="00D97196" w:rsidDel="00C2040A" w:rsidRDefault="002639A6">
            <w:pPr>
              <w:rPr>
                <w:del w:id="821" w:author="Mohammad Nayeem Hasan" w:date="2023-01-21T00:38:00Z"/>
                <w:rFonts w:ascii="Times New Roman" w:hAnsi="Times New Roman" w:cs="Times New Roman"/>
                <w:sz w:val="24"/>
                <w:szCs w:val="24"/>
              </w:rPr>
              <w:pPrChange w:id="822" w:author="Mohammad Nayeem Hasan" w:date="2023-01-21T14:56:00Z">
                <w:pPr>
                  <w:jc w:val="both"/>
                </w:pPr>
              </w:pPrChange>
            </w:pPr>
          </w:p>
        </w:tc>
        <w:tc>
          <w:tcPr>
            <w:tcW w:w="353" w:type="pct"/>
            <w:vAlign w:val="center"/>
          </w:tcPr>
          <w:p w14:paraId="6A0A482D" w14:textId="1504AD4E" w:rsidR="002639A6" w:rsidRPr="00D97196" w:rsidDel="00C2040A" w:rsidRDefault="002639A6">
            <w:pPr>
              <w:rPr>
                <w:del w:id="823" w:author="Mohammad Nayeem Hasan" w:date="2023-01-21T00:38:00Z"/>
                <w:rFonts w:ascii="Times New Roman" w:hAnsi="Times New Roman" w:cs="Times New Roman"/>
                <w:sz w:val="24"/>
                <w:szCs w:val="24"/>
              </w:rPr>
              <w:pPrChange w:id="824" w:author="Mohammad Nayeem Hasan" w:date="2023-01-21T14:56:00Z">
                <w:pPr>
                  <w:jc w:val="both"/>
                </w:pPr>
              </w:pPrChange>
            </w:pPr>
            <w:del w:id="825" w:author="Mohammad Nayeem Hasan" w:date="2023-01-21T00:38:00Z">
              <w:r w:rsidRPr="00D97196" w:rsidDel="00C2040A">
                <w:rPr>
                  <w:rFonts w:ascii="Times New Roman" w:hAnsi="Times New Roman" w:cs="Times New Roman"/>
                  <w:sz w:val="24"/>
                  <w:szCs w:val="24"/>
                </w:rPr>
                <w:delText>Ref</w:delText>
              </w:r>
            </w:del>
          </w:p>
        </w:tc>
        <w:tc>
          <w:tcPr>
            <w:tcW w:w="356" w:type="pct"/>
            <w:vAlign w:val="center"/>
          </w:tcPr>
          <w:p w14:paraId="277FCAC1" w14:textId="1CF8BCE1" w:rsidR="002639A6" w:rsidRPr="00D97196" w:rsidDel="00C2040A" w:rsidRDefault="002639A6">
            <w:pPr>
              <w:rPr>
                <w:del w:id="826" w:author="Mohammad Nayeem Hasan" w:date="2023-01-21T00:38:00Z"/>
                <w:rFonts w:ascii="Times New Roman" w:hAnsi="Times New Roman" w:cs="Times New Roman"/>
                <w:sz w:val="24"/>
                <w:szCs w:val="24"/>
              </w:rPr>
              <w:pPrChange w:id="827" w:author="Mohammad Nayeem Hasan" w:date="2023-01-21T14:56:00Z">
                <w:pPr>
                  <w:jc w:val="both"/>
                </w:pPr>
              </w:pPrChange>
            </w:pPr>
            <w:del w:id="828"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6C9210DF" w14:textId="05C04116" w:rsidR="002639A6" w:rsidRPr="00D97196" w:rsidDel="00C2040A" w:rsidRDefault="002639A6">
            <w:pPr>
              <w:rPr>
                <w:del w:id="829" w:author="Mohammad Nayeem Hasan" w:date="2023-01-21T00:38:00Z"/>
                <w:rFonts w:ascii="Times New Roman" w:hAnsi="Times New Roman" w:cs="Times New Roman"/>
                <w:sz w:val="24"/>
                <w:szCs w:val="24"/>
              </w:rPr>
              <w:pPrChange w:id="830" w:author="Mohammad Nayeem Hasan" w:date="2023-01-21T14:56:00Z">
                <w:pPr>
                  <w:jc w:val="both"/>
                </w:pPr>
              </w:pPrChange>
            </w:pPr>
            <w:del w:id="831"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3A9E3525" w14:textId="42F1F6AE" w:rsidR="002639A6" w:rsidRPr="00D97196" w:rsidDel="00C2040A" w:rsidRDefault="002639A6">
            <w:pPr>
              <w:rPr>
                <w:del w:id="832" w:author="Mohammad Nayeem Hasan" w:date="2023-01-21T00:38:00Z"/>
                <w:rFonts w:ascii="Times New Roman" w:hAnsi="Times New Roman" w:cs="Times New Roman"/>
                <w:sz w:val="24"/>
                <w:szCs w:val="24"/>
              </w:rPr>
              <w:pPrChange w:id="833" w:author="Mohammad Nayeem Hasan" w:date="2023-01-21T14:56:00Z">
                <w:pPr>
                  <w:jc w:val="both"/>
                </w:pPr>
              </w:pPrChange>
            </w:pPr>
            <w:del w:id="834" w:author="Mohammad Nayeem Hasan" w:date="2023-01-21T00:38:00Z">
              <w:r w:rsidRPr="00D97196" w:rsidDel="00C2040A">
                <w:rPr>
                  <w:rFonts w:ascii="Times New Roman" w:hAnsi="Times New Roman" w:cs="Times New Roman"/>
                  <w:sz w:val="24"/>
                  <w:szCs w:val="24"/>
                </w:rPr>
                <w:delText>Ref</w:delText>
              </w:r>
            </w:del>
          </w:p>
        </w:tc>
        <w:tc>
          <w:tcPr>
            <w:tcW w:w="1140" w:type="pct"/>
            <w:vAlign w:val="center"/>
          </w:tcPr>
          <w:p w14:paraId="6269A947" w14:textId="7B0D4DFF" w:rsidR="002639A6" w:rsidRPr="00D97196" w:rsidDel="00C2040A" w:rsidRDefault="002639A6">
            <w:pPr>
              <w:rPr>
                <w:del w:id="835" w:author="Mohammad Nayeem Hasan" w:date="2023-01-21T00:38:00Z"/>
                <w:rFonts w:ascii="Times New Roman" w:hAnsi="Times New Roman" w:cs="Times New Roman"/>
                <w:sz w:val="24"/>
                <w:szCs w:val="24"/>
              </w:rPr>
              <w:pPrChange w:id="836" w:author="Mohammad Nayeem Hasan" w:date="2023-01-21T14:56:00Z">
                <w:pPr>
                  <w:jc w:val="both"/>
                </w:pPr>
              </w:pPrChange>
            </w:pPr>
            <w:del w:id="837"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0A8FE4A9" w14:textId="77EB2A4D" w:rsidR="002639A6" w:rsidRPr="00D97196" w:rsidDel="00C2040A" w:rsidRDefault="002639A6">
            <w:pPr>
              <w:rPr>
                <w:del w:id="838" w:author="Mohammad Nayeem Hasan" w:date="2023-01-21T00:38:00Z"/>
                <w:rFonts w:ascii="Times New Roman" w:hAnsi="Times New Roman" w:cs="Times New Roman"/>
                <w:sz w:val="24"/>
                <w:szCs w:val="24"/>
              </w:rPr>
              <w:pPrChange w:id="839" w:author="Mohammad Nayeem Hasan" w:date="2023-01-21T14:56:00Z">
                <w:pPr>
                  <w:jc w:val="both"/>
                </w:pPr>
              </w:pPrChange>
            </w:pPr>
            <w:del w:id="840"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309DAE3D" w14:textId="52AC9FED" w:rsidTr="00D3090E">
        <w:trPr>
          <w:trHeight w:val="138"/>
          <w:jc w:val="center"/>
          <w:del w:id="841" w:author="Mohammad Nayeem Hasan" w:date="2023-01-21T00:38:00Z"/>
        </w:trPr>
        <w:tc>
          <w:tcPr>
            <w:tcW w:w="5000" w:type="pct"/>
            <w:gridSpan w:val="10"/>
            <w:vAlign w:val="center"/>
          </w:tcPr>
          <w:p w14:paraId="3D6A431E" w14:textId="366B6FCB" w:rsidR="002639A6" w:rsidRPr="00D97196" w:rsidDel="00C2040A" w:rsidRDefault="002639A6">
            <w:pPr>
              <w:rPr>
                <w:del w:id="842" w:author="Mohammad Nayeem Hasan" w:date="2023-01-21T00:38:00Z"/>
                <w:rFonts w:ascii="Times New Roman" w:hAnsi="Times New Roman" w:cs="Times New Roman"/>
                <w:sz w:val="24"/>
                <w:szCs w:val="24"/>
              </w:rPr>
              <w:pPrChange w:id="843" w:author="Mohammad Nayeem Hasan" w:date="2023-01-21T14:56:00Z">
                <w:pPr>
                  <w:jc w:val="both"/>
                </w:pPr>
              </w:pPrChange>
            </w:pPr>
            <w:del w:id="844" w:author="Mohammad Nayeem Hasan" w:date="2023-01-21T00:38:00Z">
              <w:r w:rsidRPr="00D97196" w:rsidDel="00C2040A">
                <w:rPr>
                  <w:rFonts w:ascii="Times New Roman" w:hAnsi="Times New Roman" w:cs="Times New Roman"/>
                  <w:sz w:val="24"/>
                  <w:szCs w:val="24"/>
                </w:rPr>
                <w:delText>Underweight</w:delText>
              </w:r>
            </w:del>
          </w:p>
        </w:tc>
      </w:tr>
      <w:tr w:rsidR="00275578" w:rsidRPr="00D97196" w:rsidDel="00C2040A" w14:paraId="25C58537" w14:textId="5663FC88" w:rsidTr="00B1108E">
        <w:trPr>
          <w:trHeight w:val="138"/>
          <w:jc w:val="center"/>
          <w:del w:id="845" w:author="Mohammad Nayeem Hasan" w:date="2023-01-21T00:38:00Z"/>
        </w:trPr>
        <w:tc>
          <w:tcPr>
            <w:tcW w:w="811" w:type="pct"/>
            <w:vAlign w:val="center"/>
          </w:tcPr>
          <w:p w14:paraId="2C3239EC" w14:textId="28DDA1EF" w:rsidR="002639A6" w:rsidRPr="00D97196" w:rsidDel="00C2040A" w:rsidRDefault="002639A6">
            <w:pPr>
              <w:rPr>
                <w:del w:id="846" w:author="Mohammad Nayeem Hasan" w:date="2023-01-21T00:38:00Z"/>
                <w:rFonts w:ascii="Times New Roman" w:hAnsi="Times New Roman" w:cs="Times New Roman"/>
                <w:sz w:val="24"/>
                <w:szCs w:val="24"/>
              </w:rPr>
              <w:pPrChange w:id="847" w:author="Mohammad Nayeem Hasan" w:date="2023-01-21T14:56:00Z">
                <w:pPr>
                  <w:jc w:val="both"/>
                </w:pPr>
              </w:pPrChange>
            </w:pPr>
            <w:del w:id="848" w:author="Mohammad Nayeem Hasan" w:date="2023-01-21T00:38:00Z">
              <w:r w:rsidRPr="00D97196" w:rsidDel="00C2040A">
                <w:rPr>
                  <w:rFonts w:ascii="Times New Roman" w:hAnsi="Times New Roman" w:cs="Times New Roman"/>
                  <w:sz w:val="24"/>
                  <w:szCs w:val="24"/>
                </w:rPr>
                <w:delText>Yes</w:delText>
              </w:r>
            </w:del>
          </w:p>
        </w:tc>
        <w:tc>
          <w:tcPr>
            <w:tcW w:w="353" w:type="pct"/>
            <w:vAlign w:val="center"/>
          </w:tcPr>
          <w:p w14:paraId="1DE4CB75" w14:textId="07F3AD53" w:rsidR="002639A6" w:rsidRPr="00D97196" w:rsidDel="00C2040A" w:rsidRDefault="002639A6">
            <w:pPr>
              <w:rPr>
                <w:del w:id="849" w:author="Mohammad Nayeem Hasan" w:date="2023-01-21T00:38:00Z"/>
                <w:rFonts w:ascii="Times New Roman" w:hAnsi="Times New Roman" w:cs="Times New Roman"/>
                <w:sz w:val="24"/>
                <w:szCs w:val="24"/>
              </w:rPr>
              <w:pPrChange w:id="850" w:author="Mohammad Nayeem Hasan" w:date="2023-01-21T14:56:00Z">
                <w:pPr>
                  <w:jc w:val="both"/>
                </w:pPr>
              </w:pPrChange>
            </w:pPr>
            <w:del w:id="851" w:author="Mohammad Nayeem Hasan" w:date="2023-01-21T00:38:00Z">
              <w:r w:rsidRPr="00D97196" w:rsidDel="00C2040A">
                <w:rPr>
                  <w:rFonts w:ascii="Times New Roman" w:hAnsi="Times New Roman" w:cs="Times New Roman"/>
                  <w:sz w:val="24"/>
                  <w:szCs w:val="24"/>
                </w:rPr>
                <w:delText>-</w:delText>
              </w:r>
            </w:del>
          </w:p>
        </w:tc>
        <w:tc>
          <w:tcPr>
            <w:tcW w:w="329" w:type="pct"/>
          </w:tcPr>
          <w:p w14:paraId="6D5E0E3C" w14:textId="66875E07" w:rsidR="002639A6" w:rsidRPr="00D97196" w:rsidDel="00C2040A" w:rsidRDefault="002639A6">
            <w:pPr>
              <w:rPr>
                <w:del w:id="852" w:author="Mohammad Nayeem Hasan" w:date="2023-01-21T00:38:00Z"/>
                <w:rFonts w:ascii="Times New Roman" w:hAnsi="Times New Roman" w:cs="Times New Roman"/>
                <w:sz w:val="24"/>
                <w:szCs w:val="24"/>
              </w:rPr>
              <w:pPrChange w:id="853" w:author="Mohammad Nayeem Hasan" w:date="2023-01-21T14:56:00Z">
                <w:pPr>
                  <w:jc w:val="both"/>
                </w:pPr>
              </w:pPrChange>
            </w:pPr>
            <w:del w:id="854"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4C54FF9E" w14:textId="722F2E2C" w:rsidR="002639A6" w:rsidRPr="00D97196" w:rsidDel="00C2040A" w:rsidRDefault="002639A6">
            <w:pPr>
              <w:rPr>
                <w:del w:id="855" w:author="Mohammad Nayeem Hasan" w:date="2023-01-21T00:38:00Z"/>
                <w:rFonts w:ascii="Times New Roman" w:hAnsi="Times New Roman" w:cs="Times New Roman"/>
                <w:sz w:val="24"/>
                <w:szCs w:val="24"/>
              </w:rPr>
              <w:pPrChange w:id="856" w:author="Mohammad Nayeem Hasan" w:date="2023-01-21T14:56:00Z">
                <w:pPr>
                  <w:jc w:val="both"/>
                </w:pPr>
              </w:pPrChange>
            </w:pPr>
          </w:p>
        </w:tc>
        <w:tc>
          <w:tcPr>
            <w:tcW w:w="353" w:type="pct"/>
            <w:vAlign w:val="center"/>
          </w:tcPr>
          <w:p w14:paraId="73DF38EC" w14:textId="26142C96" w:rsidR="002639A6" w:rsidRPr="00D97196" w:rsidDel="00C2040A" w:rsidRDefault="002639A6">
            <w:pPr>
              <w:rPr>
                <w:del w:id="857" w:author="Mohammad Nayeem Hasan" w:date="2023-01-21T00:38:00Z"/>
                <w:rFonts w:ascii="Times New Roman" w:hAnsi="Times New Roman" w:cs="Times New Roman"/>
                <w:sz w:val="24"/>
                <w:szCs w:val="24"/>
              </w:rPr>
              <w:pPrChange w:id="858" w:author="Mohammad Nayeem Hasan" w:date="2023-01-21T14:56:00Z">
                <w:pPr>
                  <w:jc w:val="both"/>
                </w:pPr>
              </w:pPrChange>
            </w:pPr>
            <w:del w:id="859" w:author="Mohammad Nayeem Hasan" w:date="2023-01-21T00:38:00Z">
              <w:r w:rsidRPr="00D97196" w:rsidDel="00C2040A">
                <w:rPr>
                  <w:rFonts w:ascii="Times New Roman" w:hAnsi="Times New Roman" w:cs="Times New Roman"/>
                  <w:sz w:val="24"/>
                  <w:szCs w:val="24"/>
                </w:rPr>
                <w:delText>1.02</w:delText>
              </w:r>
            </w:del>
          </w:p>
        </w:tc>
        <w:tc>
          <w:tcPr>
            <w:tcW w:w="356" w:type="pct"/>
            <w:vAlign w:val="center"/>
          </w:tcPr>
          <w:p w14:paraId="55979E7C" w14:textId="4F9AAE03" w:rsidR="002639A6" w:rsidRPr="00D97196" w:rsidDel="00C2040A" w:rsidRDefault="002639A6">
            <w:pPr>
              <w:rPr>
                <w:del w:id="860" w:author="Mohammad Nayeem Hasan" w:date="2023-01-21T00:38:00Z"/>
                <w:rFonts w:ascii="Times New Roman" w:hAnsi="Times New Roman" w:cs="Times New Roman"/>
                <w:sz w:val="24"/>
                <w:szCs w:val="24"/>
              </w:rPr>
              <w:pPrChange w:id="861" w:author="Mohammad Nayeem Hasan" w:date="2023-01-21T14:56:00Z">
                <w:pPr>
                  <w:jc w:val="both"/>
                </w:pPr>
              </w:pPrChange>
            </w:pPr>
            <w:del w:id="862" w:author="Mohammad Nayeem Hasan" w:date="2023-01-21T00:38:00Z">
              <w:r w:rsidRPr="00D97196" w:rsidDel="00C2040A">
                <w:rPr>
                  <w:rFonts w:ascii="Times New Roman" w:hAnsi="Times New Roman" w:cs="Times New Roman"/>
                  <w:sz w:val="24"/>
                  <w:szCs w:val="24"/>
                </w:rPr>
                <w:delText>0.84 – 1.23</w:delText>
              </w:r>
            </w:del>
          </w:p>
        </w:tc>
        <w:tc>
          <w:tcPr>
            <w:tcW w:w="417" w:type="pct"/>
            <w:vAlign w:val="center"/>
          </w:tcPr>
          <w:p w14:paraId="34A7D27D" w14:textId="6F971AB7" w:rsidR="002639A6" w:rsidRPr="00D97196" w:rsidDel="00C2040A" w:rsidRDefault="002639A6">
            <w:pPr>
              <w:rPr>
                <w:del w:id="863" w:author="Mohammad Nayeem Hasan" w:date="2023-01-21T00:38:00Z"/>
                <w:rFonts w:ascii="Times New Roman" w:hAnsi="Times New Roman" w:cs="Times New Roman"/>
                <w:sz w:val="24"/>
                <w:szCs w:val="24"/>
              </w:rPr>
              <w:pPrChange w:id="864" w:author="Mohammad Nayeem Hasan" w:date="2023-01-21T14:56:00Z">
                <w:pPr>
                  <w:jc w:val="both"/>
                </w:pPr>
              </w:pPrChange>
            </w:pPr>
            <w:del w:id="865" w:author="Mohammad Nayeem Hasan" w:date="2023-01-21T00:38:00Z">
              <w:r w:rsidRPr="00D97196" w:rsidDel="00C2040A">
                <w:rPr>
                  <w:rFonts w:ascii="Times New Roman" w:hAnsi="Times New Roman" w:cs="Times New Roman"/>
                  <w:sz w:val="24"/>
                  <w:szCs w:val="24"/>
                </w:rPr>
                <w:delText>0.879</w:delText>
              </w:r>
            </w:del>
          </w:p>
        </w:tc>
        <w:tc>
          <w:tcPr>
            <w:tcW w:w="379" w:type="pct"/>
            <w:vAlign w:val="center"/>
          </w:tcPr>
          <w:p w14:paraId="2542DE47" w14:textId="0635E50E" w:rsidR="002639A6" w:rsidRPr="00D97196" w:rsidDel="00C2040A" w:rsidRDefault="002639A6">
            <w:pPr>
              <w:rPr>
                <w:del w:id="866" w:author="Mohammad Nayeem Hasan" w:date="2023-01-21T00:38:00Z"/>
                <w:rFonts w:ascii="Times New Roman" w:hAnsi="Times New Roman" w:cs="Times New Roman"/>
                <w:sz w:val="24"/>
                <w:szCs w:val="24"/>
              </w:rPr>
              <w:pPrChange w:id="867" w:author="Mohammad Nayeem Hasan" w:date="2023-01-21T14:56:00Z">
                <w:pPr>
                  <w:jc w:val="both"/>
                </w:pPr>
              </w:pPrChange>
            </w:pPr>
            <w:del w:id="868" w:author="Mohammad Nayeem Hasan" w:date="2023-01-21T00:38:00Z">
              <w:r w:rsidRPr="00D97196" w:rsidDel="00C2040A">
                <w:rPr>
                  <w:rFonts w:ascii="Times New Roman" w:hAnsi="Times New Roman" w:cs="Times New Roman"/>
                  <w:sz w:val="24"/>
                  <w:szCs w:val="24"/>
                </w:rPr>
                <w:delText>1.35</w:delText>
              </w:r>
            </w:del>
          </w:p>
        </w:tc>
        <w:tc>
          <w:tcPr>
            <w:tcW w:w="1140" w:type="pct"/>
            <w:vAlign w:val="center"/>
          </w:tcPr>
          <w:p w14:paraId="11560D9B" w14:textId="27F865CE" w:rsidR="002639A6" w:rsidRPr="00D97196" w:rsidDel="00C2040A" w:rsidRDefault="002639A6">
            <w:pPr>
              <w:rPr>
                <w:del w:id="869" w:author="Mohammad Nayeem Hasan" w:date="2023-01-21T00:38:00Z"/>
                <w:rFonts w:ascii="Times New Roman" w:hAnsi="Times New Roman" w:cs="Times New Roman"/>
                <w:sz w:val="24"/>
                <w:szCs w:val="24"/>
              </w:rPr>
              <w:pPrChange w:id="870" w:author="Mohammad Nayeem Hasan" w:date="2023-01-21T14:56:00Z">
                <w:pPr>
                  <w:jc w:val="both"/>
                </w:pPr>
              </w:pPrChange>
            </w:pPr>
            <w:del w:id="871" w:author="Mohammad Nayeem Hasan" w:date="2023-01-21T00:38:00Z">
              <w:r w:rsidRPr="00D97196" w:rsidDel="00C2040A">
                <w:rPr>
                  <w:rFonts w:ascii="Times New Roman" w:hAnsi="Times New Roman" w:cs="Times New Roman"/>
                  <w:sz w:val="24"/>
                  <w:szCs w:val="24"/>
                </w:rPr>
                <w:delText>1.19- 1.54</w:delText>
              </w:r>
            </w:del>
          </w:p>
        </w:tc>
        <w:tc>
          <w:tcPr>
            <w:tcW w:w="445" w:type="pct"/>
            <w:vAlign w:val="center"/>
          </w:tcPr>
          <w:p w14:paraId="2D54B58C" w14:textId="1344EDD0" w:rsidR="002639A6" w:rsidRPr="00F411AC" w:rsidDel="00C2040A" w:rsidRDefault="002639A6">
            <w:pPr>
              <w:rPr>
                <w:del w:id="872" w:author="Mohammad Nayeem Hasan" w:date="2023-01-21T00:38:00Z"/>
                <w:rFonts w:ascii="Times New Roman" w:hAnsi="Times New Roman" w:cs="Times New Roman"/>
                <w:b/>
                <w:bCs/>
                <w:sz w:val="24"/>
                <w:szCs w:val="24"/>
              </w:rPr>
              <w:pPrChange w:id="873" w:author="Mohammad Nayeem Hasan" w:date="2023-01-21T14:56:00Z">
                <w:pPr>
                  <w:jc w:val="both"/>
                </w:pPr>
              </w:pPrChange>
            </w:pPr>
            <w:del w:id="874" w:author="Mohammad Nayeem Hasan" w:date="2023-01-21T00:38:00Z">
              <w:r w:rsidRPr="00F411AC" w:rsidDel="00C2040A">
                <w:rPr>
                  <w:rFonts w:ascii="Times New Roman" w:hAnsi="Times New Roman" w:cs="Times New Roman"/>
                  <w:b/>
                  <w:bCs/>
                  <w:sz w:val="24"/>
                  <w:szCs w:val="24"/>
                </w:rPr>
                <w:delText>&lt;0.001</w:delText>
              </w:r>
            </w:del>
          </w:p>
        </w:tc>
      </w:tr>
      <w:tr w:rsidR="00275578" w:rsidRPr="00D97196" w:rsidDel="00C2040A" w14:paraId="4E1E1750" w14:textId="225F4F28" w:rsidTr="00B1108E">
        <w:trPr>
          <w:trHeight w:val="138"/>
          <w:jc w:val="center"/>
          <w:del w:id="875" w:author="Mohammad Nayeem Hasan" w:date="2023-01-21T00:38:00Z"/>
        </w:trPr>
        <w:tc>
          <w:tcPr>
            <w:tcW w:w="811" w:type="pct"/>
            <w:vAlign w:val="center"/>
          </w:tcPr>
          <w:p w14:paraId="25946227" w14:textId="1268802B" w:rsidR="002639A6" w:rsidRPr="00D97196" w:rsidDel="00C2040A" w:rsidRDefault="002639A6">
            <w:pPr>
              <w:rPr>
                <w:del w:id="876" w:author="Mohammad Nayeem Hasan" w:date="2023-01-21T00:38:00Z"/>
                <w:rFonts w:ascii="Times New Roman" w:hAnsi="Times New Roman" w:cs="Times New Roman"/>
                <w:sz w:val="24"/>
                <w:szCs w:val="24"/>
              </w:rPr>
              <w:pPrChange w:id="877" w:author="Mohammad Nayeem Hasan" w:date="2023-01-21T14:56:00Z">
                <w:pPr>
                  <w:jc w:val="both"/>
                </w:pPr>
              </w:pPrChange>
            </w:pPr>
            <w:del w:id="878" w:author="Mohammad Nayeem Hasan" w:date="2023-01-21T00:38:00Z">
              <w:r w:rsidRPr="00D97196" w:rsidDel="00C2040A">
                <w:rPr>
                  <w:rFonts w:ascii="Times New Roman" w:hAnsi="Times New Roman" w:cs="Times New Roman"/>
                  <w:sz w:val="24"/>
                  <w:szCs w:val="24"/>
                </w:rPr>
                <w:delText>No</w:delText>
              </w:r>
            </w:del>
          </w:p>
        </w:tc>
        <w:tc>
          <w:tcPr>
            <w:tcW w:w="353" w:type="pct"/>
            <w:vAlign w:val="center"/>
          </w:tcPr>
          <w:p w14:paraId="48863D79" w14:textId="64B04F00" w:rsidR="002639A6" w:rsidRPr="00D97196" w:rsidDel="00C2040A" w:rsidRDefault="002639A6">
            <w:pPr>
              <w:rPr>
                <w:del w:id="879" w:author="Mohammad Nayeem Hasan" w:date="2023-01-21T00:38:00Z"/>
                <w:rFonts w:ascii="Times New Roman" w:hAnsi="Times New Roman" w:cs="Times New Roman"/>
                <w:sz w:val="24"/>
                <w:szCs w:val="24"/>
              </w:rPr>
              <w:pPrChange w:id="880" w:author="Mohammad Nayeem Hasan" w:date="2023-01-21T14:56:00Z">
                <w:pPr>
                  <w:jc w:val="both"/>
                </w:pPr>
              </w:pPrChange>
            </w:pPr>
            <w:del w:id="881" w:author="Mohammad Nayeem Hasan" w:date="2023-01-21T00:38:00Z">
              <w:r w:rsidRPr="00D97196" w:rsidDel="00C2040A">
                <w:rPr>
                  <w:rFonts w:ascii="Times New Roman" w:hAnsi="Times New Roman" w:cs="Times New Roman"/>
                  <w:sz w:val="24"/>
                  <w:szCs w:val="24"/>
                </w:rPr>
                <w:delText>-</w:delText>
              </w:r>
            </w:del>
          </w:p>
        </w:tc>
        <w:tc>
          <w:tcPr>
            <w:tcW w:w="329" w:type="pct"/>
          </w:tcPr>
          <w:p w14:paraId="60F1137C" w14:textId="032D6A7E" w:rsidR="002639A6" w:rsidRPr="00D97196" w:rsidDel="00C2040A" w:rsidRDefault="002639A6">
            <w:pPr>
              <w:rPr>
                <w:del w:id="882" w:author="Mohammad Nayeem Hasan" w:date="2023-01-21T00:38:00Z"/>
                <w:rFonts w:ascii="Times New Roman" w:hAnsi="Times New Roman" w:cs="Times New Roman"/>
                <w:sz w:val="24"/>
                <w:szCs w:val="24"/>
              </w:rPr>
              <w:pPrChange w:id="883" w:author="Mohammad Nayeem Hasan" w:date="2023-01-21T14:56:00Z">
                <w:pPr>
                  <w:jc w:val="both"/>
                </w:pPr>
              </w:pPrChange>
            </w:pPr>
            <w:del w:id="884"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1B8575A8" w14:textId="005B239E" w:rsidR="002639A6" w:rsidRPr="00D97196" w:rsidDel="00C2040A" w:rsidRDefault="002639A6">
            <w:pPr>
              <w:rPr>
                <w:del w:id="885" w:author="Mohammad Nayeem Hasan" w:date="2023-01-21T00:38:00Z"/>
                <w:rFonts w:ascii="Times New Roman" w:hAnsi="Times New Roman" w:cs="Times New Roman"/>
                <w:sz w:val="24"/>
                <w:szCs w:val="24"/>
              </w:rPr>
              <w:pPrChange w:id="886" w:author="Mohammad Nayeem Hasan" w:date="2023-01-21T14:56:00Z">
                <w:pPr>
                  <w:jc w:val="both"/>
                </w:pPr>
              </w:pPrChange>
            </w:pPr>
          </w:p>
        </w:tc>
        <w:tc>
          <w:tcPr>
            <w:tcW w:w="353" w:type="pct"/>
            <w:vAlign w:val="center"/>
          </w:tcPr>
          <w:p w14:paraId="69FF804D" w14:textId="09A66516" w:rsidR="002639A6" w:rsidRPr="00D97196" w:rsidDel="00C2040A" w:rsidRDefault="002639A6">
            <w:pPr>
              <w:rPr>
                <w:del w:id="887" w:author="Mohammad Nayeem Hasan" w:date="2023-01-21T00:38:00Z"/>
                <w:rFonts w:ascii="Times New Roman" w:hAnsi="Times New Roman" w:cs="Times New Roman"/>
                <w:sz w:val="24"/>
                <w:szCs w:val="24"/>
              </w:rPr>
              <w:pPrChange w:id="888" w:author="Mohammad Nayeem Hasan" w:date="2023-01-21T14:56:00Z">
                <w:pPr>
                  <w:jc w:val="both"/>
                </w:pPr>
              </w:pPrChange>
            </w:pPr>
            <w:del w:id="889" w:author="Mohammad Nayeem Hasan" w:date="2023-01-21T00:38:00Z">
              <w:r w:rsidRPr="00D97196" w:rsidDel="00C2040A">
                <w:rPr>
                  <w:rFonts w:ascii="Times New Roman" w:hAnsi="Times New Roman" w:cs="Times New Roman"/>
                  <w:sz w:val="24"/>
                  <w:szCs w:val="24"/>
                </w:rPr>
                <w:delText>Ref</w:delText>
              </w:r>
            </w:del>
          </w:p>
        </w:tc>
        <w:tc>
          <w:tcPr>
            <w:tcW w:w="356" w:type="pct"/>
            <w:vAlign w:val="center"/>
          </w:tcPr>
          <w:p w14:paraId="09E9F4C0" w14:textId="14F9548C" w:rsidR="002639A6" w:rsidRPr="00D97196" w:rsidDel="00C2040A" w:rsidRDefault="002639A6">
            <w:pPr>
              <w:rPr>
                <w:del w:id="890" w:author="Mohammad Nayeem Hasan" w:date="2023-01-21T00:38:00Z"/>
                <w:rFonts w:ascii="Times New Roman" w:hAnsi="Times New Roman" w:cs="Times New Roman"/>
                <w:sz w:val="24"/>
                <w:szCs w:val="24"/>
              </w:rPr>
              <w:pPrChange w:id="891" w:author="Mohammad Nayeem Hasan" w:date="2023-01-21T14:56:00Z">
                <w:pPr>
                  <w:jc w:val="both"/>
                </w:pPr>
              </w:pPrChange>
            </w:pPr>
            <w:del w:id="892"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6F5F1701" w14:textId="2ECE0973" w:rsidR="002639A6" w:rsidRPr="00D97196" w:rsidDel="00C2040A" w:rsidRDefault="002639A6">
            <w:pPr>
              <w:rPr>
                <w:del w:id="893" w:author="Mohammad Nayeem Hasan" w:date="2023-01-21T00:38:00Z"/>
                <w:rFonts w:ascii="Times New Roman" w:hAnsi="Times New Roman" w:cs="Times New Roman"/>
                <w:sz w:val="24"/>
                <w:szCs w:val="24"/>
              </w:rPr>
              <w:pPrChange w:id="894" w:author="Mohammad Nayeem Hasan" w:date="2023-01-21T14:56:00Z">
                <w:pPr>
                  <w:jc w:val="both"/>
                </w:pPr>
              </w:pPrChange>
            </w:pPr>
            <w:del w:id="895"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2E02767A" w14:textId="7AC068F0" w:rsidR="002639A6" w:rsidRPr="00D97196" w:rsidDel="00C2040A" w:rsidRDefault="002639A6">
            <w:pPr>
              <w:rPr>
                <w:del w:id="896" w:author="Mohammad Nayeem Hasan" w:date="2023-01-21T00:38:00Z"/>
                <w:rFonts w:ascii="Times New Roman" w:hAnsi="Times New Roman" w:cs="Times New Roman"/>
                <w:sz w:val="24"/>
                <w:szCs w:val="24"/>
              </w:rPr>
              <w:pPrChange w:id="897" w:author="Mohammad Nayeem Hasan" w:date="2023-01-21T14:56:00Z">
                <w:pPr>
                  <w:jc w:val="both"/>
                </w:pPr>
              </w:pPrChange>
            </w:pPr>
            <w:del w:id="898" w:author="Mohammad Nayeem Hasan" w:date="2023-01-21T00:38:00Z">
              <w:r w:rsidRPr="00D97196" w:rsidDel="00C2040A">
                <w:rPr>
                  <w:rFonts w:ascii="Times New Roman" w:hAnsi="Times New Roman" w:cs="Times New Roman"/>
                  <w:sz w:val="24"/>
                  <w:szCs w:val="24"/>
                </w:rPr>
                <w:delText>Ref</w:delText>
              </w:r>
            </w:del>
          </w:p>
        </w:tc>
        <w:tc>
          <w:tcPr>
            <w:tcW w:w="1140" w:type="pct"/>
            <w:vAlign w:val="center"/>
          </w:tcPr>
          <w:p w14:paraId="2F87FC90" w14:textId="42EE192B" w:rsidR="002639A6" w:rsidRPr="00D97196" w:rsidDel="00C2040A" w:rsidRDefault="002639A6">
            <w:pPr>
              <w:rPr>
                <w:del w:id="899" w:author="Mohammad Nayeem Hasan" w:date="2023-01-21T00:38:00Z"/>
                <w:rFonts w:ascii="Times New Roman" w:hAnsi="Times New Roman" w:cs="Times New Roman"/>
                <w:sz w:val="24"/>
                <w:szCs w:val="24"/>
              </w:rPr>
              <w:pPrChange w:id="900" w:author="Mohammad Nayeem Hasan" w:date="2023-01-21T14:56:00Z">
                <w:pPr>
                  <w:jc w:val="both"/>
                </w:pPr>
              </w:pPrChange>
            </w:pPr>
            <w:del w:id="901"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0EF0FCC7" w14:textId="479E6396" w:rsidR="002639A6" w:rsidRPr="00D97196" w:rsidDel="00C2040A" w:rsidRDefault="002639A6">
            <w:pPr>
              <w:rPr>
                <w:del w:id="902" w:author="Mohammad Nayeem Hasan" w:date="2023-01-21T00:38:00Z"/>
                <w:rFonts w:ascii="Times New Roman" w:hAnsi="Times New Roman" w:cs="Times New Roman"/>
                <w:sz w:val="24"/>
                <w:szCs w:val="24"/>
              </w:rPr>
              <w:pPrChange w:id="903" w:author="Mohammad Nayeem Hasan" w:date="2023-01-21T14:56:00Z">
                <w:pPr>
                  <w:jc w:val="both"/>
                </w:pPr>
              </w:pPrChange>
            </w:pPr>
            <w:del w:id="904"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59E48D75" w14:textId="3027169A" w:rsidTr="00D3090E">
        <w:trPr>
          <w:trHeight w:val="138"/>
          <w:jc w:val="center"/>
          <w:del w:id="905" w:author="Mohammad Nayeem Hasan" w:date="2023-01-21T00:38:00Z"/>
        </w:trPr>
        <w:tc>
          <w:tcPr>
            <w:tcW w:w="5000" w:type="pct"/>
            <w:gridSpan w:val="10"/>
            <w:vAlign w:val="center"/>
          </w:tcPr>
          <w:p w14:paraId="73713AAA" w14:textId="02B68C0A" w:rsidR="002639A6" w:rsidRPr="00D97196" w:rsidDel="00C2040A" w:rsidRDefault="002639A6">
            <w:pPr>
              <w:rPr>
                <w:del w:id="906" w:author="Mohammad Nayeem Hasan" w:date="2023-01-21T00:38:00Z"/>
                <w:rFonts w:ascii="Times New Roman" w:hAnsi="Times New Roman" w:cs="Times New Roman"/>
                <w:sz w:val="24"/>
                <w:szCs w:val="24"/>
              </w:rPr>
              <w:pPrChange w:id="907" w:author="Mohammad Nayeem Hasan" w:date="2023-01-21T14:56:00Z">
                <w:pPr>
                  <w:jc w:val="both"/>
                </w:pPr>
              </w:pPrChange>
            </w:pPr>
            <w:del w:id="908" w:author="Mohammad Nayeem Hasan" w:date="2023-01-21T00:38:00Z">
              <w:r w:rsidRPr="00D97196" w:rsidDel="00C2040A">
                <w:rPr>
                  <w:rFonts w:ascii="Times New Roman" w:hAnsi="Times New Roman" w:cs="Times New Roman"/>
                  <w:sz w:val="24"/>
                  <w:szCs w:val="24"/>
                </w:rPr>
                <w:delText>Stunned</w:delText>
              </w:r>
            </w:del>
          </w:p>
        </w:tc>
      </w:tr>
      <w:tr w:rsidR="00275578" w:rsidRPr="00D97196" w:rsidDel="00C2040A" w14:paraId="220E99F2" w14:textId="022CE976" w:rsidTr="00B1108E">
        <w:trPr>
          <w:trHeight w:val="138"/>
          <w:jc w:val="center"/>
          <w:del w:id="909" w:author="Mohammad Nayeem Hasan" w:date="2023-01-21T00:38:00Z"/>
        </w:trPr>
        <w:tc>
          <w:tcPr>
            <w:tcW w:w="811" w:type="pct"/>
            <w:vAlign w:val="center"/>
          </w:tcPr>
          <w:p w14:paraId="3013AB87" w14:textId="600C89ED" w:rsidR="002639A6" w:rsidRPr="00D97196" w:rsidDel="00C2040A" w:rsidRDefault="002639A6">
            <w:pPr>
              <w:rPr>
                <w:del w:id="910" w:author="Mohammad Nayeem Hasan" w:date="2023-01-21T00:38:00Z"/>
                <w:rFonts w:ascii="Times New Roman" w:hAnsi="Times New Roman" w:cs="Times New Roman"/>
                <w:sz w:val="24"/>
                <w:szCs w:val="24"/>
              </w:rPr>
              <w:pPrChange w:id="911" w:author="Mohammad Nayeem Hasan" w:date="2023-01-21T14:56:00Z">
                <w:pPr>
                  <w:jc w:val="both"/>
                </w:pPr>
              </w:pPrChange>
            </w:pPr>
            <w:del w:id="912" w:author="Mohammad Nayeem Hasan" w:date="2023-01-21T00:38:00Z">
              <w:r w:rsidRPr="00D97196" w:rsidDel="00C2040A">
                <w:rPr>
                  <w:rFonts w:ascii="Times New Roman" w:hAnsi="Times New Roman" w:cs="Times New Roman"/>
                  <w:sz w:val="24"/>
                  <w:szCs w:val="24"/>
                </w:rPr>
                <w:delText>Yes</w:delText>
              </w:r>
            </w:del>
          </w:p>
        </w:tc>
        <w:tc>
          <w:tcPr>
            <w:tcW w:w="353" w:type="pct"/>
            <w:vAlign w:val="center"/>
          </w:tcPr>
          <w:p w14:paraId="7DA834B4" w14:textId="0E1105E5" w:rsidR="002639A6" w:rsidRPr="00D97196" w:rsidDel="00C2040A" w:rsidRDefault="002639A6">
            <w:pPr>
              <w:rPr>
                <w:del w:id="913" w:author="Mohammad Nayeem Hasan" w:date="2023-01-21T00:38:00Z"/>
                <w:rFonts w:ascii="Times New Roman" w:hAnsi="Times New Roman" w:cs="Times New Roman"/>
                <w:sz w:val="24"/>
                <w:szCs w:val="24"/>
              </w:rPr>
              <w:pPrChange w:id="914" w:author="Mohammad Nayeem Hasan" w:date="2023-01-21T14:56:00Z">
                <w:pPr>
                  <w:jc w:val="both"/>
                </w:pPr>
              </w:pPrChange>
            </w:pPr>
            <w:del w:id="915" w:author="Mohammad Nayeem Hasan" w:date="2023-01-21T00:38:00Z">
              <w:r w:rsidRPr="00D97196" w:rsidDel="00C2040A">
                <w:rPr>
                  <w:rFonts w:ascii="Times New Roman" w:hAnsi="Times New Roman" w:cs="Times New Roman"/>
                  <w:sz w:val="24"/>
                  <w:szCs w:val="24"/>
                </w:rPr>
                <w:delText>-</w:delText>
              </w:r>
            </w:del>
          </w:p>
        </w:tc>
        <w:tc>
          <w:tcPr>
            <w:tcW w:w="329" w:type="pct"/>
          </w:tcPr>
          <w:p w14:paraId="38FAD55A" w14:textId="4C7397B5" w:rsidR="002639A6" w:rsidRPr="00D97196" w:rsidDel="00C2040A" w:rsidRDefault="002639A6">
            <w:pPr>
              <w:rPr>
                <w:del w:id="916" w:author="Mohammad Nayeem Hasan" w:date="2023-01-21T00:38:00Z"/>
                <w:rFonts w:ascii="Times New Roman" w:hAnsi="Times New Roman" w:cs="Times New Roman"/>
                <w:sz w:val="24"/>
                <w:szCs w:val="24"/>
              </w:rPr>
              <w:pPrChange w:id="917" w:author="Mohammad Nayeem Hasan" w:date="2023-01-21T14:56:00Z">
                <w:pPr>
                  <w:jc w:val="both"/>
                </w:pPr>
              </w:pPrChange>
            </w:pPr>
            <w:del w:id="918"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09D7B032" w14:textId="098FD74B" w:rsidR="002639A6" w:rsidRPr="00D97196" w:rsidDel="00C2040A" w:rsidRDefault="002639A6">
            <w:pPr>
              <w:rPr>
                <w:del w:id="919" w:author="Mohammad Nayeem Hasan" w:date="2023-01-21T00:38:00Z"/>
                <w:rFonts w:ascii="Times New Roman" w:hAnsi="Times New Roman" w:cs="Times New Roman"/>
                <w:sz w:val="24"/>
                <w:szCs w:val="24"/>
              </w:rPr>
              <w:pPrChange w:id="920" w:author="Mohammad Nayeem Hasan" w:date="2023-01-21T14:56:00Z">
                <w:pPr>
                  <w:jc w:val="both"/>
                </w:pPr>
              </w:pPrChange>
            </w:pPr>
          </w:p>
        </w:tc>
        <w:tc>
          <w:tcPr>
            <w:tcW w:w="353" w:type="pct"/>
            <w:vAlign w:val="center"/>
          </w:tcPr>
          <w:p w14:paraId="328F211E" w14:textId="1F059449" w:rsidR="002639A6" w:rsidRPr="00D97196" w:rsidDel="00C2040A" w:rsidRDefault="002639A6">
            <w:pPr>
              <w:rPr>
                <w:del w:id="921" w:author="Mohammad Nayeem Hasan" w:date="2023-01-21T00:38:00Z"/>
                <w:rFonts w:ascii="Times New Roman" w:hAnsi="Times New Roman" w:cs="Times New Roman"/>
                <w:sz w:val="24"/>
                <w:szCs w:val="24"/>
              </w:rPr>
              <w:pPrChange w:id="922" w:author="Mohammad Nayeem Hasan" w:date="2023-01-21T14:56:00Z">
                <w:pPr>
                  <w:jc w:val="both"/>
                </w:pPr>
              </w:pPrChange>
            </w:pPr>
            <w:del w:id="923" w:author="Mohammad Nayeem Hasan" w:date="2023-01-21T00:38:00Z">
              <w:r w:rsidRPr="00D97196" w:rsidDel="00C2040A">
                <w:rPr>
                  <w:rFonts w:ascii="Times New Roman" w:hAnsi="Times New Roman" w:cs="Times New Roman"/>
                  <w:sz w:val="24"/>
                  <w:szCs w:val="24"/>
                </w:rPr>
                <w:delText>0.98</w:delText>
              </w:r>
            </w:del>
          </w:p>
        </w:tc>
        <w:tc>
          <w:tcPr>
            <w:tcW w:w="356" w:type="pct"/>
            <w:vAlign w:val="center"/>
          </w:tcPr>
          <w:p w14:paraId="37F64328" w14:textId="5AEB2FF2" w:rsidR="002639A6" w:rsidRPr="00D97196" w:rsidDel="00C2040A" w:rsidRDefault="002639A6">
            <w:pPr>
              <w:rPr>
                <w:del w:id="924" w:author="Mohammad Nayeem Hasan" w:date="2023-01-21T00:38:00Z"/>
                <w:rFonts w:ascii="Times New Roman" w:hAnsi="Times New Roman" w:cs="Times New Roman"/>
                <w:sz w:val="24"/>
                <w:szCs w:val="24"/>
              </w:rPr>
              <w:pPrChange w:id="925" w:author="Mohammad Nayeem Hasan" w:date="2023-01-21T14:56:00Z">
                <w:pPr>
                  <w:jc w:val="both"/>
                </w:pPr>
              </w:pPrChange>
            </w:pPr>
            <w:del w:id="926" w:author="Mohammad Nayeem Hasan" w:date="2023-01-21T00:38:00Z">
              <w:r w:rsidRPr="00D97196" w:rsidDel="00C2040A">
                <w:rPr>
                  <w:rFonts w:ascii="Times New Roman" w:hAnsi="Times New Roman" w:cs="Times New Roman"/>
                  <w:sz w:val="24"/>
                  <w:szCs w:val="24"/>
                </w:rPr>
                <w:delText>0.81 – 1.19</w:delText>
              </w:r>
            </w:del>
          </w:p>
        </w:tc>
        <w:tc>
          <w:tcPr>
            <w:tcW w:w="417" w:type="pct"/>
            <w:vAlign w:val="center"/>
          </w:tcPr>
          <w:p w14:paraId="7D7B2567" w14:textId="5CC9A0DA" w:rsidR="002639A6" w:rsidRPr="00D97196" w:rsidDel="00C2040A" w:rsidRDefault="002639A6">
            <w:pPr>
              <w:rPr>
                <w:del w:id="927" w:author="Mohammad Nayeem Hasan" w:date="2023-01-21T00:38:00Z"/>
                <w:rFonts w:ascii="Times New Roman" w:hAnsi="Times New Roman" w:cs="Times New Roman"/>
                <w:sz w:val="24"/>
                <w:szCs w:val="24"/>
              </w:rPr>
              <w:pPrChange w:id="928" w:author="Mohammad Nayeem Hasan" w:date="2023-01-21T14:56:00Z">
                <w:pPr>
                  <w:jc w:val="both"/>
                </w:pPr>
              </w:pPrChange>
            </w:pPr>
            <w:del w:id="929" w:author="Mohammad Nayeem Hasan" w:date="2023-01-21T00:38:00Z">
              <w:r w:rsidRPr="00D97196" w:rsidDel="00C2040A">
                <w:rPr>
                  <w:rFonts w:ascii="Times New Roman" w:hAnsi="Times New Roman" w:cs="Times New Roman"/>
                  <w:sz w:val="24"/>
                  <w:szCs w:val="24"/>
                </w:rPr>
                <w:delText>0.867</w:delText>
              </w:r>
            </w:del>
          </w:p>
        </w:tc>
        <w:tc>
          <w:tcPr>
            <w:tcW w:w="379" w:type="pct"/>
            <w:vAlign w:val="center"/>
          </w:tcPr>
          <w:p w14:paraId="7856D261" w14:textId="532E4BA5" w:rsidR="002639A6" w:rsidRPr="00D97196" w:rsidDel="00C2040A" w:rsidRDefault="002639A6">
            <w:pPr>
              <w:rPr>
                <w:del w:id="930" w:author="Mohammad Nayeem Hasan" w:date="2023-01-21T00:38:00Z"/>
                <w:rFonts w:ascii="Times New Roman" w:hAnsi="Times New Roman" w:cs="Times New Roman"/>
                <w:sz w:val="24"/>
                <w:szCs w:val="24"/>
              </w:rPr>
              <w:pPrChange w:id="931" w:author="Mohammad Nayeem Hasan" w:date="2023-01-21T14:56:00Z">
                <w:pPr>
                  <w:jc w:val="both"/>
                </w:pPr>
              </w:pPrChange>
            </w:pPr>
            <w:del w:id="932" w:author="Mohammad Nayeem Hasan" w:date="2023-01-21T00:38:00Z">
              <w:r w:rsidRPr="00D97196" w:rsidDel="00C2040A">
                <w:rPr>
                  <w:rFonts w:ascii="Times New Roman" w:hAnsi="Times New Roman" w:cs="Times New Roman"/>
                  <w:sz w:val="24"/>
                  <w:szCs w:val="24"/>
                </w:rPr>
                <w:delText>1.10</w:delText>
              </w:r>
            </w:del>
          </w:p>
        </w:tc>
        <w:tc>
          <w:tcPr>
            <w:tcW w:w="1140" w:type="pct"/>
            <w:vAlign w:val="center"/>
          </w:tcPr>
          <w:p w14:paraId="35D1DE15" w14:textId="7FF5F652" w:rsidR="002639A6" w:rsidRPr="00D97196" w:rsidDel="00C2040A" w:rsidRDefault="002639A6">
            <w:pPr>
              <w:rPr>
                <w:del w:id="933" w:author="Mohammad Nayeem Hasan" w:date="2023-01-21T00:38:00Z"/>
                <w:rFonts w:ascii="Times New Roman" w:hAnsi="Times New Roman" w:cs="Times New Roman"/>
                <w:sz w:val="24"/>
                <w:szCs w:val="24"/>
              </w:rPr>
              <w:pPrChange w:id="934" w:author="Mohammad Nayeem Hasan" w:date="2023-01-21T14:56:00Z">
                <w:pPr>
                  <w:jc w:val="both"/>
                </w:pPr>
              </w:pPrChange>
            </w:pPr>
            <w:del w:id="935" w:author="Mohammad Nayeem Hasan" w:date="2023-01-21T00:38:00Z">
              <w:r w:rsidRPr="00D97196" w:rsidDel="00C2040A">
                <w:rPr>
                  <w:rFonts w:ascii="Times New Roman" w:hAnsi="Times New Roman" w:cs="Times New Roman"/>
                  <w:sz w:val="24"/>
                  <w:szCs w:val="24"/>
                </w:rPr>
                <w:delText>0.98- 1.25</w:delText>
              </w:r>
            </w:del>
          </w:p>
        </w:tc>
        <w:tc>
          <w:tcPr>
            <w:tcW w:w="445" w:type="pct"/>
            <w:vAlign w:val="center"/>
          </w:tcPr>
          <w:p w14:paraId="4F41956F" w14:textId="4D56489F" w:rsidR="002639A6" w:rsidRPr="00D97196" w:rsidDel="00C2040A" w:rsidRDefault="002639A6">
            <w:pPr>
              <w:rPr>
                <w:del w:id="936" w:author="Mohammad Nayeem Hasan" w:date="2023-01-21T00:38:00Z"/>
                <w:rFonts w:ascii="Times New Roman" w:hAnsi="Times New Roman" w:cs="Times New Roman"/>
                <w:sz w:val="24"/>
                <w:szCs w:val="24"/>
              </w:rPr>
              <w:pPrChange w:id="937" w:author="Mohammad Nayeem Hasan" w:date="2023-01-21T14:56:00Z">
                <w:pPr>
                  <w:jc w:val="both"/>
                </w:pPr>
              </w:pPrChange>
            </w:pPr>
            <w:del w:id="938" w:author="Mohammad Nayeem Hasan" w:date="2023-01-21T00:38:00Z">
              <w:r w:rsidRPr="00D97196" w:rsidDel="00C2040A">
                <w:rPr>
                  <w:rFonts w:ascii="Times New Roman" w:hAnsi="Times New Roman" w:cs="Times New Roman"/>
                  <w:sz w:val="24"/>
                  <w:szCs w:val="24"/>
                </w:rPr>
                <w:delText>0.132</w:delText>
              </w:r>
            </w:del>
          </w:p>
        </w:tc>
      </w:tr>
      <w:tr w:rsidR="00275578" w:rsidRPr="00D97196" w:rsidDel="00C2040A" w14:paraId="531C2412" w14:textId="248D765B" w:rsidTr="00B1108E">
        <w:trPr>
          <w:trHeight w:val="138"/>
          <w:jc w:val="center"/>
          <w:del w:id="939" w:author="Mohammad Nayeem Hasan" w:date="2023-01-21T00:38:00Z"/>
        </w:trPr>
        <w:tc>
          <w:tcPr>
            <w:tcW w:w="811" w:type="pct"/>
            <w:vAlign w:val="center"/>
          </w:tcPr>
          <w:p w14:paraId="25348B7E" w14:textId="2B8491D1" w:rsidR="002639A6" w:rsidRPr="00D97196" w:rsidDel="00C2040A" w:rsidRDefault="002639A6">
            <w:pPr>
              <w:rPr>
                <w:del w:id="940" w:author="Mohammad Nayeem Hasan" w:date="2023-01-21T00:38:00Z"/>
                <w:rFonts w:ascii="Times New Roman" w:hAnsi="Times New Roman" w:cs="Times New Roman"/>
                <w:sz w:val="24"/>
                <w:szCs w:val="24"/>
              </w:rPr>
              <w:pPrChange w:id="941" w:author="Mohammad Nayeem Hasan" w:date="2023-01-21T14:56:00Z">
                <w:pPr>
                  <w:jc w:val="both"/>
                </w:pPr>
              </w:pPrChange>
            </w:pPr>
            <w:del w:id="942" w:author="Mohammad Nayeem Hasan" w:date="2023-01-21T00:38:00Z">
              <w:r w:rsidRPr="00D97196" w:rsidDel="00C2040A">
                <w:rPr>
                  <w:rFonts w:ascii="Times New Roman" w:hAnsi="Times New Roman" w:cs="Times New Roman"/>
                  <w:sz w:val="24"/>
                  <w:szCs w:val="24"/>
                </w:rPr>
                <w:delText>No</w:delText>
              </w:r>
            </w:del>
          </w:p>
        </w:tc>
        <w:tc>
          <w:tcPr>
            <w:tcW w:w="353" w:type="pct"/>
            <w:vAlign w:val="center"/>
          </w:tcPr>
          <w:p w14:paraId="6BD82B8D" w14:textId="41111081" w:rsidR="002639A6" w:rsidRPr="00D97196" w:rsidDel="00C2040A" w:rsidRDefault="002639A6">
            <w:pPr>
              <w:rPr>
                <w:del w:id="943" w:author="Mohammad Nayeem Hasan" w:date="2023-01-21T00:38:00Z"/>
                <w:rFonts w:ascii="Times New Roman" w:hAnsi="Times New Roman" w:cs="Times New Roman"/>
                <w:sz w:val="24"/>
                <w:szCs w:val="24"/>
              </w:rPr>
              <w:pPrChange w:id="944" w:author="Mohammad Nayeem Hasan" w:date="2023-01-21T14:56:00Z">
                <w:pPr>
                  <w:jc w:val="both"/>
                </w:pPr>
              </w:pPrChange>
            </w:pPr>
            <w:del w:id="945" w:author="Mohammad Nayeem Hasan" w:date="2023-01-21T00:38:00Z">
              <w:r w:rsidRPr="00D97196" w:rsidDel="00C2040A">
                <w:rPr>
                  <w:rFonts w:ascii="Times New Roman" w:hAnsi="Times New Roman" w:cs="Times New Roman"/>
                  <w:sz w:val="24"/>
                  <w:szCs w:val="24"/>
                </w:rPr>
                <w:delText>-</w:delText>
              </w:r>
            </w:del>
          </w:p>
        </w:tc>
        <w:tc>
          <w:tcPr>
            <w:tcW w:w="329" w:type="pct"/>
          </w:tcPr>
          <w:p w14:paraId="5F0BA4B3" w14:textId="5DC21B77" w:rsidR="002639A6" w:rsidRPr="00D97196" w:rsidDel="00C2040A" w:rsidRDefault="002639A6">
            <w:pPr>
              <w:rPr>
                <w:del w:id="946" w:author="Mohammad Nayeem Hasan" w:date="2023-01-21T00:38:00Z"/>
                <w:rFonts w:ascii="Times New Roman" w:hAnsi="Times New Roman" w:cs="Times New Roman"/>
                <w:sz w:val="24"/>
                <w:szCs w:val="24"/>
              </w:rPr>
              <w:pPrChange w:id="947" w:author="Mohammad Nayeem Hasan" w:date="2023-01-21T14:56:00Z">
                <w:pPr>
                  <w:jc w:val="both"/>
                </w:pPr>
              </w:pPrChange>
            </w:pPr>
            <w:del w:id="948"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5CBA5732" w14:textId="7AA47FF0" w:rsidR="002639A6" w:rsidRPr="00D97196" w:rsidDel="00C2040A" w:rsidRDefault="002639A6">
            <w:pPr>
              <w:rPr>
                <w:del w:id="949" w:author="Mohammad Nayeem Hasan" w:date="2023-01-21T00:38:00Z"/>
                <w:rFonts w:ascii="Times New Roman" w:hAnsi="Times New Roman" w:cs="Times New Roman"/>
                <w:sz w:val="24"/>
                <w:szCs w:val="24"/>
              </w:rPr>
              <w:pPrChange w:id="950" w:author="Mohammad Nayeem Hasan" w:date="2023-01-21T14:56:00Z">
                <w:pPr>
                  <w:jc w:val="both"/>
                </w:pPr>
              </w:pPrChange>
            </w:pPr>
          </w:p>
        </w:tc>
        <w:tc>
          <w:tcPr>
            <w:tcW w:w="353" w:type="pct"/>
            <w:vAlign w:val="center"/>
          </w:tcPr>
          <w:p w14:paraId="73AFEFC7" w14:textId="405D2A59" w:rsidR="002639A6" w:rsidRPr="00D97196" w:rsidDel="00C2040A" w:rsidRDefault="002639A6">
            <w:pPr>
              <w:rPr>
                <w:del w:id="951" w:author="Mohammad Nayeem Hasan" w:date="2023-01-21T00:38:00Z"/>
                <w:rFonts w:ascii="Times New Roman" w:hAnsi="Times New Roman" w:cs="Times New Roman"/>
                <w:sz w:val="24"/>
                <w:szCs w:val="24"/>
              </w:rPr>
              <w:pPrChange w:id="952" w:author="Mohammad Nayeem Hasan" w:date="2023-01-21T14:56:00Z">
                <w:pPr>
                  <w:jc w:val="both"/>
                </w:pPr>
              </w:pPrChange>
            </w:pPr>
            <w:del w:id="953" w:author="Mohammad Nayeem Hasan" w:date="2023-01-21T00:38:00Z">
              <w:r w:rsidRPr="00D97196" w:rsidDel="00C2040A">
                <w:rPr>
                  <w:rFonts w:ascii="Times New Roman" w:hAnsi="Times New Roman" w:cs="Times New Roman"/>
                  <w:sz w:val="24"/>
                  <w:szCs w:val="24"/>
                </w:rPr>
                <w:delText>Ref</w:delText>
              </w:r>
            </w:del>
          </w:p>
        </w:tc>
        <w:tc>
          <w:tcPr>
            <w:tcW w:w="356" w:type="pct"/>
            <w:vAlign w:val="center"/>
          </w:tcPr>
          <w:p w14:paraId="3F8EA499" w14:textId="7E93EB81" w:rsidR="002639A6" w:rsidRPr="00D97196" w:rsidDel="00C2040A" w:rsidRDefault="002639A6">
            <w:pPr>
              <w:rPr>
                <w:del w:id="954" w:author="Mohammad Nayeem Hasan" w:date="2023-01-21T00:38:00Z"/>
                <w:rFonts w:ascii="Times New Roman" w:hAnsi="Times New Roman" w:cs="Times New Roman"/>
                <w:sz w:val="24"/>
                <w:szCs w:val="24"/>
              </w:rPr>
              <w:pPrChange w:id="955" w:author="Mohammad Nayeem Hasan" w:date="2023-01-21T14:56:00Z">
                <w:pPr>
                  <w:jc w:val="both"/>
                </w:pPr>
              </w:pPrChange>
            </w:pPr>
            <w:del w:id="956"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5E4D4C6F" w14:textId="2F53933C" w:rsidR="002639A6" w:rsidRPr="00D97196" w:rsidDel="00C2040A" w:rsidRDefault="002639A6">
            <w:pPr>
              <w:rPr>
                <w:del w:id="957" w:author="Mohammad Nayeem Hasan" w:date="2023-01-21T00:38:00Z"/>
                <w:rFonts w:ascii="Times New Roman" w:hAnsi="Times New Roman" w:cs="Times New Roman"/>
                <w:sz w:val="24"/>
                <w:szCs w:val="24"/>
              </w:rPr>
              <w:pPrChange w:id="958" w:author="Mohammad Nayeem Hasan" w:date="2023-01-21T14:56:00Z">
                <w:pPr>
                  <w:jc w:val="both"/>
                </w:pPr>
              </w:pPrChange>
            </w:pPr>
            <w:del w:id="959"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567A29C5" w14:textId="38466ED8" w:rsidR="002639A6" w:rsidRPr="00D97196" w:rsidDel="00C2040A" w:rsidRDefault="002639A6">
            <w:pPr>
              <w:rPr>
                <w:del w:id="960" w:author="Mohammad Nayeem Hasan" w:date="2023-01-21T00:38:00Z"/>
                <w:rFonts w:ascii="Times New Roman" w:hAnsi="Times New Roman" w:cs="Times New Roman"/>
                <w:sz w:val="24"/>
                <w:szCs w:val="24"/>
              </w:rPr>
              <w:pPrChange w:id="961" w:author="Mohammad Nayeem Hasan" w:date="2023-01-21T14:56:00Z">
                <w:pPr>
                  <w:jc w:val="both"/>
                </w:pPr>
              </w:pPrChange>
            </w:pPr>
            <w:del w:id="962" w:author="Mohammad Nayeem Hasan" w:date="2023-01-21T00:38:00Z">
              <w:r w:rsidRPr="00D97196" w:rsidDel="00C2040A">
                <w:rPr>
                  <w:rFonts w:ascii="Times New Roman" w:hAnsi="Times New Roman" w:cs="Times New Roman"/>
                  <w:sz w:val="24"/>
                  <w:szCs w:val="24"/>
                </w:rPr>
                <w:delText>Ref</w:delText>
              </w:r>
            </w:del>
          </w:p>
        </w:tc>
        <w:tc>
          <w:tcPr>
            <w:tcW w:w="1140" w:type="pct"/>
            <w:vAlign w:val="center"/>
          </w:tcPr>
          <w:p w14:paraId="27A1568A" w14:textId="72D6AD2B" w:rsidR="002639A6" w:rsidRPr="00D97196" w:rsidDel="00C2040A" w:rsidRDefault="002639A6">
            <w:pPr>
              <w:rPr>
                <w:del w:id="963" w:author="Mohammad Nayeem Hasan" w:date="2023-01-21T00:38:00Z"/>
                <w:rFonts w:ascii="Times New Roman" w:hAnsi="Times New Roman" w:cs="Times New Roman"/>
                <w:sz w:val="24"/>
                <w:szCs w:val="24"/>
              </w:rPr>
              <w:pPrChange w:id="964" w:author="Mohammad Nayeem Hasan" w:date="2023-01-21T14:56:00Z">
                <w:pPr>
                  <w:jc w:val="both"/>
                </w:pPr>
              </w:pPrChange>
            </w:pPr>
            <w:del w:id="965"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7381BC27" w14:textId="0D9191A7" w:rsidR="002639A6" w:rsidRPr="00D97196" w:rsidDel="00C2040A" w:rsidRDefault="002639A6">
            <w:pPr>
              <w:rPr>
                <w:del w:id="966" w:author="Mohammad Nayeem Hasan" w:date="2023-01-21T00:38:00Z"/>
                <w:rFonts w:ascii="Times New Roman" w:hAnsi="Times New Roman" w:cs="Times New Roman"/>
                <w:sz w:val="24"/>
                <w:szCs w:val="24"/>
              </w:rPr>
              <w:pPrChange w:id="967" w:author="Mohammad Nayeem Hasan" w:date="2023-01-21T14:56:00Z">
                <w:pPr>
                  <w:jc w:val="both"/>
                </w:pPr>
              </w:pPrChange>
            </w:pPr>
            <w:del w:id="968"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229176C6" w14:textId="6287C07C" w:rsidTr="00D3090E">
        <w:trPr>
          <w:trHeight w:val="138"/>
          <w:jc w:val="center"/>
          <w:del w:id="969" w:author="Mohammad Nayeem Hasan" w:date="2023-01-21T00:38:00Z"/>
        </w:trPr>
        <w:tc>
          <w:tcPr>
            <w:tcW w:w="5000" w:type="pct"/>
            <w:gridSpan w:val="10"/>
            <w:vAlign w:val="center"/>
          </w:tcPr>
          <w:p w14:paraId="79A0A2C6" w14:textId="0D71D1BC" w:rsidR="002639A6" w:rsidRPr="00D97196" w:rsidDel="00C2040A" w:rsidRDefault="002639A6">
            <w:pPr>
              <w:rPr>
                <w:del w:id="970" w:author="Mohammad Nayeem Hasan" w:date="2023-01-21T00:38:00Z"/>
                <w:rFonts w:ascii="Times New Roman" w:hAnsi="Times New Roman" w:cs="Times New Roman"/>
                <w:sz w:val="24"/>
                <w:szCs w:val="24"/>
              </w:rPr>
              <w:pPrChange w:id="971" w:author="Mohammad Nayeem Hasan" w:date="2023-01-21T14:56:00Z">
                <w:pPr>
                  <w:jc w:val="both"/>
                </w:pPr>
              </w:pPrChange>
            </w:pPr>
            <w:del w:id="972" w:author="Mohammad Nayeem Hasan" w:date="2023-01-21T00:38:00Z">
              <w:r w:rsidRPr="00D97196" w:rsidDel="00C2040A">
                <w:rPr>
                  <w:rFonts w:ascii="Times New Roman" w:hAnsi="Times New Roman" w:cs="Times New Roman"/>
                  <w:sz w:val="24"/>
                  <w:szCs w:val="24"/>
                </w:rPr>
                <w:delText>Wasted</w:delText>
              </w:r>
            </w:del>
          </w:p>
        </w:tc>
      </w:tr>
      <w:tr w:rsidR="00275578" w:rsidRPr="00D97196" w:rsidDel="00C2040A" w14:paraId="73B2F03C" w14:textId="6978E3C9" w:rsidTr="00B1108E">
        <w:trPr>
          <w:trHeight w:val="138"/>
          <w:jc w:val="center"/>
          <w:del w:id="973" w:author="Mohammad Nayeem Hasan" w:date="2023-01-21T00:38:00Z"/>
        </w:trPr>
        <w:tc>
          <w:tcPr>
            <w:tcW w:w="811" w:type="pct"/>
            <w:vAlign w:val="center"/>
          </w:tcPr>
          <w:p w14:paraId="418652AF" w14:textId="7540AC43" w:rsidR="002639A6" w:rsidRPr="00D97196" w:rsidDel="00C2040A" w:rsidRDefault="002639A6">
            <w:pPr>
              <w:rPr>
                <w:del w:id="974" w:author="Mohammad Nayeem Hasan" w:date="2023-01-21T00:38:00Z"/>
                <w:rFonts w:ascii="Times New Roman" w:hAnsi="Times New Roman" w:cs="Times New Roman"/>
                <w:sz w:val="24"/>
                <w:szCs w:val="24"/>
              </w:rPr>
              <w:pPrChange w:id="975" w:author="Mohammad Nayeem Hasan" w:date="2023-01-21T14:56:00Z">
                <w:pPr>
                  <w:jc w:val="both"/>
                </w:pPr>
              </w:pPrChange>
            </w:pPr>
            <w:del w:id="976" w:author="Mohammad Nayeem Hasan" w:date="2023-01-21T00:38:00Z">
              <w:r w:rsidRPr="00D97196" w:rsidDel="00C2040A">
                <w:rPr>
                  <w:rFonts w:ascii="Times New Roman" w:hAnsi="Times New Roman" w:cs="Times New Roman"/>
                  <w:sz w:val="24"/>
                  <w:szCs w:val="24"/>
                </w:rPr>
                <w:delText>Yes</w:delText>
              </w:r>
            </w:del>
          </w:p>
        </w:tc>
        <w:tc>
          <w:tcPr>
            <w:tcW w:w="353" w:type="pct"/>
            <w:vAlign w:val="center"/>
          </w:tcPr>
          <w:p w14:paraId="591EEBB9" w14:textId="014C2DD6" w:rsidR="002639A6" w:rsidRPr="00D97196" w:rsidDel="00C2040A" w:rsidRDefault="002639A6">
            <w:pPr>
              <w:rPr>
                <w:del w:id="977" w:author="Mohammad Nayeem Hasan" w:date="2023-01-21T00:38:00Z"/>
                <w:rFonts w:ascii="Times New Roman" w:hAnsi="Times New Roman" w:cs="Times New Roman"/>
                <w:sz w:val="24"/>
                <w:szCs w:val="24"/>
              </w:rPr>
              <w:pPrChange w:id="978" w:author="Mohammad Nayeem Hasan" w:date="2023-01-21T14:56:00Z">
                <w:pPr>
                  <w:jc w:val="both"/>
                </w:pPr>
              </w:pPrChange>
            </w:pPr>
            <w:del w:id="979" w:author="Mohammad Nayeem Hasan" w:date="2023-01-21T00:38:00Z">
              <w:r w:rsidRPr="00D97196" w:rsidDel="00C2040A">
                <w:rPr>
                  <w:rFonts w:ascii="Times New Roman" w:hAnsi="Times New Roman" w:cs="Times New Roman"/>
                  <w:sz w:val="24"/>
                  <w:szCs w:val="24"/>
                </w:rPr>
                <w:delText>-</w:delText>
              </w:r>
            </w:del>
          </w:p>
        </w:tc>
        <w:tc>
          <w:tcPr>
            <w:tcW w:w="329" w:type="pct"/>
          </w:tcPr>
          <w:p w14:paraId="1246047B" w14:textId="7309CE40" w:rsidR="002639A6" w:rsidRPr="00D97196" w:rsidDel="00C2040A" w:rsidRDefault="002639A6">
            <w:pPr>
              <w:rPr>
                <w:del w:id="980" w:author="Mohammad Nayeem Hasan" w:date="2023-01-21T00:38:00Z"/>
                <w:rFonts w:ascii="Times New Roman" w:hAnsi="Times New Roman" w:cs="Times New Roman"/>
                <w:sz w:val="24"/>
                <w:szCs w:val="24"/>
              </w:rPr>
              <w:pPrChange w:id="981" w:author="Mohammad Nayeem Hasan" w:date="2023-01-21T14:56:00Z">
                <w:pPr>
                  <w:jc w:val="both"/>
                </w:pPr>
              </w:pPrChange>
            </w:pPr>
            <w:del w:id="982"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2326A838" w14:textId="5A3A57B9" w:rsidR="002639A6" w:rsidRPr="00D97196" w:rsidDel="00C2040A" w:rsidRDefault="002639A6">
            <w:pPr>
              <w:rPr>
                <w:del w:id="983" w:author="Mohammad Nayeem Hasan" w:date="2023-01-21T00:38:00Z"/>
                <w:rFonts w:ascii="Times New Roman" w:hAnsi="Times New Roman" w:cs="Times New Roman"/>
                <w:sz w:val="24"/>
                <w:szCs w:val="24"/>
              </w:rPr>
              <w:pPrChange w:id="984" w:author="Mohammad Nayeem Hasan" w:date="2023-01-21T14:56:00Z">
                <w:pPr>
                  <w:jc w:val="both"/>
                </w:pPr>
              </w:pPrChange>
            </w:pPr>
          </w:p>
        </w:tc>
        <w:tc>
          <w:tcPr>
            <w:tcW w:w="353" w:type="pct"/>
            <w:vAlign w:val="center"/>
          </w:tcPr>
          <w:p w14:paraId="1D103567" w14:textId="524E0C88" w:rsidR="002639A6" w:rsidRPr="00D97196" w:rsidDel="00C2040A" w:rsidRDefault="002639A6">
            <w:pPr>
              <w:rPr>
                <w:del w:id="985" w:author="Mohammad Nayeem Hasan" w:date="2023-01-21T00:38:00Z"/>
                <w:rFonts w:ascii="Times New Roman" w:hAnsi="Times New Roman" w:cs="Times New Roman"/>
                <w:sz w:val="24"/>
                <w:szCs w:val="24"/>
              </w:rPr>
              <w:pPrChange w:id="986" w:author="Mohammad Nayeem Hasan" w:date="2023-01-21T14:56:00Z">
                <w:pPr>
                  <w:jc w:val="both"/>
                </w:pPr>
              </w:pPrChange>
            </w:pPr>
            <w:del w:id="987" w:author="Mohammad Nayeem Hasan" w:date="2023-01-21T00:38:00Z">
              <w:r w:rsidRPr="00D97196" w:rsidDel="00C2040A">
                <w:rPr>
                  <w:rFonts w:ascii="Times New Roman" w:hAnsi="Times New Roman" w:cs="Times New Roman"/>
                  <w:sz w:val="24"/>
                  <w:szCs w:val="24"/>
                </w:rPr>
                <w:delText>1.20</w:delText>
              </w:r>
            </w:del>
          </w:p>
        </w:tc>
        <w:tc>
          <w:tcPr>
            <w:tcW w:w="356" w:type="pct"/>
            <w:vAlign w:val="center"/>
          </w:tcPr>
          <w:p w14:paraId="11DD67B8" w14:textId="15A9AD99" w:rsidR="002639A6" w:rsidRPr="00D97196" w:rsidDel="00C2040A" w:rsidRDefault="002639A6">
            <w:pPr>
              <w:rPr>
                <w:del w:id="988" w:author="Mohammad Nayeem Hasan" w:date="2023-01-21T00:38:00Z"/>
                <w:rFonts w:ascii="Times New Roman" w:hAnsi="Times New Roman" w:cs="Times New Roman"/>
                <w:sz w:val="24"/>
                <w:szCs w:val="24"/>
              </w:rPr>
              <w:pPrChange w:id="989" w:author="Mohammad Nayeem Hasan" w:date="2023-01-21T14:56:00Z">
                <w:pPr>
                  <w:jc w:val="both"/>
                </w:pPr>
              </w:pPrChange>
            </w:pPr>
            <w:del w:id="990" w:author="Mohammad Nayeem Hasan" w:date="2023-01-21T00:38:00Z">
              <w:r w:rsidRPr="00D97196" w:rsidDel="00C2040A">
                <w:rPr>
                  <w:rFonts w:ascii="Times New Roman" w:hAnsi="Times New Roman" w:cs="Times New Roman"/>
                  <w:sz w:val="24"/>
                  <w:szCs w:val="24"/>
                </w:rPr>
                <w:delText>0.94 – 1.55</w:delText>
              </w:r>
            </w:del>
          </w:p>
        </w:tc>
        <w:tc>
          <w:tcPr>
            <w:tcW w:w="417" w:type="pct"/>
            <w:vAlign w:val="center"/>
          </w:tcPr>
          <w:p w14:paraId="75E0B344" w14:textId="1C9E8EB1" w:rsidR="002639A6" w:rsidRPr="00D97196" w:rsidDel="00C2040A" w:rsidRDefault="002639A6">
            <w:pPr>
              <w:rPr>
                <w:del w:id="991" w:author="Mohammad Nayeem Hasan" w:date="2023-01-21T00:38:00Z"/>
                <w:rFonts w:ascii="Times New Roman" w:hAnsi="Times New Roman" w:cs="Times New Roman"/>
                <w:sz w:val="24"/>
                <w:szCs w:val="24"/>
              </w:rPr>
              <w:pPrChange w:id="992" w:author="Mohammad Nayeem Hasan" w:date="2023-01-21T14:56:00Z">
                <w:pPr>
                  <w:jc w:val="both"/>
                </w:pPr>
              </w:pPrChange>
            </w:pPr>
            <w:del w:id="993" w:author="Mohammad Nayeem Hasan" w:date="2023-01-21T00:38:00Z">
              <w:r w:rsidRPr="00D97196" w:rsidDel="00C2040A">
                <w:rPr>
                  <w:rFonts w:ascii="Times New Roman" w:hAnsi="Times New Roman" w:cs="Times New Roman"/>
                  <w:sz w:val="24"/>
                  <w:szCs w:val="24"/>
                </w:rPr>
                <w:delText>0.148</w:delText>
              </w:r>
            </w:del>
          </w:p>
        </w:tc>
        <w:tc>
          <w:tcPr>
            <w:tcW w:w="379" w:type="pct"/>
            <w:vAlign w:val="center"/>
          </w:tcPr>
          <w:p w14:paraId="484A2519" w14:textId="444AD5EE" w:rsidR="002639A6" w:rsidRPr="00D97196" w:rsidDel="00C2040A" w:rsidRDefault="002639A6">
            <w:pPr>
              <w:rPr>
                <w:del w:id="994" w:author="Mohammad Nayeem Hasan" w:date="2023-01-21T00:38:00Z"/>
                <w:rFonts w:ascii="Times New Roman" w:hAnsi="Times New Roman" w:cs="Times New Roman"/>
                <w:sz w:val="24"/>
                <w:szCs w:val="24"/>
              </w:rPr>
              <w:pPrChange w:id="995" w:author="Mohammad Nayeem Hasan" w:date="2023-01-21T14:56:00Z">
                <w:pPr>
                  <w:jc w:val="both"/>
                </w:pPr>
              </w:pPrChange>
            </w:pPr>
            <w:del w:id="996" w:author="Mohammad Nayeem Hasan" w:date="2023-01-21T00:38:00Z">
              <w:r w:rsidRPr="00D97196" w:rsidDel="00C2040A">
                <w:rPr>
                  <w:rFonts w:ascii="Times New Roman" w:hAnsi="Times New Roman" w:cs="Times New Roman"/>
                  <w:sz w:val="24"/>
                  <w:szCs w:val="24"/>
                </w:rPr>
                <w:delText>1.20</w:delText>
              </w:r>
            </w:del>
          </w:p>
        </w:tc>
        <w:tc>
          <w:tcPr>
            <w:tcW w:w="1140" w:type="pct"/>
            <w:vAlign w:val="center"/>
          </w:tcPr>
          <w:p w14:paraId="5F7E116A" w14:textId="7910441B" w:rsidR="002639A6" w:rsidRPr="00D97196" w:rsidDel="00C2040A" w:rsidRDefault="002639A6">
            <w:pPr>
              <w:rPr>
                <w:del w:id="997" w:author="Mohammad Nayeem Hasan" w:date="2023-01-21T00:38:00Z"/>
                <w:rFonts w:ascii="Times New Roman" w:hAnsi="Times New Roman" w:cs="Times New Roman"/>
                <w:sz w:val="24"/>
                <w:szCs w:val="24"/>
              </w:rPr>
              <w:pPrChange w:id="998" w:author="Mohammad Nayeem Hasan" w:date="2023-01-21T14:56:00Z">
                <w:pPr>
                  <w:jc w:val="both"/>
                </w:pPr>
              </w:pPrChange>
            </w:pPr>
            <w:del w:id="999" w:author="Mohammad Nayeem Hasan" w:date="2023-01-21T00:38:00Z">
              <w:r w:rsidRPr="00D97196" w:rsidDel="00C2040A">
                <w:rPr>
                  <w:rFonts w:ascii="Times New Roman" w:hAnsi="Times New Roman" w:cs="Times New Roman"/>
                  <w:sz w:val="24"/>
                  <w:szCs w:val="24"/>
                </w:rPr>
                <w:delText>1.00- 1.43</w:delText>
              </w:r>
            </w:del>
          </w:p>
        </w:tc>
        <w:tc>
          <w:tcPr>
            <w:tcW w:w="445" w:type="pct"/>
            <w:vAlign w:val="center"/>
          </w:tcPr>
          <w:p w14:paraId="026EE77A" w14:textId="436A8B90" w:rsidR="002639A6" w:rsidRPr="00D97196" w:rsidDel="00C2040A" w:rsidRDefault="002639A6">
            <w:pPr>
              <w:rPr>
                <w:del w:id="1000" w:author="Mohammad Nayeem Hasan" w:date="2023-01-21T00:38:00Z"/>
                <w:rFonts w:ascii="Times New Roman" w:hAnsi="Times New Roman" w:cs="Times New Roman"/>
                <w:sz w:val="24"/>
                <w:szCs w:val="24"/>
              </w:rPr>
              <w:pPrChange w:id="1001" w:author="Mohammad Nayeem Hasan" w:date="2023-01-21T14:56:00Z">
                <w:pPr>
                  <w:jc w:val="both"/>
                </w:pPr>
              </w:pPrChange>
            </w:pPr>
            <w:del w:id="1002" w:author="Mohammad Nayeem Hasan" w:date="2023-01-21T00:38:00Z">
              <w:r w:rsidRPr="00D97196" w:rsidDel="00C2040A">
                <w:rPr>
                  <w:rFonts w:ascii="Times New Roman" w:hAnsi="Times New Roman" w:cs="Times New Roman"/>
                  <w:sz w:val="24"/>
                  <w:szCs w:val="24"/>
                </w:rPr>
                <w:delText>0.053</w:delText>
              </w:r>
            </w:del>
          </w:p>
        </w:tc>
      </w:tr>
      <w:tr w:rsidR="00275578" w:rsidRPr="00D97196" w:rsidDel="00C2040A" w14:paraId="6C621B3C" w14:textId="264A3DB0" w:rsidTr="00B1108E">
        <w:trPr>
          <w:trHeight w:val="138"/>
          <w:jc w:val="center"/>
          <w:del w:id="1003" w:author="Mohammad Nayeem Hasan" w:date="2023-01-21T00:38:00Z"/>
        </w:trPr>
        <w:tc>
          <w:tcPr>
            <w:tcW w:w="811" w:type="pct"/>
            <w:vAlign w:val="center"/>
          </w:tcPr>
          <w:p w14:paraId="32B7217D" w14:textId="499EFFA0" w:rsidR="002639A6" w:rsidRPr="00D97196" w:rsidDel="00C2040A" w:rsidRDefault="002639A6">
            <w:pPr>
              <w:rPr>
                <w:del w:id="1004" w:author="Mohammad Nayeem Hasan" w:date="2023-01-21T00:38:00Z"/>
                <w:rFonts w:ascii="Times New Roman" w:hAnsi="Times New Roman" w:cs="Times New Roman"/>
                <w:sz w:val="24"/>
                <w:szCs w:val="24"/>
              </w:rPr>
              <w:pPrChange w:id="1005" w:author="Mohammad Nayeem Hasan" w:date="2023-01-21T14:56:00Z">
                <w:pPr>
                  <w:jc w:val="both"/>
                </w:pPr>
              </w:pPrChange>
            </w:pPr>
            <w:del w:id="1006" w:author="Mohammad Nayeem Hasan" w:date="2023-01-21T00:38:00Z">
              <w:r w:rsidRPr="00D97196" w:rsidDel="00C2040A">
                <w:rPr>
                  <w:rFonts w:ascii="Times New Roman" w:hAnsi="Times New Roman" w:cs="Times New Roman"/>
                  <w:sz w:val="24"/>
                  <w:szCs w:val="24"/>
                </w:rPr>
                <w:delText>No</w:delText>
              </w:r>
            </w:del>
          </w:p>
        </w:tc>
        <w:tc>
          <w:tcPr>
            <w:tcW w:w="353" w:type="pct"/>
            <w:vAlign w:val="center"/>
          </w:tcPr>
          <w:p w14:paraId="368C9459" w14:textId="5F907851" w:rsidR="002639A6" w:rsidRPr="00D97196" w:rsidDel="00C2040A" w:rsidRDefault="002639A6">
            <w:pPr>
              <w:rPr>
                <w:del w:id="1007" w:author="Mohammad Nayeem Hasan" w:date="2023-01-21T00:38:00Z"/>
                <w:rFonts w:ascii="Times New Roman" w:hAnsi="Times New Roman" w:cs="Times New Roman"/>
                <w:sz w:val="24"/>
                <w:szCs w:val="24"/>
              </w:rPr>
              <w:pPrChange w:id="1008" w:author="Mohammad Nayeem Hasan" w:date="2023-01-21T14:56:00Z">
                <w:pPr>
                  <w:jc w:val="both"/>
                </w:pPr>
              </w:pPrChange>
            </w:pPr>
            <w:del w:id="1009" w:author="Mohammad Nayeem Hasan" w:date="2023-01-21T00:38:00Z">
              <w:r w:rsidRPr="00D97196" w:rsidDel="00C2040A">
                <w:rPr>
                  <w:rFonts w:ascii="Times New Roman" w:hAnsi="Times New Roman" w:cs="Times New Roman"/>
                  <w:sz w:val="24"/>
                  <w:szCs w:val="24"/>
                </w:rPr>
                <w:delText>-</w:delText>
              </w:r>
            </w:del>
          </w:p>
        </w:tc>
        <w:tc>
          <w:tcPr>
            <w:tcW w:w="329" w:type="pct"/>
          </w:tcPr>
          <w:p w14:paraId="4A23EF4D" w14:textId="62269EB8" w:rsidR="002639A6" w:rsidRPr="00D97196" w:rsidDel="00C2040A" w:rsidRDefault="002639A6">
            <w:pPr>
              <w:rPr>
                <w:del w:id="1010" w:author="Mohammad Nayeem Hasan" w:date="2023-01-21T00:38:00Z"/>
                <w:rFonts w:ascii="Times New Roman" w:hAnsi="Times New Roman" w:cs="Times New Roman"/>
                <w:sz w:val="24"/>
                <w:szCs w:val="24"/>
              </w:rPr>
              <w:pPrChange w:id="1011" w:author="Mohammad Nayeem Hasan" w:date="2023-01-21T14:56:00Z">
                <w:pPr>
                  <w:jc w:val="both"/>
                </w:pPr>
              </w:pPrChange>
            </w:pPr>
            <w:del w:id="1012"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5FA03610" w14:textId="7EA3D753" w:rsidR="002639A6" w:rsidRPr="00D97196" w:rsidDel="00C2040A" w:rsidRDefault="002639A6">
            <w:pPr>
              <w:rPr>
                <w:del w:id="1013" w:author="Mohammad Nayeem Hasan" w:date="2023-01-21T00:38:00Z"/>
                <w:rFonts w:ascii="Times New Roman" w:hAnsi="Times New Roman" w:cs="Times New Roman"/>
                <w:sz w:val="24"/>
                <w:szCs w:val="24"/>
              </w:rPr>
              <w:pPrChange w:id="1014" w:author="Mohammad Nayeem Hasan" w:date="2023-01-21T14:56:00Z">
                <w:pPr>
                  <w:jc w:val="both"/>
                </w:pPr>
              </w:pPrChange>
            </w:pPr>
          </w:p>
        </w:tc>
        <w:tc>
          <w:tcPr>
            <w:tcW w:w="353" w:type="pct"/>
            <w:vAlign w:val="center"/>
          </w:tcPr>
          <w:p w14:paraId="2046DC88" w14:textId="079ED080" w:rsidR="002639A6" w:rsidRPr="00D97196" w:rsidDel="00C2040A" w:rsidRDefault="002639A6">
            <w:pPr>
              <w:rPr>
                <w:del w:id="1015" w:author="Mohammad Nayeem Hasan" w:date="2023-01-21T00:38:00Z"/>
                <w:rFonts w:ascii="Times New Roman" w:hAnsi="Times New Roman" w:cs="Times New Roman"/>
                <w:sz w:val="24"/>
                <w:szCs w:val="24"/>
              </w:rPr>
              <w:pPrChange w:id="1016" w:author="Mohammad Nayeem Hasan" w:date="2023-01-21T14:56:00Z">
                <w:pPr>
                  <w:jc w:val="both"/>
                </w:pPr>
              </w:pPrChange>
            </w:pPr>
            <w:del w:id="1017" w:author="Mohammad Nayeem Hasan" w:date="2023-01-21T00:38:00Z">
              <w:r w:rsidRPr="00D97196" w:rsidDel="00C2040A">
                <w:rPr>
                  <w:rFonts w:ascii="Times New Roman" w:hAnsi="Times New Roman" w:cs="Times New Roman"/>
                  <w:sz w:val="24"/>
                  <w:szCs w:val="24"/>
                </w:rPr>
                <w:delText>Ref</w:delText>
              </w:r>
            </w:del>
          </w:p>
        </w:tc>
        <w:tc>
          <w:tcPr>
            <w:tcW w:w="356" w:type="pct"/>
            <w:vAlign w:val="center"/>
          </w:tcPr>
          <w:p w14:paraId="59870347" w14:textId="1E2EC152" w:rsidR="002639A6" w:rsidRPr="00D97196" w:rsidDel="00C2040A" w:rsidRDefault="002639A6">
            <w:pPr>
              <w:rPr>
                <w:del w:id="1018" w:author="Mohammad Nayeem Hasan" w:date="2023-01-21T00:38:00Z"/>
                <w:rFonts w:ascii="Times New Roman" w:hAnsi="Times New Roman" w:cs="Times New Roman"/>
                <w:sz w:val="24"/>
                <w:szCs w:val="24"/>
              </w:rPr>
              <w:pPrChange w:id="1019" w:author="Mohammad Nayeem Hasan" w:date="2023-01-21T14:56:00Z">
                <w:pPr>
                  <w:jc w:val="both"/>
                </w:pPr>
              </w:pPrChange>
            </w:pPr>
            <w:del w:id="1020"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2B95ABA3" w14:textId="604464DB" w:rsidR="002639A6" w:rsidRPr="00D97196" w:rsidDel="00C2040A" w:rsidRDefault="002639A6">
            <w:pPr>
              <w:rPr>
                <w:del w:id="1021" w:author="Mohammad Nayeem Hasan" w:date="2023-01-21T00:38:00Z"/>
                <w:rFonts w:ascii="Times New Roman" w:hAnsi="Times New Roman" w:cs="Times New Roman"/>
                <w:sz w:val="24"/>
                <w:szCs w:val="24"/>
              </w:rPr>
              <w:pPrChange w:id="1022" w:author="Mohammad Nayeem Hasan" w:date="2023-01-21T14:56:00Z">
                <w:pPr>
                  <w:jc w:val="both"/>
                </w:pPr>
              </w:pPrChange>
            </w:pPr>
            <w:del w:id="1023"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27E654D2" w14:textId="722B8E43" w:rsidR="002639A6" w:rsidRPr="00D97196" w:rsidDel="00C2040A" w:rsidRDefault="002639A6">
            <w:pPr>
              <w:rPr>
                <w:del w:id="1024" w:author="Mohammad Nayeem Hasan" w:date="2023-01-21T00:38:00Z"/>
                <w:rFonts w:ascii="Times New Roman" w:hAnsi="Times New Roman" w:cs="Times New Roman"/>
                <w:sz w:val="24"/>
                <w:szCs w:val="24"/>
              </w:rPr>
              <w:pPrChange w:id="1025" w:author="Mohammad Nayeem Hasan" w:date="2023-01-21T14:56:00Z">
                <w:pPr>
                  <w:jc w:val="both"/>
                </w:pPr>
              </w:pPrChange>
            </w:pPr>
            <w:del w:id="1026" w:author="Mohammad Nayeem Hasan" w:date="2023-01-21T00:38:00Z">
              <w:r w:rsidRPr="00D97196" w:rsidDel="00C2040A">
                <w:rPr>
                  <w:rFonts w:ascii="Times New Roman" w:hAnsi="Times New Roman" w:cs="Times New Roman"/>
                  <w:sz w:val="24"/>
                  <w:szCs w:val="24"/>
                </w:rPr>
                <w:delText>Ref</w:delText>
              </w:r>
            </w:del>
          </w:p>
        </w:tc>
        <w:tc>
          <w:tcPr>
            <w:tcW w:w="1140" w:type="pct"/>
            <w:vAlign w:val="center"/>
          </w:tcPr>
          <w:p w14:paraId="4A50D681" w14:textId="18758F51" w:rsidR="002639A6" w:rsidRPr="00D97196" w:rsidDel="00C2040A" w:rsidRDefault="002639A6">
            <w:pPr>
              <w:rPr>
                <w:del w:id="1027" w:author="Mohammad Nayeem Hasan" w:date="2023-01-21T00:38:00Z"/>
                <w:rFonts w:ascii="Times New Roman" w:hAnsi="Times New Roman" w:cs="Times New Roman"/>
                <w:sz w:val="24"/>
                <w:szCs w:val="24"/>
              </w:rPr>
              <w:pPrChange w:id="1028" w:author="Mohammad Nayeem Hasan" w:date="2023-01-21T14:56:00Z">
                <w:pPr>
                  <w:jc w:val="both"/>
                </w:pPr>
              </w:pPrChange>
            </w:pPr>
            <w:del w:id="1029"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1A41E104" w14:textId="552C79D2" w:rsidR="002639A6" w:rsidRPr="00D97196" w:rsidDel="00C2040A" w:rsidRDefault="002639A6">
            <w:pPr>
              <w:rPr>
                <w:del w:id="1030" w:author="Mohammad Nayeem Hasan" w:date="2023-01-21T00:38:00Z"/>
                <w:rFonts w:ascii="Times New Roman" w:hAnsi="Times New Roman" w:cs="Times New Roman"/>
                <w:sz w:val="24"/>
                <w:szCs w:val="24"/>
              </w:rPr>
              <w:pPrChange w:id="1031" w:author="Mohammad Nayeem Hasan" w:date="2023-01-21T14:56:00Z">
                <w:pPr>
                  <w:jc w:val="both"/>
                </w:pPr>
              </w:pPrChange>
            </w:pPr>
            <w:del w:id="1032"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603E9B8F" w14:textId="29D5EDB3" w:rsidTr="00D3090E">
        <w:trPr>
          <w:trHeight w:val="138"/>
          <w:jc w:val="center"/>
          <w:del w:id="1033" w:author="Mohammad Nayeem Hasan" w:date="2023-01-21T00:38:00Z"/>
        </w:trPr>
        <w:tc>
          <w:tcPr>
            <w:tcW w:w="5000" w:type="pct"/>
            <w:gridSpan w:val="10"/>
            <w:vAlign w:val="center"/>
          </w:tcPr>
          <w:p w14:paraId="0ABBC343" w14:textId="2CA0A490" w:rsidR="002639A6" w:rsidRPr="00D97196" w:rsidDel="00C2040A" w:rsidRDefault="002639A6">
            <w:pPr>
              <w:rPr>
                <w:del w:id="1034" w:author="Mohammad Nayeem Hasan" w:date="2023-01-21T00:38:00Z"/>
                <w:rFonts w:ascii="Times New Roman" w:hAnsi="Times New Roman" w:cs="Times New Roman"/>
                <w:sz w:val="24"/>
                <w:szCs w:val="24"/>
              </w:rPr>
              <w:pPrChange w:id="1035" w:author="Mohammad Nayeem Hasan" w:date="2023-01-21T14:56:00Z">
                <w:pPr>
                  <w:jc w:val="both"/>
                </w:pPr>
              </w:pPrChange>
            </w:pPr>
            <w:del w:id="1036" w:author="Mohammad Nayeem Hasan" w:date="2023-01-21T00:38:00Z">
              <w:r w:rsidRPr="00D97196" w:rsidDel="00C2040A">
                <w:rPr>
                  <w:rFonts w:ascii="Times New Roman" w:hAnsi="Times New Roman" w:cs="Times New Roman"/>
                  <w:sz w:val="24"/>
                  <w:szCs w:val="24"/>
                </w:rPr>
                <w:delText>Overweight</w:delText>
              </w:r>
            </w:del>
          </w:p>
        </w:tc>
      </w:tr>
      <w:tr w:rsidR="00275578" w:rsidRPr="00D97196" w:rsidDel="00C2040A" w14:paraId="1FA0F8B4" w14:textId="377CC4AE" w:rsidTr="00B1108E">
        <w:trPr>
          <w:trHeight w:val="138"/>
          <w:jc w:val="center"/>
          <w:del w:id="1037" w:author="Mohammad Nayeem Hasan" w:date="2023-01-21T00:38:00Z"/>
        </w:trPr>
        <w:tc>
          <w:tcPr>
            <w:tcW w:w="811" w:type="pct"/>
            <w:vAlign w:val="center"/>
          </w:tcPr>
          <w:p w14:paraId="5CE29BF5" w14:textId="73751C57" w:rsidR="002639A6" w:rsidRPr="00D97196" w:rsidDel="00C2040A" w:rsidRDefault="002639A6">
            <w:pPr>
              <w:rPr>
                <w:del w:id="1038" w:author="Mohammad Nayeem Hasan" w:date="2023-01-21T00:38:00Z"/>
                <w:rFonts w:ascii="Times New Roman" w:hAnsi="Times New Roman" w:cs="Times New Roman"/>
                <w:sz w:val="24"/>
                <w:szCs w:val="24"/>
              </w:rPr>
              <w:pPrChange w:id="1039" w:author="Mohammad Nayeem Hasan" w:date="2023-01-21T14:56:00Z">
                <w:pPr>
                  <w:jc w:val="both"/>
                </w:pPr>
              </w:pPrChange>
            </w:pPr>
            <w:del w:id="1040" w:author="Mohammad Nayeem Hasan" w:date="2023-01-21T00:38:00Z">
              <w:r w:rsidRPr="00D97196" w:rsidDel="00C2040A">
                <w:rPr>
                  <w:rFonts w:ascii="Times New Roman" w:hAnsi="Times New Roman" w:cs="Times New Roman"/>
                  <w:sz w:val="24"/>
                  <w:szCs w:val="24"/>
                </w:rPr>
                <w:delText>Yes</w:delText>
              </w:r>
            </w:del>
          </w:p>
        </w:tc>
        <w:tc>
          <w:tcPr>
            <w:tcW w:w="353" w:type="pct"/>
            <w:vAlign w:val="center"/>
          </w:tcPr>
          <w:p w14:paraId="7C85EC21" w14:textId="51C415E0" w:rsidR="002639A6" w:rsidRPr="00D97196" w:rsidDel="00C2040A" w:rsidRDefault="002639A6">
            <w:pPr>
              <w:rPr>
                <w:del w:id="1041" w:author="Mohammad Nayeem Hasan" w:date="2023-01-21T00:38:00Z"/>
                <w:rFonts w:ascii="Times New Roman" w:hAnsi="Times New Roman" w:cs="Times New Roman"/>
                <w:sz w:val="24"/>
                <w:szCs w:val="24"/>
              </w:rPr>
              <w:pPrChange w:id="1042" w:author="Mohammad Nayeem Hasan" w:date="2023-01-21T14:56:00Z">
                <w:pPr>
                  <w:jc w:val="both"/>
                </w:pPr>
              </w:pPrChange>
            </w:pPr>
            <w:del w:id="1043" w:author="Mohammad Nayeem Hasan" w:date="2023-01-21T00:38:00Z">
              <w:r w:rsidRPr="00D97196" w:rsidDel="00C2040A">
                <w:rPr>
                  <w:rFonts w:ascii="Times New Roman" w:hAnsi="Times New Roman" w:cs="Times New Roman"/>
                  <w:sz w:val="24"/>
                  <w:szCs w:val="24"/>
                </w:rPr>
                <w:delText>-</w:delText>
              </w:r>
            </w:del>
          </w:p>
        </w:tc>
        <w:tc>
          <w:tcPr>
            <w:tcW w:w="329" w:type="pct"/>
          </w:tcPr>
          <w:p w14:paraId="38C09DEF" w14:textId="02E44DA7" w:rsidR="002639A6" w:rsidRPr="00D97196" w:rsidDel="00C2040A" w:rsidRDefault="002639A6">
            <w:pPr>
              <w:rPr>
                <w:del w:id="1044" w:author="Mohammad Nayeem Hasan" w:date="2023-01-21T00:38:00Z"/>
                <w:rFonts w:ascii="Times New Roman" w:hAnsi="Times New Roman" w:cs="Times New Roman"/>
                <w:sz w:val="24"/>
                <w:szCs w:val="24"/>
              </w:rPr>
              <w:pPrChange w:id="1045" w:author="Mohammad Nayeem Hasan" w:date="2023-01-21T14:56:00Z">
                <w:pPr>
                  <w:jc w:val="both"/>
                </w:pPr>
              </w:pPrChange>
            </w:pPr>
            <w:del w:id="1046"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50779BAF" w14:textId="0B83B5B2" w:rsidR="002639A6" w:rsidRPr="00D97196" w:rsidDel="00C2040A" w:rsidRDefault="002639A6">
            <w:pPr>
              <w:rPr>
                <w:del w:id="1047" w:author="Mohammad Nayeem Hasan" w:date="2023-01-21T00:38:00Z"/>
                <w:rFonts w:ascii="Times New Roman" w:hAnsi="Times New Roman" w:cs="Times New Roman"/>
                <w:sz w:val="24"/>
                <w:szCs w:val="24"/>
              </w:rPr>
              <w:pPrChange w:id="1048" w:author="Mohammad Nayeem Hasan" w:date="2023-01-21T14:56:00Z">
                <w:pPr>
                  <w:jc w:val="both"/>
                </w:pPr>
              </w:pPrChange>
            </w:pPr>
          </w:p>
        </w:tc>
        <w:tc>
          <w:tcPr>
            <w:tcW w:w="353" w:type="pct"/>
            <w:vAlign w:val="center"/>
          </w:tcPr>
          <w:p w14:paraId="179C7BD1" w14:textId="2273AD34" w:rsidR="002639A6" w:rsidRPr="00D97196" w:rsidDel="00C2040A" w:rsidRDefault="002639A6">
            <w:pPr>
              <w:rPr>
                <w:del w:id="1049" w:author="Mohammad Nayeem Hasan" w:date="2023-01-21T00:38:00Z"/>
                <w:rFonts w:ascii="Times New Roman" w:hAnsi="Times New Roman" w:cs="Times New Roman"/>
                <w:sz w:val="24"/>
                <w:szCs w:val="24"/>
              </w:rPr>
              <w:pPrChange w:id="1050" w:author="Mohammad Nayeem Hasan" w:date="2023-01-21T14:56:00Z">
                <w:pPr>
                  <w:jc w:val="both"/>
                </w:pPr>
              </w:pPrChange>
            </w:pPr>
            <w:del w:id="1051" w:author="Mohammad Nayeem Hasan" w:date="2023-01-21T00:38:00Z">
              <w:r w:rsidRPr="00D97196" w:rsidDel="00C2040A">
                <w:rPr>
                  <w:rFonts w:ascii="Times New Roman" w:hAnsi="Times New Roman" w:cs="Times New Roman"/>
                  <w:sz w:val="24"/>
                  <w:szCs w:val="24"/>
                </w:rPr>
                <w:delText>Ref</w:delText>
              </w:r>
            </w:del>
          </w:p>
        </w:tc>
        <w:tc>
          <w:tcPr>
            <w:tcW w:w="356" w:type="pct"/>
            <w:vAlign w:val="center"/>
          </w:tcPr>
          <w:p w14:paraId="6946C256" w14:textId="051128B3" w:rsidR="002639A6" w:rsidRPr="00D97196" w:rsidDel="00C2040A" w:rsidRDefault="002639A6">
            <w:pPr>
              <w:rPr>
                <w:del w:id="1052" w:author="Mohammad Nayeem Hasan" w:date="2023-01-21T00:38:00Z"/>
                <w:rFonts w:ascii="Times New Roman" w:hAnsi="Times New Roman" w:cs="Times New Roman"/>
                <w:sz w:val="24"/>
                <w:szCs w:val="24"/>
              </w:rPr>
              <w:pPrChange w:id="1053" w:author="Mohammad Nayeem Hasan" w:date="2023-01-21T14:56:00Z">
                <w:pPr>
                  <w:jc w:val="both"/>
                </w:pPr>
              </w:pPrChange>
            </w:pPr>
            <w:del w:id="1054"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5A9A4D09" w14:textId="5509A965" w:rsidR="002639A6" w:rsidRPr="00D97196" w:rsidDel="00C2040A" w:rsidRDefault="002639A6">
            <w:pPr>
              <w:rPr>
                <w:del w:id="1055" w:author="Mohammad Nayeem Hasan" w:date="2023-01-21T00:38:00Z"/>
                <w:rFonts w:ascii="Times New Roman" w:hAnsi="Times New Roman" w:cs="Times New Roman"/>
                <w:sz w:val="24"/>
                <w:szCs w:val="24"/>
              </w:rPr>
              <w:pPrChange w:id="1056" w:author="Mohammad Nayeem Hasan" w:date="2023-01-21T14:56:00Z">
                <w:pPr>
                  <w:jc w:val="both"/>
                </w:pPr>
              </w:pPrChange>
            </w:pPr>
            <w:del w:id="1057"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6C8A2C68" w14:textId="199869E0" w:rsidR="002639A6" w:rsidRPr="00D97196" w:rsidDel="00C2040A" w:rsidRDefault="002639A6">
            <w:pPr>
              <w:rPr>
                <w:del w:id="1058" w:author="Mohammad Nayeem Hasan" w:date="2023-01-21T00:38:00Z"/>
                <w:rFonts w:ascii="Times New Roman" w:hAnsi="Times New Roman" w:cs="Times New Roman"/>
                <w:sz w:val="24"/>
                <w:szCs w:val="24"/>
              </w:rPr>
              <w:pPrChange w:id="1059" w:author="Mohammad Nayeem Hasan" w:date="2023-01-21T14:56:00Z">
                <w:pPr>
                  <w:jc w:val="both"/>
                </w:pPr>
              </w:pPrChange>
            </w:pPr>
            <w:del w:id="1060" w:author="Mohammad Nayeem Hasan" w:date="2023-01-21T00:38:00Z">
              <w:r w:rsidRPr="00D97196" w:rsidDel="00C2040A">
                <w:rPr>
                  <w:rFonts w:ascii="Times New Roman" w:hAnsi="Times New Roman" w:cs="Times New Roman"/>
                  <w:sz w:val="24"/>
                  <w:szCs w:val="24"/>
                </w:rPr>
                <w:delText>Ref</w:delText>
              </w:r>
            </w:del>
          </w:p>
        </w:tc>
        <w:tc>
          <w:tcPr>
            <w:tcW w:w="1140" w:type="pct"/>
            <w:vAlign w:val="center"/>
          </w:tcPr>
          <w:p w14:paraId="0BD67F54" w14:textId="4D522CBB" w:rsidR="002639A6" w:rsidRPr="00D97196" w:rsidDel="00C2040A" w:rsidRDefault="002639A6">
            <w:pPr>
              <w:rPr>
                <w:del w:id="1061" w:author="Mohammad Nayeem Hasan" w:date="2023-01-21T00:38:00Z"/>
                <w:rFonts w:ascii="Times New Roman" w:hAnsi="Times New Roman" w:cs="Times New Roman"/>
                <w:sz w:val="24"/>
                <w:szCs w:val="24"/>
              </w:rPr>
              <w:pPrChange w:id="1062" w:author="Mohammad Nayeem Hasan" w:date="2023-01-21T14:56:00Z">
                <w:pPr>
                  <w:jc w:val="both"/>
                </w:pPr>
              </w:pPrChange>
            </w:pPr>
            <w:del w:id="1063"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3EDF8292" w14:textId="3E2F4BD3" w:rsidR="002639A6" w:rsidRPr="00D97196" w:rsidDel="00C2040A" w:rsidRDefault="002639A6">
            <w:pPr>
              <w:rPr>
                <w:del w:id="1064" w:author="Mohammad Nayeem Hasan" w:date="2023-01-21T00:38:00Z"/>
                <w:rFonts w:ascii="Times New Roman" w:hAnsi="Times New Roman" w:cs="Times New Roman"/>
                <w:sz w:val="24"/>
                <w:szCs w:val="24"/>
              </w:rPr>
              <w:pPrChange w:id="1065" w:author="Mohammad Nayeem Hasan" w:date="2023-01-21T14:56:00Z">
                <w:pPr>
                  <w:jc w:val="both"/>
                </w:pPr>
              </w:pPrChange>
            </w:pPr>
            <w:del w:id="1066"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5F32CE0D" w14:textId="2739BF8C" w:rsidTr="00B1108E">
        <w:trPr>
          <w:trHeight w:val="138"/>
          <w:jc w:val="center"/>
          <w:del w:id="1067" w:author="Mohammad Nayeem Hasan" w:date="2023-01-21T00:38:00Z"/>
        </w:trPr>
        <w:tc>
          <w:tcPr>
            <w:tcW w:w="811" w:type="pct"/>
            <w:vAlign w:val="center"/>
          </w:tcPr>
          <w:p w14:paraId="7D71C6D0" w14:textId="27A37190" w:rsidR="002639A6" w:rsidRPr="00D97196" w:rsidDel="00C2040A" w:rsidRDefault="002639A6">
            <w:pPr>
              <w:rPr>
                <w:del w:id="1068" w:author="Mohammad Nayeem Hasan" w:date="2023-01-21T00:38:00Z"/>
                <w:rFonts w:ascii="Times New Roman" w:hAnsi="Times New Roman" w:cs="Times New Roman"/>
                <w:sz w:val="24"/>
                <w:szCs w:val="24"/>
              </w:rPr>
              <w:pPrChange w:id="1069" w:author="Mohammad Nayeem Hasan" w:date="2023-01-21T14:56:00Z">
                <w:pPr>
                  <w:jc w:val="both"/>
                </w:pPr>
              </w:pPrChange>
            </w:pPr>
            <w:del w:id="1070" w:author="Mohammad Nayeem Hasan" w:date="2023-01-21T00:38:00Z">
              <w:r w:rsidRPr="00D97196" w:rsidDel="00C2040A">
                <w:rPr>
                  <w:rFonts w:ascii="Times New Roman" w:hAnsi="Times New Roman" w:cs="Times New Roman"/>
                  <w:sz w:val="24"/>
                  <w:szCs w:val="24"/>
                </w:rPr>
                <w:delText>No</w:delText>
              </w:r>
            </w:del>
          </w:p>
        </w:tc>
        <w:tc>
          <w:tcPr>
            <w:tcW w:w="353" w:type="pct"/>
            <w:vAlign w:val="center"/>
          </w:tcPr>
          <w:p w14:paraId="10E506F6" w14:textId="284DDF83" w:rsidR="002639A6" w:rsidRPr="00D97196" w:rsidDel="00C2040A" w:rsidRDefault="002639A6">
            <w:pPr>
              <w:rPr>
                <w:del w:id="1071" w:author="Mohammad Nayeem Hasan" w:date="2023-01-21T00:38:00Z"/>
                <w:rFonts w:ascii="Times New Roman" w:hAnsi="Times New Roman" w:cs="Times New Roman"/>
                <w:sz w:val="24"/>
                <w:szCs w:val="24"/>
              </w:rPr>
              <w:pPrChange w:id="1072" w:author="Mohammad Nayeem Hasan" w:date="2023-01-21T14:56:00Z">
                <w:pPr>
                  <w:jc w:val="both"/>
                </w:pPr>
              </w:pPrChange>
            </w:pPr>
            <w:del w:id="1073" w:author="Mohammad Nayeem Hasan" w:date="2023-01-21T00:38:00Z">
              <w:r w:rsidRPr="00D97196" w:rsidDel="00C2040A">
                <w:rPr>
                  <w:rFonts w:ascii="Times New Roman" w:hAnsi="Times New Roman" w:cs="Times New Roman"/>
                  <w:sz w:val="24"/>
                  <w:szCs w:val="24"/>
                </w:rPr>
                <w:delText>-</w:delText>
              </w:r>
            </w:del>
          </w:p>
        </w:tc>
        <w:tc>
          <w:tcPr>
            <w:tcW w:w="329" w:type="pct"/>
          </w:tcPr>
          <w:p w14:paraId="3D48C656" w14:textId="46D16EBC" w:rsidR="002639A6" w:rsidRPr="00D97196" w:rsidDel="00C2040A" w:rsidRDefault="002639A6">
            <w:pPr>
              <w:rPr>
                <w:del w:id="1074" w:author="Mohammad Nayeem Hasan" w:date="2023-01-21T00:38:00Z"/>
                <w:rFonts w:ascii="Times New Roman" w:hAnsi="Times New Roman" w:cs="Times New Roman"/>
                <w:sz w:val="24"/>
                <w:szCs w:val="24"/>
              </w:rPr>
              <w:pPrChange w:id="1075" w:author="Mohammad Nayeem Hasan" w:date="2023-01-21T14:56:00Z">
                <w:pPr>
                  <w:jc w:val="both"/>
                </w:pPr>
              </w:pPrChange>
            </w:pPr>
            <w:del w:id="1076"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2BEDA936" w14:textId="6B91FF35" w:rsidR="002639A6" w:rsidRPr="00D97196" w:rsidDel="00C2040A" w:rsidRDefault="002639A6">
            <w:pPr>
              <w:rPr>
                <w:del w:id="1077" w:author="Mohammad Nayeem Hasan" w:date="2023-01-21T00:38:00Z"/>
                <w:rFonts w:ascii="Times New Roman" w:hAnsi="Times New Roman" w:cs="Times New Roman"/>
                <w:sz w:val="24"/>
                <w:szCs w:val="24"/>
              </w:rPr>
              <w:pPrChange w:id="1078" w:author="Mohammad Nayeem Hasan" w:date="2023-01-21T14:56:00Z">
                <w:pPr>
                  <w:jc w:val="both"/>
                </w:pPr>
              </w:pPrChange>
            </w:pPr>
          </w:p>
        </w:tc>
        <w:tc>
          <w:tcPr>
            <w:tcW w:w="353" w:type="pct"/>
            <w:vAlign w:val="center"/>
          </w:tcPr>
          <w:p w14:paraId="57813988" w14:textId="08FD50F3" w:rsidR="002639A6" w:rsidRPr="00D97196" w:rsidDel="00C2040A" w:rsidRDefault="002639A6">
            <w:pPr>
              <w:rPr>
                <w:del w:id="1079" w:author="Mohammad Nayeem Hasan" w:date="2023-01-21T00:38:00Z"/>
                <w:rFonts w:ascii="Times New Roman" w:hAnsi="Times New Roman" w:cs="Times New Roman"/>
                <w:sz w:val="24"/>
                <w:szCs w:val="24"/>
              </w:rPr>
              <w:pPrChange w:id="1080" w:author="Mohammad Nayeem Hasan" w:date="2023-01-21T14:56:00Z">
                <w:pPr>
                  <w:jc w:val="both"/>
                </w:pPr>
              </w:pPrChange>
            </w:pPr>
            <w:del w:id="1081" w:author="Mohammad Nayeem Hasan" w:date="2023-01-21T00:38:00Z">
              <w:r w:rsidRPr="00D97196" w:rsidDel="00C2040A">
                <w:rPr>
                  <w:rFonts w:ascii="Times New Roman" w:hAnsi="Times New Roman" w:cs="Times New Roman"/>
                  <w:sz w:val="24"/>
                  <w:szCs w:val="24"/>
                </w:rPr>
                <w:delText>1.47</w:delText>
              </w:r>
            </w:del>
          </w:p>
        </w:tc>
        <w:tc>
          <w:tcPr>
            <w:tcW w:w="356" w:type="pct"/>
            <w:vAlign w:val="center"/>
          </w:tcPr>
          <w:p w14:paraId="13890A19" w14:textId="0ADE244C" w:rsidR="002639A6" w:rsidRPr="00D97196" w:rsidDel="00C2040A" w:rsidRDefault="002639A6">
            <w:pPr>
              <w:rPr>
                <w:del w:id="1082" w:author="Mohammad Nayeem Hasan" w:date="2023-01-21T00:38:00Z"/>
                <w:rFonts w:ascii="Times New Roman" w:hAnsi="Times New Roman" w:cs="Times New Roman"/>
                <w:sz w:val="24"/>
                <w:szCs w:val="24"/>
              </w:rPr>
              <w:pPrChange w:id="1083" w:author="Mohammad Nayeem Hasan" w:date="2023-01-21T14:56:00Z">
                <w:pPr>
                  <w:jc w:val="both"/>
                </w:pPr>
              </w:pPrChange>
            </w:pPr>
            <w:del w:id="1084" w:author="Mohammad Nayeem Hasan" w:date="2023-01-21T00:38:00Z">
              <w:r w:rsidRPr="00D97196" w:rsidDel="00C2040A">
                <w:rPr>
                  <w:rFonts w:ascii="Times New Roman" w:hAnsi="Times New Roman" w:cs="Times New Roman"/>
                  <w:sz w:val="24"/>
                  <w:szCs w:val="24"/>
                </w:rPr>
                <w:delText>1.00 – 2.18</w:delText>
              </w:r>
            </w:del>
          </w:p>
        </w:tc>
        <w:tc>
          <w:tcPr>
            <w:tcW w:w="417" w:type="pct"/>
            <w:vAlign w:val="center"/>
          </w:tcPr>
          <w:p w14:paraId="0B5525F2" w14:textId="6916953C" w:rsidR="002639A6" w:rsidRPr="00D97196" w:rsidDel="00C2040A" w:rsidRDefault="002639A6">
            <w:pPr>
              <w:rPr>
                <w:del w:id="1085" w:author="Mohammad Nayeem Hasan" w:date="2023-01-21T00:38:00Z"/>
                <w:rFonts w:ascii="Times New Roman" w:hAnsi="Times New Roman" w:cs="Times New Roman"/>
                <w:sz w:val="24"/>
                <w:szCs w:val="24"/>
              </w:rPr>
              <w:pPrChange w:id="1086" w:author="Mohammad Nayeem Hasan" w:date="2023-01-21T14:56:00Z">
                <w:pPr>
                  <w:jc w:val="both"/>
                </w:pPr>
              </w:pPrChange>
            </w:pPr>
            <w:del w:id="1087" w:author="Mohammad Nayeem Hasan" w:date="2023-01-21T00:38:00Z">
              <w:r w:rsidRPr="00D97196" w:rsidDel="00C2040A">
                <w:rPr>
                  <w:rFonts w:ascii="Times New Roman" w:hAnsi="Times New Roman" w:cs="Times New Roman"/>
                  <w:sz w:val="24"/>
                  <w:szCs w:val="24"/>
                </w:rPr>
                <w:delText>0.51</w:delText>
              </w:r>
            </w:del>
          </w:p>
        </w:tc>
        <w:tc>
          <w:tcPr>
            <w:tcW w:w="379" w:type="pct"/>
            <w:vAlign w:val="center"/>
          </w:tcPr>
          <w:p w14:paraId="5C9D659E" w14:textId="0C04BC82" w:rsidR="002639A6" w:rsidRPr="00D97196" w:rsidDel="00C2040A" w:rsidRDefault="002639A6">
            <w:pPr>
              <w:rPr>
                <w:del w:id="1088" w:author="Mohammad Nayeem Hasan" w:date="2023-01-21T00:38:00Z"/>
                <w:rFonts w:ascii="Times New Roman" w:hAnsi="Times New Roman" w:cs="Times New Roman"/>
                <w:sz w:val="24"/>
                <w:szCs w:val="24"/>
              </w:rPr>
              <w:pPrChange w:id="1089" w:author="Mohammad Nayeem Hasan" w:date="2023-01-21T14:56:00Z">
                <w:pPr>
                  <w:jc w:val="both"/>
                </w:pPr>
              </w:pPrChange>
            </w:pPr>
            <w:del w:id="1090" w:author="Mohammad Nayeem Hasan" w:date="2023-01-21T00:38:00Z">
              <w:r w:rsidRPr="00D97196" w:rsidDel="00C2040A">
                <w:rPr>
                  <w:rFonts w:ascii="Times New Roman" w:hAnsi="Times New Roman" w:cs="Times New Roman"/>
                  <w:sz w:val="24"/>
                  <w:szCs w:val="24"/>
                </w:rPr>
                <w:delText>1.30</w:delText>
              </w:r>
            </w:del>
          </w:p>
        </w:tc>
        <w:tc>
          <w:tcPr>
            <w:tcW w:w="1140" w:type="pct"/>
            <w:vAlign w:val="center"/>
          </w:tcPr>
          <w:p w14:paraId="1D503ACA" w14:textId="6F9D5825" w:rsidR="002639A6" w:rsidRPr="00D97196" w:rsidDel="00C2040A" w:rsidRDefault="002639A6">
            <w:pPr>
              <w:rPr>
                <w:del w:id="1091" w:author="Mohammad Nayeem Hasan" w:date="2023-01-21T00:38:00Z"/>
                <w:rFonts w:ascii="Times New Roman" w:hAnsi="Times New Roman" w:cs="Times New Roman"/>
                <w:sz w:val="24"/>
                <w:szCs w:val="24"/>
              </w:rPr>
              <w:pPrChange w:id="1092" w:author="Mohammad Nayeem Hasan" w:date="2023-01-21T14:56:00Z">
                <w:pPr>
                  <w:jc w:val="both"/>
                </w:pPr>
              </w:pPrChange>
            </w:pPr>
            <w:del w:id="1093" w:author="Mohammad Nayeem Hasan" w:date="2023-01-21T00:38:00Z">
              <w:r w:rsidRPr="00D97196" w:rsidDel="00C2040A">
                <w:rPr>
                  <w:rFonts w:ascii="Times New Roman" w:hAnsi="Times New Roman" w:cs="Times New Roman"/>
                  <w:sz w:val="24"/>
                  <w:szCs w:val="24"/>
                </w:rPr>
                <w:delText>1.00- 1.70</w:delText>
              </w:r>
            </w:del>
          </w:p>
        </w:tc>
        <w:tc>
          <w:tcPr>
            <w:tcW w:w="445" w:type="pct"/>
            <w:vAlign w:val="center"/>
          </w:tcPr>
          <w:p w14:paraId="29EC0970" w14:textId="257C28E6" w:rsidR="002639A6" w:rsidRPr="00D97196" w:rsidDel="00C2040A" w:rsidRDefault="002639A6">
            <w:pPr>
              <w:rPr>
                <w:del w:id="1094" w:author="Mohammad Nayeem Hasan" w:date="2023-01-21T00:38:00Z"/>
                <w:rFonts w:ascii="Times New Roman" w:hAnsi="Times New Roman" w:cs="Times New Roman"/>
                <w:sz w:val="24"/>
                <w:szCs w:val="24"/>
              </w:rPr>
              <w:pPrChange w:id="1095" w:author="Mohammad Nayeem Hasan" w:date="2023-01-21T14:56:00Z">
                <w:pPr>
                  <w:jc w:val="both"/>
                </w:pPr>
              </w:pPrChange>
            </w:pPr>
            <w:del w:id="1096" w:author="Mohammad Nayeem Hasan" w:date="2023-01-21T00:38:00Z">
              <w:r w:rsidRPr="00D97196" w:rsidDel="00C2040A">
                <w:rPr>
                  <w:rFonts w:ascii="Times New Roman" w:hAnsi="Times New Roman" w:cs="Times New Roman"/>
                  <w:sz w:val="24"/>
                  <w:szCs w:val="24"/>
                </w:rPr>
                <w:delText>0.057</w:delText>
              </w:r>
            </w:del>
          </w:p>
        </w:tc>
      </w:tr>
      <w:tr w:rsidR="00275578" w:rsidRPr="00D97196" w:rsidDel="00C2040A" w14:paraId="14EF5E0C" w14:textId="49EB3CF9" w:rsidTr="00D3090E">
        <w:trPr>
          <w:trHeight w:val="138"/>
          <w:jc w:val="center"/>
          <w:del w:id="1097" w:author="Mohammad Nayeem Hasan" w:date="2023-01-21T00:38:00Z"/>
        </w:trPr>
        <w:tc>
          <w:tcPr>
            <w:tcW w:w="5000" w:type="pct"/>
            <w:gridSpan w:val="10"/>
            <w:vAlign w:val="center"/>
          </w:tcPr>
          <w:p w14:paraId="3B17A3B0" w14:textId="02FD4922" w:rsidR="002639A6" w:rsidRPr="00D97196" w:rsidDel="00C2040A" w:rsidRDefault="002639A6">
            <w:pPr>
              <w:rPr>
                <w:del w:id="1098" w:author="Mohammad Nayeem Hasan" w:date="2023-01-21T00:38:00Z"/>
                <w:rFonts w:ascii="Times New Roman" w:hAnsi="Times New Roman" w:cs="Times New Roman"/>
                <w:sz w:val="24"/>
                <w:szCs w:val="24"/>
              </w:rPr>
              <w:pPrChange w:id="1099" w:author="Mohammad Nayeem Hasan" w:date="2023-01-21T14:56:00Z">
                <w:pPr>
                  <w:jc w:val="both"/>
                </w:pPr>
              </w:pPrChange>
            </w:pPr>
            <w:del w:id="1100" w:author="Mohammad Nayeem Hasan" w:date="2023-01-21T00:38:00Z">
              <w:r w:rsidRPr="00D97196" w:rsidDel="00C2040A">
                <w:rPr>
                  <w:rFonts w:ascii="Times New Roman" w:hAnsi="Times New Roman" w:cs="Times New Roman"/>
                  <w:sz w:val="24"/>
                  <w:szCs w:val="24"/>
                </w:rPr>
                <w:delText>COMMUNITY CHARACTERISTICS</w:delText>
              </w:r>
            </w:del>
          </w:p>
        </w:tc>
      </w:tr>
      <w:tr w:rsidR="00275578" w:rsidRPr="00D97196" w:rsidDel="00C2040A" w14:paraId="62CC9B74" w14:textId="471AE24E" w:rsidTr="00D3090E">
        <w:trPr>
          <w:trHeight w:val="138"/>
          <w:jc w:val="center"/>
          <w:del w:id="1101" w:author="Mohammad Nayeem Hasan" w:date="2023-01-21T00:38:00Z"/>
        </w:trPr>
        <w:tc>
          <w:tcPr>
            <w:tcW w:w="5000" w:type="pct"/>
            <w:gridSpan w:val="10"/>
            <w:vAlign w:val="center"/>
          </w:tcPr>
          <w:p w14:paraId="3DF7B44C" w14:textId="658C014D" w:rsidR="002639A6" w:rsidRPr="00D97196" w:rsidDel="00C2040A" w:rsidRDefault="002639A6">
            <w:pPr>
              <w:rPr>
                <w:del w:id="1102" w:author="Mohammad Nayeem Hasan" w:date="2023-01-21T00:38:00Z"/>
                <w:rFonts w:ascii="Times New Roman" w:hAnsi="Times New Roman" w:cs="Times New Roman"/>
                <w:sz w:val="24"/>
                <w:szCs w:val="24"/>
              </w:rPr>
              <w:pPrChange w:id="1103" w:author="Mohammad Nayeem Hasan" w:date="2023-01-21T14:56:00Z">
                <w:pPr>
                  <w:jc w:val="both"/>
                </w:pPr>
              </w:pPrChange>
            </w:pPr>
            <w:del w:id="1104" w:author="Mohammad Nayeem Hasan" w:date="2023-01-21T00:38:00Z">
              <w:r w:rsidRPr="00D97196" w:rsidDel="00C2040A">
                <w:rPr>
                  <w:rFonts w:ascii="Times New Roman" w:hAnsi="Times New Roman" w:cs="Times New Roman"/>
                  <w:sz w:val="24"/>
                  <w:szCs w:val="24"/>
                </w:rPr>
                <w:delText>Place of residence</w:delText>
              </w:r>
            </w:del>
          </w:p>
        </w:tc>
      </w:tr>
      <w:tr w:rsidR="00275578" w:rsidRPr="00D97196" w:rsidDel="00C2040A" w14:paraId="3BAB1897" w14:textId="3EA65922" w:rsidTr="00275578">
        <w:trPr>
          <w:trHeight w:val="250"/>
          <w:jc w:val="center"/>
          <w:del w:id="1105" w:author="Mohammad Nayeem Hasan" w:date="2023-01-21T00:38:00Z"/>
        </w:trPr>
        <w:tc>
          <w:tcPr>
            <w:tcW w:w="811" w:type="pct"/>
            <w:vAlign w:val="center"/>
          </w:tcPr>
          <w:p w14:paraId="5E7494CB" w14:textId="62526550" w:rsidR="002639A6" w:rsidRPr="00D97196" w:rsidDel="00C2040A" w:rsidRDefault="002639A6">
            <w:pPr>
              <w:rPr>
                <w:del w:id="1106" w:author="Mohammad Nayeem Hasan" w:date="2023-01-21T00:38:00Z"/>
                <w:rFonts w:ascii="Times New Roman" w:hAnsi="Times New Roman" w:cs="Times New Roman"/>
                <w:sz w:val="24"/>
                <w:szCs w:val="24"/>
              </w:rPr>
              <w:pPrChange w:id="1107" w:author="Mohammad Nayeem Hasan" w:date="2023-01-21T14:56:00Z">
                <w:pPr>
                  <w:jc w:val="both"/>
                </w:pPr>
              </w:pPrChange>
            </w:pPr>
            <w:del w:id="1108" w:author="Mohammad Nayeem Hasan" w:date="2023-01-21T00:38:00Z">
              <w:r w:rsidRPr="00D97196" w:rsidDel="00C2040A">
                <w:rPr>
                  <w:rFonts w:ascii="Times New Roman" w:hAnsi="Times New Roman" w:cs="Times New Roman"/>
                  <w:sz w:val="24"/>
                  <w:szCs w:val="24"/>
                </w:rPr>
                <w:delText>Urban</w:delText>
              </w:r>
            </w:del>
          </w:p>
        </w:tc>
        <w:tc>
          <w:tcPr>
            <w:tcW w:w="353" w:type="pct"/>
            <w:vAlign w:val="center"/>
          </w:tcPr>
          <w:p w14:paraId="397D1FEA" w14:textId="05977675" w:rsidR="002639A6" w:rsidRPr="00D97196" w:rsidDel="00C2040A" w:rsidRDefault="002639A6">
            <w:pPr>
              <w:rPr>
                <w:del w:id="1109" w:author="Mohammad Nayeem Hasan" w:date="2023-01-21T00:38:00Z"/>
                <w:rFonts w:ascii="Times New Roman" w:hAnsi="Times New Roman" w:cs="Times New Roman"/>
                <w:sz w:val="24"/>
                <w:szCs w:val="24"/>
              </w:rPr>
              <w:pPrChange w:id="1110" w:author="Mohammad Nayeem Hasan" w:date="2023-01-21T14:56:00Z">
                <w:pPr>
                  <w:jc w:val="both"/>
                </w:pPr>
              </w:pPrChange>
            </w:pPr>
            <w:del w:id="1111" w:author="Mohammad Nayeem Hasan" w:date="2023-01-21T00:38:00Z">
              <w:r w:rsidRPr="00D97196" w:rsidDel="00C2040A">
                <w:rPr>
                  <w:rFonts w:ascii="Times New Roman" w:hAnsi="Times New Roman" w:cs="Times New Roman"/>
                  <w:sz w:val="24"/>
                  <w:szCs w:val="24"/>
                </w:rPr>
                <w:delText>1.50</w:delText>
              </w:r>
            </w:del>
          </w:p>
        </w:tc>
        <w:tc>
          <w:tcPr>
            <w:tcW w:w="329" w:type="pct"/>
            <w:vAlign w:val="center"/>
          </w:tcPr>
          <w:p w14:paraId="103E2AA1" w14:textId="2F64619A" w:rsidR="002639A6" w:rsidRPr="00D97196" w:rsidDel="00C2040A" w:rsidRDefault="002639A6">
            <w:pPr>
              <w:rPr>
                <w:del w:id="1112" w:author="Mohammad Nayeem Hasan" w:date="2023-01-21T00:38:00Z"/>
                <w:rFonts w:ascii="Times New Roman" w:hAnsi="Times New Roman" w:cs="Times New Roman"/>
                <w:sz w:val="24"/>
                <w:szCs w:val="24"/>
              </w:rPr>
              <w:pPrChange w:id="1113" w:author="Mohammad Nayeem Hasan" w:date="2023-01-21T14:56:00Z">
                <w:pPr>
                  <w:jc w:val="both"/>
                </w:pPr>
              </w:pPrChange>
            </w:pPr>
            <w:del w:id="1114" w:author="Mohammad Nayeem Hasan" w:date="2023-01-21T00:38:00Z">
              <w:r w:rsidRPr="00D97196" w:rsidDel="00C2040A">
                <w:rPr>
                  <w:rFonts w:ascii="Times New Roman" w:hAnsi="Times New Roman" w:cs="Times New Roman"/>
                  <w:sz w:val="24"/>
                  <w:szCs w:val="24"/>
                </w:rPr>
                <w:delText>1.10 – 2.04</w:delText>
              </w:r>
            </w:del>
          </w:p>
        </w:tc>
        <w:tc>
          <w:tcPr>
            <w:tcW w:w="417" w:type="pct"/>
            <w:vAlign w:val="center"/>
          </w:tcPr>
          <w:p w14:paraId="3BF61511" w14:textId="7B12C6DD" w:rsidR="002639A6" w:rsidRPr="00F411AC" w:rsidDel="00C2040A" w:rsidRDefault="002639A6">
            <w:pPr>
              <w:rPr>
                <w:del w:id="1115" w:author="Mohammad Nayeem Hasan" w:date="2023-01-21T00:38:00Z"/>
                <w:rFonts w:ascii="Times New Roman" w:hAnsi="Times New Roman" w:cs="Times New Roman"/>
                <w:b/>
                <w:bCs/>
                <w:sz w:val="24"/>
                <w:szCs w:val="24"/>
              </w:rPr>
              <w:pPrChange w:id="1116" w:author="Mohammad Nayeem Hasan" w:date="2023-01-21T14:56:00Z">
                <w:pPr>
                  <w:jc w:val="both"/>
                </w:pPr>
              </w:pPrChange>
            </w:pPr>
            <w:del w:id="1117" w:author="Mohammad Nayeem Hasan" w:date="2023-01-21T00:38:00Z">
              <w:r w:rsidRPr="00F411AC" w:rsidDel="00C2040A">
                <w:rPr>
                  <w:rFonts w:ascii="Times New Roman" w:hAnsi="Times New Roman" w:cs="Times New Roman"/>
                  <w:b/>
                  <w:bCs/>
                  <w:sz w:val="24"/>
                  <w:szCs w:val="24"/>
                </w:rPr>
                <w:delText>0.011</w:delText>
              </w:r>
            </w:del>
          </w:p>
        </w:tc>
        <w:tc>
          <w:tcPr>
            <w:tcW w:w="353" w:type="pct"/>
            <w:vAlign w:val="center"/>
          </w:tcPr>
          <w:p w14:paraId="6A92F7F4" w14:textId="09CA39F9" w:rsidR="002639A6" w:rsidRPr="00D97196" w:rsidDel="00C2040A" w:rsidRDefault="002639A6">
            <w:pPr>
              <w:rPr>
                <w:del w:id="1118" w:author="Mohammad Nayeem Hasan" w:date="2023-01-21T00:38:00Z"/>
                <w:rFonts w:ascii="Times New Roman" w:hAnsi="Times New Roman" w:cs="Times New Roman"/>
                <w:sz w:val="24"/>
                <w:szCs w:val="24"/>
              </w:rPr>
              <w:pPrChange w:id="1119" w:author="Mohammad Nayeem Hasan" w:date="2023-01-21T14:56:00Z">
                <w:pPr>
                  <w:jc w:val="both"/>
                </w:pPr>
              </w:pPrChange>
            </w:pPr>
            <w:del w:id="1120" w:author="Mohammad Nayeem Hasan" w:date="2023-01-21T00:38:00Z">
              <w:r w:rsidRPr="00D97196" w:rsidDel="00C2040A">
                <w:rPr>
                  <w:rFonts w:ascii="Times New Roman" w:hAnsi="Times New Roman" w:cs="Times New Roman"/>
                  <w:sz w:val="24"/>
                  <w:szCs w:val="24"/>
                </w:rPr>
                <w:delText>Ref</w:delText>
              </w:r>
            </w:del>
          </w:p>
        </w:tc>
        <w:tc>
          <w:tcPr>
            <w:tcW w:w="356" w:type="pct"/>
            <w:vAlign w:val="center"/>
          </w:tcPr>
          <w:p w14:paraId="233F301F" w14:textId="6C6FD192" w:rsidR="002639A6" w:rsidRPr="00D97196" w:rsidDel="00C2040A" w:rsidRDefault="002639A6">
            <w:pPr>
              <w:rPr>
                <w:del w:id="1121" w:author="Mohammad Nayeem Hasan" w:date="2023-01-21T00:38:00Z"/>
                <w:rFonts w:ascii="Times New Roman" w:hAnsi="Times New Roman" w:cs="Times New Roman"/>
                <w:sz w:val="24"/>
                <w:szCs w:val="24"/>
              </w:rPr>
              <w:pPrChange w:id="1122" w:author="Mohammad Nayeem Hasan" w:date="2023-01-21T14:56:00Z">
                <w:pPr>
                  <w:jc w:val="both"/>
                </w:pPr>
              </w:pPrChange>
            </w:pPr>
            <w:del w:id="1123"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4A25DEFE" w14:textId="41D02E69" w:rsidR="002639A6" w:rsidRPr="00D97196" w:rsidDel="00C2040A" w:rsidRDefault="002639A6">
            <w:pPr>
              <w:rPr>
                <w:del w:id="1124" w:author="Mohammad Nayeem Hasan" w:date="2023-01-21T00:38:00Z"/>
                <w:rFonts w:ascii="Times New Roman" w:hAnsi="Times New Roman" w:cs="Times New Roman"/>
                <w:sz w:val="24"/>
                <w:szCs w:val="24"/>
              </w:rPr>
              <w:pPrChange w:id="1125" w:author="Mohammad Nayeem Hasan" w:date="2023-01-21T14:56:00Z">
                <w:pPr>
                  <w:jc w:val="both"/>
                </w:pPr>
              </w:pPrChange>
            </w:pPr>
            <w:del w:id="1126"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29E885ED" w14:textId="612B8A97" w:rsidR="002639A6" w:rsidRPr="00D97196" w:rsidDel="00C2040A" w:rsidRDefault="002639A6">
            <w:pPr>
              <w:rPr>
                <w:del w:id="1127" w:author="Mohammad Nayeem Hasan" w:date="2023-01-21T00:38:00Z"/>
                <w:rFonts w:ascii="Times New Roman" w:hAnsi="Times New Roman" w:cs="Times New Roman"/>
                <w:sz w:val="24"/>
                <w:szCs w:val="24"/>
              </w:rPr>
              <w:pPrChange w:id="1128" w:author="Mohammad Nayeem Hasan" w:date="2023-01-21T14:56:00Z">
                <w:pPr>
                  <w:jc w:val="both"/>
                </w:pPr>
              </w:pPrChange>
            </w:pPr>
            <w:del w:id="1129" w:author="Mohammad Nayeem Hasan" w:date="2023-01-21T00:38:00Z">
              <w:r w:rsidRPr="00D97196" w:rsidDel="00C2040A">
                <w:rPr>
                  <w:rFonts w:ascii="Times New Roman" w:hAnsi="Times New Roman" w:cs="Times New Roman"/>
                  <w:sz w:val="24"/>
                  <w:szCs w:val="24"/>
                </w:rPr>
                <w:delText>Ref.</w:delText>
              </w:r>
            </w:del>
          </w:p>
        </w:tc>
        <w:tc>
          <w:tcPr>
            <w:tcW w:w="1140" w:type="pct"/>
            <w:vAlign w:val="center"/>
          </w:tcPr>
          <w:p w14:paraId="58668BCB" w14:textId="24826472" w:rsidR="002639A6" w:rsidRPr="00D97196" w:rsidDel="00C2040A" w:rsidRDefault="002639A6">
            <w:pPr>
              <w:rPr>
                <w:del w:id="1130" w:author="Mohammad Nayeem Hasan" w:date="2023-01-21T00:38:00Z"/>
                <w:rFonts w:ascii="Times New Roman" w:hAnsi="Times New Roman" w:cs="Times New Roman"/>
                <w:sz w:val="24"/>
                <w:szCs w:val="24"/>
              </w:rPr>
              <w:pPrChange w:id="1131" w:author="Mohammad Nayeem Hasan" w:date="2023-01-21T14:56:00Z">
                <w:pPr>
                  <w:jc w:val="both"/>
                </w:pPr>
              </w:pPrChange>
            </w:pPr>
            <w:del w:id="1132"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710DDB83" w14:textId="6DD9267C" w:rsidR="002639A6" w:rsidRPr="00D97196" w:rsidDel="00C2040A" w:rsidRDefault="002639A6">
            <w:pPr>
              <w:rPr>
                <w:del w:id="1133" w:author="Mohammad Nayeem Hasan" w:date="2023-01-21T00:38:00Z"/>
                <w:rFonts w:ascii="Times New Roman" w:hAnsi="Times New Roman" w:cs="Times New Roman"/>
                <w:sz w:val="24"/>
                <w:szCs w:val="24"/>
              </w:rPr>
              <w:pPrChange w:id="1134" w:author="Mohammad Nayeem Hasan" w:date="2023-01-21T14:56:00Z">
                <w:pPr>
                  <w:jc w:val="both"/>
                </w:pPr>
              </w:pPrChange>
            </w:pPr>
            <w:del w:id="1135"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4462E837" w14:textId="21F0BBDC" w:rsidTr="00275578">
        <w:trPr>
          <w:trHeight w:val="138"/>
          <w:jc w:val="center"/>
          <w:del w:id="1136" w:author="Mohammad Nayeem Hasan" w:date="2023-01-21T00:38:00Z"/>
        </w:trPr>
        <w:tc>
          <w:tcPr>
            <w:tcW w:w="811" w:type="pct"/>
            <w:vAlign w:val="center"/>
          </w:tcPr>
          <w:p w14:paraId="2DDB3731" w14:textId="035CE2E3" w:rsidR="002639A6" w:rsidRPr="00D97196" w:rsidDel="00C2040A" w:rsidRDefault="002639A6">
            <w:pPr>
              <w:rPr>
                <w:del w:id="1137" w:author="Mohammad Nayeem Hasan" w:date="2023-01-21T00:38:00Z"/>
                <w:rFonts w:ascii="Times New Roman" w:hAnsi="Times New Roman" w:cs="Times New Roman"/>
                <w:sz w:val="24"/>
                <w:szCs w:val="24"/>
              </w:rPr>
              <w:pPrChange w:id="1138" w:author="Mohammad Nayeem Hasan" w:date="2023-01-21T14:56:00Z">
                <w:pPr>
                  <w:jc w:val="both"/>
                </w:pPr>
              </w:pPrChange>
            </w:pPr>
            <w:del w:id="1139" w:author="Mohammad Nayeem Hasan" w:date="2023-01-21T00:38:00Z">
              <w:r w:rsidRPr="00D97196" w:rsidDel="00C2040A">
                <w:rPr>
                  <w:rFonts w:ascii="Times New Roman" w:hAnsi="Times New Roman" w:cs="Times New Roman"/>
                  <w:sz w:val="24"/>
                  <w:szCs w:val="24"/>
                </w:rPr>
                <w:delText>Rural</w:delText>
              </w:r>
            </w:del>
          </w:p>
        </w:tc>
        <w:tc>
          <w:tcPr>
            <w:tcW w:w="353" w:type="pct"/>
            <w:vAlign w:val="center"/>
          </w:tcPr>
          <w:p w14:paraId="4DE12093" w14:textId="41488322" w:rsidR="002639A6" w:rsidRPr="00D97196" w:rsidDel="00C2040A" w:rsidRDefault="002639A6">
            <w:pPr>
              <w:rPr>
                <w:del w:id="1140" w:author="Mohammad Nayeem Hasan" w:date="2023-01-21T00:38:00Z"/>
                <w:rFonts w:ascii="Times New Roman" w:hAnsi="Times New Roman" w:cs="Times New Roman"/>
                <w:sz w:val="24"/>
                <w:szCs w:val="24"/>
              </w:rPr>
              <w:pPrChange w:id="1141" w:author="Mohammad Nayeem Hasan" w:date="2023-01-21T14:56:00Z">
                <w:pPr>
                  <w:jc w:val="both"/>
                </w:pPr>
              </w:pPrChange>
            </w:pPr>
            <w:del w:id="1142" w:author="Mohammad Nayeem Hasan" w:date="2023-01-21T00:38:00Z">
              <w:r w:rsidRPr="00D97196" w:rsidDel="00C2040A">
                <w:rPr>
                  <w:rFonts w:ascii="Times New Roman" w:hAnsi="Times New Roman" w:cs="Times New Roman"/>
                  <w:sz w:val="24"/>
                  <w:szCs w:val="24"/>
                </w:rPr>
                <w:delText>1.43</w:delText>
              </w:r>
            </w:del>
          </w:p>
        </w:tc>
        <w:tc>
          <w:tcPr>
            <w:tcW w:w="329" w:type="pct"/>
            <w:vAlign w:val="center"/>
          </w:tcPr>
          <w:p w14:paraId="50AB9612" w14:textId="230564A5" w:rsidR="002639A6" w:rsidRPr="00D97196" w:rsidDel="00C2040A" w:rsidRDefault="002639A6">
            <w:pPr>
              <w:rPr>
                <w:del w:id="1143" w:author="Mohammad Nayeem Hasan" w:date="2023-01-21T00:38:00Z"/>
                <w:rFonts w:ascii="Times New Roman" w:hAnsi="Times New Roman" w:cs="Times New Roman"/>
                <w:sz w:val="24"/>
                <w:szCs w:val="24"/>
              </w:rPr>
              <w:pPrChange w:id="1144" w:author="Mohammad Nayeem Hasan" w:date="2023-01-21T14:56:00Z">
                <w:pPr>
                  <w:jc w:val="both"/>
                </w:pPr>
              </w:pPrChange>
            </w:pPr>
            <w:del w:id="1145" w:author="Mohammad Nayeem Hasan" w:date="2023-01-21T00:38:00Z">
              <w:r w:rsidRPr="00D97196" w:rsidDel="00C2040A">
                <w:rPr>
                  <w:rFonts w:ascii="Times New Roman" w:hAnsi="Times New Roman" w:cs="Times New Roman"/>
                  <w:sz w:val="24"/>
                  <w:szCs w:val="24"/>
                </w:rPr>
                <w:delText>1.06 – 1.92</w:delText>
              </w:r>
            </w:del>
          </w:p>
        </w:tc>
        <w:tc>
          <w:tcPr>
            <w:tcW w:w="417" w:type="pct"/>
            <w:vAlign w:val="center"/>
          </w:tcPr>
          <w:p w14:paraId="61A9153E" w14:textId="20B000F8" w:rsidR="002639A6" w:rsidRPr="00F411AC" w:rsidDel="00C2040A" w:rsidRDefault="002639A6">
            <w:pPr>
              <w:rPr>
                <w:del w:id="1146" w:author="Mohammad Nayeem Hasan" w:date="2023-01-21T00:38:00Z"/>
                <w:rFonts w:ascii="Times New Roman" w:hAnsi="Times New Roman" w:cs="Times New Roman"/>
                <w:b/>
                <w:bCs/>
                <w:sz w:val="24"/>
                <w:szCs w:val="24"/>
              </w:rPr>
              <w:pPrChange w:id="1147" w:author="Mohammad Nayeem Hasan" w:date="2023-01-21T14:56:00Z">
                <w:pPr>
                  <w:jc w:val="both"/>
                </w:pPr>
              </w:pPrChange>
            </w:pPr>
            <w:del w:id="1148" w:author="Mohammad Nayeem Hasan" w:date="2023-01-21T00:38:00Z">
              <w:r w:rsidRPr="00F411AC" w:rsidDel="00C2040A">
                <w:rPr>
                  <w:rFonts w:ascii="Times New Roman" w:hAnsi="Times New Roman" w:cs="Times New Roman"/>
                  <w:b/>
                  <w:bCs/>
                  <w:sz w:val="24"/>
                  <w:szCs w:val="24"/>
                </w:rPr>
                <w:delText>0.018</w:delText>
              </w:r>
            </w:del>
          </w:p>
        </w:tc>
        <w:tc>
          <w:tcPr>
            <w:tcW w:w="353" w:type="pct"/>
            <w:vAlign w:val="center"/>
          </w:tcPr>
          <w:p w14:paraId="2EA0CA29" w14:textId="5214DE72" w:rsidR="002639A6" w:rsidRPr="00D97196" w:rsidDel="00C2040A" w:rsidRDefault="002639A6">
            <w:pPr>
              <w:rPr>
                <w:del w:id="1149" w:author="Mohammad Nayeem Hasan" w:date="2023-01-21T00:38:00Z"/>
                <w:rFonts w:ascii="Times New Roman" w:hAnsi="Times New Roman" w:cs="Times New Roman"/>
                <w:sz w:val="24"/>
                <w:szCs w:val="24"/>
              </w:rPr>
              <w:pPrChange w:id="1150" w:author="Mohammad Nayeem Hasan" w:date="2023-01-21T14:56:00Z">
                <w:pPr>
                  <w:jc w:val="both"/>
                </w:pPr>
              </w:pPrChange>
            </w:pPr>
            <w:del w:id="1151" w:author="Mohammad Nayeem Hasan" w:date="2023-01-21T00:38:00Z">
              <w:r w:rsidRPr="00D97196" w:rsidDel="00C2040A">
                <w:rPr>
                  <w:rFonts w:ascii="Times New Roman" w:hAnsi="Times New Roman" w:cs="Times New Roman"/>
                  <w:sz w:val="24"/>
                  <w:szCs w:val="24"/>
                </w:rPr>
                <w:delText>1.24</w:delText>
              </w:r>
            </w:del>
          </w:p>
        </w:tc>
        <w:tc>
          <w:tcPr>
            <w:tcW w:w="356" w:type="pct"/>
            <w:vAlign w:val="center"/>
          </w:tcPr>
          <w:p w14:paraId="69784A2E" w14:textId="05A6AA16" w:rsidR="002639A6" w:rsidRPr="00D97196" w:rsidDel="00C2040A" w:rsidRDefault="002639A6">
            <w:pPr>
              <w:rPr>
                <w:del w:id="1152" w:author="Mohammad Nayeem Hasan" w:date="2023-01-21T00:38:00Z"/>
                <w:rFonts w:ascii="Times New Roman" w:hAnsi="Times New Roman" w:cs="Times New Roman"/>
                <w:sz w:val="24"/>
                <w:szCs w:val="24"/>
              </w:rPr>
              <w:pPrChange w:id="1153" w:author="Mohammad Nayeem Hasan" w:date="2023-01-21T14:56:00Z">
                <w:pPr>
                  <w:jc w:val="both"/>
                </w:pPr>
              </w:pPrChange>
            </w:pPr>
            <w:del w:id="1154" w:author="Mohammad Nayeem Hasan" w:date="2023-01-21T00:38:00Z">
              <w:r w:rsidRPr="00D97196" w:rsidDel="00C2040A">
                <w:rPr>
                  <w:rFonts w:ascii="Times New Roman" w:hAnsi="Times New Roman" w:cs="Times New Roman"/>
                  <w:sz w:val="24"/>
                  <w:szCs w:val="24"/>
                </w:rPr>
                <w:delText>0.96 – 1.61</w:delText>
              </w:r>
            </w:del>
          </w:p>
        </w:tc>
        <w:tc>
          <w:tcPr>
            <w:tcW w:w="417" w:type="pct"/>
            <w:vAlign w:val="center"/>
          </w:tcPr>
          <w:p w14:paraId="46C2A4E5" w14:textId="0D9A59E2" w:rsidR="002639A6" w:rsidRPr="00D97196" w:rsidDel="00C2040A" w:rsidRDefault="002639A6">
            <w:pPr>
              <w:rPr>
                <w:del w:id="1155" w:author="Mohammad Nayeem Hasan" w:date="2023-01-21T00:38:00Z"/>
                <w:rFonts w:ascii="Times New Roman" w:hAnsi="Times New Roman" w:cs="Times New Roman"/>
                <w:sz w:val="24"/>
                <w:szCs w:val="24"/>
              </w:rPr>
              <w:pPrChange w:id="1156" w:author="Mohammad Nayeem Hasan" w:date="2023-01-21T14:56:00Z">
                <w:pPr>
                  <w:jc w:val="both"/>
                </w:pPr>
              </w:pPrChange>
            </w:pPr>
            <w:del w:id="1157" w:author="Mohammad Nayeem Hasan" w:date="2023-01-21T00:38:00Z">
              <w:r w:rsidRPr="00D97196" w:rsidDel="00C2040A">
                <w:rPr>
                  <w:rFonts w:ascii="Times New Roman" w:hAnsi="Times New Roman" w:cs="Times New Roman"/>
                  <w:sz w:val="24"/>
                  <w:szCs w:val="24"/>
                </w:rPr>
                <w:delText>0.099</w:delText>
              </w:r>
            </w:del>
          </w:p>
        </w:tc>
        <w:tc>
          <w:tcPr>
            <w:tcW w:w="379" w:type="pct"/>
            <w:vAlign w:val="center"/>
          </w:tcPr>
          <w:p w14:paraId="343CCB65" w14:textId="70EB05BB" w:rsidR="002639A6" w:rsidRPr="00D97196" w:rsidDel="00C2040A" w:rsidRDefault="002639A6">
            <w:pPr>
              <w:rPr>
                <w:del w:id="1158" w:author="Mohammad Nayeem Hasan" w:date="2023-01-21T00:38:00Z"/>
                <w:rFonts w:ascii="Times New Roman" w:hAnsi="Times New Roman" w:cs="Times New Roman"/>
                <w:sz w:val="24"/>
                <w:szCs w:val="24"/>
              </w:rPr>
              <w:pPrChange w:id="1159" w:author="Mohammad Nayeem Hasan" w:date="2023-01-21T14:56:00Z">
                <w:pPr>
                  <w:jc w:val="both"/>
                </w:pPr>
              </w:pPrChange>
            </w:pPr>
            <w:del w:id="1160" w:author="Mohammad Nayeem Hasan" w:date="2023-01-21T00:38:00Z">
              <w:r w:rsidRPr="00D97196" w:rsidDel="00C2040A">
                <w:rPr>
                  <w:rFonts w:ascii="Times New Roman" w:hAnsi="Times New Roman" w:cs="Times New Roman"/>
                  <w:sz w:val="24"/>
                  <w:szCs w:val="24"/>
                </w:rPr>
                <w:delText>1.01</w:delText>
              </w:r>
            </w:del>
          </w:p>
        </w:tc>
        <w:tc>
          <w:tcPr>
            <w:tcW w:w="1140" w:type="pct"/>
            <w:vAlign w:val="center"/>
          </w:tcPr>
          <w:p w14:paraId="1B53B23E" w14:textId="76266AAF" w:rsidR="002639A6" w:rsidRPr="00D97196" w:rsidDel="00C2040A" w:rsidRDefault="002639A6">
            <w:pPr>
              <w:rPr>
                <w:del w:id="1161" w:author="Mohammad Nayeem Hasan" w:date="2023-01-21T00:38:00Z"/>
                <w:rFonts w:ascii="Times New Roman" w:hAnsi="Times New Roman" w:cs="Times New Roman"/>
                <w:sz w:val="24"/>
                <w:szCs w:val="24"/>
              </w:rPr>
              <w:pPrChange w:id="1162" w:author="Mohammad Nayeem Hasan" w:date="2023-01-21T14:56:00Z">
                <w:pPr>
                  <w:jc w:val="both"/>
                </w:pPr>
              </w:pPrChange>
            </w:pPr>
            <w:del w:id="1163" w:author="Mohammad Nayeem Hasan" w:date="2023-01-21T00:38:00Z">
              <w:r w:rsidRPr="00D97196" w:rsidDel="00C2040A">
                <w:rPr>
                  <w:rFonts w:ascii="Times New Roman" w:hAnsi="Times New Roman" w:cs="Times New Roman"/>
                  <w:sz w:val="24"/>
                  <w:szCs w:val="24"/>
                </w:rPr>
                <w:delText>0.85-1.19</w:delText>
              </w:r>
            </w:del>
          </w:p>
        </w:tc>
        <w:tc>
          <w:tcPr>
            <w:tcW w:w="445" w:type="pct"/>
            <w:vAlign w:val="center"/>
          </w:tcPr>
          <w:p w14:paraId="74E9B21D" w14:textId="7E912977" w:rsidR="002639A6" w:rsidRPr="00D97196" w:rsidDel="00C2040A" w:rsidRDefault="002639A6">
            <w:pPr>
              <w:rPr>
                <w:del w:id="1164" w:author="Mohammad Nayeem Hasan" w:date="2023-01-21T00:38:00Z"/>
                <w:rFonts w:ascii="Times New Roman" w:hAnsi="Times New Roman" w:cs="Times New Roman"/>
                <w:sz w:val="24"/>
                <w:szCs w:val="24"/>
              </w:rPr>
              <w:pPrChange w:id="1165" w:author="Mohammad Nayeem Hasan" w:date="2023-01-21T14:56:00Z">
                <w:pPr>
                  <w:jc w:val="both"/>
                </w:pPr>
              </w:pPrChange>
            </w:pPr>
            <w:del w:id="1166" w:author="Mohammad Nayeem Hasan" w:date="2023-01-21T00:38:00Z">
              <w:r w:rsidRPr="00D97196" w:rsidDel="00C2040A">
                <w:rPr>
                  <w:rFonts w:ascii="Times New Roman" w:hAnsi="Times New Roman" w:cs="Times New Roman"/>
                  <w:sz w:val="24"/>
                  <w:szCs w:val="24"/>
                </w:rPr>
                <w:delText>0.896</w:delText>
              </w:r>
            </w:del>
          </w:p>
        </w:tc>
      </w:tr>
      <w:tr w:rsidR="00275578" w:rsidRPr="00D97196" w:rsidDel="00C2040A" w14:paraId="4FAF12A3" w14:textId="1BB40E0F" w:rsidTr="00275578">
        <w:trPr>
          <w:trHeight w:val="138"/>
          <w:jc w:val="center"/>
          <w:del w:id="1167" w:author="Mohammad Nayeem Hasan" w:date="2023-01-21T00:38:00Z"/>
        </w:trPr>
        <w:tc>
          <w:tcPr>
            <w:tcW w:w="811" w:type="pct"/>
            <w:vAlign w:val="center"/>
          </w:tcPr>
          <w:p w14:paraId="21734C31" w14:textId="288B7CB1" w:rsidR="002639A6" w:rsidRPr="00D97196" w:rsidDel="00C2040A" w:rsidRDefault="002639A6">
            <w:pPr>
              <w:rPr>
                <w:del w:id="1168" w:author="Mohammad Nayeem Hasan" w:date="2023-01-21T00:38:00Z"/>
                <w:rFonts w:ascii="Times New Roman" w:hAnsi="Times New Roman" w:cs="Times New Roman"/>
                <w:sz w:val="24"/>
                <w:szCs w:val="24"/>
              </w:rPr>
              <w:pPrChange w:id="1169" w:author="Mohammad Nayeem Hasan" w:date="2023-01-21T14:56:00Z">
                <w:pPr>
                  <w:jc w:val="both"/>
                </w:pPr>
              </w:pPrChange>
            </w:pPr>
            <w:del w:id="1170" w:author="Mohammad Nayeem Hasan" w:date="2023-01-21T00:38:00Z">
              <w:r w:rsidRPr="00D97196" w:rsidDel="00C2040A">
                <w:rPr>
                  <w:rFonts w:ascii="Times New Roman" w:hAnsi="Times New Roman" w:cs="Times New Roman"/>
                  <w:sz w:val="24"/>
                  <w:szCs w:val="24"/>
                </w:rPr>
                <w:delText>Tribal</w:delText>
              </w:r>
            </w:del>
          </w:p>
        </w:tc>
        <w:tc>
          <w:tcPr>
            <w:tcW w:w="353" w:type="pct"/>
            <w:vAlign w:val="center"/>
          </w:tcPr>
          <w:p w14:paraId="5F3EAED8" w14:textId="22C7C8BD" w:rsidR="002639A6" w:rsidRPr="00D97196" w:rsidDel="00C2040A" w:rsidRDefault="002639A6">
            <w:pPr>
              <w:rPr>
                <w:del w:id="1171" w:author="Mohammad Nayeem Hasan" w:date="2023-01-21T00:38:00Z"/>
                <w:rFonts w:ascii="Times New Roman" w:hAnsi="Times New Roman" w:cs="Times New Roman"/>
                <w:sz w:val="24"/>
                <w:szCs w:val="24"/>
              </w:rPr>
              <w:pPrChange w:id="1172" w:author="Mohammad Nayeem Hasan" w:date="2023-01-21T14:56:00Z">
                <w:pPr>
                  <w:jc w:val="both"/>
                </w:pPr>
              </w:pPrChange>
            </w:pPr>
            <w:del w:id="1173" w:author="Mohammad Nayeem Hasan" w:date="2023-01-21T00:38:00Z">
              <w:r w:rsidRPr="00D97196" w:rsidDel="00C2040A">
                <w:rPr>
                  <w:rFonts w:ascii="Times New Roman" w:hAnsi="Times New Roman" w:cs="Times New Roman"/>
                  <w:sz w:val="24"/>
                  <w:szCs w:val="24"/>
                </w:rPr>
                <w:delText>Ref.</w:delText>
              </w:r>
            </w:del>
          </w:p>
        </w:tc>
        <w:tc>
          <w:tcPr>
            <w:tcW w:w="329" w:type="pct"/>
            <w:vAlign w:val="center"/>
          </w:tcPr>
          <w:p w14:paraId="02C67368" w14:textId="16D135D6" w:rsidR="002639A6" w:rsidRPr="00D97196" w:rsidDel="00C2040A" w:rsidRDefault="002639A6">
            <w:pPr>
              <w:rPr>
                <w:del w:id="1174" w:author="Mohammad Nayeem Hasan" w:date="2023-01-21T00:38:00Z"/>
                <w:rFonts w:ascii="Times New Roman" w:hAnsi="Times New Roman" w:cs="Times New Roman"/>
                <w:sz w:val="24"/>
                <w:szCs w:val="24"/>
              </w:rPr>
              <w:pPrChange w:id="1175" w:author="Mohammad Nayeem Hasan" w:date="2023-01-21T14:56:00Z">
                <w:pPr>
                  <w:jc w:val="both"/>
                </w:pPr>
              </w:pPrChange>
            </w:pPr>
            <w:del w:id="1176"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12461594" w14:textId="0A59143E" w:rsidR="002639A6" w:rsidRPr="00D97196" w:rsidDel="00C2040A" w:rsidRDefault="002639A6">
            <w:pPr>
              <w:rPr>
                <w:del w:id="1177" w:author="Mohammad Nayeem Hasan" w:date="2023-01-21T00:38:00Z"/>
                <w:rFonts w:ascii="Times New Roman" w:hAnsi="Times New Roman" w:cs="Times New Roman"/>
                <w:sz w:val="24"/>
                <w:szCs w:val="24"/>
              </w:rPr>
              <w:pPrChange w:id="1178" w:author="Mohammad Nayeem Hasan" w:date="2023-01-21T14:56:00Z">
                <w:pPr>
                  <w:jc w:val="both"/>
                </w:pPr>
              </w:pPrChange>
            </w:pPr>
            <w:del w:id="1179" w:author="Mohammad Nayeem Hasan" w:date="2023-01-21T00:38:00Z">
              <w:r w:rsidRPr="00D97196" w:rsidDel="00C2040A">
                <w:rPr>
                  <w:rFonts w:ascii="Times New Roman" w:hAnsi="Times New Roman" w:cs="Times New Roman"/>
                  <w:sz w:val="24"/>
                  <w:szCs w:val="24"/>
                </w:rPr>
                <w:delText>-</w:delText>
              </w:r>
            </w:del>
          </w:p>
        </w:tc>
        <w:tc>
          <w:tcPr>
            <w:tcW w:w="353" w:type="pct"/>
            <w:vAlign w:val="center"/>
          </w:tcPr>
          <w:p w14:paraId="25B69C78" w14:textId="04C6536F" w:rsidR="002639A6" w:rsidRPr="00D97196" w:rsidDel="00C2040A" w:rsidRDefault="002639A6">
            <w:pPr>
              <w:rPr>
                <w:del w:id="1180" w:author="Mohammad Nayeem Hasan" w:date="2023-01-21T00:38:00Z"/>
                <w:rFonts w:ascii="Times New Roman" w:hAnsi="Times New Roman" w:cs="Times New Roman"/>
                <w:sz w:val="24"/>
                <w:szCs w:val="24"/>
              </w:rPr>
              <w:pPrChange w:id="1181" w:author="Mohammad Nayeem Hasan" w:date="2023-01-21T14:56:00Z">
                <w:pPr>
                  <w:jc w:val="both"/>
                </w:pPr>
              </w:pPrChange>
            </w:pPr>
            <w:del w:id="1182" w:author="Mohammad Nayeem Hasan" w:date="2023-01-21T00:38:00Z">
              <w:r w:rsidRPr="00D97196" w:rsidDel="00C2040A">
                <w:rPr>
                  <w:rFonts w:ascii="Times New Roman" w:hAnsi="Times New Roman" w:cs="Times New Roman"/>
                  <w:sz w:val="24"/>
                  <w:szCs w:val="24"/>
                </w:rPr>
                <w:delText>-</w:delText>
              </w:r>
            </w:del>
          </w:p>
        </w:tc>
        <w:tc>
          <w:tcPr>
            <w:tcW w:w="356" w:type="pct"/>
            <w:vAlign w:val="center"/>
          </w:tcPr>
          <w:p w14:paraId="699D7FEF" w14:textId="69EDB96F" w:rsidR="002639A6" w:rsidRPr="00D97196" w:rsidDel="00C2040A" w:rsidRDefault="002639A6">
            <w:pPr>
              <w:rPr>
                <w:del w:id="1183" w:author="Mohammad Nayeem Hasan" w:date="2023-01-21T00:38:00Z"/>
                <w:rFonts w:ascii="Times New Roman" w:hAnsi="Times New Roman" w:cs="Times New Roman"/>
                <w:sz w:val="24"/>
                <w:szCs w:val="24"/>
              </w:rPr>
              <w:pPrChange w:id="1184" w:author="Mohammad Nayeem Hasan" w:date="2023-01-21T14:56:00Z">
                <w:pPr>
                  <w:jc w:val="both"/>
                </w:pPr>
              </w:pPrChange>
            </w:pPr>
            <w:del w:id="1185"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5A41D395" w14:textId="5FEFB68E" w:rsidR="002639A6" w:rsidRPr="00D97196" w:rsidDel="00C2040A" w:rsidRDefault="002639A6">
            <w:pPr>
              <w:rPr>
                <w:del w:id="1186" w:author="Mohammad Nayeem Hasan" w:date="2023-01-21T00:38:00Z"/>
                <w:rFonts w:ascii="Times New Roman" w:hAnsi="Times New Roman" w:cs="Times New Roman"/>
                <w:sz w:val="24"/>
                <w:szCs w:val="24"/>
              </w:rPr>
              <w:pPrChange w:id="1187" w:author="Mohammad Nayeem Hasan" w:date="2023-01-21T14:56:00Z">
                <w:pPr>
                  <w:jc w:val="both"/>
                </w:pPr>
              </w:pPrChange>
            </w:pPr>
          </w:p>
        </w:tc>
        <w:tc>
          <w:tcPr>
            <w:tcW w:w="379" w:type="pct"/>
            <w:vAlign w:val="center"/>
          </w:tcPr>
          <w:p w14:paraId="2A5EDA37" w14:textId="22F670FB" w:rsidR="002639A6" w:rsidRPr="00D97196" w:rsidDel="00C2040A" w:rsidRDefault="002639A6">
            <w:pPr>
              <w:rPr>
                <w:del w:id="1188" w:author="Mohammad Nayeem Hasan" w:date="2023-01-21T00:38:00Z"/>
                <w:rFonts w:ascii="Times New Roman" w:hAnsi="Times New Roman" w:cs="Times New Roman"/>
                <w:sz w:val="24"/>
                <w:szCs w:val="24"/>
              </w:rPr>
              <w:pPrChange w:id="1189" w:author="Mohammad Nayeem Hasan" w:date="2023-01-21T14:56:00Z">
                <w:pPr>
                  <w:jc w:val="both"/>
                </w:pPr>
              </w:pPrChange>
            </w:pPr>
            <w:del w:id="1190" w:author="Mohammad Nayeem Hasan" w:date="2023-01-21T00:38:00Z">
              <w:r w:rsidRPr="00D97196" w:rsidDel="00C2040A">
                <w:rPr>
                  <w:rFonts w:ascii="Times New Roman" w:hAnsi="Times New Roman" w:cs="Times New Roman"/>
                  <w:sz w:val="24"/>
                  <w:szCs w:val="24"/>
                </w:rPr>
                <w:delText>-</w:delText>
              </w:r>
            </w:del>
          </w:p>
        </w:tc>
        <w:tc>
          <w:tcPr>
            <w:tcW w:w="1140" w:type="pct"/>
            <w:vAlign w:val="center"/>
          </w:tcPr>
          <w:p w14:paraId="13E636B7" w14:textId="6AC86A8D" w:rsidR="002639A6" w:rsidRPr="00D97196" w:rsidDel="00C2040A" w:rsidRDefault="002639A6">
            <w:pPr>
              <w:rPr>
                <w:del w:id="1191" w:author="Mohammad Nayeem Hasan" w:date="2023-01-21T00:38:00Z"/>
                <w:rFonts w:ascii="Times New Roman" w:hAnsi="Times New Roman" w:cs="Times New Roman"/>
                <w:sz w:val="24"/>
                <w:szCs w:val="24"/>
              </w:rPr>
              <w:pPrChange w:id="1192" w:author="Mohammad Nayeem Hasan" w:date="2023-01-21T14:56:00Z">
                <w:pPr>
                  <w:jc w:val="both"/>
                </w:pPr>
              </w:pPrChange>
            </w:pPr>
            <w:del w:id="1193"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01CDCFF1" w14:textId="6AD5809E" w:rsidR="002639A6" w:rsidRPr="00D97196" w:rsidDel="00C2040A" w:rsidRDefault="002639A6">
            <w:pPr>
              <w:rPr>
                <w:del w:id="1194" w:author="Mohammad Nayeem Hasan" w:date="2023-01-21T00:38:00Z"/>
                <w:rFonts w:ascii="Times New Roman" w:hAnsi="Times New Roman" w:cs="Times New Roman"/>
                <w:sz w:val="24"/>
                <w:szCs w:val="24"/>
              </w:rPr>
              <w:pPrChange w:id="1195" w:author="Mohammad Nayeem Hasan" w:date="2023-01-21T14:56:00Z">
                <w:pPr>
                  <w:jc w:val="both"/>
                </w:pPr>
              </w:pPrChange>
            </w:pPr>
            <w:del w:id="1196"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4013A10D" w14:textId="624D5E06" w:rsidTr="00D3090E">
        <w:trPr>
          <w:trHeight w:val="138"/>
          <w:jc w:val="center"/>
          <w:del w:id="1197" w:author="Mohammad Nayeem Hasan" w:date="2023-01-21T00:38:00Z"/>
        </w:trPr>
        <w:tc>
          <w:tcPr>
            <w:tcW w:w="5000" w:type="pct"/>
            <w:gridSpan w:val="10"/>
            <w:vAlign w:val="center"/>
          </w:tcPr>
          <w:p w14:paraId="0A6AD901" w14:textId="4A16A88F" w:rsidR="002639A6" w:rsidRPr="00D97196" w:rsidDel="00C2040A" w:rsidRDefault="002639A6">
            <w:pPr>
              <w:rPr>
                <w:del w:id="1198" w:author="Mohammad Nayeem Hasan" w:date="2023-01-21T00:38:00Z"/>
                <w:rFonts w:ascii="Times New Roman" w:hAnsi="Times New Roman" w:cs="Times New Roman"/>
                <w:sz w:val="24"/>
                <w:szCs w:val="24"/>
              </w:rPr>
              <w:pPrChange w:id="1199" w:author="Mohammad Nayeem Hasan" w:date="2023-01-21T14:56:00Z">
                <w:pPr>
                  <w:jc w:val="both"/>
                </w:pPr>
              </w:pPrChange>
            </w:pPr>
            <w:del w:id="1200" w:author="Mohammad Nayeem Hasan" w:date="2023-01-21T00:38:00Z">
              <w:r w:rsidRPr="00D97196" w:rsidDel="00C2040A">
                <w:rPr>
                  <w:rFonts w:ascii="Times New Roman" w:hAnsi="Times New Roman" w:cs="Times New Roman"/>
                  <w:sz w:val="24"/>
                  <w:szCs w:val="24"/>
                </w:rPr>
                <w:delText>Division</w:delText>
              </w:r>
            </w:del>
          </w:p>
        </w:tc>
      </w:tr>
      <w:tr w:rsidR="00275578" w:rsidRPr="00D97196" w:rsidDel="00C2040A" w14:paraId="799D2B0B" w14:textId="6780CDB0" w:rsidTr="00275578">
        <w:trPr>
          <w:trHeight w:val="250"/>
          <w:jc w:val="center"/>
          <w:del w:id="1201" w:author="Mohammad Nayeem Hasan" w:date="2023-01-21T00:38:00Z"/>
        </w:trPr>
        <w:tc>
          <w:tcPr>
            <w:tcW w:w="811" w:type="pct"/>
            <w:vAlign w:val="center"/>
          </w:tcPr>
          <w:p w14:paraId="4C165793" w14:textId="6A68EBB3" w:rsidR="002639A6" w:rsidRPr="00D97196" w:rsidDel="00C2040A" w:rsidRDefault="002639A6">
            <w:pPr>
              <w:rPr>
                <w:del w:id="1202" w:author="Mohammad Nayeem Hasan" w:date="2023-01-21T00:38:00Z"/>
                <w:rFonts w:ascii="Times New Roman" w:hAnsi="Times New Roman" w:cs="Times New Roman"/>
                <w:sz w:val="24"/>
                <w:szCs w:val="24"/>
              </w:rPr>
              <w:pPrChange w:id="1203" w:author="Mohammad Nayeem Hasan" w:date="2023-01-21T14:56:00Z">
                <w:pPr>
                  <w:jc w:val="both"/>
                </w:pPr>
              </w:pPrChange>
            </w:pPr>
            <w:del w:id="1204" w:author="Mohammad Nayeem Hasan" w:date="2023-01-21T00:38:00Z">
              <w:r w:rsidRPr="00D97196" w:rsidDel="00C2040A">
                <w:rPr>
                  <w:rFonts w:ascii="Times New Roman" w:hAnsi="Times New Roman" w:cs="Times New Roman"/>
                  <w:sz w:val="24"/>
                  <w:szCs w:val="24"/>
                </w:rPr>
                <w:delText>Barishal</w:delText>
              </w:r>
            </w:del>
          </w:p>
        </w:tc>
        <w:tc>
          <w:tcPr>
            <w:tcW w:w="353" w:type="pct"/>
            <w:vAlign w:val="center"/>
          </w:tcPr>
          <w:p w14:paraId="102A72CE" w14:textId="362C90B9" w:rsidR="002639A6" w:rsidRPr="00D97196" w:rsidDel="00C2040A" w:rsidRDefault="002639A6">
            <w:pPr>
              <w:rPr>
                <w:del w:id="1205" w:author="Mohammad Nayeem Hasan" w:date="2023-01-21T00:38:00Z"/>
                <w:rFonts w:ascii="Times New Roman" w:hAnsi="Times New Roman" w:cs="Times New Roman"/>
                <w:sz w:val="24"/>
                <w:szCs w:val="24"/>
              </w:rPr>
              <w:pPrChange w:id="1206" w:author="Mohammad Nayeem Hasan" w:date="2023-01-21T14:56:00Z">
                <w:pPr>
                  <w:jc w:val="both"/>
                </w:pPr>
              </w:pPrChange>
            </w:pPr>
            <w:del w:id="1207" w:author="Mohammad Nayeem Hasan" w:date="2023-01-21T00:38:00Z">
              <w:r w:rsidRPr="00D97196" w:rsidDel="00C2040A">
                <w:rPr>
                  <w:rFonts w:ascii="Times New Roman" w:hAnsi="Times New Roman" w:cs="Times New Roman"/>
                  <w:sz w:val="24"/>
                  <w:szCs w:val="24"/>
                </w:rPr>
                <w:delText>1.21</w:delText>
              </w:r>
            </w:del>
          </w:p>
        </w:tc>
        <w:tc>
          <w:tcPr>
            <w:tcW w:w="329" w:type="pct"/>
            <w:vAlign w:val="center"/>
          </w:tcPr>
          <w:p w14:paraId="4782F87D" w14:textId="5B8C9051" w:rsidR="002639A6" w:rsidRPr="00D97196" w:rsidDel="00C2040A" w:rsidRDefault="002639A6">
            <w:pPr>
              <w:rPr>
                <w:del w:id="1208" w:author="Mohammad Nayeem Hasan" w:date="2023-01-21T00:38:00Z"/>
                <w:rFonts w:ascii="Times New Roman" w:hAnsi="Times New Roman" w:cs="Times New Roman"/>
                <w:sz w:val="24"/>
                <w:szCs w:val="24"/>
              </w:rPr>
              <w:pPrChange w:id="1209" w:author="Mohammad Nayeem Hasan" w:date="2023-01-21T14:56:00Z">
                <w:pPr>
                  <w:jc w:val="both"/>
                </w:pPr>
              </w:pPrChange>
            </w:pPr>
            <w:del w:id="1210" w:author="Mohammad Nayeem Hasan" w:date="2023-01-21T00:38:00Z">
              <w:r w:rsidRPr="00D97196" w:rsidDel="00C2040A">
                <w:rPr>
                  <w:rFonts w:ascii="Times New Roman" w:hAnsi="Times New Roman" w:cs="Times New Roman"/>
                  <w:sz w:val="24"/>
                  <w:szCs w:val="24"/>
                </w:rPr>
                <w:delText>0.95 – 1.55</w:delText>
              </w:r>
            </w:del>
          </w:p>
        </w:tc>
        <w:tc>
          <w:tcPr>
            <w:tcW w:w="417" w:type="pct"/>
            <w:vAlign w:val="center"/>
          </w:tcPr>
          <w:p w14:paraId="0683C155" w14:textId="4428F00D" w:rsidR="002639A6" w:rsidRPr="00D97196" w:rsidDel="00C2040A" w:rsidRDefault="002639A6">
            <w:pPr>
              <w:rPr>
                <w:del w:id="1211" w:author="Mohammad Nayeem Hasan" w:date="2023-01-21T00:38:00Z"/>
                <w:rFonts w:ascii="Times New Roman" w:hAnsi="Times New Roman" w:cs="Times New Roman"/>
                <w:sz w:val="24"/>
                <w:szCs w:val="24"/>
              </w:rPr>
              <w:pPrChange w:id="1212" w:author="Mohammad Nayeem Hasan" w:date="2023-01-21T14:56:00Z">
                <w:pPr>
                  <w:jc w:val="both"/>
                </w:pPr>
              </w:pPrChange>
            </w:pPr>
            <w:del w:id="1213" w:author="Mohammad Nayeem Hasan" w:date="2023-01-21T00:38:00Z">
              <w:r w:rsidRPr="00D97196" w:rsidDel="00C2040A">
                <w:rPr>
                  <w:rFonts w:ascii="Times New Roman" w:hAnsi="Times New Roman" w:cs="Times New Roman"/>
                  <w:sz w:val="24"/>
                  <w:szCs w:val="24"/>
                </w:rPr>
                <w:delText>0.114</w:delText>
              </w:r>
            </w:del>
          </w:p>
        </w:tc>
        <w:tc>
          <w:tcPr>
            <w:tcW w:w="353" w:type="pct"/>
            <w:vAlign w:val="center"/>
          </w:tcPr>
          <w:p w14:paraId="079C9F44" w14:textId="6F21D1DA" w:rsidR="002639A6" w:rsidRPr="00D97196" w:rsidDel="00C2040A" w:rsidRDefault="002639A6">
            <w:pPr>
              <w:rPr>
                <w:del w:id="1214" w:author="Mohammad Nayeem Hasan" w:date="2023-01-21T00:38:00Z"/>
                <w:rFonts w:ascii="Times New Roman" w:hAnsi="Times New Roman" w:cs="Times New Roman"/>
                <w:sz w:val="24"/>
                <w:szCs w:val="24"/>
              </w:rPr>
              <w:pPrChange w:id="1215" w:author="Mohammad Nayeem Hasan" w:date="2023-01-21T14:56:00Z">
                <w:pPr>
                  <w:jc w:val="both"/>
                </w:pPr>
              </w:pPrChange>
            </w:pPr>
            <w:del w:id="1216" w:author="Mohammad Nayeem Hasan" w:date="2023-01-21T00:38:00Z">
              <w:r w:rsidRPr="00D97196" w:rsidDel="00C2040A">
                <w:rPr>
                  <w:rFonts w:ascii="Times New Roman" w:hAnsi="Times New Roman" w:cs="Times New Roman"/>
                  <w:sz w:val="24"/>
                  <w:szCs w:val="24"/>
                </w:rPr>
                <w:delText>1.70</w:delText>
              </w:r>
            </w:del>
          </w:p>
        </w:tc>
        <w:tc>
          <w:tcPr>
            <w:tcW w:w="356" w:type="pct"/>
            <w:vAlign w:val="center"/>
          </w:tcPr>
          <w:p w14:paraId="1E96AED3" w14:textId="6942DA8F" w:rsidR="002639A6" w:rsidRPr="00D97196" w:rsidDel="00C2040A" w:rsidRDefault="002639A6">
            <w:pPr>
              <w:rPr>
                <w:del w:id="1217" w:author="Mohammad Nayeem Hasan" w:date="2023-01-21T00:38:00Z"/>
                <w:rFonts w:ascii="Times New Roman" w:hAnsi="Times New Roman" w:cs="Times New Roman"/>
                <w:sz w:val="24"/>
                <w:szCs w:val="24"/>
              </w:rPr>
              <w:pPrChange w:id="1218" w:author="Mohammad Nayeem Hasan" w:date="2023-01-21T14:56:00Z">
                <w:pPr>
                  <w:jc w:val="both"/>
                </w:pPr>
              </w:pPrChange>
            </w:pPr>
            <w:del w:id="1219" w:author="Mohammad Nayeem Hasan" w:date="2023-01-21T00:38:00Z">
              <w:r w:rsidRPr="00D97196" w:rsidDel="00C2040A">
                <w:rPr>
                  <w:rFonts w:ascii="Times New Roman" w:hAnsi="Times New Roman" w:cs="Times New Roman"/>
                  <w:sz w:val="24"/>
                  <w:szCs w:val="24"/>
                </w:rPr>
                <w:delText>1.22 – 2.37</w:delText>
              </w:r>
            </w:del>
          </w:p>
        </w:tc>
        <w:tc>
          <w:tcPr>
            <w:tcW w:w="417" w:type="pct"/>
            <w:vAlign w:val="center"/>
          </w:tcPr>
          <w:p w14:paraId="15BD9432" w14:textId="09FE03EE" w:rsidR="002639A6" w:rsidRPr="00F411AC" w:rsidDel="00C2040A" w:rsidRDefault="00145803">
            <w:pPr>
              <w:rPr>
                <w:del w:id="1220" w:author="Mohammad Nayeem Hasan" w:date="2023-01-21T00:38:00Z"/>
                <w:rFonts w:ascii="Times New Roman" w:hAnsi="Times New Roman" w:cs="Times New Roman"/>
                <w:b/>
                <w:bCs/>
                <w:sz w:val="24"/>
                <w:szCs w:val="24"/>
              </w:rPr>
              <w:pPrChange w:id="1221" w:author="Mohammad Nayeem Hasan" w:date="2023-01-21T14:56:00Z">
                <w:pPr>
                  <w:jc w:val="both"/>
                </w:pPr>
              </w:pPrChange>
            </w:pPr>
            <w:del w:id="1222" w:author="Mohammad Nayeem Hasan" w:date="2023-01-21T00:38:00Z">
              <w:r w:rsidRPr="00F411AC" w:rsidDel="00C2040A">
                <w:rPr>
                  <w:rFonts w:ascii="Times New Roman" w:hAnsi="Times New Roman" w:cs="Times New Roman"/>
                  <w:b/>
                  <w:bCs/>
                  <w:sz w:val="24"/>
                  <w:szCs w:val="24"/>
                </w:rPr>
                <w:delText>0</w:delText>
              </w:r>
              <w:r w:rsidR="002639A6" w:rsidRPr="00F411AC" w:rsidDel="00C2040A">
                <w:rPr>
                  <w:rFonts w:ascii="Times New Roman" w:hAnsi="Times New Roman" w:cs="Times New Roman"/>
                  <w:b/>
                  <w:bCs/>
                  <w:sz w:val="24"/>
                  <w:szCs w:val="24"/>
                </w:rPr>
                <w:delText>.002</w:delText>
              </w:r>
            </w:del>
          </w:p>
        </w:tc>
        <w:tc>
          <w:tcPr>
            <w:tcW w:w="379" w:type="pct"/>
            <w:vAlign w:val="center"/>
          </w:tcPr>
          <w:p w14:paraId="24EAF6D7" w14:textId="45F8DB37" w:rsidR="002639A6" w:rsidRPr="00D97196" w:rsidDel="00C2040A" w:rsidRDefault="002639A6">
            <w:pPr>
              <w:rPr>
                <w:del w:id="1223" w:author="Mohammad Nayeem Hasan" w:date="2023-01-21T00:38:00Z"/>
                <w:rFonts w:ascii="Times New Roman" w:hAnsi="Times New Roman" w:cs="Times New Roman"/>
                <w:sz w:val="24"/>
                <w:szCs w:val="24"/>
              </w:rPr>
              <w:pPrChange w:id="1224" w:author="Mohammad Nayeem Hasan" w:date="2023-01-21T14:56:00Z">
                <w:pPr>
                  <w:jc w:val="both"/>
                </w:pPr>
              </w:pPrChange>
            </w:pPr>
            <w:del w:id="1225" w:author="Mohammad Nayeem Hasan" w:date="2023-01-21T00:38:00Z">
              <w:r w:rsidRPr="00D97196" w:rsidDel="00C2040A">
                <w:rPr>
                  <w:rFonts w:ascii="Times New Roman" w:hAnsi="Times New Roman" w:cs="Times New Roman"/>
                  <w:sz w:val="24"/>
                  <w:szCs w:val="24"/>
                </w:rPr>
                <w:delText>2.43</w:delText>
              </w:r>
            </w:del>
          </w:p>
        </w:tc>
        <w:tc>
          <w:tcPr>
            <w:tcW w:w="1140" w:type="pct"/>
            <w:vAlign w:val="center"/>
          </w:tcPr>
          <w:p w14:paraId="650C642E" w14:textId="21D41DA7" w:rsidR="002639A6" w:rsidRPr="00D97196" w:rsidDel="00C2040A" w:rsidRDefault="00DA0435">
            <w:pPr>
              <w:rPr>
                <w:del w:id="1226" w:author="Mohammad Nayeem Hasan" w:date="2023-01-21T00:38:00Z"/>
                <w:rFonts w:ascii="Times New Roman" w:hAnsi="Times New Roman" w:cs="Times New Roman"/>
                <w:sz w:val="24"/>
                <w:szCs w:val="24"/>
              </w:rPr>
              <w:pPrChange w:id="1227" w:author="Mohammad Nayeem Hasan" w:date="2023-01-21T14:56:00Z">
                <w:pPr>
                  <w:jc w:val="both"/>
                </w:pPr>
              </w:pPrChange>
            </w:pPr>
            <w:del w:id="1228" w:author="Mohammad Nayeem Hasan" w:date="2023-01-21T00:38:00Z">
              <w:r w:rsidRPr="00D97196" w:rsidDel="00C2040A">
                <w:rPr>
                  <w:rFonts w:ascii="Times New Roman" w:hAnsi="Times New Roman" w:cs="Times New Roman"/>
                  <w:sz w:val="24"/>
                  <w:szCs w:val="24"/>
                </w:rPr>
                <w:delText>1.79-3.30</w:delText>
              </w:r>
            </w:del>
          </w:p>
        </w:tc>
        <w:tc>
          <w:tcPr>
            <w:tcW w:w="445" w:type="pct"/>
            <w:vAlign w:val="center"/>
          </w:tcPr>
          <w:p w14:paraId="276C1CE4" w14:textId="61788485" w:rsidR="002639A6" w:rsidRPr="00F411AC" w:rsidDel="00C2040A" w:rsidRDefault="002639A6">
            <w:pPr>
              <w:rPr>
                <w:del w:id="1229" w:author="Mohammad Nayeem Hasan" w:date="2023-01-21T00:38:00Z"/>
                <w:rFonts w:ascii="Times New Roman" w:hAnsi="Times New Roman" w:cs="Times New Roman"/>
                <w:b/>
                <w:bCs/>
                <w:sz w:val="24"/>
                <w:szCs w:val="24"/>
              </w:rPr>
              <w:pPrChange w:id="1230" w:author="Mohammad Nayeem Hasan" w:date="2023-01-21T14:56:00Z">
                <w:pPr>
                  <w:jc w:val="both"/>
                </w:pPr>
              </w:pPrChange>
            </w:pPr>
            <w:del w:id="1231" w:author="Mohammad Nayeem Hasan" w:date="2023-01-21T00:38:00Z">
              <w:r w:rsidRPr="00F411AC" w:rsidDel="00C2040A">
                <w:rPr>
                  <w:rFonts w:ascii="Times New Roman" w:hAnsi="Times New Roman" w:cs="Times New Roman"/>
                  <w:b/>
                  <w:bCs/>
                  <w:sz w:val="24"/>
                  <w:szCs w:val="24"/>
                </w:rPr>
                <w:delText>&lt;0.001</w:delText>
              </w:r>
            </w:del>
          </w:p>
        </w:tc>
      </w:tr>
      <w:tr w:rsidR="00275578" w:rsidRPr="00D97196" w:rsidDel="00C2040A" w14:paraId="529D2DBF" w14:textId="61F974D8" w:rsidTr="00275578">
        <w:trPr>
          <w:trHeight w:val="138"/>
          <w:jc w:val="center"/>
          <w:del w:id="1232" w:author="Mohammad Nayeem Hasan" w:date="2023-01-21T00:38:00Z"/>
        </w:trPr>
        <w:tc>
          <w:tcPr>
            <w:tcW w:w="811" w:type="pct"/>
            <w:vAlign w:val="center"/>
          </w:tcPr>
          <w:p w14:paraId="1D894B7F" w14:textId="1B069AB3" w:rsidR="002639A6" w:rsidRPr="00D97196" w:rsidDel="00C2040A" w:rsidRDefault="002639A6">
            <w:pPr>
              <w:rPr>
                <w:del w:id="1233" w:author="Mohammad Nayeem Hasan" w:date="2023-01-21T00:38:00Z"/>
                <w:rFonts w:ascii="Times New Roman" w:hAnsi="Times New Roman" w:cs="Times New Roman"/>
                <w:sz w:val="24"/>
                <w:szCs w:val="24"/>
              </w:rPr>
              <w:pPrChange w:id="1234" w:author="Mohammad Nayeem Hasan" w:date="2023-01-21T14:56:00Z">
                <w:pPr>
                  <w:jc w:val="both"/>
                </w:pPr>
              </w:pPrChange>
            </w:pPr>
            <w:del w:id="1235" w:author="Mohammad Nayeem Hasan" w:date="2023-01-21T00:38:00Z">
              <w:r w:rsidRPr="00D97196" w:rsidDel="00C2040A">
                <w:rPr>
                  <w:rFonts w:ascii="Times New Roman" w:hAnsi="Times New Roman" w:cs="Times New Roman"/>
                  <w:sz w:val="24"/>
                  <w:szCs w:val="24"/>
                </w:rPr>
                <w:delText>Chattogram</w:delText>
              </w:r>
            </w:del>
          </w:p>
        </w:tc>
        <w:tc>
          <w:tcPr>
            <w:tcW w:w="353" w:type="pct"/>
            <w:vAlign w:val="center"/>
          </w:tcPr>
          <w:p w14:paraId="3721FC69" w14:textId="5426DFB3" w:rsidR="002639A6" w:rsidRPr="00D97196" w:rsidDel="00C2040A" w:rsidRDefault="002639A6">
            <w:pPr>
              <w:rPr>
                <w:del w:id="1236" w:author="Mohammad Nayeem Hasan" w:date="2023-01-21T00:38:00Z"/>
                <w:rFonts w:ascii="Times New Roman" w:hAnsi="Times New Roman" w:cs="Times New Roman"/>
                <w:sz w:val="24"/>
                <w:szCs w:val="24"/>
              </w:rPr>
              <w:pPrChange w:id="1237" w:author="Mohammad Nayeem Hasan" w:date="2023-01-21T14:56:00Z">
                <w:pPr>
                  <w:jc w:val="both"/>
                </w:pPr>
              </w:pPrChange>
            </w:pPr>
            <w:del w:id="1238" w:author="Mohammad Nayeem Hasan" w:date="2023-01-21T00:38:00Z">
              <w:r w:rsidRPr="00D97196" w:rsidDel="00C2040A">
                <w:rPr>
                  <w:rFonts w:ascii="Times New Roman" w:hAnsi="Times New Roman" w:cs="Times New Roman"/>
                  <w:sz w:val="24"/>
                  <w:szCs w:val="24"/>
                </w:rPr>
                <w:delText>1.01</w:delText>
              </w:r>
            </w:del>
          </w:p>
        </w:tc>
        <w:tc>
          <w:tcPr>
            <w:tcW w:w="329" w:type="pct"/>
            <w:vAlign w:val="center"/>
          </w:tcPr>
          <w:p w14:paraId="2DDD279B" w14:textId="02058C4D" w:rsidR="002639A6" w:rsidRPr="00D97196" w:rsidDel="00C2040A" w:rsidRDefault="002639A6">
            <w:pPr>
              <w:rPr>
                <w:del w:id="1239" w:author="Mohammad Nayeem Hasan" w:date="2023-01-21T00:38:00Z"/>
                <w:rFonts w:ascii="Times New Roman" w:hAnsi="Times New Roman" w:cs="Times New Roman"/>
                <w:sz w:val="24"/>
                <w:szCs w:val="24"/>
              </w:rPr>
              <w:pPrChange w:id="1240" w:author="Mohammad Nayeem Hasan" w:date="2023-01-21T14:56:00Z">
                <w:pPr>
                  <w:jc w:val="both"/>
                </w:pPr>
              </w:pPrChange>
            </w:pPr>
            <w:del w:id="1241" w:author="Mohammad Nayeem Hasan" w:date="2023-01-21T00:38:00Z">
              <w:r w:rsidRPr="00D97196" w:rsidDel="00C2040A">
                <w:rPr>
                  <w:rFonts w:ascii="Times New Roman" w:hAnsi="Times New Roman" w:cs="Times New Roman"/>
                  <w:sz w:val="24"/>
                  <w:szCs w:val="24"/>
                </w:rPr>
                <w:delText>0.82 – 1.26</w:delText>
              </w:r>
            </w:del>
          </w:p>
        </w:tc>
        <w:tc>
          <w:tcPr>
            <w:tcW w:w="417" w:type="pct"/>
            <w:vAlign w:val="center"/>
          </w:tcPr>
          <w:p w14:paraId="18452886" w14:textId="2B97C626" w:rsidR="002639A6" w:rsidRPr="00D97196" w:rsidDel="00C2040A" w:rsidRDefault="002639A6">
            <w:pPr>
              <w:rPr>
                <w:del w:id="1242" w:author="Mohammad Nayeem Hasan" w:date="2023-01-21T00:38:00Z"/>
                <w:rFonts w:ascii="Times New Roman" w:hAnsi="Times New Roman" w:cs="Times New Roman"/>
                <w:sz w:val="24"/>
                <w:szCs w:val="24"/>
              </w:rPr>
              <w:pPrChange w:id="1243" w:author="Mohammad Nayeem Hasan" w:date="2023-01-21T14:56:00Z">
                <w:pPr>
                  <w:jc w:val="both"/>
                </w:pPr>
              </w:pPrChange>
            </w:pPr>
            <w:del w:id="1244" w:author="Mohammad Nayeem Hasan" w:date="2023-01-21T00:38:00Z">
              <w:r w:rsidRPr="00D97196" w:rsidDel="00C2040A">
                <w:rPr>
                  <w:rFonts w:ascii="Times New Roman" w:hAnsi="Times New Roman" w:cs="Times New Roman"/>
                  <w:sz w:val="24"/>
                  <w:szCs w:val="24"/>
                </w:rPr>
                <w:delText>0.893</w:delText>
              </w:r>
            </w:del>
          </w:p>
        </w:tc>
        <w:tc>
          <w:tcPr>
            <w:tcW w:w="353" w:type="pct"/>
            <w:vAlign w:val="center"/>
          </w:tcPr>
          <w:p w14:paraId="30304D89" w14:textId="2E78932E" w:rsidR="002639A6" w:rsidRPr="00D97196" w:rsidDel="00C2040A" w:rsidRDefault="002639A6">
            <w:pPr>
              <w:rPr>
                <w:del w:id="1245" w:author="Mohammad Nayeem Hasan" w:date="2023-01-21T00:38:00Z"/>
                <w:rFonts w:ascii="Times New Roman" w:hAnsi="Times New Roman" w:cs="Times New Roman"/>
                <w:sz w:val="24"/>
                <w:szCs w:val="24"/>
              </w:rPr>
              <w:pPrChange w:id="1246" w:author="Mohammad Nayeem Hasan" w:date="2023-01-21T14:56:00Z">
                <w:pPr>
                  <w:jc w:val="both"/>
                </w:pPr>
              </w:pPrChange>
            </w:pPr>
            <w:del w:id="1247" w:author="Mohammad Nayeem Hasan" w:date="2023-01-21T00:38:00Z">
              <w:r w:rsidRPr="00D97196" w:rsidDel="00C2040A">
                <w:rPr>
                  <w:rFonts w:ascii="Times New Roman" w:hAnsi="Times New Roman" w:cs="Times New Roman"/>
                  <w:sz w:val="24"/>
                  <w:szCs w:val="24"/>
                </w:rPr>
                <w:delText>1.20</w:delText>
              </w:r>
            </w:del>
          </w:p>
        </w:tc>
        <w:tc>
          <w:tcPr>
            <w:tcW w:w="356" w:type="pct"/>
            <w:vAlign w:val="center"/>
          </w:tcPr>
          <w:p w14:paraId="481B44BB" w14:textId="0DA8E46A" w:rsidR="002639A6" w:rsidRPr="00D97196" w:rsidDel="00C2040A" w:rsidRDefault="002639A6">
            <w:pPr>
              <w:rPr>
                <w:del w:id="1248" w:author="Mohammad Nayeem Hasan" w:date="2023-01-21T00:38:00Z"/>
                <w:rFonts w:ascii="Times New Roman" w:hAnsi="Times New Roman" w:cs="Times New Roman"/>
                <w:sz w:val="24"/>
                <w:szCs w:val="24"/>
              </w:rPr>
              <w:pPrChange w:id="1249" w:author="Mohammad Nayeem Hasan" w:date="2023-01-21T14:56:00Z">
                <w:pPr>
                  <w:jc w:val="both"/>
                </w:pPr>
              </w:pPrChange>
            </w:pPr>
            <w:del w:id="1250" w:author="Mohammad Nayeem Hasan" w:date="2023-01-21T00:38:00Z">
              <w:r w:rsidRPr="00D97196" w:rsidDel="00C2040A">
                <w:rPr>
                  <w:rFonts w:ascii="Times New Roman" w:hAnsi="Times New Roman" w:cs="Times New Roman"/>
                  <w:sz w:val="24"/>
                  <w:szCs w:val="24"/>
                </w:rPr>
                <w:delText>0.87 – 1.65</w:delText>
              </w:r>
            </w:del>
          </w:p>
        </w:tc>
        <w:tc>
          <w:tcPr>
            <w:tcW w:w="417" w:type="pct"/>
            <w:vAlign w:val="center"/>
          </w:tcPr>
          <w:p w14:paraId="59288A1B" w14:textId="3B08DE8B" w:rsidR="002639A6" w:rsidRPr="00D97196" w:rsidDel="00C2040A" w:rsidRDefault="002639A6">
            <w:pPr>
              <w:rPr>
                <w:del w:id="1251" w:author="Mohammad Nayeem Hasan" w:date="2023-01-21T00:38:00Z"/>
                <w:rFonts w:ascii="Times New Roman" w:hAnsi="Times New Roman" w:cs="Times New Roman"/>
                <w:sz w:val="24"/>
                <w:szCs w:val="24"/>
              </w:rPr>
              <w:pPrChange w:id="1252" w:author="Mohammad Nayeem Hasan" w:date="2023-01-21T14:56:00Z">
                <w:pPr>
                  <w:jc w:val="both"/>
                </w:pPr>
              </w:pPrChange>
            </w:pPr>
            <w:del w:id="1253" w:author="Mohammad Nayeem Hasan" w:date="2023-01-21T00:38:00Z">
              <w:r w:rsidRPr="00D97196" w:rsidDel="00C2040A">
                <w:rPr>
                  <w:rFonts w:ascii="Times New Roman" w:hAnsi="Times New Roman" w:cs="Times New Roman"/>
                  <w:sz w:val="24"/>
                  <w:szCs w:val="24"/>
                </w:rPr>
                <w:delText>0.265</w:delText>
              </w:r>
            </w:del>
          </w:p>
        </w:tc>
        <w:tc>
          <w:tcPr>
            <w:tcW w:w="379" w:type="pct"/>
            <w:vAlign w:val="center"/>
          </w:tcPr>
          <w:p w14:paraId="0347154A" w14:textId="7E0638E9" w:rsidR="002639A6" w:rsidRPr="00D97196" w:rsidDel="00C2040A" w:rsidRDefault="002639A6">
            <w:pPr>
              <w:rPr>
                <w:del w:id="1254" w:author="Mohammad Nayeem Hasan" w:date="2023-01-21T00:38:00Z"/>
                <w:rFonts w:ascii="Times New Roman" w:hAnsi="Times New Roman" w:cs="Times New Roman"/>
                <w:sz w:val="24"/>
                <w:szCs w:val="24"/>
              </w:rPr>
              <w:pPrChange w:id="1255" w:author="Mohammad Nayeem Hasan" w:date="2023-01-21T14:56:00Z">
                <w:pPr>
                  <w:jc w:val="both"/>
                </w:pPr>
              </w:pPrChange>
            </w:pPr>
            <w:del w:id="1256" w:author="Mohammad Nayeem Hasan" w:date="2023-01-21T00:38:00Z">
              <w:r w:rsidRPr="00D97196" w:rsidDel="00C2040A">
                <w:rPr>
                  <w:rFonts w:ascii="Times New Roman" w:hAnsi="Times New Roman" w:cs="Times New Roman"/>
                  <w:sz w:val="24"/>
                  <w:szCs w:val="24"/>
                </w:rPr>
                <w:delText>1.21</w:delText>
              </w:r>
            </w:del>
          </w:p>
        </w:tc>
        <w:tc>
          <w:tcPr>
            <w:tcW w:w="1140" w:type="pct"/>
            <w:vAlign w:val="center"/>
          </w:tcPr>
          <w:p w14:paraId="59086570" w14:textId="6A7A115A" w:rsidR="002639A6" w:rsidRPr="00D97196" w:rsidDel="00C2040A" w:rsidRDefault="00DA0435">
            <w:pPr>
              <w:rPr>
                <w:del w:id="1257" w:author="Mohammad Nayeem Hasan" w:date="2023-01-21T00:38:00Z"/>
                <w:rFonts w:ascii="Times New Roman" w:hAnsi="Times New Roman" w:cs="Times New Roman"/>
                <w:sz w:val="24"/>
                <w:szCs w:val="24"/>
              </w:rPr>
              <w:pPrChange w:id="1258" w:author="Mohammad Nayeem Hasan" w:date="2023-01-21T14:56:00Z">
                <w:pPr>
                  <w:jc w:val="both"/>
                </w:pPr>
              </w:pPrChange>
            </w:pPr>
            <w:del w:id="1259" w:author="Mohammad Nayeem Hasan" w:date="2023-01-21T00:38:00Z">
              <w:r w:rsidRPr="00D97196" w:rsidDel="00C2040A">
                <w:rPr>
                  <w:rFonts w:ascii="Times New Roman" w:hAnsi="Times New Roman" w:cs="Times New Roman"/>
                  <w:sz w:val="24"/>
                  <w:szCs w:val="24"/>
                </w:rPr>
                <w:delText>0.90-1.62</w:delText>
              </w:r>
            </w:del>
          </w:p>
        </w:tc>
        <w:tc>
          <w:tcPr>
            <w:tcW w:w="445" w:type="pct"/>
            <w:vAlign w:val="center"/>
          </w:tcPr>
          <w:p w14:paraId="32286450" w14:textId="48899A83" w:rsidR="002639A6" w:rsidRPr="00D97196" w:rsidDel="00C2040A" w:rsidRDefault="002639A6">
            <w:pPr>
              <w:rPr>
                <w:del w:id="1260" w:author="Mohammad Nayeem Hasan" w:date="2023-01-21T00:38:00Z"/>
                <w:rFonts w:ascii="Times New Roman" w:hAnsi="Times New Roman" w:cs="Times New Roman"/>
                <w:sz w:val="24"/>
                <w:szCs w:val="24"/>
              </w:rPr>
              <w:pPrChange w:id="1261" w:author="Mohammad Nayeem Hasan" w:date="2023-01-21T14:56:00Z">
                <w:pPr>
                  <w:jc w:val="both"/>
                </w:pPr>
              </w:pPrChange>
            </w:pPr>
            <w:del w:id="1262" w:author="Mohammad Nayeem Hasan" w:date="2023-01-21T00:38:00Z">
              <w:r w:rsidRPr="00D97196" w:rsidDel="00C2040A">
                <w:rPr>
                  <w:rFonts w:ascii="Times New Roman" w:hAnsi="Times New Roman" w:cs="Times New Roman"/>
                  <w:sz w:val="24"/>
                  <w:szCs w:val="24"/>
                </w:rPr>
                <w:delText>0.213</w:delText>
              </w:r>
            </w:del>
          </w:p>
        </w:tc>
      </w:tr>
      <w:tr w:rsidR="00275578" w:rsidRPr="00D97196" w:rsidDel="00C2040A" w14:paraId="07913398" w14:textId="49E6F794" w:rsidTr="00275578">
        <w:trPr>
          <w:trHeight w:val="138"/>
          <w:jc w:val="center"/>
          <w:del w:id="1263" w:author="Mohammad Nayeem Hasan" w:date="2023-01-21T00:38:00Z"/>
        </w:trPr>
        <w:tc>
          <w:tcPr>
            <w:tcW w:w="811" w:type="pct"/>
            <w:vAlign w:val="center"/>
          </w:tcPr>
          <w:p w14:paraId="72F0ECAC" w14:textId="58C2A16A" w:rsidR="002639A6" w:rsidRPr="00D97196" w:rsidDel="00C2040A" w:rsidRDefault="002639A6">
            <w:pPr>
              <w:rPr>
                <w:del w:id="1264" w:author="Mohammad Nayeem Hasan" w:date="2023-01-21T00:38:00Z"/>
                <w:rFonts w:ascii="Times New Roman" w:hAnsi="Times New Roman" w:cs="Times New Roman"/>
                <w:sz w:val="24"/>
                <w:szCs w:val="24"/>
              </w:rPr>
              <w:pPrChange w:id="1265" w:author="Mohammad Nayeem Hasan" w:date="2023-01-21T14:56:00Z">
                <w:pPr>
                  <w:jc w:val="both"/>
                </w:pPr>
              </w:pPrChange>
            </w:pPr>
            <w:del w:id="1266" w:author="Mohammad Nayeem Hasan" w:date="2023-01-21T00:38:00Z">
              <w:r w:rsidRPr="00D97196" w:rsidDel="00C2040A">
                <w:rPr>
                  <w:rFonts w:ascii="Times New Roman" w:hAnsi="Times New Roman" w:cs="Times New Roman"/>
                  <w:sz w:val="24"/>
                  <w:szCs w:val="24"/>
                </w:rPr>
                <w:delText>Dhaka</w:delText>
              </w:r>
            </w:del>
          </w:p>
        </w:tc>
        <w:tc>
          <w:tcPr>
            <w:tcW w:w="353" w:type="pct"/>
            <w:vAlign w:val="center"/>
          </w:tcPr>
          <w:p w14:paraId="1FB47F18" w14:textId="3CF13109" w:rsidR="002639A6" w:rsidRPr="00D97196" w:rsidDel="00C2040A" w:rsidRDefault="002639A6">
            <w:pPr>
              <w:rPr>
                <w:del w:id="1267" w:author="Mohammad Nayeem Hasan" w:date="2023-01-21T00:38:00Z"/>
                <w:rFonts w:ascii="Times New Roman" w:hAnsi="Times New Roman" w:cs="Times New Roman"/>
                <w:sz w:val="24"/>
                <w:szCs w:val="24"/>
              </w:rPr>
              <w:pPrChange w:id="1268" w:author="Mohammad Nayeem Hasan" w:date="2023-01-21T14:56:00Z">
                <w:pPr>
                  <w:jc w:val="both"/>
                </w:pPr>
              </w:pPrChange>
            </w:pPr>
            <w:del w:id="1269" w:author="Mohammad Nayeem Hasan" w:date="2023-01-21T00:38:00Z">
              <w:r w:rsidRPr="00D97196" w:rsidDel="00C2040A">
                <w:rPr>
                  <w:rFonts w:ascii="Times New Roman" w:hAnsi="Times New Roman" w:cs="Times New Roman"/>
                  <w:sz w:val="24"/>
                  <w:szCs w:val="24"/>
                </w:rPr>
                <w:delText>0.94</w:delText>
              </w:r>
            </w:del>
          </w:p>
        </w:tc>
        <w:tc>
          <w:tcPr>
            <w:tcW w:w="329" w:type="pct"/>
            <w:vAlign w:val="center"/>
          </w:tcPr>
          <w:p w14:paraId="6A7C71E4" w14:textId="01446748" w:rsidR="002639A6" w:rsidRPr="00D97196" w:rsidDel="00C2040A" w:rsidRDefault="002639A6">
            <w:pPr>
              <w:rPr>
                <w:del w:id="1270" w:author="Mohammad Nayeem Hasan" w:date="2023-01-21T00:38:00Z"/>
                <w:rFonts w:ascii="Times New Roman" w:hAnsi="Times New Roman" w:cs="Times New Roman"/>
                <w:sz w:val="24"/>
                <w:szCs w:val="24"/>
              </w:rPr>
              <w:pPrChange w:id="1271" w:author="Mohammad Nayeem Hasan" w:date="2023-01-21T14:56:00Z">
                <w:pPr>
                  <w:jc w:val="both"/>
                </w:pPr>
              </w:pPrChange>
            </w:pPr>
            <w:del w:id="1272" w:author="Mohammad Nayeem Hasan" w:date="2023-01-21T00:38:00Z">
              <w:r w:rsidRPr="00D97196" w:rsidDel="00C2040A">
                <w:rPr>
                  <w:rFonts w:ascii="Times New Roman" w:hAnsi="Times New Roman" w:cs="Times New Roman"/>
                  <w:sz w:val="24"/>
                  <w:szCs w:val="24"/>
                </w:rPr>
                <w:delText>0.77 – 1.16</w:delText>
              </w:r>
            </w:del>
          </w:p>
        </w:tc>
        <w:tc>
          <w:tcPr>
            <w:tcW w:w="417" w:type="pct"/>
            <w:vAlign w:val="center"/>
          </w:tcPr>
          <w:p w14:paraId="432A1E2E" w14:textId="49684497" w:rsidR="002639A6" w:rsidRPr="00D97196" w:rsidDel="00C2040A" w:rsidRDefault="002639A6">
            <w:pPr>
              <w:rPr>
                <w:del w:id="1273" w:author="Mohammad Nayeem Hasan" w:date="2023-01-21T00:38:00Z"/>
                <w:rFonts w:ascii="Times New Roman" w:hAnsi="Times New Roman" w:cs="Times New Roman"/>
                <w:sz w:val="24"/>
                <w:szCs w:val="24"/>
              </w:rPr>
              <w:pPrChange w:id="1274" w:author="Mohammad Nayeem Hasan" w:date="2023-01-21T14:56:00Z">
                <w:pPr>
                  <w:jc w:val="both"/>
                </w:pPr>
              </w:pPrChange>
            </w:pPr>
            <w:del w:id="1275" w:author="Mohammad Nayeem Hasan" w:date="2023-01-21T00:38:00Z">
              <w:r w:rsidRPr="00D97196" w:rsidDel="00C2040A">
                <w:rPr>
                  <w:rFonts w:ascii="Times New Roman" w:hAnsi="Times New Roman" w:cs="Times New Roman"/>
                  <w:sz w:val="24"/>
                  <w:szCs w:val="24"/>
                </w:rPr>
                <w:delText>0.579</w:delText>
              </w:r>
            </w:del>
          </w:p>
        </w:tc>
        <w:tc>
          <w:tcPr>
            <w:tcW w:w="353" w:type="pct"/>
            <w:vAlign w:val="center"/>
          </w:tcPr>
          <w:p w14:paraId="41D4A932" w14:textId="14B3CEC7" w:rsidR="002639A6" w:rsidRPr="00D97196" w:rsidDel="00C2040A" w:rsidRDefault="002639A6">
            <w:pPr>
              <w:rPr>
                <w:del w:id="1276" w:author="Mohammad Nayeem Hasan" w:date="2023-01-21T00:38:00Z"/>
                <w:rFonts w:ascii="Times New Roman" w:hAnsi="Times New Roman" w:cs="Times New Roman"/>
                <w:sz w:val="24"/>
                <w:szCs w:val="24"/>
              </w:rPr>
              <w:pPrChange w:id="1277" w:author="Mohammad Nayeem Hasan" w:date="2023-01-21T14:56:00Z">
                <w:pPr>
                  <w:jc w:val="both"/>
                </w:pPr>
              </w:pPrChange>
            </w:pPr>
            <w:del w:id="1278" w:author="Mohammad Nayeem Hasan" w:date="2023-01-21T00:38:00Z">
              <w:r w:rsidRPr="00D97196" w:rsidDel="00C2040A">
                <w:rPr>
                  <w:rFonts w:ascii="Times New Roman" w:hAnsi="Times New Roman" w:cs="Times New Roman"/>
                  <w:sz w:val="24"/>
                  <w:szCs w:val="24"/>
                </w:rPr>
                <w:delText>0.91</w:delText>
              </w:r>
            </w:del>
          </w:p>
        </w:tc>
        <w:tc>
          <w:tcPr>
            <w:tcW w:w="356" w:type="pct"/>
            <w:vAlign w:val="center"/>
          </w:tcPr>
          <w:p w14:paraId="166BBEE1" w14:textId="65D7CC55" w:rsidR="002639A6" w:rsidRPr="00D97196" w:rsidDel="00C2040A" w:rsidRDefault="002639A6">
            <w:pPr>
              <w:rPr>
                <w:del w:id="1279" w:author="Mohammad Nayeem Hasan" w:date="2023-01-21T00:38:00Z"/>
                <w:rFonts w:ascii="Times New Roman" w:hAnsi="Times New Roman" w:cs="Times New Roman"/>
                <w:sz w:val="24"/>
                <w:szCs w:val="24"/>
              </w:rPr>
              <w:pPrChange w:id="1280" w:author="Mohammad Nayeem Hasan" w:date="2023-01-21T14:56:00Z">
                <w:pPr>
                  <w:jc w:val="both"/>
                </w:pPr>
              </w:pPrChange>
            </w:pPr>
            <w:del w:id="1281" w:author="Mohammad Nayeem Hasan" w:date="2023-01-21T00:38:00Z">
              <w:r w:rsidRPr="00D97196" w:rsidDel="00C2040A">
                <w:rPr>
                  <w:rFonts w:ascii="Times New Roman" w:hAnsi="Times New Roman" w:cs="Times New Roman"/>
                  <w:sz w:val="24"/>
                  <w:szCs w:val="24"/>
                </w:rPr>
                <w:delText>0.65 – 1.26</w:delText>
              </w:r>
            </w:del>
          </w:p>
        </w:tc>
        <w:tc>
          <w:tcPr>
            <w:tcW w:w="417" w:type="pct"/>
            <w:vAlign w:val="center"/>
          </w:tcPr>
          <w:p w14:paraId="3E867DCD" w14:textId="01E724ED" w:rsidR="002639A6" w:rsidRPr="00D97196" w:rsidDel="00C2040A" w:rsidRDefault="002639A6">
            <w:pPr>
              <w:rPr>
                <w:del w:id="1282" w:author="Mohammad Nayeem Hasan" w:date="2023-01-21T00:38:00Z"/>
                <w:rFonts w:ascii="Times New Roman" w:hAnsi="Times New Roman" w:cs="Times New Roman"/>
                <w:sz w:val="24"/>
                <w:szCs w:val="24"/>
              </w:rPr>
              <w:pPrChange w:id="1283" w:author="Mohammad Nayeem Hasan" w:date="2023-01-21T14:56:00Z">
                <w:pPr>
                  <w:jc w:val="both"/>
                </w:pPr>
              </w:pPrChange>
            </w:pPr>
            <w:del w:id="1284" w:author="Mohammad Nayeem Hasan" w:date="2023-01-21T00:38:00Z">
              <w:r w:rsidRPr="00D97196" w:rsidDel="00C2040A">
                <w:rPr>
                  <w:rFonts w:ascii="Times New Roman" w:hAnsi="Times New Roman" w:cs="Times New Roman"/>
                  <w:sz w:val="24"/>
                  <w:szCs w:val="24"/>
                </w:rPr>
                <w:delText>0.559</w:delText>
              </w:r>
            </w:del>
          </w:p>
        </w:tc>
        <w:tc>
          <w:tcPr>
            <w:tcW w:w="379" w:type="pct"/>
            <w:vAlign w:val="center"/>
          </w:tcPr>
          <w:p w14:paraId="489506ED" w14:textId="21D7CF7D" w:rsidR="002639A6" w:rsidRPr="00D97196" w:rsidDel="00C2040A" w:rsidRDefault="002639A6">
            <w:pPr>
              <w:rPr>
                <w:del w:id="1285" w:author="Mohammad Nayeem Hasan" w:date="2023-01-21T00:38:00Z"/>
                <w:rFonts w:ascii="Times New Roman" w:hAnsi="Times New Roman" w:cs="Times New Roman"/>
                <w:sz w:val="24"/>
                <w:szCs w:val="24"/>
              </w:rPr>
              <w:pPrChange w:id="1286" w:author="Mohammad Nayeem Hasan" w:date="2023-01-21T14:56:00Z">
                <w:pPr>
                  <w:jc w:val="both"/>
                </w:pPr>
              </w:pPrChange>
            </w:pPr>
            <w:del w:id="1287" w:author="Mohammad Nayeem Hasan" w:date="2023-01-21T00:38:00Z">
              <w:r w:rsidRPr="00D97196" w:rsidDel="00C2040A">
                <w:rPr>
                  <w:rFonts w:ascii="Times New Roman" w:hAnsi="Times New Roman" w:cs="Times New Roman"/>
                  <w:sz w:val="24"/>
                  <w:szCs w:val="24"/>
                </w:rPr>
                <w:delText>0.99</w:delText>
              </w:r>
            </w:del>
          </w:p>
        </w:tc>
        <w:tc>
          <w:tcPr>
            <w:tcW w:w="1140" w:type="pct"/>
            <w:vAlign w:val="center"/>
          </w:tcPr>
          <w:p w14:paraId="183789B1" w14:textId="77605110" w:rsidR="002639A6" w:rsidRPr="00D97196" w:rsidDel="00C2040A" w:rsidRDefault="00DA0435">
            <w:pPr>
              <w:rPr>
                <w:del w:id="1288" w:author="Mohammad Nayeem Hasan" w:date="2023-01-21T00:38:00Z"/>
                <w:rFonts w:ascii="Times New Roman" w:hAnsi="Times New Roman" w:cs="Times New Roman"/>
                <w:sz w:val="24"/>
                <w:szCs w:val="24"/>
              </w:rPr>
              <w:pPrChange w:id="1289" w:author="Mohammad Nayeem Hasan" w:date="2023-01-21T14:56:00Z">
                <w:pPr>
                  <w:jc w:val="both"/>
                </w:pPr>
              </w:pPrChange>
            </w:pPr>
            <w:del w:id="1290" w:author="Mohammad Nayeem Hasan" w:date="2023-01-21T00:38:00Z">
              <w:r w:rsidRPr="00D97196" w:rsidDel="00C2040A">
                <w:rPr>
                  <w:rFonts w:ascii="Times New Roman" w:hAnsi="Times New Roman" w:cs="Times New Roman"/>
                  <w:sz w:val="24"/>
                  <w:szCs w:val="24"/>
                </w:rPr>
                <w:delText>0.65-1.21</w:delText>
              </w:r>
            </w:del>
          </w:p>
        </w:tc>
        <w:tc>
          <w:tcPr>
            <w:tcW w:w="445" w:type="pct"/>
            <w:vAlign w:val="center"/>
          </w:tcPr>
          <w:p w14:paraId="25AA0BBE" w14:textId="7FC88017" w:rsidR="002639A6" w:rsidRPr="00D97196" w:rsidDel="00C2040A" w:rsidRDefault="002639A6">
            <w:pPr>
              <w:rPr>
                <w:del w:id="1291" w:author="Mohammad Nayeem Hasan" w:date="2023-01-21T00:38:00Z"/>
                <w:rFonts w:ascii="Times New Roman" w:hAnsi="Times New Roman" w:cs="Times New Roman"/>
                <w:sz w:val="24"/>
                <w:szCs w:val="24"/>
              </w:rPr>
              <w:pPrChange w:id="1292" w:author="Mohammad Nayeem Hasan" w:date="2023-01-21T14:56:00Z">
                <w:pPr>
                  <w:jc w:val="both"/>
                </w:pPr>
              </w:pPrChange>
            </w:pPr>
            <w:del w:id="1293" w:author="Mohammad Nayeem Hasan" w:date="2023-01-21T00:38:00Z">
              <w:r w:rsidRPr="00D97196" w:rsidDel="00C2040A">
                <w:rPr>
                  <w:rFonts w:ascii="Times New Roman" w:hAnsi="Times New Roman" w:cs="Times New Roman"/>
                  <w:sz w:val="24"/>
                  <w:szCs w:val="24"/>
                </w:rPr>
                <w:delText>0.455</w:delText>
              </w:r>
            </w:del>
          </w:p>
        </w:tc>
      </w:tr>
      <w:tr w:rsidR="00275578" w:rsidRPr="00D97196" w:rsidDel="00C2040A" w14:paraId="3771EB1E" w14:textId="77BD6E99" w:rsidTr="00275578">
        <w:trPr>
          <w:trHeight w:val="138"/>
          <w:jc w:val="center"/>
          <w:del w:id="1294" w:author="Mohammad Nayeem Hasan" w:date="2023-01-21T00:38:00Z"/>
        </w:trPr>
        <w:tc>
          <w:tcPr>
            <w:tcW w:w="811" w:type="pct"/>
            <w:vAlign w:val="center"/>
          </w:tcPr>
          <w:p w14:paraId="68751134" w14:textId="7D610890" w:rsidR="002639A6" w:rsidRPr="00D97196" w:rsidDel="00C2040A" w:rsidRDefault="002639A6">
            <w:pPr>
              <w:rPr>
                <w:del w:id="1295" w:author="Mohammad Nayeem Hasan" w:date="2023-01-21T00:38:00Z"/>
                <w:rFonts w:ascii="Times New Roman" w:hAnsi="Times New Roman" w:cs="Times New Roman"/>
                <w:sz w:val="24"/>
                <w:szCs w:val="24"/>
              </w:rPr>
              <w:pPrChange w:id="1296" w:author="Mohammad Nayeem Hasan" w:date="2023-01-21T14:56:00Z">
                <w:pPr>
                  <w:jc w:val="both"/>
                </w:pPr>
              </w:pPrChange>
            </w:pPr>
            <w:del w:id="1297" w:author="Mohammad Nayeem Hasan" w:date="2023-01-21T00:38:00Z">
              <w:r w:rsidRPr="00D97196" w:rsidDel="00C2040A">
                <w:rPr>
                  <w:rFonts w:ascii="Times New Roman" w:hAnsi="Times New Roman" w:cs="Times New Roman"/>
                  <w:sz w:val="24"/>
                  <w:szCs w:val="24"/>
                </w:rPr>
                <w:delText>Khulna</w:delText>
              </w:r>
            </w:del>
          </w:p>
        </w:tc>
        <w:tc>
          <w:tcPr>
            <w:tcW w:w="353" w:type="pct"/>
            <w:vAlign w:val="center"/>
          </w:tcPr>
          <w:p w14:paraId="6E21E090" w14:textId="2588DCA6" w:rsidR="002639A6" w:rsidRPr="00D97196" w:rsidDel="00C2040A" w:rsidRDefault="002639A6">
            <w:pPr>
              <w:rPr>
                <w:del w:id="1298" w:author="Mohammad Nayeem Hasan" w:date="2023-01-21T00:38:00Z"/>
                <w:rFonts w:ascii="Times New Roman" w:hAnsi="Times New Roman" w:cs="Times New Roman"/>
                <w:sz w:val="24"/>
                <w:szCs w:val="24"/>
              </w:rPr>
              <w:pPrChange w:id="1299" w:author="Mohammad Nayeem Hasan" w:date="2023-01-21T14:56:00Z">
                <w:pPr>
                  <w:jc w:val="both"/>
                </w:pPr>
              </w:pPrChange>
            </w:pPr>
            <w:del w:id="1300" w:author="Mohammad Nayeem Hasan" w:date="2023-01-21T00:38:00Z">
              <w:r w:rsidRPr="00D97196" w:rsidDel="00C2040A">
                <w:rPr>
                  <w:rFonts w:ascii="Times New Roman" w:hAnsi="Times New Roman" w:cs="Times New Roman"/>
                  <w:sz w:val="24"/>
                  <w:szCs w:val="24"/>
                </w:rPr>
                <w:delText>0.57</w:delText>
              </w:r>
            </w:del>
          </w:p>
        </w:tc>
        <w:tc>
          <w:tcPr>
            <w:tcW w:w="329" w:type="pct"/>
            <w:vAlign w:val="center"/>
          </w:tcPr>
          <w:p w14:paraId="24B0EB00" w14:textId="36412243" w:rsidR="002639A6" w:rsidRPr="00D97196" w:rsidDel="00C2040A" w:rsidRDefault="002639A6">
            <w:pPr>
              <w:rPr>
                <w:del w:id="1301" w:author="Mohammad Nayeem Hasan" w:date="2023-01-21T00:38:00Z"/>
                <w:rFonts w:ascii="Times New Roman" w:hAnsi="Times New Roman" w:cs="Times New Roman"/>
                <w:sz w:val="24"/>
                <w:szCs w:val="24"/>
              </w:rPr>
              <w:pPrChange w:id="1302" w:author="Mohammad Nayeem Hasan" w:date="2023-01-21T14:56:00Z">
                <w:pPr>
                  <w:jc w:val="both"/>
                </w:pPr>
              </w:pPrChange>
            </w:pPr>
            <w:del w:id="1303" w:author="Mohammad Nayeem Hasan" w:date="2023-01-21T00:38:00Z">
              <w:r w:rsidRPr="00D97196" w:rsidDel="00C2040A">
                <w:rPr>
                  <w:rFonts w:ascii="Times New Roman" w:hAnsi="Times New Roman" w:cs="Times New Roman"/>
                  <w:sz w:val="24"/>
                  <w:szCs w:val="24"/>
                </w:rPr>
                <w:delText>0.45 – 0.74</w:delText>
              </w:r>
            </w:del>
          </w:p>
        </w:tc>
        <w:tc>
          <w:tcPr>
            <w:tcW w:w="417" w:type="pct"/>
            <w:vAlign w:val="center"/>
          </w:tcPr>
          <w:p w14:paraId="32342E0D" w14:textId="66B94E07" w:rsidR="002639A6" w:rsidRPr="00F411AC" w:rsidDel="00C2040A" w:rsidRDefault="002639A6">
            <w:pPr>
              <w:rPr>
                <w:del w:id="1304" w:author="Mohammad Nayeem Hasan" w:date="2023-01-21T00:38:00Z"/>
                <w:rFonts w:ascii="Times New Roman" w:hAnsi="Times New Roman" w:cs="Times New Roman"/>
                <w:b/>
                <w:bCs/>
                <w:sz w:val="24"/>
                <w:szCs w:val="24"/>
              </w:rPr>
              <w:pPrChange w:id="1305" w:author="Mohammad Nayeem Hasan" w:date="2023-01-21T14:56:00Z">
                <w:pPr>
                  <w:jc w:val="both"/>
                </w:pPr>
              </w:pPrChange>
            </w:pPr>
            <w:del w:id="1306" w:author="Mohammad Nayeem Hasan" w:date="2023-01-21T00:38:00Z">
              <w:r w:rsidRPr="00F411AC" w:rsidDel="00C2040A">
                <w:rPr>
                  <w:rFonts w:ascii="Times New Roman" w:hAnsi="Times New Roman" w:cs="Times New Roman"/>
                  <w:b/>
                  <w:bCs/>
                  <w:sz w:val="24"/>
                  <w:szCs w:val="24"/>
                </w:rPr>
                <w:delText>&lt;0.001</w:delText>
              </w:r>
            </w:del>
          </w:p>
        </w:tc>
        <w:tc>
          <w:tcPr>
            <w:tcW w:w="353" w:type="pct"/>
            <w:vAlign w:val="center"/>
          </w:tcPr>
          <w:p w14:paraId="16D77467" w14:textId="27C208E1" w:rsidR="002639A6" w:rsidRPr="00D97196" w:rsidDel="00C2040A" w:rsidRDefault="002639A6">
            <w:pPr>
              <w:rPr>
                <w:del w:id="1307" w:author="Mohammad Nayeem Hasan" w:date="2023-01-21T00:38:00Z"/>
                <w:rFonts w:ascii="Times New Roman" w:hAnsi="Times New Roman" w:cs="Times New Roman"/>
                <w:sz w:val="24"/>
                <w:szCs w:val="24"/>
              </w:rPr>
              <w:pPrChange w:id="1308" w:author="Mohammad Nayeem Hasan" w:date="2023-01-21T14:56:00Z">
                <w:pPr>
                  <w:jc w:val="both"/>
                </w:pPr>
              </w:pPrChange>
            </w:pPr>
            <w:del w:id="1309" w:author="Mohammad Nayeem Hasan" w:date="2023-01-21T00:38:00Z">
              <w:r w:rsidRPr="00D97196" w:rsidDel="00C2040A">
                <w:rPr>
                  <w:rFonts w:ascii="Times New Roman" w:hAnsi="Times New Roman" w:cs="Times New Roman"/>
                  <w:sz w:val="24"/>
                  <w:szCs w:val="24"/>
                </w:rPr>
                <w:delText>0.87</w:delText>
              </w:r>
            </w:del>
          </w:p>
        </w:tc>
        <w:tc>
          <w:tcPr>
            <w:tcW w:w="356" w:type="pct"/>
            <w:vAlign w:val="center"/>
          </w:tcPr>
          <w:p w14:paraId="6299586D" w14:textId="5002A068" w:rsidR="002639A6" w:rsidRPr="00D97196" w:rsidDel="00C2040A" w:rsidRDefault="002639A6">
            <w:pPr>
              <w:rPr>
                <w:del w:id="1310" w:author="Mohammad Nayeem Hasan" w:date="2023-01-21T00:38:00Z"/>
                <w:rFonts w:ascii="Times New Roman" w:hAnsi="Times New Roman" w:cs="Times New Roman"/>
                <w:sz w:val="24"/>
                <w:szCs w:val="24"/>
              </w:rPr>
              <w:pPrChange w:id="1311" w:author="Mohammad Nayeem Hasan" w:date="2023-01-21T14:56:00Z">
                <w:pPr>
                  <w:jc w:val="both"/>
                </w:pPr>
              </w:pPrChange>
            </w:pPr>
            <w:del w:id="1312" w:author="Mohammad Nayeem Hasan" w:date="2023-01-21T00:38:00Z">
              <w:r w:rsidRPr="00D97196" w:rsidDel="00C2040A">
                <w:rPr>
                  <w:rFonts w:ascii="Times New Roman" w:hAnsi="Times New Roman" w:cs="Times New Roman"/>
                  <w:sz w:val="24"/>
                  <w:szCs w:val="24"/>
                </w:rPr>
                <w:delText>0.62 – 1.23</w:delText>
              </w:r>
            </w:del>
          </w:p>
        </w:tc>
        <w:tc>
          <w:tcPr>
            <w:tcW w:w="417" w:type="pct"/>
            <w:vAlign w:val="center"/>
          </w:tcPr>
          <w:p w14:paraId="2FE2329A" w14:textId="5213B68D" w:rsidR="002639A6" w:rsidRPr="00D97196" w:rsidDel="00C2040A" w:rsidRDefault="002639A6">
            <w:pPr>
              <w:rPr>
                <w:del w:id="1313" w:author="Mohammad Nayeem Hasan" w:date="2023-01-21T00:38:00Z"/>
                <w:rFonts w:ascii="Times New Roman" w:hAnsi="Times New Roman" w:cs="Times New Roman"/>
                <w:sz w:val="24"/>
                <w:szCs w:val="24"/>
              </w:rPr>
              <w:pPrChange w:id="1314" w:author="Mohammad Nayeem Hasan" w:date="2023-01-21T14:56:00Z">
                <w:pPr>
                  <w:jc w:val="both"/>
                </w:pPr>
              </w:pPrChange>
            </w:pPr>
            <w:del w:id="1315" w:author="Mohammad Nayeem Hasan" w:date="2023-01-21T00:38:00Z">
              <w:r w:rsidRPr="00D97196" w:rsidDel="00C2040A">
                <w:rPr>
                  <w:rFonts w:ascii="Times New Roman" w:hAnsi="Times New Roman" w:cs="Times New Roman"/>
                  <w:sz w:val="24"/>
                  <w:szCs w:val="24"/>
                </w:rPr>
                <w:delText>0.429</w:delText>
              </w:r>
            </w:del>
          </w:p>
        </w:tc>
        <w:tc>
          <w:tcPr>
            <w:tcW w:w="379" w:type="pct"/>
            <w:vAlign w:val="center"/>
          </w:tcPr>
          <w:p w14:paraId="13BC1218" w14:textId="499B56D5" w:rsidR="002639A6" w:rsidRPr="00D97196" w:rsidDel="00C2040A" w:rsidRDefault="002639A6">
            <w:pPr>
              <w:rPr>
                <w:del w:id="1316" w:author="Mohammad Nayeem Hasan" w:date="2023-01-21T00:38:00Z"/>
                <w:rFonts w:ascii="Times New Roman" w:hAnsi="Times New Roman" w:cs="Times New Roman"/>
                <w:sz w:val="24"/>
                <w:szCs w:val="24"/>
              </w:rPr>
              <w:pPrChange w:id="1317" w:author="Mohammad Nayeem Hasan" w:date="2023-01-21T14:56:00Z">
                <w:pPr>
                  <w:jc w:val="both"/>
                </w:pPr>
              </w:pPrChange>
            </w:pPr>
            <w:del w:id="1318" w:author="Mohammad Nayeem Hasan" w:date="2023-01-21T00:38:00Z">
              <w:r w:rsidRPr="00D97196" w:rsidDel="00C2040A">
                <w:rPr>
                  <w:rFonts w:ascii="Times New Roman" w:hAnsi="Times New Roman" w:cs="Times New Roman"/>
                  <w:sz w:val="24"/>
                  <w:szCs w:val="24"/>
                </w:rPr>
                <w:delText>1.02</w:delText>
              </w:r>
            </w:del>
          </w:p>
        </w:tc>
        <w:tc>
          <w:tcPr>
            <w:tcW w:w="1140" w:type="pct"/>
            <w:vAlign w:val="center"/>
          </w:tcPr>
          <w:p w14:paraId="310ED585" w14:textId="40A428B1" w:rsidR="002639A6" w:rsidRPr="00D97196" w:rsidDel="00C2040A" w:rsidRDefault="00DA0435">
            <w:pPr>
              <w:rPr>
                <w:del w:id="1319" w:author="Mohammad Nayeem Hasan" w:date="2023-01-21T00:38:00Z"/>
                <w:rFonts w:ascii="Times New Roman" w:hAnsi="Times New Roman" w:cs="Times New Roman"/>
                <w:sz w:val="24"/>
                <w:szCs w:val="24"/>
              </w:rPr>
              <w:pPrChange w:id="1320" w:author="Mohammad Nayeem Hasan" w:date="2023-01-21T14:56:00Z">
                <w:pPr>
                  <w:jc w:val="both"/>
                </w:pPr>
              </w:pPrChange>
            </w:pPr>
            <w:del w:id="1321" w:author="Mohammad Nayeem Hasan" w:date="2023-01-21T00:38:00Z">
              <w:r w:rsidRPr="00D97196" w:rsidDel="00C2040A">
                <w:rPr>
                  <w:rFonts w:ascii="Times New Roman" w:hAnsi="Times New Roman" w:cs="Times New Roman"/>
                  <w:sz w:val="24"/>
                  <w:szCs w:val="24"/>
                </w:rPr>
                <w:delText>0.74-1.42</w:delText>
              </w:r>
            </w:del>
          </w:p>
        </w:tc>
        <w:tc>
          <w:tcPr>
            <w:tcW w:w="445" w:type="pct"/>
            <w:vAlign w:val="center"/>
          </w:tcPr>
          <w:p w14:paraId="21222F01" w14:textId="1AE9004E" w:rsidR="002639A6" w:rsidRPr="00D97196" w:rsidDel="00C2040A" w:rsidRDefault="002639A6">
            <w:pPr>
              <w:rPr>
                <w:del w:id="1322" w:author="Mohammad Nayeem Hasan" w:date="2023-01-21T00:38:00Z"/>
                <w:rFonts w:ascii="Times New Roman" w:hAnsi="Times New Roman" w:cs="Times New Roman"/>
                <w:sz w:val="24"/>
                <w:szCs w:val="24"/>
              </w:rPr>
              <w:pPrChange w:id="1323" w:author="Mohammad Nayeem Hasan" w:date="2023-01-21T14:56:00Z">
                <w:pPr>
                  <w:jc w:val="both"/>
                </w:pPr>
              </w:pPrChange>
            </w:pPr>
            <w:del w:id="1324" w:author="Mohammad Nayeem Hasan" w:date="2023-01-21T00:38:00Z">
              <w:r w:rsidRPr="00D97196" w:rsidDel="00C2040A">
                <w:rPr>
                  <w:rFonts w:ascii="Times New Roman" w:hAnsi="Times New Roman" w:cs="Times New Roman"/>
                  <w:sz w:val="24"/>
                  <w:szCs w:val="24"/>
                </w:rPr>
                <w:delText>0.884</w:delText>
              </w:r>
            </w:del>
          </w:p>
        </w:tc>
      </w:tr>
      <w:tr w:rsidR="00275578" w:rsidRPr="00D97196" w:rsidDel="00C2040A" w14:paraId="29FF096C" w14:textId="6889F1CD" w:rsidTr="00275578">
        <w:trPr>
          <w:trHeight w:val="138"/>
          <w:jc w:val="center"/>
          <w:del w:id="1325" w:author="Mohammad Nayeem Hasan" w:date="2023-01-21T00:38:00Z"/>
        </w:trPr>
        <w:tc>
          <w:tcPr>
            <w:tcW w:w="811" w:type="pct"/>
            <w:vAlign w:val="center"/>
          </w:tcPr>
          <w:p w14:paraId="2855A8C1" w14:textId="3C040B98" w:rsidR="002639A6" w:rsidRPr="00D97196" w:rsidDel="00C2040A" w:rsidRDefault="002639A6">
            <w:pPr>
              <w:rPr>
                <w:del w:id="1326" w:author="Mohammad Nayeem Hasan" w:date="2023-01-21T00:38:00Z"/>
                <w:rFonts w:ascii="Times New Roman" w:hAnsi="Times New Roman" w:cs="Times New Roman"/>
                <w:sz w:val="24"/>
                <w:szCs w:val="24"/>
              </w:rPr>
              <w:pPrChange w:id="1327" w:author="Mohammad Nayeem Hasan" w:date="2023-01-21T14:56:00Z">
                <w:pPr>
                  <w:jc w:val="both"/>
                </w:pPr>
              </w:pPrChange>
            </w:pPr>
            <w:del w:id="1328" w:author="Mohammad Nayeem Hasan" w:date="2023-01-21T00:38:00Z">
              <w:r w:rsidRPr="00D97196" w:rsidDel="00C2040A">
                <w:rPr>
                  <w:rFonts w:ascii="Times New Roman" w:hAnsi="Times New Roman" w:cs="Times New Roman"/>
                  <w:sz w:val="24"/>
                  <w:szCs w:val="24"/>
                </w:rPr>
                <w:delText>Mymensingh</w:delText>
              </w:r>
            </w:del>
          </w:p>
        </w:tc>
        <w:tc>
          <w:tcPr>
            <w:tcW w:w="353" w:type="pct"/>
            <w:vAlign w:val="center"/>
          </w:tcPr>
          <w:p w14:paraId="7937B932" w14:textId="0E21746E" w:rsidR="002639A6" w:rsidRPr="00D97196" w:rsidDel="00C2040A" w:rsidRDefault="002639A6">
            <w:pPr>
              <w:rPr>
                <w:del w:id="1329" w:author="Mohammad Nayeem Hasan" w:date="2023-01-21T00:38:00Z"/>
                <w:rFonts w:ascii="Times New Roman" w:hAnsi="Times New Roman" w:cs="Times New Roman"/>
                <w:sz w:val="24"/>
                <w:szCs w:val="24"/>
              </w:rPr>
              <w:pPrChange w:id="1330" w:author="Mohammad Nayeem Hasan" w:date="2023-01-21T14:56:00Z">
                <w:pPr>
                  <w:jc w:val="both"/>
                </w:pPr>
              </w:pPrChange>
            </w:pPr>
            <w:del w:id="1331" w:author="Mohammad Nayeem Hasan" w:date="2023-01-21T00:38:00Z">
              <w:r w:rsidRPr="00D97196" w:rsidDel="00C2040A">
                <w:rPr>
                  <w:rFonts w:ascii="Times New Roman" w:hAnsi="Times New Roman" w:cs="Times New Roman"/>
                  <w:sz w:val="24"/>
                  <w:szCs w:val="24"/>
                </w:rPr>
                <w:delText>-</w:delText>
              </w:r>
            </w:del>
          </w:p>
        </w:tc>
        <w:tc>
          <w:tcPr>
            <w:tcW w:w="329" w:type="pct"/>
            <w:vAlign w:val="center"/>
          </w:tcPr>
          <w:p w14:paraId="69C89F22" w14:textId="2268A38B" w:rsidR="002639A6" w:rsidRPr="00D97196" w:rsidDel="00C2040A" w:rsidRDefault="002639A6">
            <w:pPr>
              <w:rPr>
                <w:del w:id="1332" w:author="Mohammad Nayeem Hasan" w:date="2023-01-21T00:38:00Z"/>
                <w:rFonts w:ascii="Times New Roman" w:hAnsi="Times New Roman" w:cs="Times New Roman"/>
                <w:sz w:val="24"/>
                <w:szCs w:val="24"/>
              </w:rPr>
              <w:pPrChange w:id="1333" w:author="Mohammad Nayeem Hasan" w:date="2023-01-21T14:56:00Z">
                <w:pPr>
                  <w:jc w:val="both"/>
                </w:pPr>
              </w:pPrChange>
            </w:pPr>
            <w:del w:id="1334"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508DD1D0" w14:textId="5489C9DE" w:rsidR="002639A6" w:rsidRPr="00D97196" w:rsidDel="00C2040A" w:rsidRDefault="002639A6">
            <w:pPr>
              <w:rPr>
                <w:del w:id="1335" w:author="Mohammad Nayeem Hasan" w:date="2023-01-21T00:38:00Z"/>
                <w:rFonts w:ascii="Times New Roman" w:hAnsi="Times New Roman" w:cs="Times New Roman"/>
                <w:sz w:val="24"/>
                <w:szCs w:val="24"/>
              </w:rPr>
              <w:pPrChange w:id="1336" w:author="Mohammad Nayeem Hasan" w:date="2023-01-21T14:56:00Z">
                <w:pPr>
                  <w:jc w:val="both"/>
                </w:pPr>
              </w:pPrChange>
            </w:pPr>
            <w:del w:id="1337" w:author="Mohammad Nayeem Hasan" w:date="2023-01-21T00:38:00Z">
              <w:r w:rsidRPr="00D97196" w:rsidDel="00C2040A">
                <w:rPr>
                  <w:rFonts w:ascii="Times New Roman" w:hAnsi="Times New Roman" w:cs="Times New Roman"/>
                  <w:sz w:val="24"/>
                  <w:szCs w:val="24"/>
                </w:rPr>
                <w:delText>-</w:delText>
              </w:r>
            </w:del>
          </w:p>
        </w:tc>
        <w:tc>
          <w:tcPr>
            <w:tcW w:w="353" w:type="pct"/>
            <w:vAlign w:val="center"/>
          </w:tcPr>
          <w:p w14:paraId="6BB6F911" w14:textId="630DCDE9" w:rsidR="002639A6" w:rsidRPr="00D97196" w:rsidDel="00C2040A" w:rsidRDefault="002639A6">
            <w:pPr>
              <w:rPr>
                <w:del w:id="1338" w:author="Mohammad Nayeem Hasan" w:date="2023-01-21T00:38:00Z"/>
                <w:rFonts w:ascii="Times New Roman" w:hAnsi="Times New Roman" w:cs="Times New Roman"/>
                <w:sz w:val="24"/>
                <w:szCs w:val="24"/>
              </w:rPr>
              <w:pPrChange w:id="1339" w:author="Mohammad Nayeem Hasan" w:date="2023-01-21T14:56:00Z">
                <w:pPr>
                  <w:jc w:val="both"/>
                </w:pPr>
              </w:pPrChange>
            </w:pPr>
            <w:del w:id="1340" w:author="Mohammad Nayeem Hasan" w:date="2023-01-21T00:38:00Z">
              <w:r w:rsidRPr="00D97196" w:rsidDel="00C2040A">
                <w:rPr>
                  <w:rFonts w:ascii="Times New Roman" w:hAnsi="Times New Roman" w:cs="Times New Roman"/>
                  <w:sz w:val="24"/>
                  <w:szCs w:val="24"/>
                </w:rPr>
                <w:delText>-</w:delText>
              </w:r>
            </w:del>
          </w:p>
        </w:tc>
        <w:tc>
          <w:tcPr>
            <w:tcW w:w="356" w:type="pct"/>
            <w:vAlign w:val="center"/>
          </w:tcPr>
          <w:p w14:paraId="657DFF94" w14:textId="7CA0C5A1" w:rsidR="002639A6" w:rsidRPr="00D97196" w:rsidDel="00C2040A" w:rsidRDefault="002639A6">
            <w:pPr>
              <w:rPr>
                <w:del w:id="1341" w:author="Mohammad Nayeem Hasan" w:date="2023-01-21T00:38:00Z"/>
                <w:rFonts w:ascii="Times New Roman" w:hAnsi="Times New Roman" w:cs="Times New Roman"/>
                <w:sz w:val="24"/>
                <w:szCs w:val="24"/>
              </w:rPr>
              <w:pPrChange w:id="1342" w:author="Mohammad Nayeem Hasan" w:date="2023-01-21T14:56:00Z">
                <w:pPr>
                  <w:jc w:val="both"/>
                </w:pPr>
              </w:pPrChange>
            </w:pPr>
            <w:del w:id="1343"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2DC2BB17" w14:textId="7ED0BEE9" w:rsidR="002639A6" w:rsidRPr="00D97196" w:rsidDel="00C2040A" w:rsidRDefault="002639A6">
            <w:pPr>
              <w:rPr>
                <w:del w:id="1344" w:author="Mohammad Nayeem Hasan" w:date="2023-01-21T00:38:00Z"/>
                <w:rFonts w:ascii="Times New Roman" w:hAnsi="Times New Roman" w:cs="Times New Roman"/>
                <w:sz w:val="24"/>
                <w:szCs w:val="24"/>
              </w:rPr>
              <w:pPrChange w:id="1345" w:author="Mohammad Nayeem Hasan" w:date="2023-01-21T14:56:00Z">
                <w:pPr>
                  <w:jc w:val="both"/>
                </w:pPr>
              </w:pPrChange>
            </w:pPr>
            <w:del w:id="1346"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22903188" w14:textId="067FBD8C" w:rsidR="002639A6" w:rsidRPr="00D97196" w:rsidDel="00C2040A" w:rsidRDefault="002639A6">
            <w:pPr>
              <w:rPr>
                <w:del w:id="1347" w:author="Mohammad Nayeem Hasan" w:date="2023-01-21T00:38:00Z"/>
                <w:rFonts w:ascii="Times New Roman" w:hAnsi="Times New Roman" w:cs="Times New Roman"/>
                <w:sz w:val="24"/>
                <w:szCs w:val="24"/>
              </w:rPr>
              <w:pPrChange w:id="1348" w:author="Mohammad Nayeem Hasan" w:date="2023-01-21T14:56:00Z">
                <w:pPr>
                  <w:jc w:val="both"/>
                </w:pPr>
              </w:pPrChange>
            </w:pPr>
            <w:del w:id="1349" w:author="Mohammad Nayeem Hasan" w:date="2023-01-21T00:38:00Z">
              <w:r w:rsidRPr="00D97196" w:rsidDel="00C2040A">
                <w:rPr>
                  <w:rFonts w:ascii="Times New Roman" w:hAnsi="Times New Roman" w:cs="Times New Roman"/>
                  <w:sz w:val="24"/>
                  <w:szCs w:val="24"/>
                </w:rPr>
                <w:delText>1.41</w:delText>
              </w:r>
            </w:del>
          </w:p>
        </w:tc>
        <w:tc>
          <w:tcPr>
            <w:tcW w:w="1140" w:type="pct"/>
            <w:vAlign w:val="center"/>
          </w:tcPr>
          <w:p w14:paraId="10C8EF86" w14:textId="6417D7BA" w:rsidR="002639A6" w:rsidRPr="00D97196" w:rsidDel="00C2040A" w:rsidRDefault="00DA0435">
            <w:pPr>
              <w:rPr>
                <w:del w:id="1350" w:author="Mohammad Nayeem Hasan" w:date="2023-01-21T00:38:00Z"/>
                <w:rFonts w:ascii="Times New Roman" w:hAnsi="Times New Roman" w:cs="Times New Roman"/>
                <w:sz w:val="24"/>
                <w:szCs w:val="24"/>
              </w:rPr>
              <w:pPrChange w:id="1351" w:author="Mohammad Nayeem Hasan" w:date="2023-01-21T14:56:00Z">
                <w:pPr>
                  <w:jc w:val="both"/>
                </w:pPr>
              </w:pPrChange>
            </w:pPr>
            <w:del w:id="1352" w:author="Mohammad Nayeem Hasan" w:date="2023-01-21T00:38:00Z">
              <w:r w:rsidRPr="00D97196" w:rsidDel="00C2040A">
                <w:rPr>
                  <w:rFonts w:ascii="Times New Roman" w:hAnsi="Times New Roman" w:cs="Times New Roman"/>
                  <w:sz w:val="24"/>
                  <w:szCs w:val="24"/>
                </w:rPr>
                <w:delText>1.01-1.97</w:delText>
              </w:r>
            </w:del>
          </w:p>
        </w:tc>
        <w:tc>
          <w:tcPr>
            <w:tcW w:w="445" w:type="pct"/>
            <w:vAlign w:val="center"/>
          </w:tcPr>
          <w:p w14:paraId="0799953D" w14:textId="23009612" w:rsidR="002639A6" w:rsidRPr="00D97196" w:rsidDel="00C2040A" w:rsidRDefault="002639A6">
            <w:pPr>
              <w:rPr>
                <w:del w:id="1353" w:author="Mohammad Nayeem Hasan" w:date="2023-01-21T00:38:00Z"/>
                <w:rFonts w:ascii="Times New Roman" w:hAnsi="Times New Roman" w:cs="Times New Roman"/>
                <w:sz w:val="24"/>
                <w:szCs w:val="24"/>
              </w:rPr>
              <w:pPrChange w:id="1354" w:author="Mohammad Nayeem Hasan" w:date="2023-01-21T14:56:00Z">
                <w:pPr>
                  <w:jc w:val="both"/>
                </w:pPr>
              </w:pPrChange>
            </w:pPr>
            <w:del w:id="1355" w:author="Mohammad Nayeem Hasan" w:date="2023-01-21T00:38:00Z">
              <w:r w:rsidRPr="00D97196" w:rsidDel="00C2040A">
                <w:rPr>
                  <w:rFonts w:ascii="Times New Roman" w:hAnsi="Times New Roman" w:cs="Times New Roman"/>
                  <w:sz w:val="24"/>
                  <w:szCs w:val="24"/>
                </w:rPr>
                <w:delText>0.043</w:delText>
              </w:r>
            </w:del>
          </w:p>
        </w:tc>
      </w:tr>
      <w:tr w:rsidR="00275578" w:rsidRPr="00D97196" w:rsidDel="00C2040A" w14:paraId="344058DE" w14:textId="28002165" w:rsidTr="00275578">
        <w:trPr>
          <w:trHeight w:val="138"/>
          <w:jc w:val="center"/>
          <w:del w:id="1356" w:author="Mohammad Nayeem Hasan" w:date="2023-01-21T00:38:00Z"/>
        </w:trPr>
        <w:tc>
          <w:tcPr>
            <w:tcW w:w="811" w:type="pct"/>
            <w:vAlign w:val="center"/>
          </w:tcPr>
          <w:p w14:paraId="381939EB" w14:textId="307A1C32" w:rsidR="002639A6" w:rsidRPr="00D97196" w:rsidDel="00C2040A" w:rsidRDefault="002639A6">
            <w:pPr>
              <w:rPr>
                <w:del w:id="1357" w:author="Mohammad Nayeem Hasan" w:date="2023-01-21T00:38:00Z"/>
                <w:rFonts w:ascii="Times New Roman" w:hAnsi="Times New Roman" w:cs="Times New Roman"/>
                <w:sz w:val="24"/>
                <w:szCs w:val="24"/>
              </w:rPr>
              <w:pPrChange w:id="1358" w:author="Mohammad Nayeem Hasan" w:date="2023-01-21T14:56:00Z">
                <w:pPr>
                  <w:jc w:val="both"/>
                </w:pPr>
              </w:pPrChange>
            </w:pPr>
            <w:del w:id="1359" w:author="Mohammad Nayeem Hasan" w:date="2023-01-21T00:38:00Z">
              <w:r w:rsidRPr="00D97196" w:rsidDel="00C2040A">
                <w:rPr>
                  <w:rFonts w:ascii="Times New Roman" w:hAnsi="Times New Roman" w:cs="Times New Roman"/>
                  <w:sz w:val="24"/>
                  <w:szCs w:val="24"/>
                </w:rPr>
                <w:delText>Rajshahi</w:delText>
              </w:r>
            </w:del>
          </w:p>
        </w:tc>
        <w:tc>
          <w:tcPr>
            <w:tcW w:w="353" w:type="pct"/>
            <w:vAlign w:val="center"/>
          </w:tcPr>
          <w:p w14:paraId="3ACFC35D" w14:textId="0E440C1C" w:rsidR="002639A6" w:rsidRPr="00D97196" w:rsidDel="00C2040A" w:rsidRDefault="002639A6">
            <w:pPr>
              <w:rPr>
                <w:del w:id="1360" w:author="Mohammad Nayeem Hasan" w:date="2023-01-21T00:38:00Z"/>
                <w:rFonts w:ascii="Times New Roman" w:hAnsi="Times New Roman" w:cs="Times New Roman"/>
                <w:sz w:val="24"/>
                <w:szCs w:val="24"/>
              </w:rPr>
              <w:pPrChange w:id="1361" w:author="Mohammad Nayeem Hasan" w:date="2023-01-21T14:56:00Z">
                <w:pPr>
                  <w:jc w:val="both"/>
                </w:pPr>
              </w:pPrChange>
            </w:pPr>
            <w:del w:id="1362" w:author="Mohammad Nayeem Hasan" w:date="2023-01-21T00:38:00Z">
              <w:r w:rsidRPr="00D97196" w:rsidDel="00C2040A">
                <w:rPr>
                  <w:rFonts w:ascii="Times New Roman" w:hAnsi="Times New Roman" w:cs="Times New Roman"/>
                  <w:sz w:val="24"/>
                  <w:szCs w:val="24"/>
                </w:rPr>
                <w:delText>0.99</w:delText>
              </w:r>
            </w:del>
          </w:p>
        </w:tc>
        <w:tc>
          <w:tcPr>
            <w:tcW w:w="329" w:type="pct"/>
            <w:vAlign w:val="center"/>
          </w:tcPr>
          <w:p w14:paraId="4F869C34" w14:textId="5A2DE555" w:rsidR="002639A6" w:rsidRPr="00D97196" w:rsidDel="00C2040A" w:rsidRDefault="002639A6">
            <w:pPr>
              <w:rPr>
                <w:del w:id="1363" w:author="Mohammad Nayeem Hasan" w:date="2023-01-21T00:38:00Z"/>
                <w:rFonts w:ascii="Times New Roman" w:hAnsi="Times New Roman" w:cs="Times New Roman"/>
                <w:sz w:val="24"/>
                <w:szCs w:val="24"/>
              </w:rPr>
              <w:pPrChange w:id="1364" w:author="Mohammad Nayeem Hasan" w:date="2023-01-21T14:56:00Z">
                <w:pPr>
                  <w:jc w:val="both"/>
                </w:pPr>
              </w:pPrChange>
            </w:pPr>
            <w:del w:id="1365" w:author="Mohammad Nayeem Hasan" w:date="2023-01-21T00:38:00Z">
              <w:r w:rsidRPr="00D97196" w:rsidDel="00C2040A">
                <w:rPr>
                  <w:rFonts w:ascii="Times New Roman" w:hAnsi="Times New Roman" w:cs="Times New Roman"/>
                  <w:sz w:val="24"/>
                  <w:szCs w:val="24"/>
                </w:rPr>
                <w:delText>0.81 – 1.21</w:delText>
              </w:r>
            </w:del>
          </w:p>
        </w:tc>
        <w:tc>
          <w:tcPr>
            <w:tcW w:w="417" w:type="pct"/>
            <w:vAlign w:val="center"/>
          </w:tcPr>
          <w:p w14:paraId="7A23536D" w14:textId="4D1C1522" w:rsidR="002639A6" w:rsidRPr="00D97196" w:rsidDel="00C2040A" w:rsidRDefault="002639A6">
            <w:pPr>
              <w:rPr>
                <w:del w:id="1366" w:author="Mohammad Nayeem Hasan" w:date="2023-01-21T00:38:00Z"/>
                <w:rFonts w:ascii="Times New Roman" w:hAnsi="Times New Roman" w:cs="Times New Roman"/>
                <w:sz w:val="24"/>
                <w:szCs w:val="24"/>
              </w:rPr>
              <w:pPrChange w:id="1367" w:author="Mohammad Nayeem Hasan" w:date="2023-01-21T14:56:00Z">
                <w:pPr>
                  <w:jc w:val="both"/>
                </w:pPr>
              </w:pPrChange>
            </w:pPr>
            <w:del w:id="1368" w:author="Mohammad Nayeem Hasan" w:date="2023-01-21T00:38:00Z">
              <w:r w:rsidRPr="00D97196" w:rsidDel="00C2040A">
                <w:rPr>
                  <w:rFonts w:ascii="Times New Roman" w:hAnsi="Times New Roman" w:cs="Times New Roman"/>
                  <w:sz w:val="24"/>
                  <w:szCs w:val="24"/>
                </w:rPr>
                <w:delText>0.933</w:delText>
              </w:r>
            </w:del>
          </w:p>
        </w:tc>
        <w:tc>
          <w:tcPr>
            <w:tcW w:w="353" w:type="pct"/>
            <w:vAlign w:val="center"/>
          </w:tcPr>
          <w:p w14:paraId="384462F3" w14:textId="0C7FCB90" w:rsidR="002639A6" w:rsidRPr="00D97196" w:rsidDel="00C2040A" w:rsidRDefault="002639A6">
            <w:pPr>
              <w:rPr>
                <w:del w:id="1369" w:author="Mohammad Nayeem Hasan" w:date="2023-01-21T00:38:00Z"/>
                <w:rFonts w:ascii="Times New Roman" w:hAnsi="Times New Roman" w:cs="Times New Roman"/>
                <w:sz w:val="24"/>
                <w:szCs w:val="24"/>
              </w:rPr>
              <w:pPrChange w:id="1370" w:author="Mohammad Nayeem Hasan" w:date="2023-01-21T14:56:00Z">
                <w:pPr>
                  <w:jc w:val="both"/>
                </w:pPr>
              </w:pPrChange>
            </w:pPr>
            <w:del w:id="1371" w:author="Mohammad Nayeem Hasan" w:date="2023-01-21T00:38:00Z">
              <w:r w:rsidRPr="00D97196" w:rsidDel="00C2040A">
                <w:rPr>
                  <w:rFonts w:ascii="Times New Roman" w:hAnsi="Times New Roman" w:cs="Times New Roman"/>
                  <w:sz w:val="24"/>
                  <w:szCs w:val="24"/>
                </w:rPr>
                <w:delText>0.93</w:delText>
              </w:r>
            </w:del>
          </w:p>
        </w:tc>
        <w:tc>
          <w:tcPr>
            <w:tcW w:w="356" w:type="pct"/>
            <w:vAlign w:val="center"/>
          </w:tcPr>
          <w:p w14:paraId="3294E2EA" w14:textId="2AD44B44" w:rsidR="002639A6" w:rsidRPr="00D97196" w:rsidDel="00C2040A" w:rsidRDefault="002639A6">
            <w:pPr>
              <w:rPr>
                <w:del w:id="1372" w:author="Mohammad Nayeem Hasan" w:date="2023-01-21T00:38:00Z"/>
                <w:rFonts w:ascii="Times New Roman" w:hAnsi="Times New Roman" w:cs="Times New Roman"/>
                <w:sz w:val="24"/>
                <w:szCs w:val="24"/>
              </w:rPr>
              <w:pPrChange w:id="1373" w:author="Mohammad Nayeem Hasan" w:date="2023-01-21T14:56:00Z">
                <w:pPr>
                  <w:jc w:val="both"/>
                </w:pPr>
              </w:pPrChange>
            </w:pPr>
            <w:del w:id="1374" w:author="Mohammad Nayeem Hasan" w:date="2023-01-21T00:38:00Z">
              <w:r w:rsidRPr="00D97196" w:rsidDel="00C2040A">
                <w:rPr>
                  <w:rFonts w:ascii="Times New Roman" w:hAnsi="Times New Roman" w:cs="Times New Roman"/>
                  <w:sz w:val="24"/>
                  <w:szCs w:val="24"/>
                </w:rPr>
                <w:delText>0.65 – 1.31</w:delText>
              </w:r>
            </w:del>
          </w:p>
        </w:tc>
        <w:tc>
          <w:tcPr>
            <w:tcW w:w="417" w:type="pct"/>
            <w:vAlign w:val="center"/>
          </w:tcPr>
          <w:p w14:paraId="14D1EE4C" w14:textId="2A1F23D0" w:rsidR="002639A6" w:rsidRPr="00D97196" w:rsidDel="00C2040A" w:rsidRDefault="002639A6">
            <w:pPr>
              <w:rPr>
                <w:del w:id="1375" w:author="Mohammad Nayeem Hasan" w:date="2023-01-21T00:38:00Z"/>
                <w:rFonts w:ascii="Times New Roman" w:hAnsi="Times New Roman" w:cs="Times New Roman"/>
                <w:sz w:val="24"/>
                <w:szCs w:val="24"/>
              </w:rPr>
              <w:pPrChange w:id="1376" w:author="Mohammad Nayeem Hasan" w:date="2023-01-21T14:56:00Z">
                <w:pPr>
                  <w:jc w:val="both"/>
                </w:pPr>
              </w:pPrChange>
            </w:pPr>
            <w:del w:id="1377" w:author="Mohammad Nayeem Hasan" w:date="2023-01-21T00:38:00Z">
              <w:r w:rsidRPr="00D97196" w:rsidDel="00C2040A">
                <w:rPr>
                  <w:rFonts w:ascii="Times New Roman" w:hAnsi="Times New Roman" w:cs="Times New Roman"/>
                  <w:sz w:val="24"/>
                  <w:szCs w:val="24"/>
                </w:rPr>
                <w:delText>0.666</w:delText>
              </w:r>
            </w:del>
          </w:p>
        </w:tc>
        <w:tc>
          <w:tcPr>
            <w:tcW w:w="379" w:type="pct"/>
            <w:vAlign w:val="center"/>
          </w:tcPr>
          <w:p w14:paraId="54AF916E" w14:textId="2F5B0A81" w:rsidR="002639A6" w:rsidRPr="00D97196" w:rsidDel="00C2040A" w:rsidRDefault="002639A6">
            <w:pPr>
              <w:rPr>
                <w:del w:id="1378" w:author="Mohammad Nayeem Hasan" w:date="2023-01-21T00:38:00Z"/>
                <w:rFonts w:ascii="Times New Roman" w:hAnsi="Times New Roman" w:cs="Times New Roman"/>
                <w:sz w:val="24"/>
                <w:szCs w:val="24"/>
              </w:rPr>
              <w:pPrChange w:id="1379" w:author="Mohammad Nayeem Hasan" w:date="2023-01-21T14:56:00Z">
                <w:pPr>
                  <w:jc w:val="both"/>
                </w:pPr>
              </w:pPrChange>
            </w:pPr>
            <w:del w:id="1380" w:author="Mohammad Nayeem Hasan" w:date="2023-01-21T00:38:00Z">
              <w:r w:rsidRPr="00D97196" w:rsidDel="00C2040A">
                <w:rPr>
                  <w:rFonts w:ascii="Times New Roman" w:hAnsi="Times New Roman" w:cs="Times New Roman"/>
                  <w:sz w:val="24"/>
                  <w:szCs w:val="24"/>
                </w:rPr>
                <w:delText>1.04</w:delText>
              </w:r>
            </w:del>
          </w:p>
        </w:tc>
        <w:tc>
          <w:tcPr>
            <w:tcW w:w="1140" w:type="pct"/>
            <w:vAlign w:val="center"/>
          </w:tcPr>
          <w:p w14:paraId="6E6B0F29" w14:textId="169DA5AC" w:rsidR="002639A6" w:rsidRPr="00D97196" w:rsidDel="00C2040A" w:rsidRDefault="00DA0435">
            <w:pPr>
              <w:rPr>
                <w:del w:id="1381" w:author="Mohammad Nayeem Hasan" w:date="2023-01-21T00:38:00Z"/>
                <w:rFonts w:ascii="Times New Roman" w:hAnsi="Times New Roman" w:cs="Times New Roman"/>
                <w:sz w:val="24"/>
                <w:szCs w:val="24"/>
              </w:rPr>
              <w:pPrChange w:id="1382" w:author="Mohammad Nayeem Hasan" w:date="2023-01-21T14:56:00Z">
                <w:pPr>
                  <w:jc w:val="both"/>
                </w:pPr>
              </w:pPrChange>
            </w:pPr>
            <w:del w:id="1383" w:author="Mohammad Nayeem Hasan" w:date="2023-01-21T00:38:00Z">
              <w:r w:rsidRPr="00D97196" w:rsidDel="00C2040A">
                <w:rPr>
                  <w:rFonts w:ascii="Times New Roman" w:hAnsi="Times New Roman" w:cs="Times New Roman"/>
                  <w:sz w:val="24"/>
                  <w:szCs w:val="24"/>
                </w:rPr>
                <w:delText>0.75-1.45</w:delText>
              </w:r>
            </w:del>
          </w:p>
        </w:tc>
        <w:tc>
          <w:tcPr>
            <w:tcW w:w="445" w:type="pct"/>
            <w:vAlign w:val="center"/>
          </w:tcPr>
          <w:p w14:paraId="1C318ECF" w14:textId="6C8E3E7D" w:rsidR="002639A6" w:rsidRPr="00D97196" w:rsidDel="00C2040A" w:rsidRDefault="002639A6">
            <w:pPr>
              <w:rPr>
                <w:del w:id="1384" w:author="Mohammad Nayeem Hasan" w:date="2023-01-21T00:38:00Z"/>
                <w:rFonts w:ascii="Times New Roman" w:hAnsi="Times New Roman" w:cs="Times New Roman"/>
                <w:sz w:val="24"/>
                <w:szCs w:val="24"/>
              </w:rPr>
              <w:pPrChange w:id="1385" w:author="Mohammad Nayeem Hasan" w:date="2023-01-21T14:56:00Z">
                <w:pPr>
                  <w:jc w:val="both"/>
                </w:pPr>
              </w:pPrChange>
            </w:pPr>
            <w:del w:id="1386" w:author="Mohammad Nayeem Hasan" w:date="2023-01-21T00:38:00Z">
              <w:r w:rsidRPr="00D97196" w:rsidDel="00C2040A">
                <w:rPr>
                  <w:rFonts w:ascii="Times New Roman" w:hAnsi="Times New Roman" w:cs="Times New Roman"/>
                  <w:sz w:val="24"/>
                  <w:szCs w:val="24"/>
                </w:rPr>
                <w:delText>0.788</w:delText>
              </w:r>
            </w:del>
          </w:p>
        </w:tc>
      </w:tr>
      <w:tr w:rsidR="00275578" w:rsidRPr="00D97196" w:rsidDel="00C2040A" w14:paraId="45B16C81" w14:textId="5ADBB814" w:rsidTr="00275578">
        <w:trPr>
          <w:trHeight w:val="138"/>
          <w:jc w:val="center"/>
          <w:del w:id="1387" w:author="Mohammad Nayeem Hasan" w:date="2023-01-21T00:38:00Z"/>
        </w:trPr>
        <w:tc>
          <w:tcPr>
            <w:tcW w:w="811" w:type="pct"/>
            <w:vAlign w:val="center"/>
          </w:tcPr>
          <w:p w14:paraId="239E02EF" w14:textId="3958FD08" w:rsidR="002639A6" w:rsidRPr="00D97196" w:rsidDel="00C2040A" w:rsidRDefault="002639A6">
            <w:pPr>
              <w:rPr>
                <w:del w:id="1388" w:author="Mohammad Nayeem Hasan" w:date="2023-01-21T00:38:00Z"/>
                <w:rFonts w:ascii="Times New Roman" w:hAnsi="Times New Roman" w:cs="Times New Roman"/>
                <w:sz w:val="24"/>
                <w:szCs w:val="24"/>
              </w:rPr>
              <w:pPrChange w:id="1389" w:author="Mohammad Nayeem Hasan" w:date="2023-01-21T14:56:00Z">
                <w:pPr>
                  <w:jc w:val="both"/>
                </w:pPr>
              </w:pPrChange>
            </w:pPr>
            <w:del w:id="1390" w:author="Mohammad Nayeem Hasan" w:date="2023-01-21T00:38:00Z">
              <w:r w:rsidRPr="00D97196" w:rsidDel="00C2040A">
                <w:rPr>
                  <w:rFonts w:ascii="Times New Roman" w:hAnsi="Times New Roman" w:cs="Times New Roman"/>
                  <w:sz w:val="24"/>
                  <w:szCs w:val="24"/>
                </w:rPr>
                <w:delText>Rangpur</w:delText>
              </w:r>
            </w:del>
          </w:p>
        </w:tc>
        <w:tc>
          <w:tcPr>
            <w:tcW w:w="353" w:type="pct"/>
            <w:vAlign w:val="center"/>
          </w:tcPr>
          <w:p w14:paraId="7FE34CD5" w14:textId="7E329A68" w:rsidR="002639A6" w:rsidRPr="00D97196" w:rsidDel="00C2040A" w:rsidRDefault="002639A6">
            <w:pPr>
              <w:rPr>
                <w:del w:id="1391" w:author="Mohammad Nayeem Hasan" w:date="2023-01-21T00:38:00Z"/>
                <w:rFonts w:ascii="Times New Roman" w:hAnsi="Times New Roman" w:cs="Times New Roman"/>
                <w:sz w:val="24"/>
                <w:szCs w:val="24"/>
              </w:rPr>
              <w:pPrChange w:id="1392" w:author="Mohammad Nayeem Hasan" w:date="2023-01-21T14:56:00Z">
                <w:pPr>
                  <w:jc w:val="both"/>
                </w:pPr>
              </w:pPrChange>
            </w:pPr>
            <w:del w:id="1393" w:author="Mohammad Nayeem Hasan" w:date="2023-01-21T00:38:00Z">
              <w:r w:rsidRPr="00D97196" w:rsidDel="00C2040A">
                <w:rPr>
                  <w:rFonts w:ascii="Times New Roman" w:hAnsi="Times New Roman" w:cs="Times New Roman"/>
                  <w:sz w:val="24"/>
                  <w:szCs w:val="24"/>
                </w:rPr>
                <w:delText>-</w:delText>
              </w:r>
            </w:del>
          </w:p>
        </w:tc>
        <w:tc>
          <w:tcPr>
            <w:tcW w:w="329" w:type="pct"/>
            <w:vAlign w:val="center"/>
          </w:tcPr>
          <w:p w14:paraId="4E07888E" w14:textId="07458125" w:rsidR="002639A6" w:rsidRPr="00D97196" w:rsidDel="00C2040A" w:rsidRDefault="002639A6">
            <w:pPr>
              <w:rPr>
                <w:del w:id="1394" w:author="Mohammad Nayeem Hasan" w:date="2023-01-21T00:38:00Z"/>
                <w:rFonts w:ascii="Times New Roman" w:hAnsi="Times New Roman" w:cs="Times New Roman"/>
                <w:sz w:val="24"/>
                <w:szCs w:val="24"/>
              </w:rPr>
              <w:pPrChange w:id="1395" w:author="Mohammad Nayeem Hasan" w:date="2023-01-21T14:56:00Z">
                <w:pPr>
                  <w:jc w:val="both"/>
                </w:pPr>
              </w:pPrChange>
            </w:pPr>
            <w:del w:id="1396"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120E8F1F" w14:textId="6D7479C7" w:rsidR="002639A6" w:rsidRPr="00D97196" w:rsidDel="00C2040A" w:rsidRDefault="002639A6">
            <w:pPr>
              <w:rPr>
                <w:del w:id="1397" w:author="Mohammad Nayeem Hasan" w:date="2023-01-21T00:38:00Z"/>
                <w:rFonts w:ascii="Times New Roman" w:hAnsi="Times New Roman" w:cs="Times New Roman"/>
                <w:sz w:val="24"/>
                <w:szCs w:val="24"/>
              </w:rPr>
              <w:pPrChange w:id="1398" w:author="Mohammad Nayeem Hasan" w:date="2023-01-21T14:56:00Z">
                <w:pPr>
                  <w:jc w:val="both"/>
                </w:pPr>
              </w:pPrChange>
            </w:pPr>
            <w:del w:id="1399" w:author="Mohammad Nayeem Hasan" w:date="2023-01-21T00:38:00Z">
              <w:r w:rsidRPr="00D97196" w:rsidDel="00C2040A">
                <w:rPr>
                  <w:rFonts w:ascii="Times New Roman" w:hAnsi="Times New Roman" w:cs="Times New Roman"/>
                  <w:sz w:val="24"/>
                  <w:szCs w:val="24"/>
                </w:rPr>
                <w:delText>-</w:delText>
              </w:r>
            </w:del>
          </w:p>
        </w:tc>
        <w:tc>
          <w:tcPr>
            <w:tcW w:w="353" w:type="pct"/>
            <w:vAlign w:val="center"/>
          </w:tcPr>
          <w:p w14:paraId="53956271" w14:textId="08C7AEB7" w:rsidR="002639A6" w:rsidRPr="00D97196" w:rsidDel="00C2040A" w:rsidRDefault="002639A6">
            <w:pPr>
              <w:rPr>
                <w:del w:id="1400" w:author="Mohammad Nayeem Hasan" w:date="2023-01-21T00:38:00Z"/>
                <w:rFonts w:ascii="Times New Roman" w:hAnsi="Times New Roman" w:cs="Times New Roman"/>
                <w:sz w:val="24"/>
                <w:szCs w:val="24"/>
              </w:rPr>
              <w:pPrChange w:id="1401" w:author="Mohammad Nayeem Hasan" w:date="2023-01-21T14:56:00Z">
                <w:pPr>
                  <w:jc w:val="both"/>
                </w:pPr>
              </w:pPrChange>
            </w:pPr>
            <w:del w:id="1402" w:author="Mohammad Nayeem Hasan" w:date="2023-01-21T00:38:00Z">
              <w:r w:rsidRPr="00D97196" w:rsidDel="00C2040A">
                <w:rPr>
                  <w:rFonts w:ascii="Times New Roman" w:hAnsi="Times New Roman" w:cs="Times New Roman"/>
                  <w:sz w:val="24"/>
                  <w:szCs w:val="24"/>
                </w:rPr>
                <w:delText>0.99</w:delText>
              </w:r>
            </w:del>
          </w:p>
        </w:tc>
        <w:tc>
          <w:tcPr>
            <w:tcW w:w="356" w:type="pct"/>
            <w:vAlign w:val="center"/>
          </w:tcPr>
          <w:p w14:paraId="24EE5C26" w14:textId="1187F390" w:rsidR="002639A6" w:rsidRPr="00D97196" w:rsidDel="00C2040A" w:rsidRDefault="002639A6">
            <w:pPr>
              <w:rPr>
                <w:del w:id="1403" w:author="Mohammad Nayeem Hasan" w:date="2023-01-21T00:38:00Z"/>
                <w:rFonts w:ascii="Times New Roman" w:hAnsi="Times New Roman" w:cs="Times New Roman"/>
                <w:sz w:val="24"/>
                <w:szCs w:val="24"/>
              </w:rPr>
              <w:pPrChange w:id="1404" w:author="Mohammad Nayeem Hasan" w:date="2023-01-21T14:56:00Z">
                <w:pPr>
                  <w:jc w:val="both"/>
                </w:pPr>
              </w:pPrChange>
            </w:pPr>
            <w:del w:id="1405" w:author="Mohammad Nayeem Hasan" w:date="2023-01-21T00:38:00Z">
              <w:r w:rsidRPr="00D97196" w:rsidDel="00C2040A">
                <w:rPr>
                  <w:rFonts w:ascii="Times New Roman" w:hAnsi="Times New Roman" w:cs="Times New Roman"/>
                  <w:sz w:val="24"/>
                  <w:szCs w:val="24"/>
                </w:rPr>
                <w:delText>0.71 – 1.38</w:delText>
              </w:r>
            </w:del>
          </w:p>
        </w:tc>
        <w:tc>
          <w:tcPr>
            <w:tcW w:w="417" w:type="pct"/>
            <w:vAlign w:val="center"/>
          </w:tcPr>
          <w:p w14:paraId="6751E223" w14:textId="7FDFC3ED" w:rsidR="002639A6" w:rsidRPr="00D97196" w:rsidDel="00C2040A" w:rsidRDefault="002639A6">
            <w:pPr>
              <w:rPr>
                <w:del w:id="1406" w:author="Mohammad Nayeem Hasan" w:date="2023-01-21T00:38:00Z"/>
                <w:rFonts w:ascii="Times New Roman" w:hAnsi="Times New Roman" w:cs="Times New Roman"/>
                <w:sz w:val="24"/>
                <w:szCs w:val="24"/>
              </w:rPr>
              <w:pPrChange w:id="1407" w:author="Mohammad Nayeem Hasan" w:date="2023-01-21T14:56:00Z">
                <w:pPr>
                  <w:jc w:val="both"/>
                </w:pPr>
              </w:pPrChange>
            </w:pPr>
            <w:del w:id="1408" w:author="Mohammad Nayeem Hasan" w:date="2023-01-21T00:38:00Z">
              <w:r w:rsidRPr="00D97196" w:rsidDel="00C2040A">
                <w:rPr>
                  <w:rFonts w:ascii="Times New Roman" w:hAnsi="Times New Roman" w:cs="Times New Roman"/>
                  <w:sz w:val="24"/>
                  <w:szCs w:val="24"/>
                </w:rPr>
                <w:delText>0.955</w:delText>
              </w:r>
            </w:del>
          </w:p>
        </w:tc>
        <w:tc>
          <w:tcPr>
            <w:tcW w:w="379" w:type="pct"/>
            <w:vAlign w:val="center"/>
          </w:tcPr>
          <w:p w14:paraId="4B5D4BBB" w14:textId="44FA761A" w:rsidR="002639A6" w:rsidRPr="00D97196" w:rsidDel="00C2040A" w:rsidRDefault="002639A6">
            <w:pPr>
              <w:rPr>
                <w:del w:id="1409" w:author="Mohammad Nayeem Hasan" w:date="2023-01-21T00:38:00Z"/>
                <w:rFonts w:ascii="Times New Roman" w:hAnsi="Times New Roman" w:cs="Times New Roman"/>
                <w:sz w:val="24"/>
                <w:szCs w:val="24"/>
              </w:rPr>
              <w:pPrChange w:id="1410" w:author="Mohammad Nayeem Hasan" w:date="2023-01-21T14:56:00Z">
                <w:pPr>
                  <w:jc w:val="both"/>
                </w:pPr>
              </w:pPrChange>
            </w:pPr>
            <w:del w:id="1411" w:author="Mohammad Nayeem Hasan" w:date="2023-01-21T00:38:00Z">
              <w:r w:rsidRPr="00D97196" w:rsidDel="00C2040A">
                <w:rPr>
                  <w:rFonts w:ascii="Times New Roman" w:hAnsi="Times New Roman" w:cs="Times New Roman"/>
                  <w:sz w:val="24"/>
                  <w:szCs w:val="24"/>
                </w:rPr>
                <w:delText>0.70</w:delText>
              </w:r>
            </w:del>
          </w:p>
        </w:tc>
        <w:tc>
          <w:tcPr>
            <w:tcW w:w="1140" w:type="pct"/>
            <w:vAlign w:val="center"/>
          </w:tcPr>
          <w:p w14:paraId="552F17CE" w14:textId="06210428" w:rsidR="002639A6" w:rsidRPr="00D97196" w:rsidDel="00C2040A" w:rsidRDefault="00DA0435">
            <w:pPr>
              <w:rPr>
                <w:del w:id="1412" w:author="Mohammad Nayeem Hasan" w:date="2023-01-21T00:38:00Z"/>
                <w:rFonts w:ascii="Times New Roman" w:hAnsi="Times New Roman" w:cs="Times New Roman"/>
                <w:sz w:val="24"/>
                <w:szCs w:val="24"/>
              </w:rPr>
              <w:pPrChange w:id="1413" w:author="Mohammad Nayeem Hasan" w:date="2023-01-21T14:56:00Z">
                <w:pPr>
                  <w:jc w:val="both"/>
                </w:pPr>
              </w:pPrChange>
            </w:pPr>
            <w:del w:id="1414" w:author="Mohammad Nayeem Hasan" w:date="2023-01-21T00:38:00Z">
              <w:r w:rsidRPr="00D97196" w:rsidDel="00C2040A">
                <w:rPr>
                  <w:rFonts w:ascii="Times New Roman" w:hAnsi="Times New Roman" w:cs="Times New Roman"/>
                  <w:sz w:val="24"/>
                  <w:szCs w:val="24"/>
                </w:rPr>
                <w:delText>0.49-0.98</w:delText>
              </w:r>
            </w:del>
          </w:p>
        </w:tc>
        <w:tc>
          <w:tcPr>
            <w:tcW w:w="445" w:type="pct"/>
            <w:vAlign w:val="center"/>
          </w:tcPr>
          <w:p w14:paraId="0AB10FA2" w14:textId="6188DEE4" w:rsidR="002639A6" w:rsidRPr="00F411AC" w:rsidDel="00C2040A" w:rsidRDefault="002639A6">
            <w:pPr>
              <w:rPr>
                <w:del w:id="1415" w:author="Mohammad Nayeem Hasan" w:date="2023-01-21T00:38:00Z"/>
                <w:rFonts w:ascii="Times New Roman" w:hAnsi="Times New Roman" w:cs="Times New Roman"/>
                <w:b/>
                <w:bCs/>
                <w:sz w:val="24"/>
                <w:szCs w:val="24"/>
              </w:rPr>
              <w:pPrChange w:id="1416" w:author="Mohammad Nayeem Hasan" w:date="2023-01-21T14:56:00Z">
                <w:pPr>
                  <w:jc w:val="both"/>
                </w:pPr>
              </w:pPrChange>
            </w:pPr>
            <w:del w:id="1417" w:author="Mohammad Nayeem Hasan" w:date="2023-01-21T00:38:00Z">
              <w:r w:rsidRPr="00F411AC" w:rsidDel="00C2040A">
                <w:rPr>
                  <w:rFonts w:ascii="Times New Roman" w:hAnsi="Times New Roman" w:cs="Times New Roman"/>
                  <w:b/>
                  <w:bCs/>
                  <w:sz w:val="24"/>
                  <w:szCs w:val="24"/>
                </w:rPr>
                <w:delText>0.037</w:delText>
              </w:r>
            </w:del>
          </w:p>
        </w:tc>
      </w:tr>
      <w:tr w:rsidR="00275578" w:rsidRPr="00D97196" w:rsidDel="00C2040A" w14:paraId="254A5E01" w14:textId="11F761CA" w:rsidTr="00275578">
        <w:trPr>
          <w:trHeight w:val="138"/>
          <w:jc w:val="center"/>
          <w:del w:id="1418" w:author="Mohammad Nayeem Hasan" w:date="2023-01-21T00:38:00Z"/>
        </w:trPr>
        <w:tc>
          <w:tcPr>
            <w:tcW w:w="811" w:type="pct"/>
            <w:vAlign w:val="center"/>
          </w:tcPr>
          <w:p w14:paraId="429C629C" w14:textId="211ED691" w:rsidR="002639A6" w:rsidRPr="00D97196" w:rsidDel="00C2040A" w:rsidRDefault="002639A6">
            <w:pPr>
              <w:rPr>
                <w:del w:id="1419" w:author="Mohammad Nayeem Hasan" w:date="2023-01-21T00:38:00Z"/>
                <w:rFonts w:ascii="Times New Roman" w:hAnsi="Times New Roman" w:cs="Times New Roman"/>
                <w:sz w:val="24"/>
                <w:szCs w:val="24"/>
              </w:rPr>
              <w:pPrChange w:id="1420" w:author="Mohammad Nayeem Hasan" w:date="2023-01-21T14:56:00Z">
                <w:pPr>
                  <w:jc w:val="both"/>
                </w:pPr>
              </w:pPrChange>
            </w:pPr>
            <w:del w:id="1421" w:author="Mohammad Nayeem Hasan" w:date="2023-01-21T00:38:00Z">
              <w:r w:rsidRPr="00D97196" w:rsidDel="00C2040A">
                <w:rPr>
                  <w:rFonts w:ascii="Times New Roman" w:hAnsi="Times New Roman" w:cs="Times New Roman"/>
                  <w:sz w:val="24"/>
                  <w:szCs w:val="24"/>
                </w:rPr>
                <w:delText>Sylhet</w:delText>
              </w:r>
            </w:del>
          </w:p>
        </w:tc>
        <w:tc>
          <w:tcPr>
            <w:tcW w:w="353" w:type="pct"/>
            <w:vAlign w:val="center"/>
          </w:tcPr>
          <w:p w14:paraId="047FDB09" w14:textId="04AC085C" w:rsidR="002639A6" w:rsidRPr="00D97196" w:rsidDel="00C2040A" w:rsidRDefault="002639A6">
            <w:pPr>
              <w:rPr>
                <w:del w:id="1422" w:author="Mohammad Nayeem Hasan" w:date="2023-01-21T00:38:00Z"/>
                <w:rFonts w:ascii="Times New Roman" w:hAnsi="Times New Roman" w:cs="Times New Roman"/>
                <w:sz w:val="24"/>
                <w:szCs w:val="24"/>
              </w:rPr>
              <w:pPrChange w:id="1423" w:author="Mohammad Nayeem Hasan" w:date="2023-01-21T14:56:00Z">
                <w:pPr>
                  <w:jc w:val="both"/>
                </w:pPr>
              </w:pPrChange>
            </w:pPr>
            <w:del w:id="1424" w:author="Mohammad Nayeem Hasan" w:date="2023-01-21T00:38:00Z">
              <w:r w:rsidRPr="00D97196" w:rsidDel="00C2040A">
                <w:rPr>
                  <w:rFonts w:ascii="Times New Roman" w:hAnsi="Times New Roman" w:cs="Times New Roman"/>
                  <w:sz w:val="24"/>
                  <w:szCs w:val="24"/>
                </w:rPr>
                <w:delText>Ref.</w:delText>
              </w:r>
            </w:del>
          </w:p>
        </w:tc>
        <w:tc>
          <w:tcPr>
            <w:tcW w:w="329" w:type="pct"/>
            <w:vAlign w:val="center"/>
          </w:tcPr>
          <w:p w14:paraId="38028C03" w14:textId="044AFE99" w:rsidR="002639A6" w:rsidRPr="00D97196" w:rsidDel="00C2040A" w:rsidRDefault="002639A6">
            <w:pPr>
              <w:rPr>
                <w:del w:id="1425" w:author="Mohammad Nayeem Hasan" w:date="2023-01-21T00:38:00Z"/>
                <w:rFonts w:ascii="Times New Roman" w:hAnsi="Times New Roman" w:cs="Times New Roman"/>
                <w:sz w:val="24"/>
                <w:szCs w:val="24"/>
              </w:rPr>
              <w:pPrChange w:id="1426" w:author="Mohammad Nayeem Hasan" w:date="2023-01-21T14:56:00Z">
                <w:pPr>
                  <w:jc w:val="both"/>
                </w:pPr>
              </w:pPrChange>
            </w:pPr>
            <w:del w:id="1427"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54C21B37" w14:textId="7D990FC6" w:rsidR="002639A6" w:rsidRPr="00D97196" w:rsidDel="00C2040A" w:rsidRDefault="002639A6">
            <w:pPr>
              <w:rPr>
                <w:del w:id="1428" w:author="Mohammad Nayeem Hasan" w:date="2023-01-21T00:38:00Z"/>
                <w:rFonts w:ascii="Times New Roman" w:hAnsi="Times New Roman" w:cs="Times New Roman"/>
                <w:sz w:val="24"/>
                <w:szCs w:val="24"/>
              </w:rPr>
              <w:pPrChange w:id="1429" w:author="Mohammad Nayeem Hasan" w:date="2023-01-21T14:56:00Z">
                <w:pPr>
                  <w:jc w:val="both"/>
                </w:pPr>
              </w:pPrChange>
            </w:pPr>
            <w:del w:id="1430" w:author="Mohammad Nayeem Hasan" w:date="2023-01-21T00:38:00Z">
              <w:r w:rsidRPr="00D97196" w:rsidDel="00C2040A">
                <w:rPr>
                  <w:rFonts w:ascii="Times New Roman" w:hAnsi="Times New Roman" w:cs="Times New Roman"/>
                  <w:sz w:val="24"/>
                  <w:szCs w:val="24"/>
                </w:rPr>
                <w:delText>-</w:delText>
              </w:r>
            </w:del>
          </w:p>
        </w:tc>
        <w:tc>
          <w:tcPr>
            <w:tcW w:w="353" w:type="pct"/>
            <w:vAlign w:val="center"/>
          </w:tcPr>
          <w:p w14:paraId="359AFBCD" w14:textId="1F2BD826" w:rsidR="002639A6" w:rsidRPr="00D97196" w:rsidDel="00C2040A" w:rsidRDefault="002639A6">
            <w:pPr>
              <w:rPr>
                <w:del w:id="1431" w:author="Mohammad Nayeem Hasan" w:date="2023-01-21T00:38:00Z"/>
                <w:rFonts w:ascii="Times New Roman" w:hAnsi="Times New Roman" w:cs="Times New Roman"/>
                <w:sz w:val="24"/>
                <w:szCs w:val="24"/>
              </w:rPr>
              <w:pPrChange w:id="1432" w:author="Mohammad Nayeem Hasan" w:date="2023-01-21T14:56:00Z">
                <w:pPr>
                  <w:jc w:val="both"/>
                </w:pPr>
              </w:pPrChange>
            </w:pPr>
            <w:del w:id="1433" w:author="Mohammad Nayeem Hasan" w:date="2023-01-21T00:38:00Z">
              <w:r w:rsidRPr="00D97196" w:rsidDel="00C2040A">
                <w:rPr>
                  <w:rFonts w:ascii="Times New Roman" w:hAnsi="Times New Roman" w:cs="Times New Roman"/>
                  <w:sz w:val="24"/>
                  <w:szCs w:val="24"/>
                </w:rPr>
                <w:delText>Ref</w:delText>
              </w:r>
            </w:del>
          </w:p>
        </w:tc>
        <w:tc>
          <w:tcPr>
            <w:tcW w:w="356" w:type="pct"/>
            <w:vAlign w:val="center"/>
          </w:tcPr>
          <w:p w14:paraId="15BAB3C1" w14:textId="301571E0" w:rsidR="002639A6" w:rsidRPr="00D97196" w:rsidDel="00C2040A" w:rsidRDefault="002639A6">
            <w:pPr>
              <w:rPr>
                <w:del w:id="1434" w:author="Mohammad Nayeem Hasan" w:date="2023-01-21T00:38:00Z"/>
                <w:rFonts w:ascii="Times New Roman" w:hAnsi="Times New Roman" w:cs="Times New Roman"/>
                <w:sz w:val="24"/>
                <w:szCs w:val="24"/>
              </w:rPr>
              <w:pPrChange w:id="1435" w:author="Mohammad Nayeem Hasan" w:date="2023-01-21T14:56:00Z">
                <w:pPr>
                  <w:jc w:val="both"/>
                </w:pPr>
              </w:pPrChange>
            </w:pPr>
            <w:del w:id="1436"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368EA325" w14:textId="41283DE6" w:rsidR="002639A6" w:rsidRPr="00D97196" w:rsidDel="00C2040A" w:rsidRDefault="002639A6">
            <w:pPr>
              <w:rPr>
                <w:del w:id="1437" w:author="Mohammad Nayeem Hasan" w:date="2023-01-21T00:38:00Z"/>
                <w:rFonts w:ascii="Times New Roman" w:hAnsi="Times New Roman" w:cs="Times New Roman"/>
                <w:sz w:val="24"/>
                <w:szCs w:val="24"/>
              </w:rPr>
              <w:pPrChange w:id="1438" w:author="Mohammad Nayeem Hasan" w:date="2023-01-21T14:56:00Z">
                <w:pPr>
                  <w:jc w:val="both"/>
                </w:pPr>
              </w:pPrChange>
            </w:pPr>
            <w:del w:id="1439"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1915867B" w14:textId="5EDFA9CC" w:rsidR="002639A6" w:rsidRPr="00D97196" w:rsidDel="00C2040A" w:rsidRDefault="002639A6">
            <w:pPr>
              <w:rPr>
                <w:del w:id="1440" w:author="Mohammad Nayeem Hasan" w:date="2023-01-21T00:38:00Z"/>
                <w:rFonts w:ascii="Times New Roman" w:hAnsi="Times New Roman" w:cs="Times New Roman"/>
                <w:sz w:val="24"/>
                <w:szCs w:val="24"/>
              </w:rPr>
              <w:pPrChange w:id="1441" w:author="Mohammad Nayeem Hasan" w:date="2023-01-21T14:56:00Z">
                <w:pPr>
                  <w:jc w:val="both"/>
                </w:pPr>
              </w:pPrChange>
            </w:pPr>
            <w:del w:id="1442" w:author="Mohammad Nayeem Hasan" w:date="2023-01-21T00:38:00Z">
              <w:r w:rsidRPr="00D97196" w:rsidDel="00C2040A">
                <w:rPr>
                  <w:rFonts w:ascii="Times New Roman" w:hAnsi="Times New Roman" w:cs="Times New Roman"/>
                  <w:sz w:val="24"/>
                  <w:szCs w:val="24"/>
                </w:rPr>
                <w:delText>Ref</w:delText>
              </w:r>
            </w:del>
          </w:p>
        </w:tc>
        <w:tc>
          <w:tcPr>
            <w:tcW w:w="1140" w:type="pct"/>
            <w:vAlign w:val="center"/>
          </w:tcPr>
          <w:p w14:paraId="69D4CD76" w14:textId="22A6B004" w:rsidR="002639A6" w:rsidRPr="00D97196" w:rsidDel="00C2040A" w:rsidRDefault="002639A6">
            <w:pPr>
              <w:rPr>
                <w:del w:id="1443" w:author="Mohammad Nayeem Hasan" w:date="2023-01-21T00:38:00Z"/>
                <w:rFonts w:ascii="Times New Roman" w:hAnsi="Times New Roman" w:cs="Times New Roman"/>
                <w:sz w:val="24"/>
                <w:szCs w:val="24"/>
              </w:rPr>
              <w:pPrChange w:id="1444" w:author="Mohammad Nayeem Hasan" w:date="2023-01-21T14:56:00Z">
                <w:pPr>
                  <w:jc w:val="both"/>
                </w:pPr>
              </w:pPrChange>
            </w:pPr>
            <w:del w:id="1445"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23DB0B39" w14:textId="01A0D426" w:rsidR="002639A6" w:rsidRPr="00D97196" w:rsidDel="00C2040A" w:rsidRDefault="002639A6">
            <w:pPr>
              <w:rPr>
                <w:del w:id="1446" w:author="Mohammad Nayeem Hasan" w:date="2023-01-21T00:38:00Z"/>
                <w:rFonts w:ascii="Times New Roman" w:hAnsi="Times New Roman" w:cs="Times New Roman"/>
                <w:sz w:val="24"/>
                <w:szCs w:val="24"/>
              </w:rPr>
              <w:pPrChange w:id="1447" w:author="Mohammad Nayeem Hasan" w:date="2023-01-21T14:56:00Z">
                <w:pPr>
                  <w:jc w:val="both"/>
                </w:pPr>
              </w:pPrChange>
            </w:pPr>
            <w:del w:id="1448"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29D475E3" w14:textId="588471EA" w:rsidTr="00D3090E">
        <w:trPr>
          <w:trHeight w:val="138"/>
          <w:jc w:val="center"/>
          <w:del w:id="1449" w:author="Mohammad Nayeem Hasan" w:date="2023-01-21T00:38:00Z"/>
        </w:trPr>
        <w:tc>
          <w:tcPr>
            <w:tcW w:w="5000" w:type="pct"/>
            <w:gridSpan w:val="10"/>
            <w:vAlign w:val="center"/>
          </w:tcPr>
          <w:p w14:paraId="31050D1A" w14:textId="7B070CD6" w:rsidR="002639A6" w:rsidRPr="00D97196" w:rsidDel="00C2040A" w:rsidRDefault="002639A6">
            <w:pPr>
              <w:rPr>
                <w:del w:id="1450" w:author="Mohammad Nayeem Hasan" w:date="2023-01-21T00:38:00Z"/>
                <w:rFonts w:ascii="Times New Roman" w:hAnsi="Times New Roman" w:cs="Times New Roman"/>
                <w:sz w:val="24"/>
                <w:szCs w:val="24"/>
              </w:rPr>
              <w:pPrChange w:id="1451" w:author="Mohammad Nayeem Hasan" w:date="2023-01-21T14:56:00Z">
                <w:pPr>
                  <w:jc w:val="both"/>
                </w:pPr>
              </w:pPrChange>
            </w:pPr>
            <w:del w:id="1452" w:author="Mohammad Nayeem Hasan" w:date="2023-01-21T00:38:00Z">
              <w:r w:rsidRPr="00D97196" w:rsidDel="00C2040A">
                <w:rPr>
                  <w:rFonts w:ascii="Times New Roman" w:hAnsi="Times New Roman" w:cs="Times New Roman"/>
                  <w:sz w:val="24"/>
                  <w:szCs w:val="24"/>
                </w:rPr>
                <w:delText>PARENTAL CHARACTERISTICS</w:delText>
              </w:r>
            </w:del>
          </w:p>
        </w:tc>
      </w:tr>
      <w:tr w:rsidR="00275578" w:rsidRPr="00D97196" w:rsidDel="00C2040A" w14:paraId="6D1EA6B0" w14:textId="7340C590" w:rsidTr="00D3090E">
        <w:trPr>
          <w:trHeight w:val="138"/>
          <w:jc w:val="center"/>
          <w:del w:id="1453" w:author="Mohammad Nayeem Hasan" w:date="2023-01-21T00:38:00Z"/>
        </w:trPr>
        <w:tc>
          <w:tcPr>
            <w:tcW w:w="5000" w:type="pct"/>
            <w:gridSpan w:val="10"/>
            <w:vAlign w:val="center"/>
          </w:tcPr>
          <w:p w14:paraId="56BB5E54" w14:textId="2BEB0C3A" w:rsidR="002639A6" w:rsidRPr="00D97196" w:rsidDel="00C2040A" w:rsidRDefault="002639A6">
            <w:pPr>
              <w:rPr>
                <w:del w:id="1454" w:author="Mohammad Nayeem Hasan" w:date="2023-01-21T00:38:00Z"/>
                <w:rFonts w:ascii="Times New Roman" w:hAnsi="Times New Roman" w:cs="Times New Roman"/>
                <w:sz w:val="24"/>
                <w:szCs w:val="24"/>
              </w:rPr>
              <w:pPrChange w:id="1455" w:author="Mohammad Nayeem Hasan" w:date="2023-01-21T14:56:00Z">
                <w:pPr>
                  <w:jc w:val="both"/>
                </w:pPr>
              </w:pPrChange>
            </w:pPr>
            <w:del w:id="1456" w:author="Mohammad Nayeem Hasan" w:date="2023-01-21T00:38:00Z">
              <w:r w:rsidRPr="00D97196" w:rsidDel="00C2040A">
                <w:rPr>
                  <w:rFonts w:ascii="Times New Roman" w:hAnsi="Times New Roman" w:cs="Times New Roman"/>
                  <w:sz w:val="24"/>
                  <w:szCs w:val="24"/>
                </w:rPr>
                <w:delText>Mother’s Education</w:delText>
              </w:r>
            </w:del>
          </w:p>
        </w:tc>
      </w:tr>
      <w:tr w:rsidR="00275578" w:rsidRPr="00D97196" w:rsidDel="00C2040A" w14:paraId="07060247" w14:textId="05C04C0B" w:rsidTr="00275578">
        <w:trPr>
          <w:trHeight w:val="396"/>
          <w:jc w:val="center"/>
          <w:del w:id="1457" w:author="Mohammad Nayeem Hasan" w:date="2023-01-21T00:38:00Z"/>
        </w:trPr>
        <w:tc>
          <w:tcPr>
            <w:tcW w:w="811" w:type="pct"/>
            <w:vAlign w:val="center"/>
          </w:tcPr>
          <w:p w14:paraId="4BED9689" w14:textId="62B4CD8B" w:rsidR="002639A6" w:rsidRPr="00D97196" w:rsidDel="00C2040A" w:rsidRDefault="002639A6">
            <w:pPr>
              <w:rPr>
                <w:del w:id="1458" w:author="Mohammad Nayeem Hasan" w:date="2023-01-21T00:38:00Z"/>
                <w:rFonts w:ascii="Times New Roman" w:hAnsi="Times New Roman" w:cs="Times New Roman"/>
                <w:sz w:val="24"/>
                <w:szCs w:val="24"/>
              </w:rPr>
              <w:pPrChange w:id="1459" w:author="Mohammad Nayeem Hasan" w:date="2023-01-21T14:56:00Z">
                <w:pPr>
                  <w:jc w:val="both"/>
                </w:pPr>
              </w:pPrChange>
            </w:pPr>
            <w:del w:id="1460" w:author="Mohammad Nayeem Hasan" w:date="2023-01-21T00:38:00Z">
              <w:r w:rsidRPr="00D97196" w:rsidDel="00C2040A">
                <w:rPr>
                  <w:rFonts w:ascii="Times New Roman" w:hAnsi="Times New Roman" w:cs="Times New Roman"/>
                  <w:sz w:val="24"/>
                  <w:szCs w:val="24"/>
                </w:rPr>
                <w:delText>Primary incomplete</w:delText>
              </w:r>
            </w:del>
          </w:p>
        </w:tc>
        <w:tc>
          <w:tcPr>
            <w:tcW w:w="353" w:type="pct"/>
            <w:vAlign w:val="center"/>
          </w:tcPr>
          <w:p w14:paraId="74B4F57C" w14:textId="67889C9B" w:rsidR="002639A6" w:rsidRPr="00D97196" w:rsidDel="00C2040A" w:rsidRDefault="002639A6">
            <w:pPr>
              <w:rPr>
                <w:del w:id="1461" w:author="Mohammad Nayeem Hasan" w:date="2023-01-21T00:38:00Z"/>
                <w:rFonts w:ascii="Times New Roman" w:hAnsi="Times New Roman" w:cs="Times New Roman"/>
                <w:sz w:val="24"/>
                <w:szCs w:val="24"/>
              </w:rPr>
              <w:pPrChange w:id="1462" w:author="Mohammad Nayeem Hasan" w:date="2023-01-21T14:56:00Z">
                <w:pPr>
                  <w:jc w:val="both"/>
                </w:pPr>
              </w:pPrChange>
            </w:pPr>
            <w:del w:id="1463" w:author="Mohammad Nayeem Hasan" w:date="2023-01-21T00:38:00Z">
              <w:r w:rsidRPr="00D97196" w:rsidDel="00C2040A">
                <w:rPr>
                  <w:rFonts w:ascii="Times New Roman" w:hAnsi="Times New Roman" w:cs="Times New Roman"/>
                  <w:sz w:val="24"/>
                  <w:szCs w:val="24"/>
                </w:rPr>
                <w:delText>1.48</w:delText>
              </w:r>
            </w:del>
          </w:p>
        </w:tc>
        <w:tc>
          <w:tcPr>
            <w:tcW w:w="329" w:type="pct"/>
            <w:vAlign w:val="center"/>
          </w:tcPr>
          <w:p w14:paraId="5D3A8F94" w14:textId="5F62B7A2" w:rsidR="002639A6" w:rsidRPr="00D97196" w:rsidDel="00C2040A" w:rsidRDefault="002639A6">
            <w:pPr>
              <w:rPr>
                <w:del w:id="1464" w:author="Mohammad Nayeem Hasan" w:date="2023-01-21T00:38:00Z"/>
                <w:rFonts w:ascii="Times New Roman" w:hAnsi="Times New Roman" w:cs="Times New Roman"/>
                <w:sz w:val="24"/>
                <w:szCs w:val="24"/>
              </w:rPr>
              <w:pPrChange w:id="1465" w:author="Mohammad Nayeem Hasan" w:date="2023-01-21T14:56:00Z">
                <w:pPr>
                  <w:jc w:val="both"/>
                </w:pPr>
              </w:pPrChange>
            </w:pPr>
            <w:del w:id="1466" w:author="Mohammad Nayeem Hasan" w:date="2023-01-21T00:38:00Z">
              <w:r w:rsidRPr="00D97196" w:rsidDel="00C2040A">
                <w:rPr>
                  <w:rFonts w:ascii="Times New Roman" w:hAnsi="Times New Roman" w:cs="Times New Roman"/>
                  <w:sz w:val="24"/>
                  <w:szCs w:val="24"/>
                </w:rPr>
                <w:delText>1.18 – 1.86</w:delText>
              </w:r>
            </w:del>
          </w:p>
        </w:tc>
        <w:tc>
          <w:tcPr>
            <w:tcW w:w="417" w:type="pct"/>
            <w:vAlign w:val="center"/>
          </w:tcPr>
          <w:p w14:paraId="2AA31295" w14:textId="4C4DC0F3" w:rsidR="002639A6" w:rsidRPr="00F411AC" w:rsidDel="00C2040A" w:rsidRDefault="002639A6">
            <w:pPr>
              <w:rPr>
                <w:del w:id="1467" w:author="Mohammad Nayeem Hasan" w:date="2023-01-21T00:38:00Z"/>
                <w:rFonts w:ascii="Times New Roman" w:hAnsi="Times New Roman" w:cs="Times New Roman"/>
                <w:b/>
                <w:bCs/>
                <w:sz w:val="24"/>
                <w:szCs w:val="24"/>
              </w:rPr>
              <w:pPrChange w:id="1468" w:author="Mohammad Nayeem Hasan" w:date="2023-01-21T14:56:00Z">
                <w:pPr>
                  <w:jc w:val="both"/>
                </w:pPr>
              </w:pPrChange>
            </w:pPr>
            <w:del w:id="1469" w:author="Mohammad Nayeem Hasan" w:date="2023-01-21T00:38:00Z">
              <w:r w:rsidRPr="00F411AC" w:rsidDel="00C2040A">
                <w:rPr>
                  <w:rFonts w:ascii="Times New Roman" w:hAnsi="Times New Roman" w:cs="Times New Roman"/>
                  <w:b/>
                  <w:bCs/>
                  <w:sz w:val="24"/>
                  <w:szCs w:val="24"/>
                </w:rPr>
                <w:delText>0.001</w:delText>
              </w:r>
            </w:del>
          </w:p>
        </w:tc>
        <w:tc>
          <w:tcPr>
            <w:tcW w:w="353" w:type="pct"/>
            <w:vAlign w:val="center"/>
          </w:tcPr>
          <w:p w14:paraId="4D0CB498" w14:textId="5E30A9AB" w:rsidR="002639A6" w:rsidRPr="00D97196" w:rsidDel="00C2040A" w:rsidRDefault="002639A6">
            <w:pPr>
              <w:rPr>
                <w:del w:id="1470" w:author="Mohammad Nayeem Hasan" w:date="2023-01-21T00:38:00Z"/>
                <w:rFonts w:ascii="Times New Roman" w:hAnsi="Times New Roman" w:cs="Times New Roman"/>
                <w:sz w:val="24"/>
                <w:szCs w:val="24"/>
              </w:rPr>
              <w:pPrChange w:id="1471" w:author="Mohammad Nayeem Hasan" w:date="2023-01-21T14:56:00Z">
                <w:pPr>
                  <w:jc w:val="both"/>
                </w:pPr>
              </w:pPrChange>
            </w:pPr>
            <w:del w:id="1472" w:author="Mohammad Nayeem Hasan" w:date="2023-01-21T00:38:00Z">
              <w:r w:rsidRPr="00D97196" w:rsidDel="00C2040A">
                <w:rPr>
                  <w:rFonts w:ascii="Times New Roman" w:hAnsi="Times New Roman" w:cs="Times New Roman"/>
                  <w:sz w:val="24"/>
                  <w:szCs w:val="24"/>
                </w:rPr>
                <w:delText>1.07</w:delText>
              </w:r>
            </w:del>
          </w:p>
        </w:tc>
        <w:tc>
          <w:tcPr>
            <w:tcW w:w="356" w:type="pct"/>
            <w:vAlign w:val="center"/>
          </w:tcPr>
          <w:p w14:paraId="7B791C95" w14:textId="29CFEA5D" w:rsidR="002639A6" w:rsidRPr="00D97196" w:rsidDel="00C2040A" w:rsidRDefault="002639A6">
            <w:pPr>
              <w:rPr>
                <w:del w:id="1473" w:author="Mohammad Nayeem Hasan" w:date="2023-01-21T00:38:00Z"/>
                <w:rFonts w:ascii="Times New Roman" w:hAnsi="Times New Roman" w:cs="Times New Roman"/>
                <w:sz w:val="24"/>
                <w:szCs w:val="24"/>
              </w:rPr>
              <w:pPrChange w:id="1474" w:author="Mohammad Nayeem Hasan" w:date="2023-01-21T14:56:00Z">
                <w:pPr>
                  <w:jc w:val="both"/>
                </w:pPr>
              </w:pPrChange>
            </w:pPr>
            <w:del w:id="1475" w:author="Mohammad Nayeem Hasan" w:date="2023-01-21T00:38:00Z">
              <w:r w:rsidRPr="00D97196" w:rsidDel="00C2040A">
                <w:rPr>
                  <w:rFonts w:ascii="Times New Roman" w:hAnsi="Times New Roman" w:cs="Times New Roman"/>
                  <w:sz w:val="24"/>
                  <w:szCs w:val="24"/>
                </w:rPr>
                <w:delText>0.76 – 1.50</w:delText>
              </w:r>
            </w:del>
          </w:p>
        </w:tc>
        <w:tc>
          <w:tcPr>
            <w:tcW w:w="417" w:type="pct"/>
            <w:vAlign w:val="center"/>
          </w:tcPr>
          <w:p w14:paraId="704A7983" w14:textId="55102951" w:rsidR="002639A6" w:rsidRPr="00D97196" w:rsidDel="00C2040A" w:rsidRDefault="002639A6">
            <w:pPr>
              <w:rPr>
                <w:del w:id="1476" w:author="Mohammad Nayeem Hasan" w:date="2023-01-21T00:38:00Z"/>
                <w:rFonts w:ascii="Times New Roman" w:hAnsi="Times New Roman" w:cs="Times New Roman"/>
                <w:sz w:val="24"/>
                <w:szCs w:val="24"/>
              </w:rPr>
              <w:pPrChange w:id="1477" w:author="Mohammad Nayeem Hasan" w:date="2023-01-21T14:56:00Z">
                <w:pPr>
                  <w:jc w:val="both"/>
                </w:pPr>
              </w:pPrChange>
            </w:pPr>
            <w:del w:id="1478" w:author="Mohammad Nayeem Hasan" w:date="2023-01-21T00:38:00Z">
              <w:r w:rsidRPr="00D97196" w:rsidDel="00C2040A">
                <w:rPr>
                  <w:rFonts w:ascii="Times New Roman" w:hAnsi="Times New Roman" w:cs="Times New Roman"/>
                  <w:sz w:val="24"/>
                  <w:szCs w:val="24"/>
                </w:rPr>
                <w:delText>0.706</w:delText>
              </w:r>
            </w:del>
          </w:p>
        </w:tc>
        <w:tc>
          <w:tcPr>
            <w:tcW w:w="379" w:type="pct"/>
            <w:vAlign w:val="center"/>
          </w:tcPr>
          <w:p w14:paraId="74247A51" w14:textId="79A245DE" w:rsidR="002639A6" w:rsidRPr="00D97196" w:rsidDel="00C2040A" w:rsidRDefault="002639A6">
            <w:pPr>
              <w:rPr>
                <w:del w:id="1479" w:author="Mohammad Nayeem Hasan" w:date="2023-01-21T00:38:00Z"/>
                <w:rFonts w:ascii="Times New Roman" w:hAnsi="Times New Roman" w:cs="Times New Roman"/>
                <w:sz w:val="24"/>
                <w:szCs w:val="24"/>
              </w:rPr>
              <w:pPrChange w:id="1480" w:author="Mohammad Nayeem Hasan" w:date="2023-01-21T14:56:00Z">
                <w:pPr>
                  <w:jc w:val="both"/>
                </w:pPr>
              </w:pPrChange>
            </w:pPr>
            <w:del w:id="1481" w:author="Mohammad Nayeem Hasan" w:date="2023-01-21T00:38:00Z">
              <w:r w:rsidRPr="00D97196" w:rsidDel="00C2040A">
                <w:rPr>
                  <w:rFonts w:ascii="Times New Roman" w:hAnsi="Times New Roman" w:cs="Times New Roman"/>
                  <w:sz w:val="24"/>
                  <w:szCs w:val="24"/>
                </w:rPr>
                <w:delText>1.34</w:delText>
              </w:r>
            </w:del>
          </w:p>
        </w:tc>
        <w:tc>
          <w:tcPr>
            <w:tcW w:w="1140" w:type="pct"/>
            <w:vAlign w:val="center"/>
          </w:tcPr>
          <w:p w14:paraId="36756CA3" w14:textId="23224A49" w:rsidR="002639A6" w:rsidRPr="00D97196" w:rsidDel="00C2040A" w:rsidRDefault="002639A6">
            <w:pPr>
              <w:rPr>
                <w:del w:id="1482" w:author="Mohammad Nayeem Hasan" w:date="2023-01-21T00:38:00Z"/>
                <w:rFonts w:ascii="Times New Roman" w:hAnsi="Times New Roman" w:cs="Times New Roman"/>
                <w:sz w:val="24"/>
                <w:szCs w:val="24"/>
              </w:rPr>
              <w:pPrChange w:id="1483" w:author="Mohammad Nayeem Hasan" w:date="2023-01-21T14:56:00Z">
                <w:pPr>
                  <w:jc w:val="both"/>
                </w:pPr>
              </w:pPrChange>
            </w:pPr>
            <w:del w:id="1484" w:author="Mohammad Nayeem Hasan" w:date="2023-01-21T00:38:00Z">
              <w:r w:rsidRPr="00D97196" w:rsidDel="00C2040A">
                <w:rPr>
                  <w:rFonts w:ascii="Times New Roman" w:hAnsi="Times New Roman" w:cs="Times New Roman"/>
                  <w:sz w:val="24"/>
                  <w:szCs w:val="24"/>
                </w:rPr>
                <w:delText>1.06-1.69</w:delText>
              </w:r>
            </w:del>
          </w:p>
        </w:tc>
        <w:tc>
          <w:tcPr>
            <w:tcW w:w="445" w:type="pct"/>
            <w:vAlign w:val="center"/>
          </w:tcPr>
          <w:p w14:paraId="51D582C1" w14:textId="16604192" w:rsidR="002639A6" w:rsidRPr="00F411AC" w:rsidDel="00C2040A" w:rsidRDefault="002639A6">
            <w:pPr>
              <w:rPr>
                <w:del w:id="1485" w:author="Mohammad Nayeem Hasan" w:date="2023-01-21T00:38:00Z"/>
                <w:rFonts w:ascii="Times New Roman" w:hAnsi="Times New Roman" w:cs="Times New Roman"/>
                <w:b/>
                <w:bCs/>
                <w:sz w:val="24"/>
                <w:szCs w:val="24"/>
              </w:rPr>
              <w:pPrChange w:id="1486" w:author="Mohammad Nayeem Hasan" w:date="2023-01-21T14:56:00Z">
                <w:pPr>
                  <w:jc w:val="both"/>
                </w:pPr>
              </w:pPrChange>
            </w:pPr>
            <w:del w:id="1487" w:author="Mohammad Nayeem Hasan" w:date="2023-01-21T00:38:00Z">
              <w:r w:rsidRPr="00F411AC" w:rsidDel="00C2040A">
                <w:rPr>
                  <w:rFonts w:ascii="Times New Roman" w:hAnsi="Times New Roman" w:cs="Times New Roman"/>
                  <w:b/>
                  <w:bCs/>
                  <w:sz w:val="24"/>
                  <w:szCs w:val="24"/>
                </w:rPr>
                <w:delText>0.013</w:delText>
              </w:r>
            </w:del>
          </w:p>
        </w:tc>
      </w:tr>
      <w:tr w:rsidR="00275578" w:rsidRPr="00D97196" w:rsidDel="00C2040A" w14:paraId="4905E109" w14:textId="5DF67901" w:rsidTr="00275578">
        <w:trPr>
          <w:trHeight w:val="138"/>
          <w:jc w:val="center"/>
          <w:del w:id="1488" w:author="Mohammad Nayeem Hasan" w:date="2023-01-21T00:38:00Z"/>
        </w:trPr>
        <w:tc>
          <w:tcPr>
            <w:tcW w:w="811" w:type="pct"/>
            <w:vAlign w:val="center"/>
          </w:tcPr>
          <w:p w14:paraId="0C92214F" w14:textId="41244ECF" w:rsidR="002639A6" w:rsidRPr="00D97196" w:rsidDel="00C2040A" w:rsidRDefault="002639A6">
            <w:pPr>
              <w:rPr>
                <w:del w:id="1489" w:author="Mohammad Nayeem Hasan" w:date="2023-01-21T00:38:00Z"/>
                <w:rFonts w:ascii="Times New Roman" w:hAnsi="Times New Roman" w:cs="Times New Roman"/>
                <w:sz w:val="24"/>
                <w:szCs w:val="24"/>
              </w:rPr>
              <w:pPrChange w:id="1490" w:author="Mohammad Nayeem Hasan" w:date="2023-01-21T14:56:00Z">
                <w:pPr>
                  <w:jc w:val="both"/>
                </w:pPr>
              </w:pPrChange>
            </w:pPr>
            <w:del w:id="1491" w:author="Mohammad Nayeem Hasan" w:date="2023-01-21T00:38:00Z">
              <w:r w:rsidRPr="00D97196" w:rsidDel="00C2040A">
                <w:rPr>
                  <w:rFonts w:ascii="Times New Roman" w:hAnsi="Times New Roman" w:cs="Times New Roman"/>
                  <w:sz w:val="24"/>
                  <w:szCs w:val="24"/>
                </w:rPr>
                <w:delText>Primary complete</w:delText>
              </w:r>
            </w:del>
          </w:p>
        </w:tc>
        <w:tc>
          <w:tcPr>
            <w:tcW w:w="353" w:type="pct"/>
            <w:vAlign w:val="center"/>
          </w:tcPr>
          <w:p w14:paraId="5D147A10" w14:textId="2312A817" w:rsidR="002639A6" w:rsidRPr="00D97196" w:rsidDel="00C2040A" w:rsidRDefault="002639A6">
            <w:pPr>
              <w:rPr>
                <w:del w:id="1492" w:author="Mohammad Nayeem Hasan" w:date="2023-01-21T00:38:00Z"/>
                <w:rFonts w:ascii="Times New Roman" w:hAnsi="Times New Roman" w:cs="Times New Roman"/>
                <w:sz w:val="24"/>
                <w:szCs w:val="24"/>
              </w:rPr>
              <w:pPrChange w:id="1493" w:author="Mohammad Nayeem Hasan" w:date="2023-01-21T14:56:00Z">
                <w:pPr>
                  <w:jc w:val="both"/>
                </w:pPr>
              </w:pPrChange>
            </w:pPr>
            <w:del w:id="1494" w:author="Mohammad Nayeem Hasan" w:date="2023-01-21T00:38:00Z">
              <w:r w:rsidRPr="00D97196" w:rsidDel="00C2040A">
                <w:rPr>
                  <w:rFonts w:ascii="Times New Roman" w:hAnsi="Times New Roman" w:cs="Times New Roman"/>
                  <w:sz w:val="24"/>
                  <w:szCs w:val="24"/>
                </w:rPr>
                <w:delText>1.23</w:delText>
              </w:r>
            </w:del>
          </w:p>
        </w:tc>
        <w:tc>
          <w:tcPr>
            <w:tcW w:w="329" w:type="pct"/>
            <w:vAlign w:val="center"/>
          </w:tcPr>
          <w:p w14:paraId="759B91A6" w14:textId="0018D4D1" w:rsidR="002639A6" w:rsidRPr="00D97196" w:rsidDel="00C2040A" w:rsidRDefault="002639A6">
            <w:pPr>
              <w:rPr>
                <w:del w:id="1495" w:author="Mohammad Nayeem Hasan" w:date="2023-01-21T00:38:00Z"/>
                <w:rFonts w:ascii="Times New Roman" w:hAnsi="Times New Roman" w:cs="Times New Roman"/>
                <w:sz w:val="24"/>
                <w:szCs w:val="24"/>
              </w:rPr>
              <w:pPrChange w:id="1496" w:author="Mohammad Nayeem Hasan" w:date="2023-01-21T14:56:00Z">
                <w:pPr>
                  <w:jc w:val="both"/>
                </w:pPr>
              </w:pPrChange>
            </w:pPr>
            <w:del w:id="1497" w:author="Mohammad Nayeem Hasan" w:date="2023-01-21T00:38:00Z">
              <w:r w:rsidRPr="00D97196" w:rsidDel="00C2040A">
                <w:rPr>
                  <w:rFonts w:ascii="Times New Roman" w:hAnsi="Times New Roman" w:cs="Times New Roman"/>
                  <w:sz w:val="24"/>
                  <w:szCs w:val="24"/>
                </w:rPr>
                <w:delText>0.94 – 1.60</w:delText>
              </w:r>
            </w:del>
          </w:p>
        </w:tc>
        <w:tc>
          <w:tcPr>
            <w:tcW w:w="417" w:type="pct"/>
            <w:vAlign w:val="center"/>
          </w:tcPr>
          <w:p w14:paraId="6C2F8556" w14:textId="190B0CE0" w:rsidR="002639A6" w:rsidRPr="00D97196" w:rsidDel="00C2040A" w:rsidRDefault="002639A6">
            <w:pPr>
              <w:rPr>
                <w:del w:id="1498" w:author="Mohammad Nayeem Hasan" w:date="2023-01-21T00:38:00Z"/>
                <w:rFonts w:ascii="Times New Roman" w:hAnsi="Times New Roman" w:cs="Times New Roman"/>
                <w:sz w:val="24"/>
                <w:szCs w:val="24"/>
              </w:rPr>
              <w:pPrChange w:id="1499" w:author="Mohammad Nayeem Hasan" w:date="2023-01-21T14:56:00Z">
                <w:pPr>
                  <w:jc w:val="both"/>
                </w:pPr>
              </w:pPrChange>
            </w:pPr>
            <w:del w:id="1500" w:author="Mohammad Nayeem Hasan" w:date="2023-01-21T00:38:00Z">
              <w:r w:rsidRPr="00D97196" w:rsidDel="00C2040A">
                <w:rPr>
                  <w:rFonts w:ascii="Times New Roman" w:hAnsi="Times New Roman" w:cs="Times New Roman"/>
                  <w:sz w:val="24"/>
                  <w:szCs w:val="24"/>
                </w:rPr>
                <w:delText>0.133</w:delText>
              </w:r>
            </w:del>
          </w:p>
        </w:tc>
        <w:tc>
          <w:tcPr>
            <w:tcW w:w="353" w:type="pct"/>
            <w:vAlign w:val="center"/>
          </w:tcPr>
          <w:p w14:paraId="761B3424" w14:textId="20E4229E" w:rsidR="002639A6" w:rsidRPr="00D97196" w:rsidDel="00C2040A" w:rsidRDefault="002639A6">
            <w:pPr>
              <w:rPr>
                <w:del w:id="1501" w:author="Mohammad Nayeem Hasan" w:date="2023-01-21T00:38:00Z"/>
                <w:rFonts w:ascii="Times New Roman" w:hAnsi="Times New Roman" w:cs="Times New Roman"/>
                <w:sz w:val="24"/>
                <w:szCs w:val="24"/>
              </w:rPr>
              <w:pPrChange w:id="1502" w:author="Mohammad Nayeem Hasan" w:date="2023-01-21T14:56:00Z">
                <w:pPr>
                  <w:jc w:val="both"/>
                </w:pPr>
              </w:pPrChange>
            </w:pPr>
            <w:del w:id="1503" w:author="Mohammad Nayeem Hasan" w:date="2023-01-21T00:38:00Z">
              <w:r w:rsidRPr="00D97196" w:rsidDel="00C2040A">
                <w:rPr>
                  <w:rFonts w:ascii="Times New Roman" w:hAnsi="Times New Roman" w:cs="Times New Roman"/>
                  <w:sz w:val="24"/>
                  <w:szCs w:val="24"/>
                </w:rPr>
                <w:delText>0.93</w:delText>
              </w:r>
            </w:del>
          </w:p>
        </w:tc>
        <w:tc>
          <w:tcPr>
            <w:tcW w:w="356" w:type="pct"/>
            <w:vAlign w:val="center"/>
          </w:tcPr>
          <w:p w14:paraId="0CAC4BAE" w14:textId="7CE94904" w:rsidR="002639A6" w:rsidRPr="00D97196" w:rsidDel="00C2040A" w:rsidRDefault="002639A6">
            <w:pPr>
              <w:rPr>
                <w:del w:id="1504" w:author="Mohammad Nayeem Hasan" w:date="2023-01-21T00:38:00Z"/>
                <w:rFonts w:ascii="Times New Roman" w:hAnsi="Times New Roman" w:cs="Times New Roman"/>
                <w:sz w:val="24"/>
                <w:szCs w:val="24"/>
              </w:rPr>
              <w:pPrChange w:id="1505" w:author="Mohammad Nayeem Hasan" w:date="2023-01-21T14:56:00Z">
                <w:pPr>
                  <w:jc w:val="both"/>
                </w:pPr>
              </w:pPrChange>
            </w:pPr>
            <w:del w:id="1506" w:author="Mohammad Nayeem Hasan" w:date="2023-01-21T00:38:00Z">
              <w:r w:rsidRPr="00D97196" w:rsidDel="00C2040A">
                <w:rPr>
                  <w:rFonts w:ascii="Times New Roman" w:hAnsi="Times New Roman" w:cs="Times New Roman"/>
                  <w:sz w:val="24"/>
                  <w:szCs w:val="24"/>
                </w:rPr>
                <w:delText>0.62 – 1.37</w:delText>
              </w:r>
            </w:del>
          </w:p>
        </w:tc>
        <w:tc>
          <w:tcPr>
            <w:tcW w:w="417" w:type="pct"/>
            <w:vAlign w:val="center"/>
          </w:tcPr>
          <w:p w14:paraId="48E01CC4" w14:textId="38DBE4C7" w:rsidR="002639A6" w:rsidRPr="00D97196" w:rsidDel="00C2040A" w:rsidRDefault="002639A6">
            <w:pPr>
              <w:rPr>
                <w:del w:id="1507" w:author="Mohammad Nayeem Hasan" w:date="2023-01-21T00:38:00Z"/>
                <w:rFonts w:ascii="Times New Roman" w:hAnsi="Times New Roman" w:cs="Times New Roman"/>
                <w:sz w:val="24"/>
                <w:szCs w:val="24"/>
              </w:rPr>
              <w:pPrChange w:id="1508" w:author="Mohammad Nayeem Hasan" w:date="2023-01-21T14:56:00Z">
                <w:pPr>
                  <w:jc w:val="both"/>
                </w:pPr>
              </w:pPrChange>
            </w:pPr>
            <w:del w:id="1509" w:author="Mohammad Nayeem Hasan" w:date="2023-01-21T00:38:00Z">
              <w:r w:rsidRPr="00D97196" w:rsidDel="00C2040A">
                <w:rPr>
                  <w:rFonts w:ascii="Times New Roman" w:hAnsi="Times New Roman" w:cs="Times New Roman"/>
                  <w:sz w:val="24"/>
                  <w:szCs w:val="24"/>
                </w:rPr>
                <w:delText>0.701</w:delText>
              </w:r>
            </w:del>
          </w:p>
        </w:tc>
        <w:tc>
          <w:tcPr>
            <w:tcW w:w="379" w:type="pct"/>
            <w:vAlign w:val="center"/>
          </w:tcPr>
          <w:p w14:paraId="58BC5AC7" w14:textId="680E7EC5" w:rsidR="002639A6" w:rsidRPr="00D97196" w:rsidDel="00C2040A" w:rsidRDefault="002639A6">
            <w:pPr>
              <w:rPr>
                <w:del w:id="1510" w:author="Mohammad Nayeem Hasan" w:date="2023-01-21T00:38:00Z"/>
                <w:rFonts w:ascii="Times New Roman" w:hAnsi="Times New Roman" w:cs="Times New Roman"/>
                <w:sz w:val="24"/>
                <w:szCs w:val="24"/>
              </w:rPr>
              <w:pPrChange w:id="1511" w:author="Mohammad Nayeem Hasan" w:date="2023-01-21T14:56:00Z">
                <w:pPr>
                  <w:jc w:val="both"/>
                </w:pPr>
              </w:pPrChange>
            </w:pPr>
            <w:del w:id="1512" w:author="Mohammad Nayeem Hasan" w:date="2023-01-21T00:38:00Z">
              <w:r w:rsidRPr="00D97196" w:rsidDel="00C2040A">
                <w:rPr>
                  <w:rFonts w:ascii="Times New Roman" w:hAnsi="Times New Roman" w:cs="Times New Roman"/>
                  <w:sz w:val="24"/>
                  <w:szCs w:val="24"/>
                </w:rPr>
                <w:delText>1.27</w:delText>
              </w:r>
            </w:del>
          </w:p>
        </w:tc>
        <w:tc>
          <w:tcPr>
            <w:tcW w:w="1140" w:type="pct"/>
            <w:vAlign w:val="center"/>
          </w:tcPr>
          <w:p w14:paraId="4CF35A63" w14:textId="2FB38DE8" w:rsidR="002639A6" w:rsidRPr="00D97196" w:rsidDel="00C2040A" w:rsidRDefault="002639A6">
            <w:pPr>
              <w:rPr>
                <w:del w:id="1513" w:author="Mohammad Nayeem Hasan" w:date="2023-01-21T00:38:00Z"/>
                <w:rFonts w:ascii="Times New Roman" w:hAnsi="Times New Roman" w:cs="Times New Roman"/>
                <w:sz w:val="24"/>
                <w:szCs w:val="24"/>
              </w:rPr>
              <w:pPrChange w:id="1514" w:author="Mohammad Nayeem Hasan" w:date="2023-01-21T14:56:00Z">
                <w:pPr>
                  <w:jc w:val="both"/>
                </w:pPr>
              </w:pPrChange>
            </w:pPr>
            <w:del w:id="1515" w:author="Mohammad Nayeem Hasan" w:date="2023-01-21T00:38:00Z">
              <w:r w:rsidRPr="00D97196" w:rsidDel="00C2040A">
                <w:rPr>
                  <w:rFonts w:ascii="Times New Roman" w:hAnsi="Times New Roman" w:cs="Times New Roman"/>
                  <w:sz w:val="24"/>
                  <w:szCs w:val="24"/>
                </w:rPr>
                <w:delText>1.04-1.55</w:delText>
              </w:r>
            </w:del>
          </w:p>
        </w:tc>
        <w:tc>
          <w:tcPr>
            <w:tcW w:w="445" w:type="pct"/>
            <w:vAlign w:val="center"/>
          </w:tcPr>
          <w:p w14:paraId="2EDF567E" w14:textId="40DC4958" w:rsidR="002639A6" w:rsidRPr="00F411AC" w:rsidDel="00C2040A" w:rsidRDefault="002639A6">
            <w:pPr>
              <w:rPr>
                <w:del w:id="1516" w:author="Mohammad Nayeem Hasan" w:date="2023-01-21T00:38:00Z"/>
                <w:rFonts w:ascii="Times New Roman" w:hAnsi="Times New Roman" w:cs="Times New Roman"/>
                <w:b/>
                <w:bCs/>
                <w:sz w:val="24"/>
                <w:szCs w:val="24"/>
              </w:rPr>
              <w:pPrChange w:id="1517" w:author="Mohammad Nayeem Hasan" w:date="2023-01-21T14:56:00Z">
                <w:pPr>
                  <w:jc w:val="both"/>
                </w:pPr>
              </w:pPrChange>
            </w:pPr>
            <w:del w:id="1518" w:author="Mohammad Nayeem Hasan" w:date="2023-01-21T00:38:00Z">
              <w:r w:rsidRPr="00F411AC" w:rsidDel="00C2040A">
                <w:rPr>
                  <w:rFonts w:ascii="Times New Roman" w:hAnsi="Times New Roman" w:cs="Times New Roman"/>
                  <w:b/>
                  <w:bCs/>
                  <w:sz w:val="24"/>
                  <w:szCs w:val="24"/>
                </w:rPr>
                <w:delText>0.019</w:delText>
              </w:r>
            </w:del>
          </w:p>
        </w:tc>
      </w:tr>
      <w:tr w:rsidR="00275578" w:rsidRPr="00D97196" w:rsidDel="00C2040A" w14:paraId="3FFD1DC1" w14:textId="16346E78" w:rsidTr="00275578">
        <w:trPr>
          <w:trHeight w:val="138"/>
          <w:jc w:val="center"/>
          <w:del w:id="1519" w:author="Mohammad Nayeem Hasan" w:date="2023-01-21T00:38:00Z"/>
        </w:trPr>
        <w:tc>
          <w:tcPr>
            <w:tcW w:w="811" w:type="pct"/>
            <w:vAlign w:val="center"/>
          </w:tcPr>
          <w:p w14:paraId="0196F821" w14:textId="61402237" w:rsidR="002639A6" w:rsidRPr="00D97196" w:rsidDel="00C2040A" w:rsidRDefault="002639A6">
            <w:pPr>
              <w:rPr>
                <w:del w:id="1520" w:author="Mohammad Nayeem Hasan" w:date="2023-01-21T00:38:00Z"/>
                <w:rFonts w:ascii="Times New Roman" w:hAnsi="Times New Roman" w:cs="Times New Roman"/>
                <w:sz w:val="24"/>
                <w:szCs w:val="24"/>
              </w:rPr>
              <w:pPrChange w:id="1521" w:author="Mohammad Nayeem Hasan" w:date="2023-01-21T14:56:00Z">
                <w:pPr>
                  <w:jc w:val="both"/>
                </w:pPr>
              </w:pPrChange>
            </w:pPr>
            <w:del w:id="1522" w:author="Mohammad Nayeem Hasan" w:date="2023-01-21T00:38:00Z">
              <w:r w:rsidRPr="00D97196" w:rsidDel="00C2040A">
                <w:rPr>
                  <w:rFonts w:ascii="Times New Roman" w:hAnsi="Times New Roman" w:cs="Times New Roman"/>
                  <w:sz w:val="24"/>
                  <w:szCs w:val="24"/>
                </w:rPr>
                <w:delText>Secondary incomplete</w:delText>
              </w:r>
            </w:del>
          </w:p>
        </w:tc>
        <w:tc>
          <w:tcPr>
            <w:tcW w:w="353" w:type="pct"/>
            <w:vAlign w:val="center"/>
          </w:tcPr>
          <w:p w14:paraId="17B9C602" w14:textId="2A9F5E51" w:rsidR="002639A6" w:rsidRPr="00D97196" w:rsidDel="00C2040A" w:rsidRDefault="002639A6">
            <w:pPr>
              <w:rPr>
                <w:del w:id="1523" w:author="Mohammad Nayeem Hasan" w:date="2023-01-21T00:38:00Z"/>
                <w:rFonts w:ascii="Times New Roman" w:hAnsi="Times New Roman" w:cs="Times New Roman"/>
                <w:sz w:val="24"/>
                <w:szCs w:val="24"/>
              </w:rPr>
              <w:pPrChange w:id="1524" w:author="Mohammad Nayeem Hasan" w:date="2023-01-21T14:56:00Z">
                <w:pPr>
                  <w:jc w:val="both"/>
                </w:pPr>
              </w:pPrChange>
            </w:pPr>
            <w:del w:id="1525" w:author="Mohammad Nayeem Hasan" w:date="2023-01-21T00:38:00Z">
              <w:r w:rsidRPr="00D97196" w:rsidDel="00C2040A">
                <w:rPr>
                  <w:rFonts w:ascii="Times New Roman" w:hAnsi="Times New Roman" w:cs="Times New Roman"/>
                  <w:sz w:val="24"/>
                  <w:szCs w:val="24"/>
                </w:rPr>
                <w:delText>1.12</w:delText>
              </w:r>
            </w:del>
          </w:p>
        </w:tc>
        <w:tc>
          <w:tcPr>
            <w:tcW w:w="329" w:type="pct"/>
            <w:vAlign w:val="center"/>
          </w:tcPr>
          <w:p w14:paraId="4CEE0129" w14:textId="69E3BD83" w:rsidR="002639A6" w:rsidRPr="00D97196" w:rsidDel="00C2040A" w:rsidRDefault="002639A6">
            <w:pPr>
              <w:rPr>
                <w:del w:id="1526" w:author="Mohammad Nayeem Hasan" w:date="2023-01-21T00:38:00Z"/>
                <w:rFonts w:ascii="Times New Roman" w:hAnsi="Times New Roman" w:cs="Times New Roman"/>
                <w:sz w:val="24"/>
                <w:szCs w:val="24"/>
              </w:rPr>
              <w:pPrChange w:id="1527" w:author="Mohammad Nayeem Hasan" w:date="2023-01-21T14:56:00Z">
                <w:pPr>
                  <w:jc w:val="both"/>
                </w:pPr>
              </w:pPrChange>
            </w:pPr>
            <w:del w:id="1528" w:author="Mohammad Nayeem Hasan" w:date="2023-01-21T00:38:00Z">
              <w:r w:rsidRPr="00D97196" w:rsidDel="00C2040A">
                <w:rPr>
                  <w:rFonts w:ascii="Times New Roman" w:hAnsi="Times New Roman" w:cs="Times New Roman"/>
                  <w:sz w:val="24"/>
                  <w:szCs w:val="24"/>
                </w:rPr>
                <w:delText>0.88 – 1.41</w:delText>
              </w:r>
            </w:del>
          </w:p>
        </w:tc>
        <w:tc>
          <w:tcPr>
            <w:tcW w:w="417" w:type="pct"/>
            <w:vAlign w:val="center"/>
          </w:tcPr>
          <w:p w14:paraId="61AF5D58" w14:textId="13F70571" w:rsidR="002639A6" w:rsidRPr="00D97196" w:rsidDel="00C2040A" w:rsidRDefault="002639A6">
            <w:pPr>
              <w:rPr>
                <w:del w:id="1529" w:author="Mohammad Nayeem Hasan" w:date="2023-01-21T00:38:00Z"/>
                <w:rFonts w:ascii="Times New Roman" w:hAnsi="Times New Roman" w:cs="Times New Roman"/>
                <w:sz w:val="24"/>
                <w:szCs w:val="24"/>
              </w:rPr>
              <w:pPrChange w:id="1530" w:author="Mohammad Nayeem Hasan" w:date="2023-01-21T14:56:00Z">
                <w:pPr>
                  <w:jc w:val="both"/>
                </w:pPr>
              </w:pPrChange>
            </w:pPr>
            <w:del w:id="1531" w:author="Mohammad Nayeem Hasan" w:date="2023-01-21T00:38:00Z">
              <w:r w:rsidRPr="00D97196" w:rsidDel="00C2040A">
                <w:rPr>
                  <w:rFonts w:ascii="Times New Roman" w:hAnsi="Times New Roman" w:cs="Times New Roman"/>
                  <w:sz w:val="24"/>
                  <w:szCs w:val="24"/>
                </w:rPr>
                <w:delText>0.353</w:delText>
              </w:r>
            </w:del>
          </w:p>
        </w:tc>
        <w:tc>
          <w:tcPr>
            <w:tcW w:w="353" w:type="pct"/>
            <w:vAlign w:val="center"/>
          </w:tcPr>
          <w:p w14:paraId="1F9CDA3A" w14:textId="24DC2DF4" w:rsidR="002639A6" w:rsidRPr="00D97196" w:rsidDel="00C2040A" w:rsidRDefault="002639A6">
            <w:pPr>
              <w:rPr>
                <w:del w:id="1532" w:author="Mohammad Nayeem Hasan" w:date="2023-01-21T00:38:00Z"/>
                <w:rFonts w:ascii="Times New Roman" w:hAnsi="Times New Roman" w:cs="Times New Roman"/>
                <w:sz w:val="24"/>
                <w:szCs w:val="24"/>
              </w:rPr>
              <w:pPrChange w:id="1533" w:author="Mohammad Nayeem Hasan" w:date="2023-01-21T14:56:00Z">
                <w:pPr>
                  <w:jc w:val="both"/>
                </w:pPr>
              </w:pPrChange>
            </w:pPr>
            <w:del w:id="1534" w:author="Mohammad Nayeem Hasan" w:date="2023-01-21T00:38:00Z">
              <w:r w:rsidRPr="00D97196" w:rsidDel="00C2040A">
                <w:rPr>
                  <w:rFonts w:ascii="Times New Roman" w:hAnsi="Times New Roman" w:cs="Times New Roman"/>
                  <w:sz w:val="24"/>
                  <w:szCs w:val="24"/>
                </w:rPr>
                <w:delText>0.99</w:delText>
              </w:r>
            </w:del>
          </w:p>
        </w:tc>
        <w:tc>
          <w:tcPr>
            <w:tcW w:w="356" w:type="pct"/>
            <w:vAlign w:val="center"/>
          </w:tcPr>
          <w:p w14:paraId="5F6CB411" w14:textId="22C6B784" w:rsidR="002639A6" w:rsidRPr="00D97196" w:rsidDel="00C2040A" w:rsidRDefault="002639A6">
            <w:pPr>
              <w:rPr>
                <w:del w:id="1535" w:author="Mohammad Nayeem Hasan" w:date="2023-01-21T00:38:00Z"/>
                <w:rFonts w:ascii="Times New Roman" w:hAnsi="Times New Roman" w:cs="Times New Roman"/>
                <w:sz w:val="24"/>
                <w:szCs w:val="24"/>
              </w:rPr>
              <w:pPrChange w:id="1536" w:author="Mohammad Nayeem Hasan" w:date="2023-01-21T14:56:00Z">
                <w:pPr>
                  <w:jc w:val="both"/>
                </w:pPr>
              </w:pPrChange>
            </w:pPr>
            <w:del w:id="1537" w:author="Mohammad Nayeem Hasan" w:date="2023-01-21T00:38:00Z">
              <w:r w:rsidRPr="00D97196" w:rsidDel="00C2040A">
                <w:rPr>
                  <w:rFonts w:ascii="Times New Roman" w:hAnsi="Times New Roman" w:cs="Times New Roman"/>
                  <w:sz w:val="24"/>
                  <w:szCs w:val="24"/>
                </w:rPr>
                <w:delText>0.69 – 1.41</w:delText>
              </w:r>
            </w:del>
          </w:p>
        </w:tc>
        <w:tc>
          <w:tcPr>
            <w:tcW w:w="417" w:type="pct"/>
            <w:vAlign w:val="center"/>
          </w:tcPr>
          <w:p w14:paraId="6844D793" w14:textId="4EBC5DAA" w:rsidR="002639A6" w:rsidRPr="00D97196" w:rsidDel="00C2040A" w:rsidRDefault="002639A6">
            <w:pPr>
              <w:rPr>
                <w:del w:id="1538" w:author="Mohammad Nayeem Hasan" w:date="2023-01-21T00:38:00Z"/>
                <w:rFonts w:ascii="Times New Roman" w:hAnsi="Times New Roman" w:cs="Times New Roman"/>
                <w:sz w:val="24"/>
                <w:szCs w:val="24"/>
              </w:rPr>
              <w:pPrChange w:id="1539" w:author="Mohammad Nayeem Hasan" w:date="2023-01-21T14:56:00Z">
                <w:pPr>
                  <w:jc w:val="both"/>
                </w:pPr>
              </w:pPrChange>
            </w:pPr>
            <w:del w:id="1540" w:author="Mohammad Nayeem Hasan" w:date="2023-01-21T00:38:00Z">
              <w:r w:rsidRPr="00D97196" w:rsidDel="00C2040A">
                <w:rPr>
                  <w:rFonts w:ascii="Times New Roman" w:hAnsi="Times New Roman" w:cs="Times New Roman"/>
                  <w:sz w:val="24"/>
                  <w:szCs w:val="24"/>
                </w:rPr>
                <w:delText>0.937</w:delText>
              </w:r>
            </w:del>
          </w:p>
        </w:tc>
        <w:tc>
          <w:tcPr>
            <w:tcW w:w="379" w:type="pct"/>
            <w:vAlign w:val="center"/>
          </w:tcPr>
          <w:p w14:paraId="340F15B8" w14:textId="70798E06" w:rsidR="002639A6" w:rsidRPr="00D97196" w:rsidDel="00C2040A" w:rsidRDefault="002639A6">
            <w:pPr>
              <w:rPr>
                <w:del w:id="1541" w:author="Mohammad Nayeem Hasan" w:date="2023-01-21T00:38:00Z"/>
                <w:rFonts w:ascii="Times New Roman" w:hAnsi="Times New Roman" w:cs="Times New Roman"/>
                <w:sz w:val="24"/>
                <w:szCs w:val="24"/>
              </w:rPr>
              <w:pPrChange w:id="1542" w:author="Mohammad Nayeem Hasan" w:date="2023-01-21T14:56:00Z">
                <w:pPr>
                  <w:jc w:val="both"/>
                </w:pPr>
              </w:pPrChange>
            </w:pPr>
            <w:del w:id="1543" w:author="Mohammad Nayeem Hasan" w:date="2023-01-21T00:38:00Z">
              <w:r w:rsidRPr="00D97196" w:rsidDel="00C2040A">
                <w:rPr>
                  <w:rFonts w:ascii="Times New Roman" w:hAnsi="Times New Roman" w:cs="Times New Roman"/>
                  <w:sz w:val="24"/>
                  <w:szCs w:val="24"/>
                </w:rPr>
                <w:delText>1.18</w:delText>
              </w:r>
            </w:del>
          </w:p>
        </w:tc>
        <w:tc>
          <w:tcPr>
            <w:tcW w:w="1140" w:type="pct"/>
            <w:vAlign w:val="center"/>
          </w:tcPr>
          <w:p w14:paraId="41C0FC3A" w14:textId="7CE9207C" w:rsidR="002639A6" w:rsidRPr="00D97196" w:rsidDel="00C2040A" w:rsidRDefault="002639A6">
            <w:pPr>
              <w:rPr>
                <w:del w:id="1544" w:author="Mohammad Nayeem Hasan" w:date="2023-01-21T00:38:00Z"/>
                <w:rFonts w:ascii="Times New Roman" w:hAnsi="Times New Roman" w:cs="Times New Roman"/>
                <w:sz w:val="24"/>
                <w:szCs w:val="24"/>
              </w:rPr>
              <w:pPrChange w:id="1545" w:author="Mohammad Nayeem Hasan" w:date="2023-01-21T14:56:00Z">
                <w:pPr>
                  <w:jc w:val="both"/>
                </w:pPr>
              </w:pPrChange>
            </w:pPr>
            <w:del w:id="1546" w:author="Mohammad Nayeem Hasan" w:date="2023-01-21T00:38:00Z">
              <w:r w:rsidRPr="00D97196" w:rsidDel="00C2040A">
                <w:rPr>
                  <w:rFonts w:ascii="Times New Roman" w:hAnsi="Times New Roman" w:cs="Times New Roman"/>
                  <w:sz w:val="24"/>
                  <w:szCs w:val="24"/>
                </w:rPr>
                <w:delText>0.99-1.42</w:delText>
              </w:r>
            </w:del>
          </w:p>
        </w:tc>
        <w:tc>
          <w:tcPr>
            <w:tcW w:w="445" w:type="pct"/>
            <w:vAlign w:val="center"/>
          </w:tcPr>
          <w:p w14:paraId="23990262" w14:textId="35BC5C79" w:rsidR="002639A6" w:rsidRPr="00D97196" w:rsidDel="00C2040A" w:rsidRDefault="002639A6">
            <w:pPr>
              <w:rPr>
                <w:del w:id="1547" w:author="Mohammad Nayeem Hasan" w:date="2023-01-21T00:38:00Z"/>
                <w:rFonts w:ascii="Times New Roman" w:hAnsi="Times New Roman" w:cs="Times New Roman"/>
                <w:sz w:val="24"/>
                <w:szCs w:val="24"/>
              </w:rPr>
              <w:pPrChange w:id="1548" w:author="Mohammad Nayeem Hasan" w:date="2023-01-21T14:56:00Z">
                <w:pPr>
                  <w:jc w:val="both"/>
                </w:pPr>
              </w:pPrChange>
            </w:pPr>
            <w:del w:id="1549" w:author="Mohammad Nayeem Hasan" w:date="2023-01-21T00:38:00Z">
              <w:r w:rsidRPr="00D97196" w:rsidDel="00C2040A">
                <w:rPr>
                  <w:rFonts w:ascii="Times New Roman" w:hAnsi="Times New Roman" w:cs="Times New Roman"/>
                  <w:sz w:val="24"/>
                  <w:szCs w:val="24"/>
                </w:rPr>
                <w:delText>0.067</w:delText>
              </w:r>
            </w:del>
          </w:p>
        </w:tc>
      </w:tr>
      <w:tr w:rsidR="00275578" w:rsidRPr="00D97196" w:rsidDel="00C2040A" w14:paraId="23396DAD" w14:textId="1F0CEA23" w:rsidTr="00275578">
        <w:trPr>
          <w:trHeight w:val="138"/>
          <w:jc w:val="center"/>
          <w:del w:id="1550" w:author="Mohammad Nayeem Hasan" w:date="2023-01-21T00:38:00Z"/>
        </w:trPr>
        <w:tc>
          <w:tcPr>
            <w:tcW w:w="811" w:type="pct"/>
            <w:vAlign w:val="center"/>
          </w:tcPr>
          <w:p w14:paraId="6C6B38C5" w14:textId="394A7851" w:rsidR="002639A6" w:rsidRPr="00D97196" w:rsidDel="00C2040A" w:rsidRDefault="002639A6">
            <w:pPr>
              <w:rPr>
                <w:del w:id="1551" w:author="Mohammad Nayeem Hasan" w:date="2023-01-21T00:38:00Z"/>
                <w:rFonts w:ascii="Times New Roman" w:hAnsi="Times New Roman" w:cs="Times New Roman"/>
                <w:sz w:val="24"/>
                <w:szCs w:val="24"/>
              </w:rPr>
              <w:pPrChange w:id="1552" w:author="Mohammad Nayeem Hasan" w:date="2023-01-21T14:56:00Z">
                <w:pPr>
                  <w:jc w:val="both"/>
                </w:pPr>
              </w:pPrChange>
            </w:pPr>
            <w:del w:id="1553" w:author="Mohammad Nayeem Hasan" w:date="2023-01-21T00:38:00Z">
              <w:r w:rsidRPr="00D97196" w:rsidDel="00C2040A">
                <w:rPr>
                  <w:rFonts w:ascii="Times New Roman" w:hAnsi="Times New Roman" w:cs="Times New Roman"/>
                  <w:sz w:val="24"/>
                  <w:szCs w:val="24"/>
                </w:rPr>
                <w:delText>Secondary complete or higher</w:delText>
              </w:r>
            </w:del>
          </w:p>
        </w:tc>
        <w:tc>
          <w:tcPr>
            <w:tcW w:w="353" w:type="pct"/>
            <w:vAlign w:val="center"/>
          </w:tcPr>
          <w:p w14:paraId="686DDE97" w14:textId="2450BFD4" w:rsidR="002639A6" w:rsidRPr="00D97196" w:rsidDel="00C2040A" w:rsidRDefault="002639A6">
            <w:pPr>
              <w:rPr>
                <w:del w:id="1554" w:author="Mohammad Nayeem Hasan" w:date="2023-01-21T00:38:00Z"/>
                <w:rFonts w:ascii="Times New Roman" w:hAnsi="Times New Roman" w:cs="Times New Roman"/>
                <w:sz w:val="24"/>
                <w:szCs w:val="24"/>
              </w:rPr>
              <w:pPrChange w:id="1555" w:author="Mohammad Nayeem Hasan" w:date="2023-01-21T14:56:00Z">
                <w:pPr>
                  <w:jc w:val="both"/>
                </w:pPr>
              </w:pPrChange>
            </w:pPr>
            <w:del w:id="1556" w:author="Mohammad Nayeem Hasan" w:date="2023-01-21T00:38:00Z">
              <w:r w:rsidRPr="00D97196" w:rsidDel="00C2040A">
                <w:rPr>
                  <w:rFonts w:ascii="Times New Roman" w:hAnsi="Times New Roman" w:cs="Times New Roman"/>
                  <w:sz w:val="24"/>
                  <w:szCs w:val="24"/>
                </w:rPr>
                <w:delText>Ref.</w:delText>
              </w:r>
            </w:del>
          </w:p>
        </w:tc>
        <w:tc>
          <w:tcPr>
            <w:tcW w:w="329" w:type="pct"/>
            <w:vAlign w:val="center"/>
          </w:tcPr>
          <w:p w14:paraId="5A013EF7" w14:textId="39181910" w:rsidR="002639A6" w:rsidRPr="00D97196" w:rsidDel="00C2040A" w:rsidRDefault="002639A6">
            <w:pPr>
              <w:rPr>
                <w:del w:id="1557" w:author="Mohammad Nayeem Hasan" w:date="2023-01-21T00:38:00Z"/>
                <w:rFonts w:ascii="Times New Roman" w:hAnsi="Times New Roman" w:cs="Times New Roman"/>
                <w:sz w:val="24"/>
                <w:szCs w:val="24"/>
              </w:rPr>
              <w:pPrChange w:id="1558" w:author="Mohammad Nayeem Hasan" w:date="2023-01-21T14:56:00Z">
                <w:pPr>
                  <w:jc w:val="both"/>
                </w:pPr>
              </w:pPrChange>
            </w:pPr>
            <w:del w:id="1559"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7CD96A16" w14:textId="763135F1" w:rsidR="002639A6" w:rsidRPr="00D97196" w:rsidDel="00C2040A" w:rsidRDefault="002639A6">
            <w:pPr>
              <w:rPr>
                <w:del w:id="1560" w:author="Mohammad Nayeem Hasan" w:date="2023-01-21T00:38:00Z"/>
                <w:rFonts w:ascii="Times New Roman" w:hAnsi="Times New Roman" w:cs="Times New Roman"/>
                <w:sz w:val="24"/>
                <w:szCs w:val="24"/>
              </w:rPr>
              <w:pPrChange w:id="1561" w:author="Mohammad Nayeem Hasan" w:date="2023-01-21T14:56:00Z">
                <w:pPr>
                  <w:jc w:val="both"/>
                </w:pPr>
              </w:pPrChange>
            </w:pPr>
            <w:del w:id="1562" w:author="Mohammad Nayeem Hasan" w:date="2023-01-21T00:38:00Z">
              <w:r w:rsidRPr="00D97196" w:rsidDel="00C2040A">
                <w:rPr>
                  <w:rFonts w:ascii="Times New Roman" w:hAnsi="Times New Roman" w:cs="Times New Roman"/>
                  <w:sz w:val="24"/>
                  <w:szCs w:val="24"/>
                </w:rPr>
                <w:delText>-</w:delText>
              </w:r>
            </w:del>
          </w:p>
        </w:tc>
        <w:tc>
          <w:tcPr>
            <w:tcW w:w="353" w:type="pct"/>
            <w:vAlign w:val="center"/>
          </w:tcPr>
          <w:p w14:paraId="3BC7BE76" w14:textId="738E52C9" w:rsidR="002639A6" w:rsidRPr="00D97196" w:rsidDel="00C2040A" w:rsidRDefault="002639A6">
            <w:pPr>
              <w:rPr>
                <w:del w:id="1563" w:author="Mohammad Nayeem Hasan" w:date="2023-01-21T00:38:00Z"/>
                <w:rFonts w:ascii="Times New Roman" w:hAnsi="Times New Roman" w:cs="Times New Roman"/>
                <w:sz w:val="24"/>
                <w:szCs w:val="24"/>
              </w:rPr>
              <w:pPrChange w:id="1564" w:author="Mohammad Nayeem Hasan" w:date="2023-01-21T14:56:00Z">
                <w:pPr>
                  <w:jc w:val="both"/>
                </w:pPr>
              </w:pPrChange>
            </w:pPr>
            <w:del w:id="1565" w:author="Mohammad Nayeem Hasan" w:date="2023-01-21T00:38:00Z">
              <w:r w:rsidRPr="00D97196" w:rsidDel="00C2040A">
                <w:rPr>
                  <w:rFonts w:ascii="Times New Roman" w:hAnsi="Times New Roman" w:cs="Times New Roman"/>
                  <w:sz w:val="24"/>
                  <w:szCs w:val="24"/>
                </w:rPr>
                <w:delText>Ref</w:delText>
              </w:r>
            </w:del>
          </w:p>
        </w:tc>
        <w:tc>
          <w:tcPr>
            <w:tcW w:w="356" w:type="pct"/>
            <w:vAlign w:val="center"/>
          </w:tcPr>
          <w:p w14:paraId="78E28111" w14:textId="5B93A22D" w:rsidR="002639A6" w:rsidRPr="00D97196" w:rsidDel="00C2040A" w:rsidRDefault="002639A6">
            <w:pPr>
              <w:rPr>
                <w:del w:id="1566" w:author="Mohammad Nayeem Hasan" w:date="2023-01-21T00:38:00Z"/>
                <w:rFonts w:ascii="Times New Roman" w:hAnsi="Times New Roman" w:cs="Times New Roman"/>
                <w:sz w:val="24"/>
                <w:szCs w:val="24"/>
              </w:rPr>
              <w:pPrChange w:id="1567" w:author="Mohammad Nayeem Hasan" w:date="2023-01-21T14:56:00Z">
                <w:pPr>
                  <w:jc w:val="both"/>
                </w:pPr>
              </w:pPrChange>
            </w:pPr>
            <w:del w:id="1568"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247E5EF7" w14:textId="1CA2947C" w:rsidR="002639A6" w:rsidRPr="00D97196" w:rsidDel="00C2040A" w:rsidRDefault="002639A6">
            <w:pPr>
              <w:rPr>
                <w:del w:id="1569" w:author="Mohammad Nayeem Hasan" w:date="2023-01-21T00:38:00Z"/>
                <w:rFonts w:ascii="Times New Roman" w:hAnsi="Times New Roman" w:cs="Times New Roman"/>
                <w:sz w:val="24"/>
                <w:szCs w:val="24"/>
              </w:rPr>
              <w:pPrChange w:id="1570" w:author="Mohammad Nayeem Hasan" w:date="2023-01-21T14:56:00Z">
                <w:pPr>
                  <w:jc w:val="both"/>
                </w:pPr>
              </w:pPrChange>
            </w:pPr>
            <w:del w:id="1571"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1F0DF1E4" w14:textId="09BC1AFC" w:rsidR="002639A6" w:rsidRPr="00D97196" w:rsidDel="00C2040A" w:rsidRDefault="002639A6">
            <w:pPr>
              <w:rPr>
                <w:del w:id="1572" w:author="Mohammad Nayeem Hasan" w:date="2023-01-21T00:38:00Z"/>
                <w:rFonts w:ascii="Times New Roman" w:hAnsi="Times New Roman" w:cs="Times New Roman"/>
                <w:sz w:val="24"/>
                <w:szCs w:val="24"/>
              </w:rPr>
              <w:pPrChange w:id="1573" w:author="Mohammad Nayeem Hasan" w:date="2023-01-21T14:56:00Z">
                <w:pPr>
                  <w:jc w:val="both"/>
                </w:pPr>
              </w:pPrChange>
            </w:pPr>
            <w:del w:id="1574" w:author="Mohammad Nayeem Hasan" w:date="2023-01-21T00:38:00Z">
              <w:r w:rsidRPr="00D97196" w:rsidDel="00C2040A">
                <w:rPr>
                  <w:rFonts w:ascii="Times New Roman" w:hAnsi="Times New Roman" w:cs="Times New Roman"/>
                  <w:sz w:val="24"/>
                  <w:szCs w:val="24"/>
                </w:rPr>
                <w:delText>Ref.</w:delText>
              </w:r>
            </w:del>
          </w:p>
        </w:tc>
        <w:tc>
          <w:tcPr>
            <w:tcW w:w="1140" w:type="pct"/>
            <w:vAlign w:val="center"/>
          </w:tcPr>
          <w:p w14:paraId="7505683B" w14:textId="632905C6" w:rsidR="002639A6" w:rsidRPr="00D97196" w:rsidDel="00C2040A" w:rsidRDefault="002639A6">
            <w:pPr>
              <w:rPr>
                <w:del w:id="1575" w:author="Mohammad Nayeem Hasan" w:date="2023-01-21T00:38:00Z"/>
                <w:rFonts w:ascii="Times New Roman" w:hAnsi="Times New Roman" w:cs="Times New Roman"/>
                <w:sz w:val="24"/>
                <w:szCs w:val="24"/>
              </w:rPr>
              <w:pPrChange w:id="1576" w:author="Mohammad Nayeem Hasan" w:date="2023-01-21T14:56:00Z">
                <w:pPr>
                  <w:jc w:val="both"/>
                </w:pPr>
              </w:pPrChange>
            </w:pPr>
            <w:del w:id="1577"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6B7C864F" w14:textId="2A8DDABA" w:rsidR="002639A6" w:rsidRPr="00D97196" w:rsidDel="00C2040A" w:rsidRDefault="002639A6">
            <w:pPr>
              <w:rPr>
                <w:del w:id="1578" w:author="Mohammad Nayeem Hasan" w:date="2023-01-21T00:38:00Z"/>
                <w:rFonts w:ascii="Times New Roman" w:hAnsi="Times New Roman" w:cs="Times New Roman"/>
                <w:sz w:val="24"/>
                <w:szCs w:val="24"/>
              </w:rPr>
              <w:pPrChange w:id="1579" w:author="Mohammad Nayeem Hasan" w:date="2023-01-21T14:56:00Z">
                <w:pPr>
                  <w:jc w:val="both"/>
                </w:pPr>
              </w:pPrChange>
            </w:pPr>
            <w:del w:id="1580"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68DD1E63" w14:textId="195D11F4" w:rsidTr="00B1108E">
        <w:trPr>
          <w:trHeight w:val="138"/>
          <w:jc w:val="center"/>
          <w:del w:id="1581" w:author="Mohammad Nayeem Hasan" w:date="2023-01-21T00:38:00Z"/>
        </w:trPr>
        <w:tc>
          <w:tcPr>
            <w:tcW w:w="811" w:type="pct"/>
            <w:vAlign w:val="center"/>
          </w:tcPr>
          <w:p w14:paraId="6D314BC1" w14:textId="1E6FDF2D" w:rsidR="002639A6" w:rsidRPr="00D97196" w:rsidDel="00C2040A" w:rsidRDefault="002639A6">
            <w:pPr>
              <w:rPr>
                <w:del w:id="1582" w:author="Mohammad Nayeem Hasan" w:date="2023-01-21T00:38:00Z"/>
                <w:rFonts w:ascii="Times New Roman" w:hAnsi="Times New Roman" w:cs="Times New Roman"/>
                <w:sz w:val="24"/>
                <w:szCs w:val="24"/>
              </w:rPr>
              <w:pPrChange w:id="1583" w:author="Mohammad Nayeem Hasan" w:date="2023-01-21T14:56:00Z">
                <w:pPr>
                  <w:jc w:val="both"/>
                </w:pPr>
              </w:pPrChange>
            </w:pPr>
            <w:del w:id="1584" w:author="Mohammad Nayeem Hasan" w:date="2023-01-21T00:38:00Z">
              <w:r w:rsidRPr="00D97196" w:rsidDel="00C2040A">
                <w:rPr>
                  <w:rFonts w:ascii="Times New Roman" w:hAnsi="Times New Roman" w:cs="Times New Roman"/>
                  <w:sz w:val="24"/>
                  <w:szCs w:val="24"/>
                </w:rPr>
                <w:delText>Non-standard curriculum</w:delText>
              </w:r>
            </w:del>
          </w:p>
        </w:tc>
        <w:tc>
          <w:tcPr>
            <w:tcW w:w="353" w:type="pct"/>
            <w:vAlign w:val="center"/>
          </w:tcPr>
          <w:p w14:paraId="17341703" w14:textId="35897126" w:rsidR="002639A6" w:rsidRPr="00D97196" w:rsidDel="00C2040A" w:rsidRDefault="002639A6">
            <w:pPr>
              <w:rPr>
                <w:del w:id="1585" w:author="Mohammad Nayeem Hasan" w:date="2023-01-21T00:38:00Z"/>
                <w:rFonts w:ascii="Times New Roman" w:hAnsi="Times New Roman" w:cs="Times New Roman"/>
                <w:sz w:val="24"/>
                <w:szCs w:val="24"/>
              </w:rPr>
              <w:pPrChange w:id="1586" w:author="Mohammad Nayeem Hasan" w:date="2023-01-21T14:56:00Z">
                <w:pPr>
                  <w:jc w:val="both"/>
                </w:pPr>
              </w:pPrChange>
            </w:pPr>
            <w:del w:id="1587" w:author="Mohammad Nayeem Hasan" w:date="2023-01-21T00:38:00Z">
              <w:r w:rsidRPr="00D97196" w:rsidDel="00C2040A">
                <w:rPr>
                  <w:rFonts w:ascii="Times New Roman" w:hAnsi="Times New Roman" w:cs="Times New Roman"/>
                  <w:sz w:val="24"/>
                  <w:szCs w:val="24"/>
                </w:rPr>
                <w:delText>2.69</w:delText>
              </w:r>
            </w:del>
          </w:p>
        </w:tc>
        <w:tc>
          <w:tcPr>
            <w:tcW w:w="329" w:type="pct"/>
            <w:vAlign w:val="center"/>
          </w:tcPr>
          <w:p w14:paraId="44639725" w14:textId="008792E1" w:rsidR="002639A6" w:rsidRPr="00D97196" w:rsidDel="00C2040A" w:rsidRDefault="002639A6">
            <w:pPr>
              <w:rPr>
                <w:del w:id="1588" w:author="Mohammad Nayeem Hasan" w:date="2023-01-21T00:38:00Z"/>
                <w:rFonts w:ascii="Times New Roman" w:hAnsi="Times New Roman" w:cs="Times New Roman"/>
                <w:sz w:val="24"/>
                <w:szCs w:val="24"/>
              </w:rPr>
              <w:pPrChange w:id="1589" w:author="Mohammad Nayeem Hasan" w:date="2023-01-21T14:56:00Z">
                <w:pPr>
                  <w:jc w:val="both"/>
                </w:pPr>
              </w:pPrChange>
            </w:pPr>
            <w:del w:id="1590" w:author="Mohammad Nayeem Hasan" w:date="2023-01-21T00:38:00Z">
              <w:r w:rsidRPr="00D97196" w:rsidDel="00C2040A">
                <w:rPr>
                  <w:rFonts w:ascii="Times New Roman" w:hAnsi="Times New Roman" w:cs="Times New Roman"/>
                  <w:sz w:val="24"/>
                  <w:szCs w:val="24"/>
                </w:rPr>
                <w:delText>1.36 – 5.31</w:delText>
              </w:r>
            </w:del>
          </w:p>
        </w:tc>
        <w:tc>
          <w:tcPr>
            <w:tcW w:w="417" w:type="pct"/>
            <w:vAlign w:val="center"/>
          </w:tcPr>
          <w:p w14:paraId="3BAA441A" w14:textId="4C2126E6" w:rsidR="002639A6" w:rsidRPr="00F411AC" w:rsidDel="00C2040A" w:rsidRDefault="002639A6">
            <w:pPr>
              <w:rPr>
                <w:del w:id="1591" w:author="Mohammad Nayeem Hasan" w:date="2023-01-21T00:38:00Z"/>
                <w:rFonts w:ascii="Times New Roman" w:hAnsi="Times New Roman" w:cs="Times New Roman"/>
                <w:b/>
                <w:bCs/>
                <w:sz w:val="24"/>
                <w:szCs w:val="24"/>
              </w:rPr>
              <w:pPrChange w:id="1592" w:author="Mohammad Nayeem Hasan" w:date="2023-01-21T14:56:00Z">
                <w:pPr>
                  <w:jc w:val="both"/>
                </w:pPr>
              </w:pPrChange>
            </w:pPr>
            <w:del w:id="1593" w:author="Mohammad Nayeem Hasan" w:date="2023-01-21T00:38:00Z">
              <w:r w:rsidRPr="00F411AC" w:rsidDel="00C2040A">
                <w:rPr>
                  <w:rFonts w:ascii="Times New Roman" w:hAnsi="Times New Roman" w:cs="Times New Roman"/>
                  <w:b/>
                  <w:bCs/>
                  <w:sz w:val="24"/>
                  <w:szCs w:val="24"/>
                </w:rPr>
                <w:delText>0.004</w:delText>
              </w:r>
            </w:del>
          </w:p>
        </w:tc>
        <w:tc>
          <w:tcPr>
            <w:tcW w:w="353" w:type="pct"/>
            <w:vAlign w:val="center"/>
          </w:tcPr>
          <w:p w14:paraId="0E03753C" w14:textId="190E46E3" w:rsidR="002639A6" w:rsidRPr="00D97196" w:rsidDel="00C2040A" w:rsidRDefault="002639A6">
            <w:pPr>
              <w:rPr>
                <w:del w:id="1594" w:author="Mohammad Nayeem Hasan" w:date="2023-01-21T00:38:00Z"/>
                <w:rFonts w:ascii="Times New Roman" w:hAnsi="Times New Roman" w:cs="Times New Roman"/>
                <w:sz w:val="24"/>
                <w:szCs w:val="24"/>
              </w:rPr>
              <w:pPrChange w:id="1595" w:author="Mohammad Nayeem Hasan" w:date="2023-01-21T14:56:00Z">
                <w:pPr>
                  <w:jc w:val="both"/>
                </w:pPr>
              </w:pPrChange>
            </w:pPr>
            <w:del w:id="1596" w:author="Mohammad Nayeem Hasan" w:date="2023-01-21T00:38:00Z">
              <w:r w:rsidRPr="00D97196" w:rsidDel="00C2040A">
                <w:rPr>
                  <w:rFonts w:ascii="Times New Roman" w:hAnsi="Times New Roman" w:cs="Times New Roman"/>
                  <w:sz w:val="24"/>
                  <w:szCs w:val="24"/>
                </w:rPr>
                <w:delText>-</w:delText>
              </w:r>
            </w:del>
          </w:p>
        </w:tc>
        <w:tc>
          <w:tcPr>
            <w:tcW w:w="356" w:type="pct"/>
            <w:vAlign w:val="center"/>
          </w:tcPr>
          <w:p w14:paraId="35B545D4" w14:textId="5984283D" w:rsidR="002639A6" w:rsidRPr="00D97196" w:rsidDel="00C2040A" w:rsidRDefault="002639A6">
            <w:pPr>
              <w:rPr>
                <w:del w:id="1597" w:author="Mohammad Nayeem Hasan" w:date="2023-01-21T00:38:00Z"/>
                <w:rFonts w:ascii="Times New Roman" w:hAnsi="Times New Roman" w:cs="Times New Roman"/>
                <w:sz w:val="24"/>
                <w:szCs w:val="24"/>
              </w:rPr>
              <w:pPrChange w:id="1598" w:author="Mohammad Nayeem Hasan" w:date="2023-01-21T14:56:00Z">
                <w:pPr>
                  <w:jc w:val="both"/>
                </w:pPr>
              </w:pPrChange>
            </w:pPr>
            <w:del w:id="1599"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0644B75A" w14:textId="6BC3D4BC" w:rsidR="002639A6" w:rsidRPr="00D97196" w:rsidDel="00C2040A" w:rsidRDefault="002639A6">
            <w:pPr>
              <w:rPr>
                <w:del w:id="1600" w:author="Mohammad Nayeem Hasan" w:date="2023-01-21T00:38:00Z"/>
                <w:rFonts w:ascii="Times New Roman" w:hAnsi="Times New Roman" w:cs="Times New Roman"/>
                <w:sz w:val="24"/>
                <w:szCs w:val="24"/>
              </w:rPr>
              <w:pPrChange w:id="1601" w:author="Mohammad Nayeem Hasan" w:date="2023-01-21T14:56:00Z">
                <w:pPr>
                  <w:jc w:val="both"/>
                </w:pPr>
              </w:pPrChange>
            </w:pPr>
            <w:del w:id="1602"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153AA94D" w14:textId="6DFFDCFE" w:rsidR="002639A6" w:rsidRPr="00D97196" w:rsidDel="00C2040A" w:rsidRDefault="002639A6">
            <w:pPr>
              <w:rPr>
                <w:del w:id="1603" w:author="Mohammad Nayeem Hasan" w:date="2023-01-21T00:38:00Z"/>
                <w:rFonts w:ascii="Times New Roman" w:hAnsi="Times New Roman" w:cs="Times New Roman"/>
                <w:sz w:val="24"/>
                <w:szCs w:val="24"/>
              </w:rPr>
              <w:pPrChange w:id="1604" w:author="Mohammad Nayeem Hasan" w:date="2023-01-21T14:56:00Z">
                <w:pPr>
                  <w:jc w:val="both"/>
                </w:pPr>
              </w:pPrChange>
            </w:pPr>
            <w:del w:id="1605" w:author="Mohammad Nayeem Hasan" w:date="2023-01-21T00:38:00Z">
              <w:r w:rsidRPr="00D97196" w:rsidDel="00C2040A">
                <w:rPr>
                  <w:rFonts w:ascii="Times New Roman" w:hAnsi="Times New Roman" w:cs="Times New Roman"/>
                  <w:sz w:val="24"/>
                  <w:szCs w:val="24"/>
                </w:rPr>
                <w:delText>-</w:delText>
              </w:r>
            </w:del>
          </w:p>
        </w:tc>
        <w:tc>
          <w:tcPr>
            <w:tcW w:w="1140" w:type="pct"/>
            <w:vAlign w:val="center"/>
          </w:tcPr>
          <w:p w14:paraId="067DABE5" w14:textId="748D31D5" w:rsidR="002639A6" w:rsidRPr="00D97196" w:rsidDel="00C2040A" w:rsidRDefault="002639A6">
            <w:pPr>
              <w:rPr>
                <w:del w:id="1606" w:author="Mohammad Nayeem Hasan" w:date="2023-01-21T00:38:00Z"/>
                <w:rFonts w:ascii="Times New Roman" w:hAnsi="Times New Roman" w:cs="Times New Roman"/>
                <w:sz w:val="24"/>
                <w:szCs w:val="24"/>
              </w:rPr>
              <w:pPrChange w:id="1607" w:author="Mohammad Nayeem Hasan" w:date="2023-01-21T14:56:00Z">
                <w:pPr>
                  <w:jc w:val="both"/>
                </w:pPr>
              </w:pPrChange>
            </w:pPr>
            <w:del w:id="1608"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1E381728" w14:textId="70F24564" w:rsidR="002639A6" w:rsidRPr="00D97196" w:rsidDel="00C2040A" w:rsidRDefault="002639A6">
            <w:pPr>
              <w:rPr>
                <w:del w:id="1609" w:author="Mohammad Nayeem Hasan" w:date="2023-01-21T00:38:00Z"/>
                <w:rFonts w:ascii="Times New Roman" w:hAnsi="Times New Roman" w:cs="Times New Roman"/>
                <w:sz w:val="24"/>
                <w:szCs w:val="24"/>
              </w:rPr>
              <w:pPrChange w:id="1610" w:author="Mohammad Nayeem Hasan" w:date="2023-01-21T14:56:00Z">
                <w:pPr>
                  <w:jc w:val="both"/>
                </w:pPr>
              </w:pPrChange>
            </w:pPr>
            <w:del w:id="1611"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0C4C3415" w14:textId="2DCC0F01" w:rsidTr="00D3090E">
        <w:trPr>
          <w:trHeight w:val="138"/>
          <w:jc w:val="center"/>
          <w:del w:id="1612" w:author="Mohammad Nayeem Hasan" w:date="2023-01-21T00:38:00Z"/>
        </w:trPr>
        <w:tc>
          <w:tcPr>
            <w:tcW w:w="5000" w:type="pct"/>
            <w:gridSpan w:val="10"/>
            <w:vAlign w:val="center"/>
          </w:tcPr>
          <w:p w14:paraId="05E3B966" w14:textId="1D99BBF3" w:rsidR="002639A6" w:rsidRPr="00D97196" w:rsidDel="00C2040A" w:rsidRDefault="002639A6">
            <w:pPr>
              <w:rPr>
                <w:del w:id="1613" w:author="Mohammad Nayeem Hasan" w:date="2023-01-21T00:38:00Z"/>
                <w:rFonts w:ascii="Times New Roman" w:hAnsi="Times New Roman" w:cs="Times New Roman"/>
                <w:sz w:val="24"/>
                <w:szCs w:val="24"/>
              </w:rPr>
              <w:pPrChange w:id="1614" w:author="Mohammad Nayeem Hasan" w:date="2023-01-21T14:56:00Z">
                <w:pPr>
                  <w:jc w:val="both"/>
                </w:pPr>
              </w:pPrChange>
            </w:pPr>
            <w:del w:id="1615" w:author="Mohammad Nayeem Hasan" w:date="2023-01-21T00:38:00Z">
              <w:r w:rsidRPr="00D97196" w:rsidDel="00C2040A">
                <w:rPr>
                  <w:rFonts w:ascii="Times New Roman" w:hAnsi="Times New Roman" w:cs="Times New Roman"/>
                  <w:sz w:val="24"/>
                  <w:szCs w:val="24"/>
                </w:rPr>
                <w:delText>Mother’s Age at the Survey Time</w:delText>
              </w:r>
            </w:del>
          </w:p>
        </w:tc>
      </w:tr>
      <w:tr w:rsidR="00275578" w:rsidRPr="00D97196" w:rsidDel="00C2040A" w14:paraId="21D07CFB" w14:textId="3829BC99" w:rsidTr="00B1108E">
        <w:trPr>
          <w:trHeight w:val="138"/>
          <w:jc w:val="center"/>
          <w:del w:id="1616" w:author="Mohammad Nayeem Hasan" w:date="2023-01-21T00:38:00Z"/>
        </w:trPr>
        <w:tc>
          <w:tcPr>
            <w:tcW w:w="811" w:type="pct"/>
            <w:vAlign w:val="center"/>
          </w:tcPr>
          <w:p w14:paraId="6276BBAE" w14:textId="74859C55" w:rsidR="002639A6" w:rsidRPr="00D97196" w:rsidDel="00C2040A" w:rsidRDefault="002639A6">
            <w:pPr>
              <w:rPr>
                <w:del w:id="1617" w:author="Mohammad Nayeem Hasan" w:date="2023-01-21T00:38:00Z"/>
                <w:rFonts w:ascii="Times New Roman" w:hAnsi="Times New Roman" w:cs="Times New Roman"/>
                <w:sz w:val="24"/>
                <w:szCs w:val="24"/>
              </w:rPr>
              <w:pPrChange w:id="1618" w:author="Mohammad Nayeem Hasan" w:date="2023-01-21T14:56:00Z">
                <w:pPr>
                  <w:jc w:val="both"/>
                </w:pPr>
              </w:pPrChange>
            </w:pPr>
            <w:del w:id="1619" w:author="Mohammad Nayeem Hasan" w:date="2023-01-21T00:38:00Z">
              <w:r w:rsidRPr="00D97196" w:rsidDel="00C2040A">
                <w:rPr>
                  <w:rFonts w:ascii="Times New Roman" w:hAnsi="Times New Roman" w:cs="Times New Roman"/>
                  <w:sz w:val="24"/>
                  <w:szCs w:val="24"/>
                </w:rPr>
                <w:delText xml:space="preserve">15 </w:delText>
              </w:r>
              <w:r w:rsidR="00771B06" w:rsidDel="00C2040A">
                <w:rPr>
                  <w:rFonts w:ascii="Times New Roman" w:hAnsi="Times New Roman" w:cs="Times New Roman"/>
                  <w:sz w:val="24"/>
                  <w:szCs w:val="24"/>
                </w:rPr>
                <w:delText>–</w:delText>
              </w:r>
              <w:r w:rsidRPr="00D97196" w:rsidDel="00C2040A">
                <w:rPr>
                  <w:rFonts w:ascii="Times New Roman" w:hAnsi="Times New Roman" w:cs="Times New Roman"/>
                  <w:sz w:val="24"/>
                  <w:szCs w:val="24"/>
                </w:rPr>
                <w:delText xml:space="preserve"> 19</w:delText>
              </w:r>
            </w:del>
          </w:p>
        </w:tc>
        <w:tc>
          <w:tcPr>
            <w:tcW w:w="353" w:type="pct"/>
            <w:vAlign w:val="center"/>
          </w:tcPr>
          <w:p w14:paraId="000AE8F1" w14:textId="47D09BBA" w:rsidR="002639A6" w:rsidRPr="00D97196" w:rsidDel="00C2040A" w:rsidRDefault="002639A6">
            <w:pPr>
              <w:rPr>
                <w:del w:id="1620" w:author="Mohammad Nayeem Hasan" w:date="2023-01-21T00:38:00Z"/>
                <w:rFonts w:ascii="Times New Roman" w:hAnsi="Times New Roman" w:cs="Times New Roman"/>
                <w:sz w:val="24"/>
                <w:szCs w:val="24"/>
              </w:rPr>
              <w:pPrChange w:id="1621" w:author="Mohammad Nayeem Hasan" w:date="2023-01-21T14:56:00Z">
                <w:pPr>
                  <w:jc w:val="both"/>
                </w:pPr>
              </w:pPrChange>
            </w:pPr>
            <w:del w:id="1622" w:author="Mohammad Nayeem Hasan" w:date="2023-01-21T00:38:00Z">
              <w:r w:rsidRPr="00D97196" w:rsidDel="00C2040A">
                <w:rPr>
                  <w:rFonts w:ascii="Times New Roman" w:hAnsi="Times New Roman" w:cs="Times New Roman"/>
                  <w:sz w:val="24"/>
                  <w:szCs w:val="24"/>
                </w:rPr>
                <w:delText>1.08</w:delText>
              </w:r>
            </w:del>
          </w:p>
        </w:tc>
        <w:tc>
          <w:tcPr>
            <w:tcW w:w="329" w:type="pct"/>
            <w:vAlign w:val="center"/>
          </w:tcPr>
          <w:p w14:paraId="3D971A27" w14:textId="0F1D8FBE" w:rsidR="002639A6" w:rsidRPr="00D97196" w:rsidDel="00C2040A" w:rsidRDefault="002639A6">
            <w:pPr>
              <w:rPr>
                <w:del w:id="1623" w:author="Mohammad Nayeem Hasan" w:date="2023-01-21T00:38:00Z"/>
                <w:rFonts w:ascii="Times New Roman" w:hAnsi="Times New Roman" w:cs="Times New Roman"/>
                <w:sz w:val="24"/>
                <w:szCs w:val="24"/>
              </w:rPr>
              <w:pPrChange w:id="1624" w:author="Mohammad Nayeem Hasan" w:date="2023-01-21T14:56:00Z">
                <w:pPr>
                  <w:jc w:val="both"/>
                </w:pPr>
              </w:pPrChange>
            </w:pPr>
            <w:del w:id="1625" w:author="Mohammad Nayeem Hasan" w:date="2023-01-21T00:38:00Z">
              <w:r w:rsidRPr="00D97196" w:rsidDel="00C2040A">
                <w:rPr>
                  <w:rFonts w:ascii="Times New Roman" w:hAnsi="Times New Roman" w:cs="Times New Roman"/>
                  <w:sz w:val="24"/>
                  <w:szCs w:val="24"/>
                </w:rPr>
                <w:delText>0.92 – 1.25</w:delText>
              </w:r>
            </w:del>
          </w:p>
        </w:tc>
        <w:tc>
          <w:tcPr>
            <w:tcW w:w="417" w:type="pct"/>
            <w:vAlign w:val="center"/>
          </w:tcPr>
          <w:p w14:paraId="68D31146" w14:textId="770C272E" w:rsidR="002639A6" w:rsidRPr="00D97196" w:rsidDel="00C2040A" w:rsidRDefault="002639A6">
            <w:pPr>
              <w:rPr>
                <w:del w:id="1626" w:author="Mohammad Nayeem Hasan" w:date="2023-01-21T00:38:00Z"/>
                <w:rFonts w:ascii="Times New Roman" w:hAnsi="Times New Roman" w:cs="Times New Roman"/>
                <w:sz w:val="24"/>
                <w:szCs w:val="24"/>
              </w:rPr>
              <w:pPrChange w:id="1627" w:author="Mohammad Nayeem Hasan" w:date="2023-01-21T14:56:00Z">
                <w:pPr>
                  <w:jc w:val="both"/>
                </w:pPr>
              </w:pPrChange>
            </w:pPr>
            <w:del w:id="1628" w:author="Mohammad Nayeem Hasan" w:date="2023-01-21T00:38:00Z">
              <w:r w:rsidRPr="00D97196" w:rsidDel="00C2040A">
                <w:rPr>
                  <w:rFonts w:ascii="Times New Roman" w:hAnsi="Times New Roman" w:cs="Times New Roman"/>
                  <w:sz w:val="24"/>
                  <w:szCs w:val="24"/>
                </w:rPr>
                <w:delText>0.355</w:delText>
              </w:r>
            </w:del>
          </w:p>
        </w:tc>
        <w:tc>
          <w:tcPr>
            <w:tcW w:w="353" w:type="pct"/>
            <w:vAlign w:val="center"/>
          </w:tcPr>
          <w:p w14:paraId="044AA05F" w14:textId="6BAF02C2" w:rsidR="002639A6" w:rsidRPr="00D97196" w:rsidDel="00C2040A" w:rsidRDefault="002639A6">
            <w:pPr>
              <w:rPr>
                <w:del w:id="1629" w:author="Mohammad Nayeem Hasan" w:date="2023-01-21T00:38:00Z"/>
                <w:rFonts w:ascii="Times New Roman" w:hAnsi="Times New Roman" w:cs="Times New Roman"/>
                <w:sz w:val="24"/>
                <w:szCs w:val="24"/>
              </w:rPr>
              <w:pPrChange w:id="1630" w:author="Mohammad Nayeem Hasan" w:date="2023-01-21T14:56:00Z">
                <w:pPr>
                  <w:jc w:val="both"/>
                </w:pPr>
              </w:pPrChange>
            </w:pPr>
            <w:del w:id="1631" w:author="Mohammad Nayeem Hasan" w:date="2023-01-21T00:38:00Z">
              <w:r w:rsidRPr="00D97196" w:rsidDel="00C2040A">
                <w:rPr>
                  <w:rFonts w:ascii="Times New Roman" w:hAnsi="Times New Roman" w:cs="Times New Roman"/>
                  <w:sz w:val="24"/>
                  <w:szCs w:val="24"/>
                </w:rPr>
                <w:delText>1.75</w:delText>
              </w:r>
            </w:del>
          </w:p>
        </w:tc>
        <w:tc>
          <w:tcPr>
            <w:tcW w:w="356" w:type="pct"/>
            <w:vAlign w:val="center"/>
          </w:tcPr>
          <w:p w14:paraId="3DF70C3E" w14:textId="746BBEA5" w:rsidR="002639A6" w:rsidRPr="00D97196" w:rsidDel="00C2040A" w:rsidRDefault="002639A6">
            <w:pPr>
              <w:rPr>
                <w:del w:id="1632" w:author="Mohammad Nayeem Hasan" w:date="2023-01-21T00:38:00Z"/>
                <w:rFonts w:ascii="Times New Roman" w:hAnsi="Times New Roman" w:cs="Times New Roman"/>
                <w:sz w:val="24"/>
                <w:szCs w:val="24"/>
              </w:rPr>
              <w:pPrChange w:id="1633" w:author="Mohammad Nayeem Hasan" w:date="2023-01-21T14:56:00Z">
                <w:pPr>
                  <w:jc w:val="both"/>
                </w:pPr>
              </w:pPrChange>
            </w:pPr>
            <w:del w:id="1634" w:author="Mohammad Nayeem Hasan" w:date="2023-01-21T00:38:00Z">
              <w:r w:rsidRPr="00D97196" w:rsidDel="00C2040A">
                <w:rPr>
                  <w:rFonts w:ascii="Times New Roman" w:hAnsi="Times New Roman" w:cs="Times New Roman"/>
                  <w:sz w:val="24"/>
                  <w:szCs w:val="24"/>
                </w:rPr>
                <w:delText>1.22 – 2.50</w:delText>
              </w:r>
            </w:del>
          </w:p>
        </w:tc>
        <w:tc>
          <w:tcPr>
            <w:tcW w:w="417" w:type="pct"/>
            <w:vAlign w:val="center"/>
          </w:tcPr>
          <w:p w14:paraId="499D750C" w14:textId="46F9407F" w:rsidR="002639A6" w:rsidRPr="00F411AC" w:rsidDel="00C2040A" w:rsidRDefault="002639A6">
            <w:pPr>
              <w:rPr>
                <w:del w:id="1635" w:author="Mohammad Nayeem Hasan" w:date="2023-01-21T00:38:00Z"/>
                <w:rFonts w:ascii="Times New Roman" w:hAnsi="Times New Roman" w:cs="Times New Roman"/>
                <w:b/>
                <w:bCs/>
                <w:sz w:val="24"/>
                <w:szCs w:val="24"/>
              </w:rPr>
              <w:pPrChange w:id="1636" w:author="Mohammad Nayeem Hasan" w:date="2023-01-21T14:56:00Z">
                <w:pPr>
                  <w:jc w:val="both"/>
                </w:pPr>
              </w:pPrChange>
            </w:pPr>
            <w:del w:id="1637" w:author="Mohammad Nayeem Hasan" w:date="2023-01-21T00:38:00Z">
              <w:r w:rsidRPr="00F411AC" w:rsidDel="00C2040A">
                <w:rPr>
                  <w:rFonts w:ascii="Times New Roman" w:hAnsi="Times New Roman" w:cs="Times New Roman"/>
                  <w:b/>
                  <w:bCs/>
                  <w:sz w:val="24"/>
                  <w:szCs w:val="24"/>
                </w:rPr>
                <w:delText>0.002</w:delText>
              </w:r>
            </w:del>
          </w:p>
        </w:tc>
        <w:tc>
          <w:tcPr>
            <w:tcW w:w="379" w:type="pct"/>
            <w:vAlign w:val="center"/>
          </w:tcPr>
          <w:p w14:paraId="38A034FC" w14:textId="2F56E309" w:rsidR="002639A6" w:rsidRPr="00D97196" w:rsidDel="00C2040A" w:rsidRDefault="002639A6">
            <w:pPr>
              <w:rPr>
                <w:del w:id="1638" w:author="Mohammad Nayeem Hasan" w:date="2023-01-21T00:38:00Z"/>
                <w:rFonts w:ascii="Times New Roman" w:hAnsi="Times New Roman" w:cs="Times New Roman"/>
                <w:sz w:val="24"/>
                <w:szCs w:val="24"/>
              </w:rPr>
              <w:pPrChange w:id="1639" w:author="Mohammad Nayeem Hasan" w:date="2023-01-21T14:56:00Z">
                <w:pPr>
                  <w:jc w:val="both"/>
                </w:pPr>
              </w:pPrChange>
            </w:pPr>
            <w:del w:id="1640" w:author="Mohammad Nayeem Hasan" w:date="2023-01-21T00:38:00Z">
              <w:r w:rsidRPr="00D97196" w:rsidDel="00C2040A">
                <w:rPr>
                  <w:rFonts w:ascii="Times New Roman" w:hAnsi="Times New Roman" w:cs="Times New Roman"/>
                  <w:sz w:val="24"/>
                  <w:szCs w:val="24"/>
                </w:rPr>
                <w:delText>1.00</w:delText>
              </w:r>
            </w:del>
          </w:p>
        </w:tc>
        <w:tc>
          <w:tcPr>
            <w:tcW w:w="1140" w:type="pct"/>
            <w:vAlign w:val="center"/>
          </w:tcPr>
          <w:p w14:paraId="751D8966" w14:textId="384D2956" w:rsidR="002639A6" w:rsidRPr="00D97196" w:rsidDel="00C2040A" w:rsidRDefault="002639A6">
            <w:pPr>
              <w:rPr>
                <w:del w:id="1641" w:author="Mohammad Nayeem Hasan" w:date="2023-01-21T00:38:00Z"/>
                <w:rFonts w:ascii="Times New Roman" w:hAnsi="Times New Roman" w:cs="Times New Roman"/>
                <w:sz w:val="24"/>
                <w:szCs w:val="24"/>
              </w:rPr>
              <w:pPrChange w:id="1642" w:author="Mohammad Nayeem Hasan" w:date="2023-01-21T14:56:00Z">
                <w:pPr>
                  <w:jc w:val="both"/>
                </w:pPr>
              </w:pPrChange>
            </w:pPr>
            <w:del w:id="1643" w:author="Mohammad Nayeem Hasan" w:date="2023-01-21T00:38:00Z">
              <w:r w:rsidRPr="00D97196" w:rsidDel="00C2040A">
                <w:rPr>
                  <w:rFonts w:ascii="Times New Roman" w:hAnsi="Times New Roman" w:cs="Times New Roman"/>
                  <w:sz w:val="24"/>
                  <w:szCs w:val="24"/>
                </w:rPr>
                <w:delText>0.85- 1.18</w:delText>
              </w:r>
            </w:del>
          </w:p>
        </w:tc>
        <w:tc>
          <w:tcPr>
            <w:tcW w:w="445" w:type="pct"/>
            <w:vAlign w:val="center"/>
          </w:tcPr>
          <w:p w14:paraId="092D16CD" w14:textId="07ADF8AD" w:rsidR="002639A6" w:rsidRPr="00D97196" w:rsidDel="00C2040A" w:rsidRDefault="002639A6">
            <w:pPr>
              <w:rPr>
                <w:del w:id="1644" w:author="Mohammad Nayeem Hasan" w:date="2023-01-21T00:38:00Z"/>
                <w:rFonts w:ascii="Times New Roman" w:hAnsi="Times New Roman" w:cs="Times New Roman"/>
                <w:sz w:val="24"/>
                <w:szCs w:val="24"/>
              </w:rPr>
              <w:pPrChange w:id="1645" w:author="Mohammad Nayeem Hasan" w:date="2023-01-21T14:56:00Z">
                <w:pPr>
                  <w:jc w:val="both"/>
                </w:pPr>
              </w:pPrChange>
            </w:pPr>
            <w:del w:id="1646" w:author="Mohammad Nayeem Hasan" w:date="2023-01-21T00:38:00Z">
              <w:r w:rsidRPr="00D97196" w:rsidDel="00C2040A">
                <w:rPr>
                  <w:rFonts w:ascii="Times New Roman" w:hAnsi="Times New Roman" w:cs="Times New Roman"/>
                  <w:sz w:val="24"/>
                  <w:szCs w:val="24"/>
                </w:rPr>
                <w:delText>0.952</w:delText>
              </w:r>
            </w:del>
          </w:p>
        </w:tc>
      </w:tr>
      <w:tr w:rsidR="00275578" w:rsidRPr="00D97196" w:rsidDel="00C2040A" w14:paraId="0AC384E8" w14:textId="349B0233" w:rsidTr="00B1108E">
        <w:trPr>
          <w:trHeight w:val="138"/>
          <w:jc w:val="center"/>
          <w:del w:id="1647" w:author="Mohammad Nayeem Hasan" w:date="2023-01-21T00:38:00Z"/>
        </w:trPr>
        <w:tc>
          <w:tcPr>
            <w:tcW w:w="811" w:type="pct"/>
            <w:vAlign w:val="center"/>
          </w:tcPr>
          <w:p w14:paraId="56578019" w14:textId="71B83D18" w:rsidR="002639A6" w:rsidRPr="00D97196" w:rsidDel="00C2040A" w:rsidRDefault="002639A6">
            <w:pPr>
              <w:rPr>
                <w:del w:id="1648" w:author="Mohammad Nayeem Hasan" w:date="2023-01-21T00:38:00Z"/>
                <w:rFonts w:ascii="Times New Roman" w:hAnsi="Times New Roman" w:cs="Times New Roman"/>
                <w:sz w:val="24"/>
                <w:szCs w:val="24"/>
              </w:rPr>
              <w:pPrChange w:id="1649" w:author="Mohammad Nayeem Hasan" w:date="2023-01-21T14:56:00Z">
                <w:pPr>
                  <w:jc w:val="both"/>
                </w:pPr>
              </w:pPrChange>
            </w:pPr>
            <w:del w:id="1650" w:author="Mohammad Nayeem Hasan" w:date="2023-01-21T00:38:00Z">
              <w:r w:rsidRPr="00D97196" w:rsidDel="00C2040A">
                <w:rPr>
                  <w:rFonts w:ascii="Times New Roman" w:hAnsi="Times New Roman" w:cs="Times New Roman"/>
                  <w:sz w:val="24"/>
                  <w:szCs w:val="24"/>
                </w:rPr>
                <w:delText>20-34</w:delText>
              </w:r>
            </w:del>
          </w:p>
        </w:tc>
        <w:tc>
          <w:tcPr>
            <w:tcW w:w="353" w:type="pct"/>
            <w:vAlign w:val="center"/>
          </w:tcPr>
          <w:p w14:paraId="75DA33E4" w14:textId="33FD6002" w:rsidR="002639A6" w:rsidRPr="00D97196" w:rsidDel="00C2040A" w:rsidRDefault="002639A6">
            <w:pPr>
              <w:rPr>
                <w:del w:id="1651" w:author="Mohammad Nayeem Hasan" w:date="2023-01-21T00:38:00Z"/>
                <w:rFonts w:ascii="Times New Roman" w:hAnsi="Times New Roman" w:cs="Times New Roman"/>
                <w:sz w:val="24"/>
                <w:szCs w:val="24"/>
              </w:rPr>
              <w:pPrChange w:id="1652" w:author="Mohammad Nayeem Hasan" w:date="2023-01-21T14:56:00Z">
                <w:pPr>
                  <w:jc w:val="both"/>
                </w:pPr>
              </w:pPrChange>
            </w:pPr>
            <w:del w:id="1653" w:author="Mohammad Nayeem Hasan" w:date="2023-01-21T00:38:00Z">
              <w:r w:rsidRPr="00D97196" w:rsidDel="00C2040A">
                <w:rPr>
                  <w:rFonts w:ascii="Times New Roman" w:hAnsi="Times New Roman" w:cs="Times New Roman"/>
                  <w:sz w:val="24"/>
                  <w:szCs w:val="24"/>
                </w:rPr>
                <w:delText>0.98</w:delText>
              </w:r>
            </w:del>
          </w:p>
        </w:tc>
        <w:tc>
          <w:tcPr>
            <w:tcW w:w="329" w:type="pct"/>
            <w:vAlign w:val="center"/>
          </w:tcPr>
          <w:p w14:paraId="4F05B8D9" w14:textId="6380644E" w:rsidR="002639A6" w:rsidRPr="00D97196" w:rsidDel="00C2040A" w:rsidRDefault="002639A6">
            <w:pPr>
              <w:rPr>
                <w:del w:id="1654" w:author="Mohammad Nayeem Hasan" w:date="2023-01-21T00:38:00Z"/>
                <w:rFonts w:ascii="Times New Roman" w:hAnsi="Times New Roman" w:cs="Times New Roman"/>
                <w:sz w:val="24"/>
                <w:szCs w:val="24"/>
              </w:rPr>
              <w:pPrChange w:id="1655" w:author="Mohammad Nayeem Hasan" w:date="2023-01-21T14:56:00Z">
                <w:pPr>
                  <w:jc w:val="both"/>
                </w:pPr>
              </w:pPrChange>
            </w:pPr>
            <w:del w:id="1656" w:author="Mohammad Nayeem Hasan" w:date="2023-01-21T00:38:00Z">
              <w:r w:rsidRPr="00D97196" w:rsidDel="00C2040A">
                <w:rPr>
                  <w:rFonts w:ascii="Times New Roman" w:hAnsi="Times New Roman" w:cs="Times New Roman"/>
                  <w:sz w:val="24"/>
                  <w:szCs w:val="24"/>
                </w:rPr>
                <w:delText>0.86 – 1.10</w:delText>
              </w:r>
            </w:del>
          </w:p>
        </w:tc>
        <w:tc>
          <w:tcPr>
            <w:tcW w:w="417" w:type="pct"/>
            <w:vAlign w:val="center"/>
          </w:tcPr>
          <w:p w14:paraId="299142F6" w14:textId="1E9A84D2" w:rsidR="002639A6" w:rsidRPr="00D97196" w:rsidDel="00C2040A" w:rsidRDefault="002639A6">
            <w:pPr>
              <w:rPr>
                <w:del w:id="1657" w:author="Mohammad Nayeem Hasan" w:date="2023-01-21T00:38:00Z"/>
                <w:rFonts w:ascii="Times New Roman" w:hAnsi="Times New Roman" w:cs="Times New Roman"/>
                <w:sz w:val="24"/>
                <w:szCs w:val="24"/>
              </w:rPr>
              <w:pPrChange w:id="1658" w:author="Mohammad Nayeem Hasan" w:date="2023-01-21T14:56:00Z">
                <w:pPr>
                  <w:jc w:val="both"/>
                </w:pPr>
              </w:pPrChange>
            </w:pPr>
            <w:del w:id="1659" w:author="Mohammad Nayeem Hasan" w:date="2023-01-21T00:38:00Z">
              <w:r w:rsidRPr="00D97196" w:rsidDel="00C2040A">
                <w:rPr>
                  <w:rFonts w:ascii="Times New Roman" w:hAnsi="Times New Roman" w:cs="Times New Roman"/>
                  <w:sz w:val="24"/>
                  <w:szCs w:val="24"/>
                </w:rPr>
                <w:delText>0.694</w:delText>
              </w:r>
            </w:del>
          </w:p>
        </w:tc>
        <w:tc>
          <w:tcPr>
            <w:tcW w:w="353" w:type="pct"/>
            <w:vAlign w:val="center"/>
          </w:tcPr>
          <w:p w14:paraId="44C2A0F2" w14:textId="23656573" w:rsidR="002639A6" w:rsidRPr="00D97196" w:rsidDel="00C2040A" w:rsidRDefault="002639A6">
            <w:pPr>
              <w:rPr>
                <w:del w:id="1660" w:author="Mohammad Nayeem Hasan" w:date="2023-01-21T00:38:00Z"/>
                <w:rFonts w:ascii="Times New Roman" w:hAnsi="Times New Roman" w:cs="Times New Roman"/>
                <w:sz w:val="24"/>
                <w:szCs w:val="24"/>
              </w:rPr>
              <w:pPrChange w:id="1661" w:author="Mohammad Nayeem Hasan" w:date="2023-01-21T14:56:00Z">
                <w:pPr>
                  <w:jc w:val="both"/>
                </w:pPr>
              </w:pPrChange>
            </w:pPr>
            <w:del w:id="1662" w:author="Mohammad Nayeem Hasan" w:date="2023-01-21T00:38:00Z">
              <w:r w:rsidRPr="00D97196" w:rsidDel="00C2040A">
                <w:rPr>
                  <w:rFonts w:ascii="Times New Roman" w:hAnsi="Times New Roman" w:cs="Times New Roman"/>
                  <w:sz w:val="24"/>
                  <w:szCs w:val="24"/>
                </w:rPr>
                <w:delText>1.43</w:delText>
              </w:r>
            </w:del>
          </w:p>
        </w:tc>
        <w:tc>
          <w:tcPr>
            <w:tcW w:w="356" w:type="pct"/>
            <w:vAlign w:val="center"/>
          </w:tcPr>
          <w:p w14:paraId="79A54BFC" w14:textId="6A0D7338" w:rsidR="002639A6" w:rsidRPr="00D97196" w:rsidDel="00C2040A" w:rsidRDefault="002639A6">
            <w:pPr>
              <w:rPr>
                <w:del w:id="1663" w:author="Mohammad Nayeem Hasan" w:date="2023-01-21T00:38:00Z"/>
                <w:rFonts w:ascii="Times New Roman" w:hAnsi="Times New Roman" w:cs="Times New Roman"/>
                <w:sz w:val="24"/>
                <w:szCs w:val="24"/>
              </w:rPr>
              <w:pPrChange w:id="1664" w:author="Mohammad Nayeem Hasan" w:date="2023-01-21T14:56:00Z">
                <w:pPr>
                  <w:jc w:val="both"/>
                </w:pPr>
              </w:pPrChange>
            </w:pPr>
            <w:del w:id="1665" w:author="Mohammad Nayeem Hasan" w:date="2023-01-21T00:38:00Z">
              <w:r w:rsidRPr="00D97196" w:rsidDel="00C2040A">
                <w:rPr>
                  <w:rFonts w:ascii="Times New Roman" w:hAnsi="Times New Roman" w:cs="Times New Roman"/>
                  <w:sz w:val="24"/>
                  <w:szCs w:val="24"/>
                </w:rPr>
                <w:delText>1.10 – 1.86</w:delText>
              </w:r>
            </w:del>
          </w:p>
        </w:tc>
        <w:tc>
          <w:tcPr>
            <w:tcW w:w="417" w:type="pct"/>
            <w:vAlign w:val="center"/>
          </w:tcPr>
          <w:p w14:paraId="55610E36" w14:textId="1C5B20DF" w:rsidR="002639A6" w:rsidRPr="00F411AC" w:rsidDel="00C2040A" w:rsidRDefault="002639A6">
            <w:pPr>
              <w:rPr>
                <w:del w:id="1666" w:author="Mohammad Nayeem Hasan" w:date="2023-01-21T00:38:00Z"/>
                <w:rFonts w:ascii="Times New Roman" w:hAnsi="Times New Roman" w:cs="Times New Roman"/>
                <w:b/>
                <w:bCs/>
                <w:sz w:val="24"/>
                <w:szCs w:val="24"/>
              </w:rPr>
              <w:pPrChange w:id="1667" w:author="Mohammad Nayeem Hasan" w:date="2023-01-21T14:56:00Z">
                <w:pPr>
                  <w:jc w:val="both"/>
                </w:pPr>
              </w:pPrChange>
            </w:pPr>
            <w:del w:id="1668" w:author="Mohammad Nayeem Hasan" w:date="2023-01-21T00:38:00Z">
              <w:r w:rsidRPr="00F411AC" w:rsidDel="00C2040A">
                <w:rPr>
                  <w:rFonts w:ascii="Times New Roman" w:hAnsi="Times New Roman" w:cs="Times New Roman"/>
                  <w:b/>
                  <w:bCs/>
                  <w:sz w:val="24"/>
                  <w:szCs w:val="24"/>
                </w:rPr>
                <w:delText>0.007</w:delText>
              </w:r>
            </w:del>
          </w:p>
        </w:tc>
        <w:tc>
          <w:tcPr>
            <w:tcW w:w="379" w:type="pct"/>
            <w:vAlign w:val="center"/>
          </w:tcPr>
          <w:p w14:paraId="076B1DA4" w14:textId="4199C3E1" w:rsidR="002639A6" w:rsidRPr="00D97196" w:rsidDel="00C2040A" w:rsidRDefault="002639A6">
            <w:pPr>
              <w:rPr>
                <w:del w:id="1669" w:author="Mohammad Nayeem Hasan" w:date="2023-01-21T00:38:00Z"/>
                <w:rFonts w:ascii="Times New Roman" w:hAnsi="Times New Roman" w:cs="Times New Roman"/>
                <w:sz w:val="24"/>
                <w:szCs w:val="24"/>
              </w:rPr>
              <w:pPrChange w:id="1670" w:author="Mohammad Nayeem Hasan" w:date="2023-01-21T14:56:00Z">
                <w:pPr>
                  <w:jc w:val="both"/>
                </w:pPr>
              </w:pPrChange>
            </w:pPr>
            <w:del w:id="1671" w:author="Mohammad Nayeem Hasan" w:date="2023-01-21T00:38:00Z">
              <w:r w:rsidRPr="00D97196" w:rsidDel="00C2040A">
                <w:rPr>
                  <w:rFonts w:ascii="Times New Roman" w:hAnsi="Times New Roman" w:cs="Times New Roman"/>
                  <w:sz w:val="24"/>
                  <w:szCs w:val="24"/>
                </w:rPr>
                <w:delText>1.00</w:delText>
              </w:r>
            </w:del>
          </w:p>
        </w:tc>
        <w:tc>
          <w:tcPr>
            <w:tcW w:w="1140" w:type="pct"/>
            <w:vAlign w:val="center"/>
          </w:tcPr>
          <w:p w14:paraId="335CBEE5" w14:textId="6702D5EB" w:rsidR="002639A6" w:rsidRPr="00D97196" w:rsidDel="00C2040A" w:rsidRDefault="002639A6">
            <w:pPr>
              <w:rPr>
                <w:del w:id="1672" w:author="Mohammad Nayeem Hasan" w:date="2023-01-21T00:38:00Z"/>
                <w:rFonts w:ascii="Times New Roman" w:hAnsi="Times New Roman" w:cs="Times New Roman"/>
                <w:sz w:val="24"/>
                <w:szCs w:val="24"/>
              </w:rPr>
              <w:pPrChange w:id="1673" w:author="Mohammad Nayeem Hasan" w:date="2023-01-21T14:56:00Z">
                <w:pPr>
                  <w:jc w:val="both"/>
                </w:pPr>
              </w:pPrChange>
            </w:pPr>
            <w:del w:id="1674" w:author="Mohammad Nayeem Hasan" w:date="2023-01-21T00:38:00Z">
              <w:r w:rsidRPr="00D97196" w:rsidDel="00C2040A">
                <w:rPr>
                  <w:rFonts w:ascii="Times New Roman" w:hAnsi="Times New Roman" w:cs="Times New Roman"/>
                  <w:sz w:val="24"/>
                  <w:szCs w:val="24"/>
                </w:rPr>
                <w:delText>0.87- 1.13</w:delText>
              </w:r>
            </w:del>
          </w:p>
        </w:tc>
        <w:tc>
          <w:tcPr>
            <w:tcW w:w="445" w:type="pct"/>
            <w:vAlign w:val="center"/>
          </w:tcPr>
          <w:p w14:paraId="08143861" w14:textId="0767CFC9" w:rsidR="002639A6" w:rsidRPr="00D97196" w:rsidDel="00C2040A" w:rsidRDefault="002639A6">
            <w:pPr>
              <w:rPr>
                <w:del w:id="1675" w:author="Mohammad Nayeem Hasan" w:date="2023-01-21T00:38:00Z"/>
                <w:rFonts w:ascii="Times New Roman" w:hAnsi="Times New Roman" w:cs="Times New Roman"/>
                <w:sz w:val="24"/>
                <w:szCs w:val="24"/>
              </w:rPr>
              <w:pPrChange w:id="1676" w:author="Mohammad Nayeem Hasan" w:date="2023-01-21T14:56:00Z">
                <w:pPr>
                  <w:jc w:val="both"/>
                </w:pPr>
              </w:pPrChange>
            </w:pPr>
            <w:del w:id="1677" w:author="Mohammad Nayeem Hasan" w:date="2023-01-21T00:38:00Z">
              <w:r w:rsidRPr="00D97196" w:rsidDel="00C2040A">
                <w:rPr>
                  <w:rFonts w:ascii="Times New Roman" w:hAnsi="Times New Roman" w:cs="Times New Roman"/>
                  <w:sz w:val="24"/>
                  <w:szCs w:val="24"/>
                </w:rPr>
                <w:delText>0.895</w:delText>
              </w:r>
            </w:del>
          </w:p>
        </w:tc>
      </w:tr>
      <w:tr w:rsidR="00275578" w:rsidRPr="00D97196" w:rsidDel="00C2040A" w14:paraId="1F1CBC5C" w14:textId="106AD120" w:rsidTr="00B1108E">
        <w:trPr>
          <w:trHeight w:val="138"/>
          <w:jc w:val="center"/>
          <w:del w:id="1678" w:author="Mohammad Nayeem Hasan" w:date="2023-01-21T00:38:00Z"/>
        </w:trPr>
        <w:tc>
          <w:tcPr>
            <w:tcW w:w="811" w:type="pct"/>
            <w:vAlign w:val="center"/>
          </w:tcPr>
          <w:p w14:paraId="09CE7D72" w14:textId="37416D66" w:rsidR="002639A6" w:rsidRPr="00D97196" w:rsidDel="00C2040A" w:rsidRDefault="002639A6">
            <w:pPr>
              <w:rPr>
                <w:del w:id="1679" w:author="Mohammad Nayeem Hasan" w:date="2023-01-21T00:38:00Z"/>
                <w:rFonts w:ascii="Times New Roman" w:hAnsi="Times New Roman" w:cs="Times New Roman"/>
                <w:sz w:val="24"/>
                <w:szCs w:val="24"/>
              </w:rPr>
              <w:pPrChange w:id="1680" w:author="Mohammad Nayeem Hasan" w:date="2023-01-21T14:56:00Z">
                <w:pPr>
                  <w:jc w:val="both"/>
                </w:pPr>
              </w:pPrChange>
            </w:pPr>
            <w:del w:id="1681" w:author="Mohammad Nayeem Hasan" w:date="2023-01-21T00:38:00Z">
              <w:r w:rsidRPr="00D97196" w:rsidDel="00C2040A">
                <w:rPr>
                  <w:rFonts w:ascii="Times New Roman" w:hAnsi="Times New Roman" w:cs="Times New Roman"/>
                  <w:sz w:val="24"/>
                  <w:szCs w:val="24"/>
                </w:rPr>
                <w:delText>35+</w:delText>
              </w:r>
            </w:del>
          </w:p>
        </w:tc>
        <w:tc>
          <w:tcPr>
            <w:tcW w:w="353" w:type="pct"/>
            <w:vAlign w:val="center"/>
          </w:tcPr>
          <w:p w14:paraId="51AF24A0" w14:textId="25D4E026" w:rsidR="002639A6" w:rsidRPr="00D97196" w:rsidDel="00C2040A" w:rsidRDefault="002639A6">
            <w:pPr>
              <w:rPr>
                <w:del w:id="1682" w:author="Mohammad Nayeem Hasan" w:date="2023-01-21T00:38:00Z"/>
                <w:rFonts w:ascii="Times New Roman" w:hAnsi="Times New Roman" w:cs="Times New Roman"/>
                <w:sz w:val="24"/>
                <w:szCs w:val="24"/>
              </w:rPr>
              <w:pPrChange w:id="1683" w:author="Mohammad Nayeem Hasan" w:date="2023-01-21T14:56:00Z">
                <w:pPr>
                  <w:jc w:val="both"/>
                </w:pPr>
              </w:pPrChange>
            </w:pPr>
            <w:del w:id="1684" w:author="Mohammad Nayeem Hasan" w:date="2023-01-21T00:38:00Z">
              <w:r w:rsidRPr="00D97196" w:rsidDel="00C2040A">
                <w:rPr>
                  <w:rFonts w:ascii="Times New Roman" w:hAnsi="Times New Roman" w:cs="Times New Roman"/>
                  <w:sz w:val="24"/>
                  <w:szCs w:val="24"/>
                </w:rPr>
                <w:delText>Ref.</w:delText>
              </w:r>
            </w:del>
          </w:p>
        </w:tc>
        <w:tc>
          <w:tcPr>
            <w:tcW w:w="329" w:type="pct"/>
            <w:vAlign w:val="center"/>
          </w:tcPr>
          <w:p w14:paraId="471D0064" w14:textId="2AD7BADA" w:rsidR="002639A6" w:rsidRPr="00D97196" w:rsidDel="00C2040A" w:rsidRDefault="002639A6">
            <w:pPr>
              <w:rPr>
                <w:del w:id="1685" w:author="Mohammad Nayeem Hasan" w:date="2023-01-21T00:38:00Z"/>
                <w:rFonts w:ascii="Times New Roman" w:hAnsi="Times New Roman" w:cs="Times New Roman"/>
                <w:sz w:val="24"/>
                <w:szCs w:val="24"/>
              </w:rPr>
              <w:pPrChange w:id="1686" w:author="Mohammad Nayeem Hasan" w:date="2023-01-21T14:56:00Z">
                <w:pPr>
                  <w:jc w:val="both"/>
                </w:pPr>
              </w:pPrChange>
            </w:pPr>
            <w:del w:id="1687"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3EA4D63E" w14:textId="6A5EC20F" w:rsidR="002639A6" w:rsidRPr="00D97196" w:rsidDel="00C2040A" w:rsidRDefault="002639A6">
            <w:pPr>
              <w:rPr>
                <w:del w:id="1688" w:author="Mohammad Nayeem Hasan" w:date="2023-01-21T00:38:00Z"/>
                <w:rFonts w:ascii="Times New Roman" w:hAnsi="Times New Roman" w:cs="Times New Roman"/>
                <w:sz w:val="24"/>
                <w:szCs w:val="24"/>
              </w:rPr>
              <w:pPrChange w:id="1689" w:author="Mohammad Nayeem Hasan" w:date="2023-01-21T14:56:00Z">
                <w:pPr>
                  <w:jc w:val="both"/>
                </w:pPr>
              </w:pPrChange>
            </w:pPr>
            <w:del w:id="1690" w:author="Mohammad Nayeem Hasan" w:date="2023-01-21T00:38:00Z">
              <w:r w:rsidRPr="00D97196" w:rsidDel="00C2040A">
                <w:rPr>
                  <w:rFonts w:ascii="Times New Roman" w:hAnsi="Times New Roman" w:cs="Times New Roman"/>
                  <w:sz w:val="24"/>
                  <w:szCs w:val="24"/>
                </w:rPr>
                <w:delText>-</w:delText>
              </w:r>
            </w:del>
          </w:p>
        </w:tc>
        <w:tc>
          <w:tcPr>
            <w:tcW w:w="353" w:type="pct"/>
            <w:vAlign w:val="center"/>
          </w:tcPr>
          <w:p w14:paraId="54BBE12A" w14:textId="69511CDB" w:rsidR="002639A6" w:rsidRPr="00D97196" w:rsidDel="00C2040A" w:rsidRDefault="002639A6">
            <w:pPr>
              <w:rPr>
                <w:del w:id="1691" w:author="Mohammad Nayeem Hasan" w:date="2023-01-21T00:38:00Z"/>
                <w:rFonts w:ascii="Times New Roman" w:hAnsi="Times New Roman" w:cs="Times New Roman"/>
                <w:sz w:val="24"/>
                <w:szCs w:val="24"/>
              </w:rPr>
              <w:pPrChange w:id="1692" w:author="Mohammad Nayeem Hasan" w:date="2023-01-21T14:56:00Z">
                <w:pPr>
                  <w:jc w:val="both"/>
                </w:pPr>
              </w:pPrChange>
            </w:pPr>
            <w:del w:id="1693" w:author="Mohammad Nayeem Hasan" w:date="2023-01-21T00:38:00Z">
              <w:r w:rsidRPr="00D97196" w:rsidDel="00C2040A">
                <w:rPr>
                  <w:rFonts w:ascii="Times New Roman" w:hAnsi="Times New Roman" w:cs="Times New Roman"/>
                  <w:sz w:val="24"/>
                  <w:szCs w:val="24"/>
                </w:rPr>
                <w:delText>Ref</w:delText>
              </w:r>
            </w:del>
          </w:p>
        </w:tc>
        <w:tc>
          <w:tcPr>
            <w:tcW w:w="356" w:type="pct"/>
            <w:vAlign w:val="center"/>
          </w:tcPr>
          <w:p w14:paraId="46B9DD87" w14:textId="3D7DBB88" w:rsidR="002639A6" w:rsidRPr="00D97196" w:rsidDel="00C2040A" w:rsidRDefault="002639A6">
            <w:pPr>
              <w:rPr>
                <w:del w:id="1694" w:author="Mohammad Nayeem Hasan" w:date="2023-01-21T00:38:00Z"/>
                <w:rFonts w:ascii="Times New Roman" w:hAnsi="Times New Roman" w:cs="Times New Roman"/>
                <w:sz w:val="24"/>
                <w:szCs w:val="24"/>
              </w:rPr>
              <w:pPrChange w:id="1695" w:author="Mohammad Nayeem Hasan" w:date="2023-01-21T14:56:00Z">
                <w:pPr>
                  <w:jc w:val="both"/>
                </w:pPr>
              </w:pPrChange>
            </w:pPr>
            <w:del w:id="1696"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637452A4" w14:textId="02AC1BD7" w:rsidR="002639A6" w:rsidRPr="00D97196" w:rsidDel="00C2040A" w:rsidRDefault="002639A6">
            <w:pPr>
              <w:rPr>
                <w:del w:id="1697" w:author="Mohammad Nayeem Hasan" w:date="2023-01-21T00:38:00Z"/>
                <w:rFonts w:ascii="Times New Roman" w:hAnsi="Times New Roman" w:cs="Times New Roman"/>
                <w:sz w:val="24"/>
                <w:szCs w:val="24"/>
              </w:rPr>
              <w:pPrChange w:id="1698" w:author="Mohammad Nayeem Hasan" w:date="2023-01-21T14:56:00Z">
                <w:pPr>
                  <w:jc w:val="both"/>
                </w:pPr>
              </w:pPrChange>
            </w:pPr>
            <w:del w:id="1699"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00934C2D" w14:textId="7543E255" w:rsidR="002639A6" w:rsidRPr="00D97196" w:rsidDel="00C2040A" w:rsidRDefault="002639A6">
            <w:pPr>
              <w:rPr>
                <w:del w:id="1700" w:author="Mohammad Nayeem Hasan" w:date="2023-01-21T00:38:00Z"/>
                <w:rFonts w:ascii="Times New Roman" w:hAnsi="Times New Roman" w:cs="Times New Roman"/>
                <w:sz w:val="24"/>
                <w:szCs w:val="24"/>
              </w:rPr>
              <w:pPrChange w:id="1701" w:author="Mohammad Nayeem Hasan" w:date="2023-01-21T14:56:00Z">
                <w:pPr>
                  <w:jc w:val="both"/>
                </w:pPr>
              </w:pPrChange>
            </w:pPr>
            <w:del w:id="1702" w:author="Mohammad Nayeem Hasan" w:date="2023-01-21T00:38:00Z">
              <w:r w:rsidRPr="00D97196" w:rsidDel="00C2040A">
                <w:rPr>
                  <w:rFonts w:ascii="Times New Roman" w:hAnsi="Times New Roman" w:cs="Times New Roman"/>
                  <w:sz w:val="24"/>
                  <w:szCs w:val="24"/>
                </w:rPr>
                <w:delText>Ref</w:delText>
              </w:r>
            </w:del>
          </w:p>
        </w:tc>
        <w:tc>
          <w:tcPr>
            <w:tcW w:w="1140" w:type="pct"/>
            <w:vAlign w:val="center"/>
          </w:tcPr>
          <w:p w14:paraId="2DDE11B9" w14:textId="1236C29F" w:rsidR="002639A6" w:rsidRPr="00D97196" w:rsidDel="00C2040A" w:rsidRDefault="002639A6">
            <w:pPr>
              <w:rPr>
                <w:del w:id="1703" w:author="Mohammad Nayeem Hasan" w:date="2023-01-21T00:38:00Z"/>
                <w:rFonts w:ascii="Times New Roman" w:hAnsi="Times New Roman" w:cs="Times New Roman"/>
                <w:sz w:val="24"/>
                <w:szCs w:val="24"/>
              </w:rPr>
              <w:pPrChange w:id="1704" w:author="Mohammad Nayeem Hasan" w:date="2023-01-21T14:56:00Z">
                <w:pPr>
                  <w:jc w:val="both"/>
                </w:pPr>
              </w:pPrChange>
            </w:pPr>
            <w:del w:id="1705"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3B5AA29A" w14:textId="5A588172" w:rsidR="002639A6" w:rsidRPr="00D97196" w:rsidDel="00C2040A" w:rsidRDefault="002639A6">
            <w:pPr>
              <w:rPr>
                <w:del w:id="1706" w:author="Mohammad Nayeem Hasan" w:date="2023-01-21T00:38:00Z"/>
                <w:rFonts w:ascii="Times New Roman" w:hAnsi="Times New Roman" w:cs="Times New Roman"/>
                <w:sz w:val="24"/>
                <w:szCs w:val="24"/>
              </w:rPr>
              <w:pPrChange w:id="1707" w:author="Mohammad Nayeem Hasan" w:date="2023-01-21T14:56:00Z">
                <w:pPr>
                  <w:jc w:val="both"/>
                </w:pPr>
              </w:pPrChange>
            </w:pPr>
            <w:del w:id="1708"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4DF32A4D" w14:textId="53C95E33" w:rsidTr="00D3090E">
        <w:trPr>
          <w:trHeight w:val="138"/>
          <w:jc w:val="center"/>
          <w:del w:id="1709" w:author="Mohammad Nayeem Hasan" w:date="2023-01-21T00:38:00Z"/>
        </w:trPr>
        <w:tc>
          <w:tcPr>
            <w:tcW w:w="5000" w:type="pct"/>
            <w:gridSpan w:val="10"/>
            <w:vAlign w:val="center"/>
          </w:tcPr>
          <w:p w14:paraId="2C72DF74" w14:textId="3BDACBCD" w:rsidR="002639A6" w:rsidRPr="00D97196" w:rsidDel="00C2040A" w:rsidRDefault="002639A6">
            <w:pPr>
              <w:rPr>
                <w:del w:id="1710" w:author="Mohammad Nayeem Hasan" w:date="2023-01-21T00:38:00Z"/>
                <w:rFonts w:ascii="Times New Roman" w:hAnsi="Times New Roman" w:cs="Times New Roman"/>
                <w:sz w:val="24"/>
                <w:szCs w:val="24"/>
              </w:rPr>
              <w:pPrChange w:id="1711" w:author="Mohammad Nayeem Hasan" w:date="2023-01-21T14:56:00Z">
                <w:pPr>
                  <w:jc w:val="both"/>
                </w:pPr>
              </w:pPrChange>
            </w:pPr>
            <w:del w:id="1712" w:author="Mohammad Nayeem Hasan" w:date="2023-01-21T00:38:00Z">
              <w:r w:rsidRPr="00D97196" w:rsidDel="00C2040A">
                <w:rPr>
                  <w:rFonts w:ascii="Times New Roman" w:hAnsi="Times New Roman" w:cs="Times New Roman"/>
                  <w:sz w:val="24"/>
                  <w:szCs w:val="24"/>
                </w:rPr>
                <w:delText>HOUSEHOLD CHARACTERISTICS</w:delText>
              </w:r>
            </w:del>
          </w:p>
        </w:tc>
      </w:tr>
      <w:tr w:rsidR="00275578" w:rsidRPr="00D97196" w:rsidDel="00C2040A" w14:paraId="1FAB2521" w14:textId="3CD8351D" w:rsidTr="00D3090E">
        <w:trPr>
          <w:trHeight w:val="138"/>
          <w:jc w:val="center"/>
          <w:del w:id="1713" w:author="Mohammad Nayeem Hasan" w:date="2023-01-21T00:38:00Z"/>
        </w:trPr>
        <w:tc>
          <w:tcPr>
            <w:tcW w:w="5000" w:type="pct"/>
            <w:gridSpan w:val="10"/>
            <w:vAlign w:val="center"/>
          </w:tcPr>
          <w:p w14:paraId="04AA988E" w14:textId="11EC99E2" w:rsidR="002639A6" w:rsidRPr="00D97196" w:rsidDel="00C2040A" w:rsidRDefault="002639A6">
            <w:pPr>
              <w:rPr>
                <w:del w:id="1714" w:author="Mohammad Nayeem Hasan" w:date="2023-01-21T00:38:00Z"/>
                <w:rFonts w:ascii="Times New Roman" w:hAnsi="Times New Roman" w:cs="Times New Roman"/>
                <w:sz w:val="24"/>
                <w:szCs w:val="24"/>
              </w:rPr>
              <w:pPrChange w:id="1715" w:author="Mohammad Nayeem Hasan" w:date="2023-01-21T14:56:00Z">
                <w:pPr>
                  <w:jc w:val="both"/>
                </w:pPr>
              </w:pPrChange>
            </w:pPr>
            <w:del w:id="1716" w:author="Mohammad Nayeem Hasan" w:date="2023-01-21T00:38:00Z">
              <w:r w:rsidRPr="00D97196" w:rsidDel="00C2040A">
                <w:rPr>
                  <w:rFonts w:ascii="Times New Roman" w:hAnsi="Times New Roman" w:cs="Times New Roman"/>
                  <w:sz w:val="24"/>
                  <w:szCs w:val="24"/>
                </w:rPr>
                <w:delText>Wealth Index</w:delText>
              </w:r>
            </w:del>
          </w:p>
        </w:tc>
      </w:tr>
      <w:tr w:rsidR="00275578" w:rsidRPr="00D97196" w:rsidDel="00C2040A" w14:paraId="7CF6CFA6" w14:textId="079BB338" w:rsidTr="00275578">
        <w:trPr>
          <w:trHeight w:val="250"/>
          <w:jc w:val="center"/>
          <w:del w:id="1717" w:author="Mohammad Nayeem Hasan" w:date="2023-01-21T00:38:00Z"/>
        </w:trPr>
        <w:tc>
          <w:tcPr>
            <w:tcW w:w="811" w:type="pct"/>
            <w:vAlign w:val="center"/>
          </w:tcPr>
          <w:p w14:paraId="03BC168B" w14:textId="6DCE59DD" w:rsidR="002639A6" w:rsidRPr="00D97196" w:rsidDel="00C2040A" w:rsidRDefault="002639A6">
            <w:pPr>
              <w:rPr>
                <w:del w:id="1718" w:author="Mohammad Nayeem Hasan" w:date="2023-01-21T00:38:00Z"/>
                <w:rFonts w:ascii="Times New Roman" w:hAnsi="Times New Roman" w:cs="Times New Roman"/>
                <w:sz w:val="24"/>
                <w:szCs w:val="24"/>
              </w:rPr>
              <w:pPrChange w:id="1719" w:author="Mohammad Nayeem Hasan" w:date="2023-01-21T14:56:00Z">
                <w:pPr>
                  <w:jc w:val="both"/>
                </w:pPr>
              </w:pPrChange>
            </w:pPr>
            <w:del w:id="1720" w:author="Mohammad Nayeem Hasan" w:date="2023-01-21T00:38:00Z">
              <w:r w:rsidRPr="00D97196" w:rsidDel="00C2040A">
                <w:rPr>
                  <w:rFonts w:ascii="Times New Roman" w:hAnsi="Times New Roman" w:cs="Times New Roman"/>
                  <w:sz w:val="24"/>
                  <w:szCs w:val="24"/>
                </w:rPr>
                <w:delText>Poorest</w:delText>
              </w:r>
            </w:del>
          </w:p>
        </w:tc>
        <w:tc>
          <w:tcPr>
            <w:tcW w:w="353" w:type="pct"/>
            <w:vAlign w:val="center"/>
          </w:tcPr>
          <w:p w14:paraId="61B984C5" w14:textId="46B48F43" w:rsidR="002639A6" w:rsidRPr="00D97196" w:rsidDel="00C2040A" w:rsidRDefault="002639A6">
            <w:pPr>
              <w:rPr>
                <w:del w:id="1721" w:author="Mohammad Nayeem Hasan" w:date="2023-01-21T00:38:00Z"/>
                <w:rFonts w:ascii="Times New Roman" w:hAnsi="Times New Roman" w:cs="Times New Roman"/>
                <w:sz w:val="24"/>
                <w:szCs w:val="24"/>
              </w:rPr>
              <w:pPrChange w:id="1722" w:author="Mohammad Nayeem Hasan" w:date="2023-01-21T14:56:00Z">
                <w:pPr>
                  <w:jc w:val="both"/>
                </w:pPr>
              </w:pPrChange>
            </w:pPr>
            <w:del w:id="1723" w:author="Mohammad Nayeem Hasan" w:date="2023-01-21T00:38:00Z">
              <w:r w:rsidRPr="00D97196" w:rsidDel="00C2040A">
                <w:rPr>
                  <w:rFonts w:ascii="Times New Roman" w:hAnsi="Times New Roman" w:cs="Times New Roman"/>
                  <w:sz w:val="24"/>
                  <w:szCs w:val="24"/>
                </w:rPr>
                <w:delText>1.42</w:delText>
              </w:r>
            </w:del>
          </w:p>
        </w:tc>
        <w:tc>
          <w:tcPr>
            <w:tcW w:w="329" w:type="pct"/>
            <w:vAlign w:val="center"/>
          </w:tcPr>
          <w:p w14:paraId="25277533" w14:textId="59717E72" w:rsidR="002639A6" w:rsidRPr="00D97196" w:rsidDel="00C2040A" w:rsidRDefault="002639A6">
            <w:pPr>
              <w:rPr>
                <w:del w:id="1724" w:author="Mohammad Nayeem Hasan" w:date="2023-01-21T00:38:00Z"/>
                <w:rFonts w:ascii="Times New Roman" w:hAnsi="Times New Roman" w:cs="Times New Roman"/>
                <w:sz w:val="24"/>
                <w:szCs w:val="24"/>
              </w:rPr>
              <w:pPrChange w:id="1725" w:author="Mohammad Nayeem Hasan" w:date="2023-01-21T14:56:00Z">
                <w:pPr>
                  <w:jc w:val="both"/>
                </w:pPr>
              </w:pPrChange>
            </w:pPr>
            <w:del w:id="1726" w:author="Mohammad Nayeem Hasan" w:date="2023-01-21T00:38:00Z">
              <w:r w:rsidRPr="00D97196" w:rsidDel="00C2040A">
                <w:rPr>
                  <w:rFonts w:ascii="Times New Roman" w:hAnsi="Times New Roman" w:cs="Times New Roman"/>
                  <w:sz w:val="24"/>
                  <w:szCs w:val="24"/>
                </w:rPr>
                <w:delText>1.17 – 1.74</w:delText>
              </w:r>
            </w:del>
          </w:p>
        </w:tc>
        <w:tc>
          <w:tcPr>
            <w:tcW w:w="417" w:type="pct"/>
            <w:vAlign w:val="center"/>
          </w:tcPr>
          <w:p w14:paraId="75C7F420" w14:textId="6BA3BB04" w:rsidR="002639A6" w:rsidRPr="00F411AC" w:rsidDel="00C2040A" w:rsidRDefault="002639A6">
            <w:pPr>
              <w:rPr>
                <w:del w:id="1727" w:author="Mohammad Nayeem Hasan" w:date="2023-01-21T00:38:00Z"/>
                <w:rFonts w:ascii="Times New Roman" w:hAnsi="Times New Roman" w:cs="Times New Roman"/>
                <w:b/>
                <w:bCs/>
                <w:sz w:val="24"/>
                <w:szCs w:val="24"/>
              </w:rPr>
              <w:pPrChange w:id="1728" w:author="Mohammad Nayeem Hasan" w:date="2023-01-21T14:56:00Z">
                <w:pPr>
                  <w:jc w:val="both"/>
                </w:pPr>
              </w:pPrChange>
            </w:pPr>
            <w:del w:id="1729" w:author="Mohammad Nayeem Hasan" w:date="2023-01-21T00:38:00Z">
              <w:r w:rsidRPr="00F411AC" w:rsidDel="00C2040A">
                <w:rPr>
                  <w:rFonts w:ascii="Times New Roman" w:hAnsi="Times New Roman" w:cs="Times New Roman"/>
                  <w:b/>
                  <w:bCs/>
                  <w:sz w:val="24"/>
                  <w:szCs w:val="24"/>
                </w:rPr>
                <w:delText>0.001</w:delText>
              </w:r>
            </w:del>
          </w:p>
        </w:tc>
        <w:tc>
          <w:tcPr>
            <w:tcW w:w="353" w:type="pct"/>
            <w:vAlign w:val="center"/>
          </w:tcPr>
          <w:p w14:paraId="12ED5E39" w14:textId="5CDF6CFC" w:rsidR="002639A6" w:rsidRPr="00D97196" w:rsidDel="00C2040A" w:rsidRDefault="002639A6">
            <w:pPr>
              <w:rPr>
                <w:del w:id="1730" w:author="Mohammad Nayeem Hasan" w:date="2023-01-21T00:38:00Z"/>
                <w:rFonts w:ascii="Times New Roman" w:hAnsi="Times New Roman" w:cs="Times New Roman"/>
                <w:sz w:val="24"/>
                <w:szCs w:val="24"/>
              </w:rPr>
              <w:pPrChange w:id="1731" w:author="Mohammad Nayeem Hasan" w:date="2023-01-21T14:56:00Z">
                <w:pPr>
                  <w:jc w:val="both"/>
                </w:pPr>
              </w:pPrChange>
            </w:pPr>
            <w:del w:id="1732" w:author="Mohammad Nayeem Hasan" w:date="2023-01-21T00:38:00Z">
              <w:r w:rsidRPr="00D97196" w:rsidDel="00C2040A">
                <w:rPr>
                  <w:rFonts w:ascii="Times New Roman" w:hAnsi="Times New Roman" w:cs="Times New Roman"/>
                  <w:sz w:val="24"/>
                  <w:szCs w:val="24"/>
                </w:rPr>
                <w:delText>1.22</w:delText>
              </w:r>
            </w:del>
          </w:p>
        </w:tc>
        <w:tc>
          <w:tcPr>
            <w:tcW w:w="356" w:type="pct"/>
            <w:vAlign w:val="center"/>
          </w:tcPr>
          <w:p w14:paraId="37446814" w14:textId="73D49E0A" w:rsidR="002639A6" w:rsidRPr="00D97196" w:rsidDel="00C2040A" w:rsidRDefault="002639A6">
            <w:pPr>
              <w:rPr>
                <w:del w:id="1733" w:author="Mohammad Nayeem Hasan" w:date="2023-01-21T00:38:00Z"/>
                <w:rFonts w:ascii="Times New Roman" w:hAnsi="Times New Roman" w:cs="Times New Roman"/>
                <w:sz w:val="24"/>
                <w:szCs w:val="24"/>
              </w:rPr>
              <w:pPrChange w:id="1734" w:author="Mohammad Nayeem Hasan" w:date="2023-01-21T14:56:00Z">
                <w:pPr>
                  <w:jc w:val="both"/>
                </w:pPr>
              </w:pPrChange>
            </w:pPr>
            <w:del w:id="1735" w:author="Mohammad Nayeem Hasan" w:date="2023-01-21T00:38:00Z">
              <w:r w:rsidRPr="00D97196" w:rsidDel="00C2040A">
                <w:rPr>
                  <w:rFonts w:ascii="Times New Roman" w:hAnsi="Times New Roman" w:cs="Times New Roman"/>
                  <w:sz w:val="24"/>
                  <w:szCs w:val="24"/>
                </w:rPr>
                <w:delText>0.89 – 1.67</w:delText>
              </w:r>
            </w:del>
          </w:p>
        </w:tc>
        <w:tc>
          <w:tcPr>
            <w:tcW w:w="417" w:type="pct"/>
            <w:vAlign w:val="center"/>
          </w:tcPr>
          <w:p w14:paraId="5659AA05" w14:textId="61CD37D5" w:rsidR="002639A6" w:rsidRPr="00D97196" w:rsidDel="00C2040A" w:rsidRDefault="002639A6">
            <w:pPr>
              <w:rPr>
                <w:del w:id="1736" w:author="Mohammad Nayeem Hasan" w:date="2023-01-21T00:38:00Z"/>
                <w:rFonts w:ascii="Times New Roman" w:hAnsi="Times New Roman" w:cs="Times New Roman"/>
                <w:sz w:val="24"/>
                <w:szCs w:val="24"/>
              </w:rPr>
              <w:pPrChange w:id="1737" w:author="Mohammad Nayeem Hasan" w:date="2023-01-21T14:56:00Z">
                <w:pPr>
                  <w:jc w:val="both"/>
                </w:pPr>
              </w:pPrChange>
            </w:pPr>
            <w:del w:id="1738" w:author="Mohammad Nayeem Hasan" w:date="2023-01-21T00:38:00Z">
              <w:r w:rsidRPr="00D97196" w:rsidDel="00C2040A">
                <w:rPr>
                  <w:rFonts w:ascii="Times New Roman" w:hAnsi="Times New Roman" w:cs="Times New Roman"/>
                  <w:sz w:val="24"/>
                  <w:szCs w:val="24"/>
                </w:rPr>
                <w:delText>0.224</w:delText>
              </w:r>
            </w:del>
          </w:p>
        </w:tc>
        <w:tc>
          <w:tcPr>
            <w:tcW w:w="379" w:type="pct"/>
            <w:tcBorders>
              <w:top w:val="single" w:sz="4" w:space="0" w:color="auto"/>
              <w:left w:val="nil"/>
              <w:bottom w:val="single" w:sz="4" w:space="0" w:color="auto"/>
              <w:right w:val="nil"/>
            </w:tcBorders>
            <w:shd w:val="clear" w:color="auto" w:fill="auto"/>
            <w:vAlign w:val="bottom"/>
          </w:tcPr>
          <w:p w14:paraId="48DC6B17" w14:textId="74B0D1BF" w:rsidR="002639A6" w:rsidRPr="00D97196" w:rsidDel="00C2040A" w:rsidRDefault="002639A6">
            <w:pPr>
              <w:rPr>
                <w:del w:id="1739" w:author="Mohammad Nayeem Hasan" w:date="2023-01-21T00:38:00Z"/>
                <w:rFonts w:ascii="Times New Roman" w:hAnsi="Times New Roman" w:cs="Times New Roman"/>
                <w:sz w:val="24"/>
                <w:szCs w:val="24"/>
              </w:rPr>
              <w:pPrChange w:id="1740" w:author="Mohammad Nayeem Hasan" w:date="2023-01-21T14:56:00Z">
                <w:pPr>
                  <w:jc w:val="both"/>
                </w:pPr>
              </w:pPrChange>
            </w:pPr>
            <w:del w:id="1741" w:author="Mohammad Nayeem Hasan" w:date="2023-01-21T00:38:00Z">
              <w:r w:rsidRPr="00D97196" w:rsidDel="00C2040A">
                <w:rPr>
                  <w:rFonts w:ascii="Times New Roman" w:hAnsi="Times New Roman" w:cs="Times New Roman"/>
                  <w:sz w:val="24"/>
                  <w:szCs w:val="24"/>
                </w:rPr>
                <w:delText>1.55</w:delText>
              </w:r>
            </w:del>
          </w:p>
        </w:tc>
        <w:tc>
          <w:tcPr>
            <w:tcW w:w="1140" w:type="pct"/>
            <w:vAlign w:val="center"/>
          </w:tcPr>
          <w:p w14:paraId="4B053310" w14:textId="3BCA1389" w:rsidR="002639A6" w:rsidRPr="00D97196" w:rsidDel="00C2040A" w:rsidRDefault="002639A6">
            <w:pPr>
              <w:rPr>
                <w:del w:id="1742" w:author="Mohammad Nayeem Hasan" w:date="2023-01-21T00:38:00Z"/>
                <w:rFonts w:ascii="Times New Roman" w:hAnsi="Times New Roman" w:cs="Times New Roman"/>
                <w:sz w:val="24"/>
                <w:szCs w:val="24"/>
              </w:rPr>
              <w:pPrChange w:id="1743" w:author="Mohammad Nayeem Hasan" w:date="2023-01-21T14:56:00Z">
                <w:pPr>
                  <w:jc w:val="both"/>
                </w:pPr>
              </w:pPrChange>
            </w:pPr>
            <w:del w:id="1744" w:author="Mohammad Nayeem Hasan" w:date="2023-01-21T00:38:00Z">
              <w:r w:rsidRPr="00D97196" w:rsidDel="00C2040A">
                <w:rPr>
                  <w:rFonts w:ascii="Times New Roman" w:hAnsi="Times New Roman" w:cs="Times New Roman"/>
                  <w:sz w:val="24"/>
                  <w:szCs w:val="24"/>
                </w:rPr>
                <w:delText>1.28- 1.89</w:delText>
              </w:r>
            </w:del>
          </w:p>
        </w:tc>
        <w:tc>
          <w:tcPr>
            <w:tcW w:w="445" w:type="pct"/>
            <w:vAlign w:val="center"/>
          </w:tcPr>
          <w:p w14:paraId="2184C142" w14:textId="39297C8B" w:rsidR="002639A6" w:rsidRPr="00F411AC" w:rsidDel="00C2040A" w:rsidRDefault="002639A6">
            <w:pPr>
              <w:rPr>
                <w:del w:id="1745" w:author="Mohammad Nayeem Hasan" w:date="2023-01-21T00:38:00Z"/>
                <w:rFonts w:ascii="Times New Roman" w:hAnsi="Times New Roman" w:cs="Times New Roman"/>
                <w:b/>
                <w:bCs/>
                <w:sz w:val="24"/>
                <w:szCs w:val="24"/>
              </w:rPr>
              <w:pPrChange w:id="1746" w:author="Mohammad Nayeem Hasan" w:date="2023-01-21T14:56:00Z">
                <w:pPr>
                  <w:jc w:val="both"/>
                </w:pPr>
              </w:pPrChange>
            </w:pPr>
            <w:del w:id="1747" w:author="Mohammad Nayeem Hasan" w:date="2023-01-21T00:38:00Z">
              <w:r w:rsidRPr="00F411AC" w:rsidDel="00C2040A">
                <w:rPr>
                  <w:rFonts w:ascii="Times New Roman" w:hAnsi="Times New Roman" w:cs="Times New Roman"/>
                  <w:b/>
                  <w:bCs/>
                  <w:sz w:val="24"/>
                  <w:szCs w:val="24"/>
                </w:rPr>
                <w:delText>&lt;0.001</w:delText>
              </w:r>
            </w:del>
          </w:p>
        </w:tc>
      </w:tr>
      <w:tr w:rsidR="00275578" w:rsidRPr="00D97196" w:rsidDel="00C2040A" w14:paraId="675C2A92" w14:textId="7C950FCA" w:rsidTr="00275578">
        <w:trPr>
          <w:trHeight w:val="250"/>
          <w:jc w:val="center"/>
          <w:del w:id="1748" w:author="Mohammad Nayeem Hasan" w:date="2023-01-21T00:38:00Z"/>
        </w:trPr>
        <w:tc>
          <w:tcPr>
            <w:tcW w:w="811" w:type="pct"/>
            <w:vAlign w:val="center"/>
          </w:tcPr>
          <w:p w14:paraId="238908DF" w14:textId="0FB40CCA" w:rsidR="002639A6" w:rsidRPr="00D97196" w:rsidDel="00C2040A" w:rsidRDefault="00F0620D">
            <w:pPr>
              <w:rPr>
                <w:del w:id="1749" w:author="Mohammad Nayeem Hasan" w:date="2023-01-21T00:38:00Z"/>
                <w:rFonts w:ascii="Times New Roman" w:hAnsi="Times New Roman" w:cs="Times New Roman"/>
                <w:sz w:val="24"/>
                <w:szCs w:val="24"/>
              </w:rPr>
              <w:pPrChange w:id="1750" w:author="Mohammad Nayeem Hasan" w:date="2023-01-21T14:56:00Z">
                <w:pPr>
                  <w:jc w:val="both"/>
                </w:pPr>
              </w:pPrChange>
            </w:pPr>
            <w:del w:id="1751" w:author="Mohammad Nayeem Hasan" w:date="2023-01-21T00:38:00Z">
              <w:r w:rsidDel="00C2040A">
                <w:rPr>
                  <w:rFonts w:ascii="Times New Roman" w:hAnsi="Times New Roman" w:cs="Times New Roman"/>
                  <w:sz w:val="24"/>
                  <w:szCs w:val="24"/>
                </w:rPr>
                <w:delText>Poor</w:delText>
              </w:r>
            </w:del>
          </w:p>
        </w:tc>
        <w:tc>
          <w:tcPr>
            <w:tcW w:w="353" w:type="pct"/>
            <w:vAlign w:val="center"/>
          </w:tcPr>
          <w:p w14:paraId="5B260656" w14:textId="0E85DC99" w:rsidR="002639A6" w:rsidRPr="00D97196" w:rsidDel="00C2040A" w:rsidRDefault="002639A6">
            <w:pPr>
              <w:rPr>
                <w:del w:id="1752" w:author="Mohammad Nayeem Hasan" w:date="2023-01-21T00:38:00Z"/>
                <w:rFonts w:ascii="Times New Roman" w:hAnsi="Times New Roman" w:cs="Times New Roman"/>
                <w:sz w:val="24"/>
                <w:szCs w:val="24"/>
              </w:rPr>
              <w:pPrChange w:id="1753" w:author="Mohammad Nayeem Hasan" w:date="2023-01-21T14:56:00Z">
                <w:pPr>
                  <w:jc w:val="both"/>
                </w:pPr>
              </w:pPrChange>
            </w:pPr>
            <w:del w:id="1754" w:author="Mohammad Nayeem Hasan" w:date="2023-01-21T00:38:00Z">
              <w:r w:rsidRPr="00D97196" w:rsidDel="00C2040A">
                <w:rPr>
                  <w:rFonts w:ascii="Times New Roman" w:hAnsi="Times New Roman" w:cs="Times New Roman"/>
                  <w:sz w:val="24"/>
                  <w:szCs w:val="24"/>
                </w:rPr>
                <w:delText>1.25</w:delText>
              </w:r>
            </w:del>
          </w:p>
        </w:tc>
        <w:tc>
          <w:tcPr>
            <w:tcW w:w="329" w:type="pct"/>
            <w:vAlign w:val="center"/>
          </w:tcPr>
          <w:p w14:paraId="5CCDFB57" w14:textId="22016C61" w:rsidR="002639A6" w:rsidRPr="00D97196" w:rsidDel="00C2040A" w:rsidRDefault="002639A6">
            <w:pPr>
              <w:rPr>
                <w:del w:id="1755" w:author="Mohammad Nayeem Hasan" w:date="2023-01-21T00:38:00Z"/>
                <w:rFonts w:ascii="Times New Roman" w:hAnsi="Times New Roman" w:cs="Times New Roman"/>
                <w:sz w:val="24"/>
                <w:szCs w:val="24"/>
              </w:rPr>
              <w:pPrChange w:id="1756" w:author="Mohammad Nayeem Hasan" w:date="2023-01-21T14:56:00Z">
                <w:pPr>
                  <w:jc w:val="both"/>
                </w:pPr>
              </w:pPrChange>
            </w:pPr>
            <w:del w:id="1757" w:author="Mohammad Nayeem Hasan" w:date="2023-01-21T00:38:00Z">
              <w:r w:rsidRPr="00D97196" w:rsidDel="00C2040A">
                <w:rPr>
                  <w:rFonts w:ascii="Times New Roman" w:hAnsi="Times New Roman" w:cs="Times New Roman"/>
                  <w:sz w:val="24"/>
                  <w:szCs w:val="24"/>
                </w:rPr>
                <w:delText>1.01 – 1.53</w:delText>
              </w:r>
            </w:del>
          </w:p>
        </w:tc>
        <w:tc>
          <w:tcPr>
            <w:tcW w:w="417" w:type="pct"/>
            <w:vAlign w:val="center"/>
          </w:tcPr>
          <w:p w14:paraId="65301A3C" w14:textId="546CC387" w:rsidR="002639A6" w:rsidRPr="00F411AC" w:rsidDel="00C2040A" w:rsidRDefault="002639A6">
            <w:pPr>
              <w:rPr>
                <w:del w:id="1758" w:author="Mohammad Nayeem Hasan" w:date="2023-01-21T00:38:00Z"/>
                <w:rFonts w:ascii="Times New Roman" w:hAnsi="Times New Roman" w:cs="Times New Roman"/>
                <w:b/>
                <w:bCs/>
                <w:sz w:val="24"/>
                <w:szCs w:val="24"/>
              </w:rPr>
              <w:pPrChange w:id="1759" w:author="Mohammad Nayeem Hasan" w:date="2023-01-21T14:56:00Z">
                <w:pPr>
                  <w:jc w:val="both"/>
                </w:pPr>
              </w:pPrChange>
            </w:pPr>
            <w:del w:id="1760" w:author="Mohammad Nayeem Hasan" w:date="2023-01-21T00:38:00Z">
              <w:r w:rsidRPr="00F411AC" w:rsidDel="00C2040A">
                <w:rPr>
                  <w:rFonts w:ascii="Times New Roman" w:hAnsi="Times New Roman" w:cs="Times New Roman"/>
                  <w:b/>
                  <w:bCs/>
                  <w:sz w:val="24"/>
                  <w:szCs w:val="24"/>
                </w:rPr>
                <w:delText>0.037</w:delText>
              </w:r>
            </w:del>
          </w:p>
        </w:tc>
        <w:tc>
          <w:tcPr>
            <w:tcW w:w="353" w:type="pct"/>
            <w:vAlign w:val="center"/>
          </w:tcPr>
          <w:p w14:paraId="016B63A4" w14:textId="7483AC5F" w:rsidR="002639A6" w:rsidRPr="00D97196" w:rsidDel="00C2040A" w:rsidRDefault="002639A6">
            <w:pPr>
              <w:rPr>
                <w:del w:id="1761" w:author="Mohammad Nayeem Hasan" w:date="2023-01-21T00:38:00Z"/>
                <w:rFonts w:ascii="Times New Roman" w:hAnsi="Times New Roman" w:cs="Times New Roman"/>
                <w:sz w:val="24"/>
                <w:szCs w:val="24"/>
              </w:rPr>
              <w:pPrChange w:id="1762" w:author="Mohammad Nayeem Hasan" w:date="2023-01-21T14:56:00Z">
                <w:pPr>
                  <w:jc w:val="both"/>
                </w:pPr>
              </w:pPrChange>
            </w:pPr>
            <w:del w:id="1763" w:author="Mohammad Nayeem Hasan" w:date="2023-01-21T00:38:00Z">
              <w:r w:rsidRPr="00D97196" w:rsidDel="00C2040A">
                <w:rPr>
                  <w:rFonts w:ascii="Times New Roman" w:hAnsi="Times New Roman" w:cs="Times New Roman"/>
                  <w:sz w:val="24"/>
                  <w:szCs w:val="24"/>
                </w:rPr>
                <w:delText>0.90</w:delText>
              </w:r>
            </w:del>
          </w:p>
        </w:tc>
        <w:tc>
          <w:tcPr>
            <w:tcW w:w="356" w:type="pct"/>
            <w:vAlign w:val="center"/>
          </w:tcPr>
          <w:p w14:paraId="0FDA3704" w14:textId="00F4BD07" w:rsidR="002639A6" w:rsidRPr="00D97196" w:rsidDel="00C2040A" w:rsidRDefault="002639A6">
            <w:pPr>
              <w:rPr>
                <w:del w:id="1764" w:author="Mohammad Nayeem Hasan" w:date="2023-01-21T00:38:00Z"/>
                <w:rFonts w:ascii="Times New Roman" w:hAnsi="Times New Roman" w:cs="Times New Roman"/>
                <w:sz w:val="24"/>
                <w:szCs w:val="24"/>
              </w:rPr>
              <w:pPrChange w:id="1765" w:author="Mohammad Nayeem Hasan" w:date="2023-01-21T14:56:00Z">
                <w:pPr>
                  <w:jc w:val="both"/>
                </w:pPr>
              </w:pPrChange>
            </w:pPr>
            <w:del w:id="1766" w:author="Mohammad Nayeem Hasan" w:date="2023-01-21T00:38:00Z">
              <w:r w:rsidRPr="00D97196" w:rsidDel="00C2040A">
                <w:rPr>
                  <w:rFonts w:ascii="Times New Roman" w:hAnsi="Times New Roman" w:cs="Times New Roman"/>
                  <w:sz w:val="24"/>
                  <w:szCs w:val="24"/>
                </w:rPr>
                <w:delText>0.65 – 1. 25</w:delText>
              </w:r>
            </w:del>
          </w:p>
        </w:tc>
        <w:tc>
          <w:tcPr>
            <w:tcW w:w="417" w:type="pct"/>
            <w:vAlign w:val="center"/>
          </w:tcPr>
          <w:p w14:paraId="417D3CEA" w14:textId="6E881C1B" w:rsidR="002639A6" w:rsidRPr="00D97196" w:rsidDel="00C2040A" w:rsidRDefault="002639A6">
            <w:pPr>
              <w:rPr>
                <w:del w:id="1767" w:author="Mohammad Nayeem Hasan" w:date="2023-01-21T00:38:00Z"/>
                <w:rFonts w:ascii="Times New Roman" w:hAnsi="Times New Roman" w:cs="Times New Roman"/>
                <w:sz w:val="24"/>
                <w:szCs w:val="24"/>
              </w:rPr>
              <w:pPrChange w:id="1768" w:author="Mohammad Nayeem Hasan" w:date="2023-01-21T14:56:00Z">
                <w:pPr>
                  <w:jc w:val="both"/>
                </w:pPr>
              </w:pPrChange>
            </w:pPr>
            <w:del w:id="1769" w:author="Mohammad Nayeem Hasan" w:date="2023-01-21T00:38:00Z">
              <w:r w:rsidRPr="00D97196" w:rsidDel="00C2040A">
                <w:rPr>
                  <w:rFonts w:ascii="Times New Roman" w:hAnsi="Times New Roman" w:cs="Times New Roman"/>
                  <w:sz w:val="24"/>
                  <w:szCs w:val="24"/>
                </w:rPr>
                <w:delText>0.539</w:delText>
              </w:r>
            </w:del>
          </w:p>
        </w:tc>
        <w:tc>
          <w:tcPr>
            <w:tcW w:w="379" w:type="pct"/>
            <w:tcBorders>
              <w:top w:val="single" w:sz="4" w:space="0" w:color="auto"/>
              <w:left w:val="nil"/>
              <w:bottom w:val="single" w:sz="4" w:space="0" w:color="auto"/>
              <w:right w:val="nil"/>
            </w:tcBorders>
            <w:shd w:val="clear" w:color="auto" w:fill="auto"/>
            <w:vAlign w:val="bottom"/>
          </w:tcPr>
          <w:p w14:paraId="7C96C5A4" w14:textId="1DF5E66D" w:rsidR="002639A6" w:rsidRPr="00D97196" w:rsidDel="00C2040A" w:rsidRDefault="002639A6">
            <w:pPr>
              <w:rPr>
                <w:del w:id="1770" w:author="Mohammad Nayeem Hasan" w:date="2023-01-21T00:38:00Z"/>
                <w:rFonts w:ascii="Times New Roman" w:hAnsi="Times New Roman" w:cs="Times New Roman"/>
                <w:sz w:val="24"/>
                <w:szCs w:val="24"/>
              </w:rPr>
              <w:pPrChange w:id="1771" w:author="Mohammad Nayeem Hasan" w:date="2023-01-21T14:56:00Z">
                <w:pPr>
                  <w:jc w:val="both"/>
                </w:pPr>
              </w:pPrChange>
            </w:pPr>
            <w:del w:id="1772" w:author="Mohammad Nayeem Hasan" w:date="2023-01-21T00:38:00Z">
              <w:r w:rsidRPr="00D97196" w:rsidDel="00C2040A">
                <w:rPr>
                  <w:rFonts w:ascii="Times New Roman" w:hAnsi="Times New Roman" w:cs="Times New Roman"/>
                  <w:sz w:val="24"/>
                  <w:szCs w:val="24"/>
                </w:rPr>
                <w:delText>1.52</w:delText>
              </w:r>
            </w:del>
          </w:p>
        </w:tc>
        <w:tc>
          <w:tcPr>
            <w:tcW w:w="1140" w:type="pct"/>
            <w:vAlign w:val="center"/>
          </w:tcPr>
          <w:p w14:paraId="3F292B00" w14:textId="739FCE38" w:rsidR="002639A6" w:rsidRPr="00D97196" w:rsidDel="00C2040A" w:rsidRDefault="002639A6">
            <w:pPr>
              <w:rPr>
                <w:del w:id="1773" w:author="Mohammad Nayeem Hasan" w:date="2023-01-21T00:38:00Z"/>
                <w:rFonts w:ascii="Times New Roman" w:hAnsi="Times New Roman" w:cs="Times New Roman"/>
                <w:sz w:val="24"/>
                <w:szCs w:val="24"/>
              </w:rPr>
              <w:pPrChange w:id="1774" w:author="Mohammad Nayeem Hasan" w:date="2023-01-21T14:56:00Z">
                <w:pPr>
                  <w:jc w:val="both"/>
                </w:pPr>
              </w:pPrChange>
            </w:pPr>
            <w:del w:id="1775" w:author="Mohammad Nayeem Hasan" w:date="2023-01-21T00:38:00Z">
              <w:r w:rsidRPr="00D97196" w:rsidDel="00C2040A">
                <w:rPr>
                  <w:rFonts w:ascii="Times New Roman" w:hAnsi="Times New Roman" w:cs="Times New Roman"/>
                  <w:sz w:val="24"/>
                  <w:szCs w:val="24"/>
                </w:rPr>
                <w:delText>1.24- 1.86</w:delText>
              </w:r>
            </w:del>
          </w:p>
        </w:tc>
        <w:tc>
          <w:tcPr>
            <w:tcW w:w="445" w:type="pct"/>
            <w:vAlign w:val="center"/>
          </w:tcPr>
          <w:p w14:paraId="296373BF" w14:textId="1464DD93" w:rsidR="002639A6" w:rsidRPr="00F411AC" w:rsidDel="00C2040A" w:rsidRDefault="002639A6">
            <w:pPr>
              <w:rPr>
                <w:del w:id="1776" w:author="Mohammad Nayeem Hasan" w:date="2023-01-21T00:38:00Z"/>
                <w:rFonts w:ascii="Times New Roman" w:hAnsi="Times New Roman" w:cs="Times New Roman"/>
                <w:b/>
                <w:bCs/>
                <w:sz w:val="24"/>
                <w:szCs w:val="24"/>
              </w:rPr>
              <w:pPrChange w:id="1777" w:author="Mohammad Nayeem Hasan" w:date="2023-01-21T14:56:00Z">
                <w:pPr>
                  <w:jc w:val="both"/>
                </w:pPr>
              </w:pPrChange>
            </w:pPr>
            <w:del w:id="1778" w:author="Mohammad Nayeem Hasan" w:date="2023-01-21T00:38:00Z">
              <w:r w:rsidRPr="00F411AC" w:rsidDel="00C2040A">
                <w:rPr>
                  <w:rFonts w:ascii="Times New Roman" w:hAnsi="Times New Roman" w:cs="Times New Roman"/>
                  <w:b/>
                  <w:bCs/>
                  <w:sz w:val="24"/>
                  <w:szCs w:val="24"/>
                </w:rPr>
                <w:delText>&lt;0.001</w:delText>
              </w:r>
            </w:del>
          </w:p>
        </w:tc>
      </w:tr>
      <w:tr w:rsidR="00275578" w:rsidRPr="00D97196" w:rsidDel="00C2040A" w14:paraId="4F5090D3" w14:textId="69B4858A" w:rsidTr="00275578">
        <w:trPr>
          <w:trHeight w:val="138"/>
          <w:jc w:val="center"/>
          <w:del w:id="1779" w:author="Mohammad Nayeem Hasan" w:date="2023-01-21T00:38:00Z"/>
        </w:trPr>
        <w:tc>
          <w:tcPr>
            <w:tcW w:w="811" w:type="pct"/>
            <w:vAlign w:val="center"/>
          </w:tcPr>
          <w:p w14:paraId="55DA081E" w14:textId="724C7A39" w:rsidR="002639A6" w:rsidRPr="00D97196" w:rsidDel="00C2040A" w:rsidRDefault="002639A6">
            <w:pPr>
              <w:rPr>
                <w:del w:id="1780" w:author="Mohammad Nayeem Hasan" w:date="2023-01-21T00:38:00Z"/>
                <w:rFonts w:ascii="Times New Roman" w:hAnsi="Times New Roman" w:cs="Times New Roman"/>
                <w:sz w:val="24"/>
                <w:szCs w:val="24"/>
              </w:rPr>
              <w:pPrChange w:id="1781" w:author="Mohammad Nayeem Hasan" w:date="2023-01-21T14:56:00Z">
                <w:pPr>
                  <w:jc w:val="both"/>
                </w:pPr>
              </w:pPrChange>
            </w:pPr>
            <w:del w:id="1782" w:author="Mohammad Nayeem Hasan" w:date="2023-01-21T00:38:00Z">
              <w:r w:rsidRPr="00D97196" w:rsidDel="00C2040A">
                <w:rPr>
                  <w:rFonts w:ascii="Times New Roman" w:hAnsi="Times New Roman" w:cs="Times New Roman"/>
                  <w:sz w:val="24"/>
                  <w:szCs w:val="24"/>
                </w:rPr>
                <w:delText>Middle</w:delText>
              </w:r>
            </w:del>
          </w:p>
        </w:tc>
        <w:tc>
          <w:tcPr>
            <w:tcW w:w="353" w:type="pct"/>
            <w:vAlign w:val="center"/>
          </w:tcPr>
          <w:p w14:paraId="28764203" w14:textId="5B5B0DE5" w:rsidR="002639A6" w:rsidRPr="00D97196" w:rsidDel="00C2040A" w:rsidRDefault="002639A6">
            <w:pPr>
              <w:rPr>
                <w:del w:id="1783" w:author="Mohammad Nayeem Hasan" w:date="2023-01-21T00:38:00Z"/>
                <w:rFonts w:ascii="Times New Roman" w:hAnsi="Times New Roman" w:cs="Times New Roman"/>
                <w:sz w:val="24"/>
                <w:szCs w:val="24"/>
              </w:rPr>
              <w:pPrChange w:id="1784" w:author="Mohammad Nayeem Hasan" w:date="2023-01-21T14:56:00Z">
                <w:pPr>
                  <w:jc w:val="both"/>
                </w:pPr>
              </w:pPrChange>
            </w:pPr>
            <w:del w:id="1785" w:author="Mohammad Nayeem Hasan" w:date="2023-01-21T00:38:00Z">
              <w:r w:rsidRPr="00D97196" w:rsidDel="00C2040A">
                <w:rPr>
                  <w:rFonts w:ascii="Times New Roman" w:hAnsi="Times New Roman" w:cs="Times New Roman"/>
                  <w:sz w:val="24"/>
                  <w:szCs w:val="24"/>
                </w:rPr>
                <w:delText>1.16</w:delText>
              </w:r>
            </w:del>
          </w:p>
        </w:tc>
        <w:tc>
          <w:tcPr>
            <w:tcW w:w="329" w:type="pct"/>
            <w:vAlign w:val="center"/>
          </w:tcPr>
          <w:p w14:paraId="5BCF4222" w14:textId="2386031D" w:rsidR="002639A6" w:rsidRPr="00D97196" w:rsidDel="00C2040A" w:rsidRDefault="002639A6">
            <w:pPr>
              <w:rPr>
                <w:del w:id="1786" w:author="Mohammad Nayeem Hasan" w:date="2023-01-21T00:38:00Z"/>
                <w:rFonts w:ascii="Times New Roman" w:hAnsi="Times New Roman" w:cs="Times New Roman"/>
                <w:sz w:val="24"/>
                <w:szCs w:val="24"/>
              </w:rPr>
              <w:pPrChange w:id="1787" w:author="Mohammad Nayeem Hasan" w:date="2023-01-21T14:56:00Z">
                <w:pPr>
                  <w:jc w:val="both"/>
                </w:pPr>
              </w:pPrChange>
            </w:pPr>
            <w:del w:id="1788" w:author="Mohammad Nayeem Hasan" w:date="2023-01-21T00:38:00Z">
              <w:r w:rsidRPr="00D97196" w:rsidDel="00C2040A">
                <w:rPr>
                  <w:rFonts w:ascii="Times New Roman" w:hAnsi="Times New Roman" w:cs="Times New Roman"/>
                  <w:sz w:val="24"/>
                  <w:szCs w:val="24"/>
                </w:rPr>
                <w:delText>0.94 – 1.43</w:delText>
              </w:r>
            </w:del>
          </w:p>
        </w:tc>
        <w:tc>
          <w:tcPr>
            <w:tcW w:w="417" w:type="pct"/>
            <w:vAlign w:val="center"/>
          </w:tcPr>
          <w:p w14:paraId="3928F269" w14:textId="0A5BF16B" w:rsidR="002639A6" w:rsidRPr="00D97196" w:rsidDel="00C2040A" w:rsidRDefault="002639A6">
            <w:pPr>
              <w:rPr>
                <w:del w:id="1789" w:author="Mohammad Nayeem Hasan" w:date="2023-01-21T00:38:00Z"/>
                <w:rFonts w:ascii="Times New Roman" w:hAnsi="Times New Roman" w:cs="Times New Roman"/>
                <w:sz w:val="24"/>
                <w:szCs w:val="24"/>
              </w:rPr>
              <w:pPrChange w:id="1790" w:author="Mohammad Nayeem Hasan" w:date="2023-01-21T14:56:00Z">
                <w:pPr>
                  <w:jc w:val="both"/>
                </w:pPr>
              </w:pPrChange>
            </w:pPr>
            <w:del w:id="1791" w:author="Mohammad Nayeem Hasan" w:date="2023-01-21T00:38:00Z">
              <w:r w:rsidRPr="00D97196" w:rsidDel="00C2040A">
                <w:rPr>
                  <w:rFonts w:ascii="Times New Roman" w:hAnsi="Times New Roman" w:cs="Times New Roman"/>
                  <w:sz w:val="24"/>
                  <w:szCs w:val="24"/>
                </w:rPr>
                <w:delText>0.164</w:delText>
              </w:r>
            </w:del>
          </w:p>
        </w:tc>
        <w:tc>
          <w:tcPr>
            <w:tcW w:w="353" w:type="pct"/>
            <w:vAlign w:val="center"/>
          </w:tcPr>
          <w:p w14:paraId="72E87ABC" w14:textId="0CD452E2" w:rsidR="002639A6" w:rsidRPr="00D97196" w:rsidDel="00C2040A" w:rsidRDefault="002639A6">
            <w:pPr>
              <w:rPr>
                <w:del w:id="1792" w:author="Mohammad Nayeem Hasan" w:date="2023-01-21T00:38:00Z"/>
                <w:rFonts w:ascii="Times New Roman" w:hAnsi="Times New Roman" w:cs="Times New Roman"/>
                <w:sz w:val="24"/>
                <w:szCs w:val="24"/>
              </w:rPr>
              <w:pPrChange w:id="1793" w:author="Mohammad Nayeem Hasan" w:date="2023-01-21T14:56:00Z">
                <w:pPr>
                  <w:jc w:val="both"/>
                </w:pPr>
              </w:pPrChange>
            </w:pPr>
            <w:del w:id="1794" w:author="Mohammad Nayeem Hasan" w:date="2023-01-21T00:38:00Z">
              <w:r w:rsidRPr="00D97196" w:rsidDel="00C2040A">
                <w:rPr>
                  <w:rFonts w:ascii="Times New Roman" w:hAnsi="Times New Roman" w:cs="Times New Roman"/>
                  <w:sz w:val="24"/>
                  <w:szCs w:val="24"/>
                </w:rPr>
                <w:delText>0.83</w:delText>
              </w:r>
            </w:del>
          </w:p>
        </w:tc>
        <w:tc>
          <w:tcPr>
            <w:tcW w:w="356" w:type="pct"/>
            <w:vAlign w:val="center"/>
          </w:tcPr>
          <w:p w14:paraId="5BB98145" w14:textId="677B7B4C" w:rsidR="002639A6" w:rsidRPr="00D97196" w:rsidDel="00C2040A" w:rsidRDefault="002639A6">
            <w:pPr>
              <w:rPr>
                <w:del w:id="1795" w:author="Mohammad Nayeem Hasan" w:date="2023-01-21T00:38:00Z"/>
                <w:rFonts w:ascii="Times New Roman" w:hAnsi="Times New Roman" w:cs="Times New Roman"/>
                <w:sz w:val="24"/>
                <w:szCs w:val="24"/>
              </w:rPr>
              <w:pPrChange w:id="1796" w:author="Mohammad Nayeem Hasan" w:date="2023-01-21T14:56:00Z">
                <w:pPr>
                  <w:jc w:val="both"/>
                </w:pPr>
              </w:pPrChange>
            </w:pPr>
            <w:del w:id="1797" w:author="Mohammad Nayeem Hasan" w:date="2023-01-21T00:38:00Z">
              <w:r w:rsidRPr="00D97196" w:rsidDel="00C2040A">
                <w:rPr>
                  <w:rFonts w:ascii="Times New Roman" w:hAnsi="Times New Roman" w:cs="Times New Roman"/>
                  <w:sz w:val="24"/>
                  <w:szCs w:val="24"/>
                </w:rPr>
                <w:delText>0.59 – 1.17</w:delText>
              </w:r>
            </w:del>
          </w:p>
        </w:tc>
        <w:tc>
          <w:tcPr>
            <w:tcW w:w="417" w:type="pct"/>
            <w:vAlign w:val="center"/>
          </w:tcPr>
          <w:p w14:paraId="76A12162" w14:textId="3B410380" w:rsidR="002639A6" w:rsidRPr="00D97196" w:rsidDel="00C2040A" w:rsidRDefault="002639A6">
            <w:pPr>
              <w:rPr>
                <w:del w:id="1798" w:author="Mohammad Nayeem Hasan" w:date="2023-01-21T00:38:00Z"/>
                <w:rFonts w:ascii="Times New Roman" w:hAnsi="Times New Roman" w:cs="Times New Roman"/>
                <w:sz w:val="24"/>
                <w:szCs w:val="24"/>
              </w:rPr>
              <w:pPrChange w:id="1799" w:author="Mohammad Nayeem Hasan" w:date="2023-01-21T14:56:00Z">
                <w:pPr>
                  <w:jc w:val="both"/>
                </w:pPr>
              </w:pPrChange>
            </w:pPr>
            <w:del w:id="1800" w:author="Mohammad Nayeem Hasan" w:date="2023-01-21T00:38:00Z">
              <w:r w:rsidRPr="00D97196" w:rsidDel="00C2040A">
                <w:rPr>
                  <w:rFonts w:ascii="Times New Roman" w:hAnsi="Times New Roman" w:cs="Times New Roman"/>
                  <w:sz w:val="24"/>
                  <w:szCs w:val="24"/>
                </w:rPr>
                <w:delText>0.303</w:delText>
              </w:r>
            </w:del>
          </w:p>
        </w:tc>
        <w:tc>
          <w:tcPr>
            <w:tcW w:w="379" w:type="pct"/>
            <w:tcBorders>
              <w:top w:val="single" w:sz="4" w:space="0" w:color="auto"/>
              <w:left w:val="nil"/>
              <w:bottom w:val="single" w:sz="4" w:space="0" w:color="auto"/>
              <w:right w:val="nil"/>
            </w:tcBorders>
            <w:shd w:val="clear" w:color="auto" w:fill="auto"/>
            <w:vAlign w:val="bottom"/>
          </w:tcPr>
          <w:p w14:paraId="1E8AAD55" w14:textId="79741B2C" w:rsidR="002639A6" w:rsidRPr="00D97196" w:rsidDel="00C2040A" w:rsidRDefault="002639A6">
            <w:pPr>
              <w:rPr>
                <w:del w:id="1801" w:author="Mohammad Nayeem Hasan" w:date="2023-01-21T00:38:00Z"/>
                <w:rFonts w:ascii="Times New Roman" w:hAnsi="Times New Roman" w:cs="Times New Roman"/>
                <w:sz w:val="24"/>
                <w:szCs w:val="24"/>
              </w:rPr>
              <w:pPrChange w:id="1802" w:author="Mohammad Nayeem Hasan" w:date="2023-01-21T14:56:00Z">
                <w:pPr>
                  <w:jc w:val="both"/>
                </w:pPr>
              </w:pPrChange>
            </w:pPr>
            <w:del w:id="1803" w:author="Mohammad Nayeem Hasan" w:date="2023-01-21T00:38:00Z">
              <w:r w:rsidRPr="00D97196" w:rsidDel="00C2040A">
                <w:rPr>
                  <w:rFonts w:ascii="Times New Roman" w:hAnsi="Times New Roman" w:cs="Times New Roman"/>
                  <w:sz w:val="24"/>
                  <w:szCs w:val="24"/>
                </w:rPr>
                <w:delText>1.11</w:delText>
              </w:r>
            </w:del>
          </w:p>
        </w:tc>
        <w:tc>
          <w:tcPr>
            <w:tcW w:w="1140" w:type="pct"/>
            <w:vAlign w:val="center"/>
          </w:tcPr>
          <w:p w14:paraId="49284BC1" w14:textId="0F76553E" w:rsidR="002639A6" w:rsidRPr="00D97196" w:rsidDel="00C2040A" w:rsidRDefault="002639A6">
            <w:pPr>
              <w:rPr>
                <w:del w:id="1804" w:author="Mohammad Nayeem Hasan" w:date="2023-01-21T00:38:00Z"/>
                <w:rFonts w:ascii="Times New Roman" w:hAnsi="Times New Roman" w:cs="Times New Roman"/>
                <w:sz w:val="24"/>
                <w:szCs w:val="24"/>
              </w:rPr>
              <w:pPrChange w:id="1805" w:author="Mohammad Nayeem Hasan" w:date="2023-01-21T14:56:00Z">
                <w:pPr>
                  <w:jc w:val="both"/>
                </w:pPr>
              </w:pPrChange>
            </w:pPr>
            <w:del w:id="1806" w:author="Mohammad Nayeem Hasan" w:date="2023-01-21T00:38:00Z">
              <w:r w:rsidRPr="00D97196" w:rsidDel="00C2040A">
                <w:rPr>
                  <w:rFonts w:ascii="Times New Roman" w:hAnsi="Times New Roman" w:cs="Times New Roman"/>
                  <w:sz w:val="24"/>
                  <w:szCs w:val="24"/>
                </w:rPr>
                <w:delText>0.90- 1.37</w:delText>
              </w:r>
            </w:del>
          </w:p>
        </w:tc>
        <w:tc>
          <w:tcPr>
            <w:tcW w:w="445" w:type="pct"/>
            <w:vAlign w:val="center"/>
          </w:tcPr>
          <w:p w14:paraId="29EEF598" w14:textId="24EE6C11" w:rsidR="002639A6" w:rsidRPr="00D97196" w:rsidDel="00C2040A" w:rsidRDefault="002639A6">
            <w:pPr>
              <w:rPr>
                <w:del w:id="1807" w:author="Mohammad Nayeem Hasan" w:date="2023-01-21T00:38:00Z"/>
                <w:rFonts w:ascii="Times New Roman" w:hAnsi="Times New Roman" w:cs="Times New Roman"/>
                <w:sz w:val="24"/>
                <w:szCs w:val="24"/>
              </w:rPr>
              <w:pPrChange w:id="1808" w:author="Mohammad Nayeem Hasan" w:date="2023-01-21T14:56:00Z">
                <w:pPr>
                  <w:jc w:val="both"/>
                </w:pPr>
              </w:pPrChange>
            </w:pPr>
            <w:del w:id="1809" w:author="Mohammad Nayeem Hasan" w:date="2023-01-21T00:38:00Z">
              <w:r w:rsidRPr="00D97196" w:rsidDel="00C2040A">
                <w:rPr>
                  <w:rFonts w:ascii="Times New Roman" w:hAnsi="Times New Roman" w:cs="Times New Roman"/>
                  <w:sz w:val="24"/>
                  <w:szCs w:val="24"/>
                </w:rPr>
                <w:delText>0.347</w:delText>
              </w:r>
            </w:del>
          </w:p>
        </w:tc>
      </w:tr>
      <w:tr w:rsidR="00275578" w:rsidRPr="00D97196" w:rsidDel="00C2040A" w14:paraId="2B53051F" w14:textId="7CC6C2F8" w:rsidTr="00275578">
        <w:trPr>
          <w:trHeight w:val="138"/>
          <w:jc w:val="center"/>
          <w:del w:id="1810" w:author="Mohammad Nayeem Hasan" w:date="2023-01-21T00:38:00Z"/>
        </w:trPr>
        <w:tc>
          <w:tcPr>
            <w:tcW w:w="811" w:type="pct"/>
            <w:vAlign w:val="center"/>
          </w:tcPr>
          <w:p w14:paraId="60D0C8DD" w14:textId="74BB878F" w:rsidR="002639A6" w:rsidRPr="00D97196" w:rsidDel="00C2040A" w:rsidRDefault="00F0620D">
            <w:pPr>
              <w:rPr>
                <w:del w:id="1811" w:author="Mohammad Nayeem Hasan" w:date="2023-01-21T00:38:00Z"/>
                <w:rFonts w:ascii="Times New Roman" w:hAnsi="Times New Roman" w:cs="Times New Roman"/>
                <w:sz w:val="24"/>
                <w:szCs w:val="24"/>
              </w:rPr>
              <w:pPrChange w:id="1812" w:author="Mohammad Nayeem Hasan" w:date="2023-01-21T14:56:00Z">
                <w:pPr>
                  <w:jc w:val="both"/>
                </w:pPr>
              </w:pPrChange>
            </w:pPr>
            <w:del w:id="1813" w:author="Mohammad Nayeem Hasan" w:date="2023-01-21T00:38:00Z">
              <w:r w:rsidDel="00C2040A">
                <w:rPr>
                  <w:rFonts w:ascii="Times New Roman" w:hAnsi="Times New Roman" w:cs="Times New Roman"/>
                  <w:sz w:val="24"/>
                  <w:szCs w:val="24"/>
                </w:rPr>
                <w:delText>Rich</w:delText>
              </w:r>
            </w:del>
          </w:p>
        </w:tc>
        <w:tc>
          <w:tcPr>
            <w:tcW w:w="353" w:type="pct"/>
            <w:vAlign w:val="center"/>
          </w:tcPr>
          <w:p w14:paraId="44B6BACC" w14:textId="65BC7FBE" w:rsidR="002639A6" w:rsidRPr="00D97196" w:rsidDel="00C2040A" w:rsidRDefault="002639A6">
            <w:pPr>
              <w:rPr>
                <w:del w:id="1814" w:author="Mohammad Nayeem Hasan" w:date="2023-01-21T00:38:00Z"/>
                <w:rFonts w:ascii="Times New Roman" w:hAnsi="Times New Roman" w:cs="Times New Roman"/>
                <w:sz w:val="24"/>
                <w:szCs w:val="24"/>
              </w:rPr>
              <w:pPrChange w:id="1815" w:author="Mohammad Nayeem Hasan" w:date="2023-01-21T14:56:00Z">
                <w:pPr>
                  <w:jc w:val="both"/>
                </w:pPr>
              </w:pPrChange>
            </w:pPr>
            <w:del w:id="1816" w:author="Mohammad Nayeem Hasan" w:date="2023-01-21T00:38:00Z">
              <w:r w:rsidRPr="00D97196" w:rsidDel="00C2040A">
                <w:rPr>
                  <w:rFonts w:ascii="Times New Roman" w:hAnsi="Times New Roman" w:cs="Times New Roman"/>
                  <w:sz w:val="24"/>
                  <w:szCs w:val="24"/>
                </w:rPr>
                <w:delText>0.89</w:delText>
              </w:r>
            </w:del>
          </w:p>
        </w:tc>
        <w:tc>
          <w:tcPr>
            <w:tcW w:w="329" w:type="pct"/>
            <w:vAlign w:val="center"/>
          </w:tcPr>
          <w:p w14:paraId="31290F42" w14:textId="6B60DFF1" w:rsidR="002639A6" w:rsidRPr="00D97196" w:rsidDel="00C2040A" w:rsidRDefault="002639A6">
            <w:pPr>
              <w:rPr>
                <w:del w:id="1817" w:author="Mohammad Nayeem Hasan" w:date="2023-01-21T00:38:00Z"/>
                <w:rFonts w:ascii="Times New Roman" w:hAnsi="Times New Roman" w:cs="Times New Roman"/>
                <w:sz w:val="24"/>
                <w:szCs w:val="24"/>
              </w:rPr>
              <w:pPrChange w:id="1818" w:author="Mohammad Nayeem Hasan" w:date="2023-01-21T14:56:00Z">
                <w:pPr>
                  <w:jc w:val="both"/>
                </w:pPr>
              </w:pPrChange>
            </w:pPr>
            <w:del w:id="1819" w:author="Mohammad Nayeem Hasan" w:date="2023-01-21T00:38:00Z">
              <w:r w:rsidRPr="00D97196" w:rsidDel="00C2040A">
                <w:rPr>
                  <w:rFonts w:ascii="Times New Roman" w:hAnsi="Times New Roman" w:cs="Times New Roman"/>
                  <w:sz w:val="24"/>
                  <w:szCs w:val="24"/>
                </w:rPr>
                <w:delText>0.71 – 1.12</w:delText>
              </w:r>
            </w:del>
          </w:p>
        </w:tc>
        <w:tc>
          <w:tcPr>
            <w:tcW w:w="417" w:type="pct"/>
            <w:vAlign w:val="center"/>
          </w:tcPr>
          <w:p w14:paraId="0F3B2714" w14:textId="76D6EDC3" w:rsidR="002639A6" w:rsidRPr="00D97196" w:rsidDel="00C2040A" w:rsidRDefault="002639A6">
            <w:pPr>
              <w:rPr>
                <w:del w:id="1820" w:author="Mohammad Nayeem Hasan" w:date="2023-01-21T00:38:00Z"/>
                <w:rFonts w:ascii="Times New Roman" w:hAnsi="Times New Roman" w:cs="Times New Roman"/>
                <w:sz w:val="24"/>
                <w:szCs w:val="24"/>
              </w:rPr>
              <w:pPrChange w:id="1821" w:author="Mohammad Nayeem Hasan" w:date="2023-01-21T14:56:00Z">
                <w:pPr>
                  <w:jc w:val="both"/>
                </w:pPr>
              </w:pPrChange>
            </w:pPr>
            <w:del w:id="1822" w:author="Mohammad Nayeem Hasan" w:date="2023-01-21T00:38:00Z">
              <w:r w:rsidRPr="00D97196" w:rsidDel="00C2040A">
                <w:rPr>
                  <w:rFonts w:ascii="Times New Roman" w:hAnsi="Times New Roman" w:cs="Times New Roman"/>
                  <w:sz w:val="24"/>
                  <w:szCs w:val="24"/>
                </w:rPr>
                <w:delText>0.322</w:delText>
              </w:r>
            </w:del>
          </w:p>
        </w:tc>
        <w:tc>
          <w:tcPr>
            <w:tcW w:w="353" w:type="pct"/>
            <w:vAlign w:val="center"/>
          </w:tcPr>
          <w:p w14:paraId="6B56E468" w14:textId="0BAE4C18" w:rsidR="002639A6" w:rsidRPr="00D97196" w:rsidDel="00C2040A" w:rsidRDefault="002639A6">
            <w:pPr>
              <w:rPr>
                <w:del w:id="1823" w:author="Mohammad Nayeem Hasan" w:date="2023-01-21T00:38:00Z"/>
                <w:rFonts w:ascii="Times New Roman" w:hAnsi="Times New Roman" w:cs="Times New Roman"/>
                <w:sz w:val="24"/>
                <w:szCs w:val="24"/>
              </w:rPr>
              <w:pPrChange w:id="1824" w:author="Mohammad Nayeem Hasan" w:date="2023-01-21T14:56:00Z">
                <w:pPr>
                  <w:jc w:val="both"/>
                </w:pPr>
              </w:pPrChange>
            </w:pPr>
            <w:del w:id="1825" w:author="Mohammad Nayeem Hasan" w:date="2023-01-21T00:38:00Z">
              <w:r w:rsidRPr="00D97196" w:rsidDel="00C2040A">
                <w:rPr>
                  <w:rFonts w:ascii="Times New Roman" w:hAnsi="Times New Roman" w:cs="Times New Roman"/>
                  <w:sz w:val="24"/>
                  <w:szCs w:val="24"/>
                </w:rPr>
                <w:delText>0.92</w:delText>
              </w:r>
            </w:del>
          </w:p>
        </w:tc>
        <w:tc>
          <w:tcPr>
            <w:tcW w:w="356" w:type="pct"/>
            <w:vAlign w:val="center"/>
          </w:tcPr>
          <w:p w14:paraId="7F85682F" w14:textId="3C7B063D" w:rsidR="002639A6" w:rsidRPr="00D97196" w:rsidDel="00C2040A" w:rsidRDefault="002639A6">
            <w:pPr>
              <w:rPr>
                <w:del w:id="1826" w:author="Mohammad Nayeem Hasan" w:date="2023-01-21T00:38:00Z"/>
                <w:rFonts w:ascii="Times New Roman" w:hAnsi="Times New Roman" w:cs="Times New Roman"/>
                <w:sz w:val="24"/>
                <w:szCs w:val="24"/>
              </w:rPr>
              <w:pPrChange w:id="1827" w:author="Mohammad Nayeem Hasan" w:date="2023-01-21T14:56:00Z">
                <w:pPr>
                  <w:jc w:val="both"/>
                </w:pPr>
              </w:pPrChange>
            </w:pPr>
            <w:del w:id="1828" w:author="Mohammad Nayeem Hasan" w:date="2023-01-21T00:38:00Z">
              <w:r w:rsidRPr="00D97196" w:rsidDel="00C2040A">
                <w:rPr>
                  <w:rFonts w:ascii="Times New Roman" w:hAnsi="Times New Roman" w:cs="Times New Roman"/>
                  <w:sz w:val="24"/>
                  <w:szCs w:val="24"/>
                </w:rPr>
                <w:delText>0.65 – 1.32</w:delText>
              </w:r>
            </w:del>
          </w:p>
        </w:tc>
        <w:tc>
          <w:tcPr>
            <w:tcW w:w="417" w:type="pct"/>
            <w:vAlign w:val="center"/>
          </w:tcPr>
          <w:p w14:paraId="3BFABD66" w14:textId="5909EC0A" w:rsidR="002639A6" w:rsidRPr="00D97196" w:rsidDel="00C2040A" w:rsidRDefault="002639A6">
            <w:pPr>
              <w:rPr>
                <w:del w:id="1829" w:author="Mohammad Nayeem Hasan" w:date="2023-01-21T00:38:00Z"/>
                <w:rFonts w:ascii="Times New Roman" w:hAnsi="Times New Roman" w:cs="Times New Roman"/>
                <w:sz w:val="24"/>
                <w:szCs w:val="24"/>
              </w:rPr>
              <w:pPrChange w:id="1830" w:author="Mohammad Nayeem Hasan" w:date="2023-01-21T14:56:00Z">
                <w:pPr>
                  <w:jc w:val="both"/>
                </w:pPr>
              </w:pPrChange>
            </w:pPr>
            <w:del w:id="1831" w:author="Mohammad Nayeem Hasan" w:date="2023-01-21T00:38:00Z">
              <w:r w:rsidRPr="00D97196" w:rsidDel="00C2040A">
                <w:rPr>
                  <w:rFonts w:ascii="Times New Roman" w:hAnsi="Times New Roman" w:cs="Times New Roman"/>
                  <w:sz w:val="24"/>
                  <w:szCs w:val="24"/>
                </w:rPr>
                <w:delText>0.666</w:delText>
              </w:r>
            </w:del>
          </w:p>
        </w:tc>
        <w:tc>
          <w:tcPr>
            <w:tcW w:w="379" w:type="pct"/>
            <w:tcBorders>
              <w:top w:val="single" w:sz="4" w:space="0" w:color="auto"/>
              <w:left w:val="nil"/>
              <w:bottom w:val="single" w:sz="4" w:space="0" w:color="auto"/>
              <w:right w:val="nil"/>
            </w:tcBorders>
            <w:shd w:val="clear" w:color="auto" w:fill="auto"/>
            <w:vAlign w:val="bottom"/>
          </w:tcPr>
          <w:p w14:paraId="1D40C24E" w14:textId="64D3039D" w:rsidR="002639A6" w:rsidRPr="00D97196" w:rsidDel="00C2040A" w:rsidRDefault="002639A6">
            <w:pPr>
              <w:rPr>
                <w:del w:id="1832" w:author="Mohammad Nayeem Hasan" w:date="2023-01-21T00:38:00Z"/>
                <w:rFonts w:ascii="Times New Roman" w:hAnsi="Times New Roman" w:cs="Times New Roman"/>
                <w:sz w:val="24"/>
                <w:szCs w:val="24"/>
              </w:rPr>
              <w:pPrChange w:id="1833" w:author="Mohammad Nayeem Hasan" w:date="2023-01-21T14:56:00Z">
                <w:pPr>
                  <w:jc w:val="both"/>
                </w:pPr>
              </w:pPrChange>
            </w:pPr>
            <w:del w:id="1834" w:author="Mohammad Nayeem Hasan" w:date="2023-01-21T00:38:00Z">
              <w:r w:rsidRPr="00D97196" w:rsidDel="00C2040A">
                <w:rPr>
                  <w:rFonts w:ascii="Times New Roman" w:hAnsi="Times New Roman" w:cs="Times New Roman"/>
                  <w:sz w:val="24"/>
                  <w:szCs w:val="24"/>
                </w:rPr>
                <w:delText>1.13</w:delText>
              </w:r>
            </w:del>
          </w:p>
        </w:tc>
        <w:tc>
          <w:tcPr>
            <w:tcW w:w="1140" w:type="pct"/>
            <w:vAlign w:val="center"/>
          </w:tcPr>
          <w:p w14:paraId="586AF26A" w14:textId="0F21CBB0" w:rsidR="002639A6" w:rsidRPr="00D97196" w:rsidDel="00C2040A" w:rsidRDefault="002639A6">
            <w:pPr>
              <w:rPr>
                <w:del w:id="1835" w:author="Mohammad Nayeem Hasan" w:date="2023-01-21T00:38:00Z"/>
                <w:rFonts w:ascii="Times New Roman" w:hAnsi="Times New Roman" w:cs="Times New Roman"/>
                <w:sz w:val="24"/>
                <w:szCs w:val="24"/>
              </w:rPr>
              <w:pPrChange w:id="1836" w:author="Mohammad Nayeem Hasan" w:date="2023-01-21T14:56:00Z">
                <w:pPr>
                  <w:jc w:val="both"/>
                </w:pPr>
              </w:pPrChange>
            </w:pPr>
            <w:del w:id="1837" w:author="Mohammad Nayeem Hasan" w:date="2023-01-21T00:38:00Z">
              <w:r w:rsidRPr="00D97196" w:rsidDel="00C2040A">
                <w:rPr>
                  <w:rFonts w:ascii="Times New Roman" w:hAnsi="Times New Roman" w:cs="Times New Roman"/>
                  <w:sz w:val="24"/>
                  <w:szCs w:val="24"/>
                </w:rPr>
                <w:delText>0.91- 1.41</w:delText>
              </w:r>
            </w:del>
          </w:p>
        </w:tc>
        <w:tc>
          <w:tcPr>
            <w:tcW w:w="445" w:type="pct"/>
            <w:vAlign w:val="center"/>
          </w:tcPr>
          <w:p w14:paraId="19E2C2AC" w14:textId="0D010FC5" w:rsidR="002639A6" w:rsidRPr="00D97196" w:rsidDel="00C2040A" w:rsidRDefault="002639A6">
            <w:pPr>
              <w:rPr>
                <w:del w:id="1838" w:author="Mohammad Nayeem Hasan" w:date="2023-01-21T00:38:00Z"/>
                <w:rFonts w:ascii="Times New Roman" w:hAnsi="Times New Roman" w:cs="Times New Roman"/>
                <w:sz w:val="24"/>
                <w:szCs w:val="24"/>
              </w:rPr>
              <w:pPrChange w:id="1839" w:author="Mohammad Nayeem Hasan" w:date="2023-01-21T14:56:00Z">
                <w:pPr>
                  <w:jc w:val="both"/>
                </w:pPr>
              </w:pPrChange>
            </w:pPr>
            <w:del w:id="1840" w:author="Mohammad Nayeem Hasan" w:date="2023-01-21T00:38:00Z">
              <w:r w:rsidRPr="00D97196" w:rsidDel="00C2040A">
                <w:rPr>
                  <w:rFonts w:ascii="Times New Roman" w:hAnsi="Times New Roman" w:cs="Times New Roman"/>
                  <w:sz w:val="24"/>
                  <w:szCs w:val="24"/>
                </w:rPr>
                <w:delText>0.271</w:delText>
              </w:r>
            </w:del>
          </w:p>
        </w:tc>
      </w:tr>
      <w:tr w:rsidR="00275578" w:rsidRPr="00D97196" w:rsidDel="00C2040A" w14:paraId="7FD4A44B" w14:textId="7B281D0F" w:rsidTr="00275578">
        <w:trPr>
          <w:trHeight w:val="138"/>
          <w:jc w:val="center"/>
          <w:del w:id="1841" w:author="Mohammad Nayeem Hasan" w:date="2023-01-21T00:38:00Z"/>
        </w:trPr>
        <w:tc>
          <w:tcPr>
            <w:tcW w:w="811" w:type="pct"/>
            <w:vAlign w:val="center"/>
          </w:tcPr>
          <w:p w14:paraId="2AF8386D" w14:textId="5E35530D" w:rsidR="002639A6" w:rsidRPr="00D97196" w:rsidDel="00C2040A" w:rsidRDefault="002639A6">
            <w:pPr>
              <w:rPr>
                <w:del w:id="1842" w:author="Mohammad Nayeem Hasan" w:date="2023-01-21T00:38:00Z"/>
                <w:rFonts w:ascii="Times New Roman" w:hAnsi="Times New Roman" w:cs="Times New Roman"/>
                <w:sz w:val="24"/>
                <w:szCs w:val="24"/>
              </w:rPr>
              <w:pPrChange w:id="1843" w:author="Mohammad Nayeem Hasan" w:date="2023-01-21T14:56:00Z">
                <w:pPr>
                  <w:jc w:val="both"/>
                </w:pPr>
              </w:pPrChange>
            </w:pPr>
            <w:del w:id="1844" w:author="Mohammad Nayeem Hasan" w:date="2023-01-21T00:38:00Z">
              <w:r w:rsidRPr="00D97196" w:rsidDel="00C2040A">
                <w:rPr>
                  <w:rFonts w:ascii="Times New Roman" w:hAnsi="Times New Roman" w:cs="Times New Roman"/>
                  <w:sz w:val="24"/>
                  <w:szCs w:val="24"/>
                </w:rPr>
                <w:delText>Richest</w:delText>
              </w:r>
            </w:del>
          </w:p>
        </w:tc>
        <w:tc>
          <w:tcPr>
            <w:tcW w:w="353" w:type="pct"/>
            <w:vAlign w:val="center"/>
          </w:tcPr>
          <w:p w14:paraId="0F996FFD" w14:textId="68E37F76" w:rsidR="002639A6" w:rsidRPr="00D97196" w:rsidDel="00C2040A" w:rsidRDefault="002639A6">
            <w:pPr>
              <w:rPr>
                <w:del w:id="1845" w:author="Mohammad Nayeem Hasan" w:date="2023-01-21T00:38:00Z"/>
                <w:rFonts w:ascii="Times New Roman" w:hAnsi="Times New Roman" w:cs="Times New Roman"/>
                <w:sz w:val="24"/>
                <w:szCs w:val="24"/>
              </w:rPr>
              <w:pPrChange w:id="1846" w:author="Mohammad Nayeem Hasan" w:date="2023-01-21T14:56:00Z">
                <w:pPr>
                  <w:jc w:val="both"/>
                </w:pPr>
              </w:pPrChange>
            </w:pPr>
            <w:del w:id="1847" w:author="Mohammad Nayeem Hasan" w:date="2023-01-21T00:38:00Z">
              <w:r w:rsidRPr="00D97196" w:rsidDel="00C2040A">
                <w:rPr>
                  <w:rFonts w:ascii="Times New Roman" w:hAnsi="Times New Roman" w:cs="Times New Roman"/>
                  <w:sz w:val="24"/>
                  <w:szCs w:val="24"/>
                </w:rPr>
                <w:delText>Ref.</w:delText>
              </w:r>
            </w:del>
          </w:p>
        </w:tc>
        <w:tc>
          <w:tcPr>
            <w:tcW w:w="329" w:type="pct"/>
            <w:vAlign w:val="center"/>
          </w:tcPr>
          <w:p w14:paraId="0C69EDD8" w14:textId="0ED3C4CA" w:rsidR="002639A6" w:rsidRPr="00D97196" w:rsidDel="00C2040A" w:rsidRDefault="002639A6">
            <w:pPr>
              <w:rPr>
                <w:del w:id="1848" w:author="Mohammad Nayeem Hasan" w:date="2023-01-21T00:38:00Z"/>
                <w:rFonts w:ascii="Times New Roman" w:hAnsi="Times New Roman" w:cs="Times New Roman"/>
                <w:sz w:val="24"/>
                <w:szCs w:val="24"/>
              </w:rPr>
              <w:pPrChange w:id="1849" w:author="Mohammad Nayeem Hasan" w:date="2023-01-21T14:56:00Z">
                <w:pPr>
                  <w:jc w:val="both"/>
                </w:pPr>
              </w:pPrChange>
            </w:pPr>
            <w:del w:id="1850"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56D61C08" w14:textId="146A3063" w:rsidR="002639A6" w:rsidRPr="00D97196" w:rsidDel="00C2040A" w:rsidRDefault="002639A6">
            <w:pPr>
              <w:rPr>
                <w:del w:id="1851" w:author="Mohammad Nayeem Hasan" w:date="2023-01-21T00:38:00Z"/>
                <w:rFonts w:ascii="Times New Roman" w:hAnsi="Times New Roman" w:cs="Times New Roman"/>
                <w:sz w:val="24"/>
                <w:szCs w:val="24"/>
              </w:rPr>
              <w:pPrChange w:id="1852" w:author="Mohammad Nayeem Hasan" w:date="2023-01-21T14:56:00Z">
                <w:pPr>
                  <w:jc w:val="both"/>
                </w:pPr>
              </w:pPrChange>
            </w:pPr>
            <w:del w:id="1853" w:author="Mohammad Nayeem Hasan" w:date="2023-01-21T00:38:00Z">
              <w:r w:rsidRPr="00D97196" w:rsidDel="00C2040A">
                <w:rPr>
                  <w:rFonts w:ascii="Times New Roman" w:hAnsi="Times New Roman" w:cs="Times New Roman"/>
                  <w:sz w:val="24"/>
                  <w:szCs w:val="24"/>
                </w:rPr>
                <w:delText>-</w:delText>
              </w:r>
            </w:del>
          </w:p>
        </w:tc>
        <w:tc>
          <w:tcPr>
            <w:tcW w:w="353" w:type="pct"/>
            <w:vAlign w:val="center"/>
          </w:tcPr>
          <w:p w14:paraId="6EFE5152" w14:textId="496C1CE4" w:rsidR="002639A6" w:rsidRPr="00D97196" w:rsidDel="00C2040A" w:rsidRDefault="002639A6">
            <w:pPr>
              <w:rPr>
                <w:del w:id="1854" w:author="Mohammad Nayeem Hasan" w:date="2023-01-21T00:38:00Z"/>
                <w:rFonts w:ascii="Times New Roman" w:hAnsi="Times New Roman" w:cs="Times New Roman"/>
                <w:sz w:val="24"/>
                <w:szCs w:val="24"/>
              </w:rPr>
              <w:pPrChange w:id="1855" w:author="Mohammad Nayeem Hasan" w:date="2023-01-21T14:56:00Z">
                <w:pPr>
                  <w:jc w:val="both"/>
                </w:pPr>
              </w:pPrChange>
            </w:pPr>
            <w:del w:id="1856" w:author="Mohammad Nayeem Hasan" w:date="2023-01-21T00:38:00Z">
              <w:r w:rsidRPr="00D97196" w:rsidDel="00C2040A">
                <w:rPr>
                  <w:rFonts w:ascii="Times New Roman" w:hAnsi="Times New Roman" w:cs="Times New Roman"/>
                  <w:sz w:val="24"/>
                  <w:szCs w:val="24"/>
                </w:rPr>
                <w:delText>Ref</w:delText>
              </w:r>
            </w:del>
          </w:p>
        </w:tc>
        <w:tc>
          <w:tcPr>
            <w:tcW w:w="356" w:type="pct"/>
            <w:vAlign w:val="center"/>
          </w:tcPr>
          <w:p w14:paraId="2D829EA4" w14:textId="527789BD" w:rsidR="002639A6" w:rsidRPr="00D97196" w:rsidDel="00C2040A" w:rsidRDefault="002639A6">
            <w:pPr>
              <w:rPr>
                <w:del w:id="1857" w:author="Mohammad Nayeem Hasan" w:date="2023-01-21T00:38:00Z"/>
                <w:rFonts w:ascii="Times New Roman" w:hAnsi="Times New Roman" w:cs="Times New Roman"/>
                <w:sz w:val="24"/>
                <w:szCs w:val="24"/>
              </w:rPr>
              <w:pPrChange w:id="1858" w:author="Mohammad Nayeem Hasan" w:date="2023-01-21T14:56:00Z">
                <w:pPr>
                  <w:jc w:val="both"/>
                </w:pPr>
              </w:pPrChange>
            </w:pPr>
            <w:del w:id="1859"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070CCA21" w14:textId="4CA80CA7" w:rsidR="002639A6" w:rsidRPr="00D97196" w:rsidDel="00C2040A" w:rsidRDefault="002639A6">
            <w:pPr>
              <w:rPr>
                <w:del w:id="1860" w:author="Mohammad Nayeem Hasan" w:date="2023-01-21T00:38:00Z"/>
                <w:rFonts w:ascii="Times New Roman" w:hAnsi="Times New Roman" w:cs="Times New Roman"/>
                <w:sz w:val="24"/>
                <w:szCs w:val="24"/>
              </w:rPr>
              <w:pPrChange w:id="1861" w:author="Mohammad Nayeem Hasan" w:date="2023-01-21T14:56:00Z">
                <w:pPr>
                  <w:jc w:val="both"/>
                </w:pPr>
              </w:pPrChange>
            </w:pPr>
            <w:del w:id="1862" w:author="Mohammad Nayeem Hasan" w:date="2023-01-21T00:38:00Z">
              <w:r w:rsidRPr="00D97196" w:rsidDel="00C2040A">
                <w:rPr>
                  <w:rFonts w:ascii="Times New Roman" w:hAnsi="Times New Roman" w:cs="Times New Roman"/>
                  <w:sz w:val="24"/>
                  <w:szCs w:val="24"/>
                </w:rPr>
                <w:delText>-</w:delText>
              </w:r>
            </w:del>
          </w:p>
        </w:tc>
        <w:tc>
          <w:tcPr>
            <w:tcW w:w="379" w:type="pct"/>
            <w:tcBorders>
              <w:top w:val="single" w:sz="4" w:space="0" w:color="auto"/>
            </w:tcBorders>
            <w:vAlign w:val="center"/>
          </w:tcPr>
          <w:p w14:paraId="10B31195" w14:textId="4F2633E9" w:rsidR="002639A6" w:rsidRPr="00D97196" w:rsidDel="00C2040A" w:rsidRDefault="002639A6">
            <w:pPr>
              <w:rPr>
                <w:del w:id="1863" w:author="Mohammad Nayeem Hasan" w:date="2023-01-21T00:38:00Z"/>
                <w:rFonts w:ascii="Times New Roman" w:hAnsi="Times New Roman" w:cs="Times New Roman"/>
                <w:sz w:val="24"/>
                <w:szCs w:val="24"/>
              </w:rPr>
              <w:pPrChange w:id="1864" w:author="Mohammad Nayeem Hasan" w:date="2023-01-21T14:56:00Z">
                <w:pPr>
                  <w:jc w:val="both"/>
                </w:pPr>
              </w:pPrChange>
            </w:pPr>
            <w:del w:id="1865" w:author="Mohammad Nayeem Hasan" w:date="2023-01-21T00:38:00Z">
              <w:r w:rsidRPr="00D97196" w:rsidDel="00C2040A">
                <w:rPr>
                  <w:rFonts w:ascii="Times New Roman" w:hAnsi="Times New Roman" w:cs="Times New Roman"/>
                  <w:sz w:val="24"/>
                  <w:szCs w:val="24"/>
                </w:rPr>
                <w:delText>Ref</w:delText>
              </w:r>
            </w:del>
          </w:p>
        </w:tc>
        <w:tc>
          <w:tcPr>
            <w:tcW w:w="1140" w:type="pct"/>
            <w:vAlign w:val="center"/>
          </w:tcPr>
          <w:p w14:paraId="40B64072" w14:textId="79BD9421" w:rsidR="002639A6" w:rsidRPr="00D97196" w:rsidDel="00C2040A" w:rsidRDefault="002639A6">
            <w:pPr>
              <w:rPr>
                <w:del w:id="1866" w:author="Mohammad Nayeem Hasan" w:date="2023-01-21T00:38:00Z"/>
                <w:rFonts w:ascii="Times New Roman" w:hAnsi="Times New Roman" w:cs="Times New Roman"/>
                <w:sz w:val="24"/>
                <w:szCs w:val="24"/>
              </w:rPr>
              <w:pPrChange w:id="1867" w:author="Mohammad Nayeem Hasan" w:date="2023-01-21T14:56:00Z">
                <w:pPr>
                  <w:jc w:val="both"/>
                </w:pPr>
              </w:pPrChange>
            </w:pPr>
            <w:del w:id="1868"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2AD31B8C" w14:textId="0F1030AD" w:rsidR="002639A6" w:rsidRPr="00D97196" w:rsidDel="00C2040A" w:rsidRDefault="002639A6">
            <w:pPr>
              <w:rPr>
                <w:del w:id="1869" w:author="Mohammad Nayeem Hasan" w:date="2023-01-21T00:38:00Z"/>
                <w:rFonts w:ascii="Times New Roman" w:hAnsi="Times New Roman" w:cs="Times New Roman"/>
                <w:sz w:val="24"/>
                <w:szCs w:val="24"/>
              </w:rPr>
              <w:pPrChange w:id="1870" w:author="Mohammad Nayeem Hasan" w:date="2023-01-21T14:56:00Z">
                <w:pPr>
                  <w:jc w:val="both"/>
                </w:pPr>
              </w:pPrChange>
            </w:pPr>
            <w:del w:id="1871"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44648AB1" w14:textId="13CCA7B2" w:rsidTr="00D3090E">
        <w:trPr>
          <w:trHeight w:val="138"/>
          <w:jc w:val="center"/>
          <w:del w:id="1872" w:author="Mohammad Nayeem Hasan" w:date="2023-01-21T00:38:00Z"/>
        </w:trPr>
        <w:tc>
          <w:tcPr>
            <w:tcW w:w="5000" w:type="pct"/>
            <w:gridSpan w:val="10"/>
            <w:vAlign w:val="center"/>
          </w:tcPr>
          <w:p w14:paraId="1BAFDAAB" w14:textId="2405F675" w:rsidR="002639A6" w:rsidRPr="00D97196" w:rsidDel="00C2040A" w:rsidRDefault="002639A6">
            <w:pPr>
              <w:rPr>
                <w:del w:id="1873" w:author="Mohammad Nayeem Hasan" w:date="2023-01-21T00:38:00Z"/>
                <w:rFonts w:ascii="Times New Roman" w:hAnsi="Times New Roman" w:cs="Times New Roman"/>
                <w:sz w:val="24"/>
                <w:szCs w:val="24"/>
              </w:rPr>
              <w:pPrChange w:id="1874" w:author="Mohammad Nayeem Hasan" w:date="2023-01-21T14:56:00Z">
                <w:pPr>
                  <w:jc w:val="both"/>
                </w:pPr>
              </w:pPrChange>
            </w:pPr>
            <w:del w:id="1875" w:author="Mohammad Nayeem Hasan" w:date="2023-01-21T00:38:00Z">
              <w:r w:rsidRPr="00D97196" w:rsidDel="00C2040A">
                <w:rPr>
                  <w:rFonts w:ascii="Times New Roman" w:hAnsi="Times New Roman" w:cs="Times New Roman"/>
                  <w:sz w:val="24"/>
                  <w:szCs w:val="24"/>
                </w:rPr>
                <w:delText>Religion</w:delText>
              </w:r>
            </w:del>
          </w:p>
        </w:tc>
      </w:tr>
      <w:tr w:rsidR="00275578" w:rsidRPr="00D97196" w:rsidDel="00C2040A" w14:paraId="07B1CD53" w14:textId="02D5C3A5" w:rsidTr="00B1108E">
        <w:trPr>
          <w:trHeight w:val="268"/>
          <w:jc w:val="center"/>
          <w:del w:id="1876" w:author="Mohammad Nayeem Hasan" w:date="2023-01-21T00:38:00Z"/>
        </w:trPr>
        <w:tc>
          <w:tcPr>
            <w:tcW w:w="811" w:type="pct"/>
            <w:vAlign w:val="center"/>
          </w:tcPr>
          <w:p w14:paraId="60298775" w14:textId="0CC273F1" w:rsidR="002639A6" w:rsidRPr="00D97196" w:rsidDel="00C2040A" w:rsidRDefault="002639A6">
            <w:pPr>
              <w:rPr>
                <w:del w:id="1877" w:author="Mohammad Nayeem Hasan" w:date="2023-01-21T00:38:00Z"/>
                <w:rFonts w:ascii="Times New Roman" w:hAnsi="Times New Roman" w:cs="Times New Roman"/>
                <w:sz w:val="24"/>
                <w:szCs w:val="24"/>
              </w:rPr>
              <w:pPrChange w:id="1878" w:author="Mohammad Nayeem Hasan" w:date="2023-01-21T14:56:00Z">
                <w:pPr>
                  <w:jc w:val="both"/>
                </w:pPr>
              </w:pPrChange>
            </w:pPr>
            <w:del w:id="1879" w:author="Mohammad Nayeem Hasan" w:date="2023-01-21T00:38:00Z">
              <w:r w:rsidRPr="00D97196" w:rsidDel="00C2040A">
                <w:rPr>
                  <w:rFonts w:ascii="Times New Roman" w:hAnsi="Times New Roman" w:cs="Times New Roman"/>
                  <w:sz w:val="24"/>
                  <w:szCs w:val="24"/>
                </w:rPr>
                <w:delText>Islam</w:delText>
              </w:r>
            </w:del>
          </w:p>
        </w:tc>
        <w:tc>
          <w:tcPr>
            <w:tcW w:w="353" w:type="pct"/>
            <w:vAlign w:val="center"/>
          </w:tcPr>
          <w:p w14:paraId="343E8792" w14:textId="1E2BF625" w:rsidR="002639A6" w:rsidRPr="00D97196" w:rsidDel="00C2040A" w:rsidRDefault="002639A6">
            <w:pPr>
              <w:rPr>
                <w:del w:id="1880" w:author="Mohammad Nayeem Hasan" w:date="2023-01-21T00:38:00Z"/>
                <w:rFonts w:ascii="Times New Roman" w:hAnsi="Times New Roman" w:cs="Times New Roman"/>
                <w:sz w:val="24"/>
                <w:szCs w:val="24"/>
              </w:rPr>
              <w:pPrChange w:id="1881" w:author="Mohammad Nayeem Hasan" w:date="2023-01-21T14:56:00Z">
                <w:pPr>
                  <w:jc w:val="both"/>
                </w:pPr>
              </w:pPrChange>
            </w:pPr>
            <w:del w:id="1882" w:author="Mohammad Nayeem Hasan" w:date="2023-01-21T00:38:00Z">
              <w:r w:rsidRPr="00D97196" w:rsidDel="00C2040A">
                <w:rPr>
                  <w:rFonts w:ascii="Times New Roman" w:hAnsi="Times New Roman" w:cs="Times New Roman"/>
                  <w:sz w:val="24"/>
                  <w:szCs w:val="24"/>
                </w:rPr>
                <w:delText>1.22</w:delText>
              </w:r>
            </w:del>
          </w:p>
        </w:tc>
        <w:tc>
          <w:tcPr>
            <w:tcW w:w="329" w:type="pct"/>
            <w:vAlign w:val="center"/>
          </w:tcPr>
          <w:p w14:paraId="5DE3AD60" w14:textId="57265E06" w:rsidR="002639A6" w:rsidRPr="00D97196" w:rsidDel="00C2040A" w:rsidRDefault="002639A6">
            <w:pPr>
              <w:rPr>
                <w:del w:id="1883" w:author="Mohammad Nayeem Hasan" w:date="2023-01-21T00:38:00Z"/>
                <w:rFonts w:ascii="Times New Roman" w:hAnsi="Times New Roman" w:cs="Times New Roman"/>
                <w:sz w:val="24"/>
                <w:szCs w:val="24"/>
              </w:rPr>
              <w:pPrChange w:id="1884" w:author="Mohammad Nayeem Hasan" w:date="2023-01-21T14:56:00Z">
                <w:pPr>
                  <w:jc w:val="both"/>
                </w:pPr>
              </w:pPrChange>
            </w:pPr>
            <w:del w:id="1885" w:author="Mohammad Nayeem Hasan" w:date="2023-01-21T00:38:00Z">
              <w:r w:rsidRPr="00D97196" w:rsidDel="00C2040A">
                <w:rPr>
                  <w:rFonts w:ascii="Times New Roman" w:hAnsi="Times New Roman" w:cs="Times New Roman"/>
                  <w:sz w:val="24"/>
                  <w:szCs w:val="24"/>
                </w:rPr>
                <w:delText>0.99 – 1.51</w:delText>
              </w:r>
            </w:del>
          </w:p>
        </w:tc>
        <w:tc>
          <w:tcPr>
            <w:tcW w:w="417" w:type="pct"/>
            <w:vAlign w:val="center"/>
          </w:tcPr>
          <w:p w14:paraId="027F24B4" w14:textId="5B4EA848" w:rsidR="002639A6" w:rsidRPr="00D97196" w:rsidDel="00C2040A" w:rsidRDefault="002639A6">
            <w:pPr>
              <w:rPr>
                <w:del w:id="1886" w:author="Mohammad Nayeem Hasan" w:date="2023-01-21T00:38:00Z"/>
                <w:rFonts w:ascii="Times New Roman" w:hAnsi="Times New Roman" w:cs="Times New Roman"/>
                <w:sz w:val="24"/>
                <w:szCs w:val="24"/>
              </w:rPr>
              <w:pPrChange w:id="1887" w:author="Mohammad Nayeem Hasan" w:date="2023-01-21T14:56:00Z">
                <w:pPr>
                  <w:jc w:val="both"/>
                </w:pPr>
              </w:pPrChange>
            </w:pPr>
            <w:del w:id="1888" w:author="Mohammad Nayeem Hasan" w:date="2023-01-21T00:38:00Z">
              <w:r w:rsidRPr="00D97196" w:rsidDel="00C2040A">
                <w:rPr>
                  <w:rFonts w:ascii="Times New Roman" w:hAnsi="Times New Roman" w:cs="Times New Roman"/>
                  <w:sz w:val="24"/>
                  <w:szCs w:val="24"/>
                </w:rPr>
                <w:delText>0.061</w:delText>
              </w:r>
            </w:del>
          </w:p>
        </w:tc>
        <w:tc>
          <w:tcPr>
            <w:tcW w:w="353" w:type="pct"/>
            <w:vAlign w:val="center"/>
          </w:tcPr>
          <w:p w14:paraId="62AFC549" w14:textId="117A13A7" w:rsidR="002639A6" w:rsidRPr="00D97196" w:rsidDel="00C2040A" w:rsidRDefault="002639A6">
            <w:pPr>
              <w:rPr>
                <w:del w:id="1889" w:author="Mohammad Nayeem Hasan" w:date="2023-01-21T00:38:00Z"/>
                <w:rFonts w:ascii="Times New Roman" w:hAnsi="Times New Roman" w:cs="Times New Roman"/>
                <w:sz w:val="24"/>
                <w:szCs w:val="24"/>
              </w:rPr>
              <w:pPrChange w:id="1890" w:author="Mohammad Nayeem Hasan" w:date="2023-01-21T14:56:00Z">
                <w:pPr>
                  <w:jc w:val="both"/>
                </w:pPr>
              </w:pPrChange>
            </w:pPr>
            <w:del w:id="1891" w:author="Mohammad Nayeem Hasan" w:date="2023-01-21T00:38:00Z">
              <w:r w:rsidRPr="00D97196" w:rsidDel="00C2040A">
                <w:rPr>
                  <w:rFonts w:ascii="Times New Roman" w:hAnsi="Times New Roman" w:cs="Times New Roman"/>
                  <w:sz w:val="24"/>
                  <w:szCs w:val="24"/>
                </w:rPr>
                <w:delText>1.09</w:delText>
              </w:r>
            </w:del>
          </w:p>
        </w:tc>
        <w:tc>
          <w:tcPr>
            <w:tcW w:w="356" w:type="pct"/>
            <w:vAlign w:val="center"/>
          </w:tcPr>
          <w:p w14:paraId="0C306EB2" w14:textId="56AB3058" w:rsidR="002639A6" w:rsidRPr="00D97196" w:rsidDel="00C2040A" w:rsidRDefault="002639A6">
            <w:pPr>
              <w:rPr>
                <w:del w:id="1892" w:author="Mohammad Nayeem Hasan" w:date="2023-01-21T00:38:00Z"/>
                <w:rFonts w:ascii="Times New Roman" w:hAnsi="Times New Roman" w:cs="Times New Roman"/>
                <w:sz w:val="24"/>
                <w:szCs w:val="24"/>
              </w:rPr>
              <w:pPrChange w:id="1893" w:author="Mohammad Nayeem Hasan" w:date="2023-01-21T14:56:00Z">
                <w:pPr>
                  <w:jc w:val="both"/>
                </w:pPr>
              </w:pPrChange>
            </w:pPr>
            <w:del w:id="1894" w:author="Mohammad Nayeem Hasan" w:date="2023-01-21T00:38:00Z">
              <w:r w:rsidRPr="00D97196" w:rsidDel="00C2040A">
                <w:rPr>
                  <w:rFonts w:ascii="Times New Roman" w:hAnsi="Times New Roman" w:cs="Times New Roman"/>
                  <w:sz w:val="24"/>
                  <w:szCs w:val="24"/>
                </w:rPr>
                <w:delText>0.76 – 1.37</w:delText>
              </w:r>
            </w:del>
          </w:p>
        </w:tc>
        <w:tc>
          <w:tcPr>
            <w:tcW w:w="417" w:type="pct"/>
            <w:vAlign w:val="center"/>
          </w:tcPr>
          <w:p w14:paraId="39135FBB" w14:textId="237ECE44" w:rsidR="002639A6" w:rsidRPr="00D97196" w:rsidDel="00C2040A" w:rsidRDefault="002639A6">
            <w:pPr>
              <w:rPr>
                <w:del w:id="1895" w:author="Mohammad Nayeem Hasan" w:date="2023-01-21T00:38:00Z"/>
                <w:rFonts w:ascii="Times New Roman" w:hAnsi="Times New Roman" w:cs="Times New Roman"/>
                <w:sz w:val="24"/>
                <w:szCs w:val="24"/>
              </w:rPr>
              <w:pPrChange w:id="1896" w:author="Mohammad Nayeem Hasan" w:date="2023-01-21T14:56:00Z">
                <w:pPr>
                  <w:jc w:val="both"/>
                </w:pPr>
              </w:pPrChange>
            </w:pPr>
            <w:del w:id="1897" w:author="Mohammad Nayeem Hasan" w:date="2023-01-21T00:38:00Z">
              <w:r w:rsidRPr="00D97196" w:rsidDel="00C2040A">
                <w:rPr>
                  <w:rFonts w:ascii="Times New Roman" w:hAnsi="Times New Roman" w:cs="Times New Roman"/>
                  <w:sz w:val="24"/>
                  <w:szCs w:val="24"/>
                </w:rPr>
                <w:delText>0.904</w:delText>
              </w:r>
            </w:del>
          </w:p>
        </w:tc>
        <w:tc>
          <w:tcPr>
            <w:tcW w:w="379" w:type="pct"/>
            <w:vAlign w:val="center"/>
          </w:tcPr>
          <w:p w14:paraId="374C6432" w14:textId="094F2C74" w:rsidR="002639A6" w:rsidRPr="00D97196" w:rsidDel="00C2040A" w:rsidRDefault="002639A6">
            <w:pPr>
              <w:rPr>
                <w:del w:id="1898" w:author="Mohammad Nayeem Hasan" w:date="2023-01-21T00:38:00Z"/>
                <w:rFonts w:ascii="Times New Roman" w:hAnsi="Times New Roman" w:cs="Times New Roman"/>
                <w:sz w:val="24"/>
                <w:szCs w:val="24"/>
              </w:rPr>
              <w:pPrChange w:id="1899" w:author="Mohammad Nayeem Hasan" w:date="2023-01-21T14:56:00Z">
                <w:pPr>
                  <w:jc w:val="both"/>
                </w:pPr>
              </w:pPrChange>
            </w:pPr>
            <w:del w:id="1900" w:author="Mohammad Nayeem Hasan" w:date="2023-01-21T00:38:00Z">
              <w:r w:rsidRPr="00D97196" w:rsidDel="00C2040A">
                <w:rPr>
                  <w:rFonts w:ascii="Times New Roman" w:hAnsi="Times New Roman" w:cs="Times New Roman"/>
                  <w:sz w:val="24"/>
                  <w:szCs w:val="24"/>
                </w:rPr>
                <w:delText>1.29</w:delText>
              </w:r>
            </w:del>
          </w:p>
        </w:tc>
        <w:tc>
          <w:tcPr>
            <w:tcW w:w="1140" w:type="pct"/>
            <w:vAlign w:val="center"/>
          </w:tcPr>
          <w:p w14:paraId="08ACB526" w14:textId="01997A4D" w:rsidR="002639A6" w:rsidRPr="00D97196" w:rsidDel="00C2040A" w:rsidRDefault="002639A6">
            <w:pPr>
              <w:rPr>
                <w:del w:id="1901" w:author="Mohammad Nayeem Hasan" w:date="2023-01-21T00:38:00Z"/>
                <w:rFonts w:ascii="Times New Roman" w:hAnsi="Times New Roman" w:cs="Times New Roman"/>
                <w:sz w:val="24"/>
                <w:szCs w:val="24"/>
              </w:rPr>
              <w:pPrChange w:id="1902" w:author="Mohammad Nayeem Hasan" w:date="2023-01-21T14:56:00Z">
                <w:pPr>
                  <w:jc w:val="both"/>
                </w:pPr>
              </w:pPrChange>
            </w:pPr>
            <w:del w:id="1903" w:author="Mohammad Nayeem Hasan" w:date="2023-01-21T00:38:00Z">
              <w:r w:rsidRPr="00D97196" w:rsidDel="00C2040A">
                <w:rPr>
                  <w:rFonts w:ascii="Times New Roman" w:hAnsi="Times New Roman" w:cs="Times New Roman"/>
                  <w:sz w:val="24"/>
                  <w:szCs w:val="24"/>
                </w:rPr>
                <w:delText>1.03- 1.62</w:delText>
              </w:r>
            </w:del>
          </w:p>
        </w:tc>
        <w:tc>
          <w:tcPr>
            <w:tcW w:w="445" w:type="pct"/>
            <w:vAlign w:val="center"/>
          </w:tcPr>
          <w:p w14:paraId="64AE2441" w14:textId="216D8D63" w:rsidR="002639A6" w:rsidRPr="00F411AC" w:rsidDel="00C2040A" w:rsidRDefault="002639A6">
            <w:pPr>
              <w:rPr>
                <w:del w:id="1904" w:author="Mohammad Nayeem Hasan" w:date="2023-01-21T00:38:00Z"/>
                <w:rFonts w:ascii="Times New Roman" w:hAnsi="Times New Roman" w:cs="Times New Roman"/>
                <w:b/>
                <w:bCs/>
                <w:sz w:val="24"/>
                <w:szCs w:val="24"/>
              </w:rPr>
              <w:pPrChange w:id="1905" w:author="Mohammad Nayeem Hasan" w:date="2023-01-21T14:56:00Z">
                <w:pPr>
                  <w:jc w:val="both"/>
                </w:pPr>
              </w:pPrChange>
            </w:pPr>
            <w:del w:id="1906" w:author="Mohammad Nayeem Hasan" w:date="2023-01-21T00:38:00Z">
              <w:r w:rsidRPr="00F411AC" w:rsidDel="00C2040A">
                <w:rPr>
                  <w:rFonts w:ascii="Times New Roman" w:hAnsi="Times New Roman" w:cs="Times New Roman"/>
                  <w:b/>
                  <w:bCs/>
                  <w:sz w:val="24"/>
                  <w:szCs w:val="24"/>
                </w:rPr>
                <w:delText>0.026</w:delText>
              </w:r>
            </w:del>
          </w:p>
        </w:tc>
      </w:tr>
      <w:tr w:rsidR="00275578" w:rsidRPr="00D97196" w:rsidDel="00C2040A" w14:paraId="17078A86" w14:textId="10B88A93" w:rsidTr="00B1108E">
        <w:trPr>
          <w:trHeight w:val="138"/>
          <w:jc w:val="center"/>
          <w:del w:id="1907" w:author="Mohammad Nayeem Hasan" w:date="2023-01-21T00:38:00Z"/>
        </w:trPr>
        <w:tc>
          <w:tcPr>
            <w:tcW w:w="811" w:type="pct"/>
            <w:vAlign w:val="center"/>
          </w:tcPr>
          <w:p w14:paraId="4B1E985B" w14:textId="0BED42DA" w:rsidR="002639A6" w:rsidRPr="00D97196" w:rsidDel="00C2040A" w:rsidRDefault="002639A6">
            <w:pPr>
              <w:rPr>
                <w:del w:id="1908" w:author="Mohammad Nayeem Hasan" w:date="2023-01-21T00:38:00Z"/>
                <w:rFonts w:ascii="Times New Roman" w:hAnsi="Times New Roman" w:cs="Times New Roman"/>
                <w:sz w:val="24"/>
                <w:szCs w:val="24"/>
              </w:rPr>
              <w:pPrChange w:id="1909" w:author="Mohammad Nayeem Hasan" w:date="2023-01-21T14:56:00Z">
                <w:pPr>
                  <w:jc w:val="both"/>
                </w:pPr>
              </w:pPrChange>
            </w:pPr>
            <w:del w:id="1910" w:author="Mohammad Nayeem Hasan" w:date="2023-01-21T00:38:00Z">
              <w:r w:rsidRPr="00D97196" w:rsidDel="00C2040A">
                <w:rPr>
                  <w:rFonts w:ascii="Times New Roman" w:hAnsi="Times New Roman" w:cs="Times New Roman"/>
                  <w:sz w:val="24"/>
                  <w:szCs w:val="24"/>
                </w:rPr>
                <w:delText>Others</w:delText>
              </w:r>
            </w:del>
          </w:p>
        </w:tc>
        <w:tc>
          <w:tcPr>
            <w:tcW w:w="353" w:type="pct"/>
            <w:vAlign w:val="center"/>
          </w:tcPr>
          <w:p w14:paraId="6FC7C587" w14:textId="7E337226" w:rsidR="002639A6" w:rsidRPr="00D97196" w:rsidDel="00C2040A" w:rsidRDefault="002639A6">
            <w:pPr>
              <w:rPr>
                <w:del w:id="1911" w:author="Mohammad Nayeem Hasan" w:date="2023-01-21T00:38:00Z"/>
                <w:rFonts w:ascii="Times New Roman" w:hAnsi="Times New Roman" w:cs="Times New Roman"/>
                <w:sz w:val="24"/>
                <w:szCs w:val="24"/>
              </w:rPr>
              <w:pPrChange w:id="1912" w:author="Mohammad Nayeem Hasan" w:date="2023-01-21T14:56:00Z">
                <w:pPr>
                  <w:jc w:val="both"/>
                </w:pPr>
              </w:pPrChange>
            </w:pPr>
            <w:del w:id="1913" w:author="Mohammad Nayeem Hasan" w:date="2023-01-21T00:38:00Z">
              <w:r w:rsidRPr="00D97196" w:rsidDel="00C2040A">
                <w:rPr>
                  <w:rFonts w:ascii="Times New Roman" w:hAnsi="Times New Roman" w:cs="Times New Roman"/>
                  <w:sz w:val="24"/>
                  <w:szCs w:val="24"/>
                </w:rPr>
                <w:delText>Ref.</w:delText>
              </w:r>
            </w:del>
          </w:p>
        </w:tc>
        <w:tc>
          <w:tcPr>
            <w:tcW w:w="329" w:type="pct"/>
            <w:vAlign w:val="center"/>
          </w:tcPr>
          <w:p w14:paraId="5DF1D084" w14:textId="57340613" w:rsidR="002639A6" w:rsidRPr="00D97196" w:rsidDel="00C2040A" w:rsidRDefault="002639A6">
            <w:pPr>
              <w:rPr>
                <w:del w:id="1914" w:author="Mohammad Nayeem Hasan" w:date="2023-01-21T00:38:00Z"/>
                <w:rFonts w:ascii="Times New Roman" w:hAnsi="Times New Roman" w:cs="Times New Roman"/>
                <w:sz w:val="24"/>
                <w:szCs w:val="24"/>
              </w:rPr>
              <w:pPrChange w:id="1915" w:author="Mohammad Nayeem Hasan" w:date="2023-01-21T14:56:00Z">
                <w:pPr>
                  <w:jc w:val="both"/>
                </w:pPr>
              </w:pPrChange>
            </w:pPr>
            <w:del w:id="1916"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20D93730" w14:textId="2189686D" w:rsidR="002639A6" w:rsidRPr="00D97196" w:rsidDel="00C2040A" w:rsidRDefault="002639A6">
            <w:pPr>
              <w:rPr>
                <w:del w:id="1917" w:author="Mohammad Nayeem Hasan" w:date="2023-01-21T00:38:00Z"/>
                <w:rFonts w:ascii="Times New Roman" w:hAnsi="Times New Roman" w:cs="Times New Roman"/>
                <w:sz w:val="24"/>
                <w:szCs w:val="24"/>
              </w:rPr>
              <w:pPrChange w:id="1918" w:author="Mohammad Nayeem Hasan" w:date="2023-01-21T14:56:00Z">
                <w:pPr>
                  <w:jc w:val="both"/>
                </w:pPr>
              </w:pPrChange>
            </w:pPr>
            <w:del w:id="1919" w:author="Mohammad Nayeem Hasan" w:date="2023-01-21T00:38:00Z">
              <w:r w:rsidRPr="00D97196" w:rsidDel="00C2040A">
                <w:rPr>
                  <w:rFonts w:ascii="Times New Roman" w:hAnsi="Times New Roman" w:cs="Times New Roman"/>
                  <w:sz w:val="24"/>
                  <w:szCs w:val="24"/>
                </w:rPr>
                <w:delText>-</w:delText>
              </w:r>
            </w:del>
          </w:p>
        </w:tc>
        <w:tc>
          <w:tcPr>
            <w:tcW w:w="353" w:type="pct"/>
            <w:vAlign w:val="center"/>
          </w:tcPr>
          <w:p w14:paraId="4827011B" w14:textId="259C2C0D" w:rsidR="002639A6" w:rsidRPr="00D97196" w:rsidDel="00C2040A" w:rsidRDefault="002639A6">
            <w:pPr>
              <w:rPr>
                <w:del w:id="1920" w:author="Mohammad Nayeem Hasan" w:date="2023-01-21T00:38:00Z"/>
                <w:rFonts w:ascii="Times New Roman" w:hAnsi="Times New Roman" w:cs="Times New Roman"/>
                <w:sz w:val="24"/>
                <w:szCs w:val="24"/>
              </w:rPr>
              <w:pPrChange w:id="1921" w:author="Mohammad Nayeem Hasan" w:date="2023-01-21T14:56:00Z">
                <w:pPr>
                  <w:jc w:val="both"/>
                </w:pPr>
              </w:pPrChange>
            </w:pPr>
            <w:del w:id="1922" w:author="Mohammad Nayeem Hasan" w:date="2023-01-21T00:38:00Z">
              <w:r w:rsidRPr="00D97196" w:rsidDel="00C2040A">
                <w:rPr>
                  <w:rFonts w:ascii="Times New Roman" w:hAnsi="Times New Roman" w:cs="Times New Roman"/>
                  <w:sz w:val="24"/>
                  <w:szCs w:val="24"/>
                </w:rPr>
                <w:delText>Ref</w:delText>
              </w:r>
            </w:del>
          </w:p>
        </w:tc>
        <w:tc>
          <w:tcPr>
            <w:tcW w:w="356" w:type="pct"/>
            <w:vAlign w:val="center"/>
          </w:tcPr>
          <w:p w14:paraId="1B624C64" w14:textId="448CCB8B" w:rsidR="002639A6" w:rsidRPr="00D97196" w:rsidDel="00C2040A" w:rsidRDefault="002639A6">
            <w:pPr>
              <w:rPr>
                <w:del w:id="1923" w:author="Mohammad Nayeem Hasan" w:date="2023-01-21T00:38:00Z"/>
                <w:rFonts w:ascii="Times New Roman" w:hAnsi="Times New Roman" w:cs="Times New Roman"/>
                <w:sz w:val="24"/>
                <w:szCs w:val="24"/>
              </w:rPr>
              <w:pPrChange w:id="1924" w:author="Mohammad Nayeem Hasan" w:date="2023-01-21T14:56:00Z">
                <w:pPr>
                  <w:jc w:val="both"/>
                </w:pPr>
              </w:pPrChange>
            </w:pPr>
            <w:del w:id="1925"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25195B2B" w14:textId="304C45A3" w:rsidR="002639A6" w:rsidRPr="00D97196" w:rsidDel="00C2040A" w:rsidRDefault="002639A6">
            <w:pPr>
              <w:rPr>
                <w:del w:id="1926" w:author="Mohammad Nayeem Hasan" w:date="2023-01-21T00:38:00Z"/>
                <w:rFonts w:ascii="Times New Roman" w:hAnsi="Times New Roman" w:cs="Times New Roman"/>
                <w:sz w:val="24"/>
                <w:szCs w:val="24"/>
              </w:rPr>
              <w:pPrChange w:id="1927" w:author="Mohammad Nayeem Hasan" w:date="2023-01-21T14:56:00Z">
                <w:pPr>
                  <w:jc w:val="both"/>
                </w:pPr>
              </w:pPrChange>
            </w:pPr>
            <w:del w:id="1928"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58CB34FF" w14:textId="369D9B42" w:rsidR="002639A6" w:rsidRPr="00D97196" w:rsidDel="00C2040A" w:rsidRDefault="002639A6">
            <w:pPr>
              <w:rPr>
                <w:del w:id="1929" w:author="Mohammad Nayeem Hasan" w:date="2023-01-21T00:38:00Z"/>
                <w:rFonts w:ascii="Times New Roman" w:hAnsi="Times New Roman" w:cs="Times New Roman"/>
                <w:sz w:val="24"/>
                <w:szCs w:val="24"/>
              </w:rPr>
              <w:pPrChange w:id="1930" w:author="Mohammad Nayeem Hasan" w:date="2023-01-21T14:56:00Z">
                <w:pPr>
                  <w:jc w:val="both"/>
                </w:pPr>
              </w:pPrChange>
            </w:pPr>
            <w:del w:id="1931" w:author="Mohammad Nayeem Hasan" w:date="2023-01-21T00:38:00Z">
              <w:r w:rsidRPr="00D97196" w:rsidDel="00C2040A">
                <w:rPr>
                  <w:rFonts w:ascii="Times New Roman" w:hAnsi="Times New Roman" w:cs="Times New Roman"/>
                  <w:sz w:val="24"/>
                  <w:szCs w:val="24"/>
                </w:rPr>
                <w:delText>Ref</w:delText>
              </w:r>
            </w:del>
          </w:p>
        </w:tc>
        <w:tc>
          <w:tcPr>
            <w:tcW w:w="1140" w:type="pct"/>
            <w:vAlign w:val="center"/>
          </w:tcPr>
          <w:p w14:paraId="06BCF335" w14:textId="33460FA3" w:rsidR="002639A6" w:rsidRPr="00D97196" w:rsidDel="00C2040A" w:rsidRDefault="002639A6">
            <w:pPr>
              <w:rPr>
                <w:del w:id="1932" w:author="Mohammad Nayeem Hasan" w:date="2023-01-21T00:38:00Z"/>
                <w:rFonts w:ascii="Times New Roman" w:hAnsi="Times New Roman" w:cs="Times New Roman"/>
                <w:sz w:val="24"/>
                <w:szCs w:val="24"/>
              </w:rPr>
              <w:pPrChange w:id="1933" w:author="Mohammad Nayeem Hasan" w:date="2023-01-21T14:56:00Z">
                <w:pPr>
                  <w:jc w:val="both"/>
                </w:pPr>
              </w:pPrChange>
            </w:pPr>
            <w:del w:id="1934"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19CAE031" w14:textId="283EEA8A" w:rsidR="002639A6" w:rsidRPr="00D97196" w:rsidDel="00C2040A" w:rsidRDefault="002639A6">
            <w:pPr>
              <w:rPr>
                <w:del w:id="1935" w:author="Mohammad Nayeem Hasan" w:date="2023-01-21T00:38:00Z"/>
                <w:rFonts w:ascii="Times New Roman" w:hAnsi="Times New Roman" w:cs="Times New Roman"/>
                <w:sz w:val="24"/>
                <w:szCs w:val="24"/>
              </w:rPr>
              <w:pPrChange w:id="1936" w:author="Mohammad Nayeem Hasan" w:date="2023-01-21T14:56:00Z">
                <w:pPr>
                  <w:jc w:val="both"/>
                </w:pPr>
              </w:pPrChange>
            </w:pPr>
            <w:del w:id="1937"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7286AF06" w14:textId="4F26DCEF" w:rsidTr="00D3090E">
        <w:trPr>
          <w:trHeight w:val="188"/>
          <w:jc w:val="center"/>
          <w:del w:id="1938" w:author="Mohammad Nayeem Hasan" w:date="2023-01-21T00:38:00Z"/>
        </w:trPr>
        <w:tc>
          <w:tcPr>
            <w:tcW w:w="5000" w:type="pct"/>
            <w:gridSpan w:val="10"/>
            <w:vAlign w:val="center"/>
          </w:tcPr>
          <w:p w14:paraId="1759FE8A" w14:textId="542FF716" w:rsidR="002639A6" w:rsidRPr="00D97196" w:rsidDel="00C2040A" w:rsidRDefault="002639A6">
            <w:pPr>
              <w:rPr>
                <w:del w:id="1939" w:author="Mohammad Nayeem Hasan" w:date="2023-01-21T00:38:00Z"/>
                <w:rFonts w:ascii="Times New Roman" w:hAnsi="Times New Roman" w:cs="Times New Roman"/>
                <w:sz w:val="24"/>
                <w:szCs w:val="24"/>
              </w:rPr>
              <w:pPrChange w:id="1940" w:author="Mohammad Nayeem Hasan" w:date="2023-01-21T14:56:00Z">
                <w:pPr>
                  <w:jc w:val="both"/>
                </w:pPr>
              </w:pPrChange>
            </w:pPr>
            <w:del w:id="1941" w:author="Mohammad Nayeem Hasan" w:date="2023-01-21T00:38:00Z">
              <w:r w:rsidRPr="00D97196" w:rsidDel="00C2040A">
                <w:rPr>
                  <w:rFonts w:ascii="Times New Roman" w:hAnsi="Times New Roman" w:cs="Times New Roman"/>
                  <w:sz w:val="24"/>
                  <w:szCs w:val="24"/>
                </w:rPr>
                <w:delText xml:space="preserve">Household </w:delText>
              </w:r>
              <w:r w:rsidR="00C61779" w:rsidRPr="00D97196" w:rsidDel="00C2040A">
                <w:rPr>
                  <w:rFonts w:ascii="Times New Roman" w:hAnsi="Times New Roman" w:cs="Times New Roman"/>
                  <w:sz w:val="24"/>
                  <w:szCs w:val="24"/>
                </w:rPr>
                <w:delText>Head Sex</w:delText>
              </w:r>
            </w:del>
          </w:p>
        </w:tc>
      </w:tr>
      <w:tr w:rsidR="00275578" w:rsidRPr="00D97196" w:rsidDel="00C2040A" w14:paraId="338D1C10" w14:textId="2E54EAC7" w:rsidTr="00B1108E">
        <w:trPr>
          <w:trHeight w:val="250"/>
          <w:jc w:val="center"/>
          <w:del w:id="1942" w:author="Mohammad Nayeem Hasan" w:date="2023-01-21T00:38:00Z"/>
        </w:trPr>
        <w:tc>
          <w:tcPr>
            <w:tcW w:w="811" w:type="pct"/>
            <w:vAlign w:val="center"/>
          </w:tcPr>
          <w:p w14:paraId="33F5708B" w14:textId="30F5D2CD" w:rsidR="002639A6" w:rsidRPr="00D97196" w:rsidDel="00C2040A" w:rsidRDefault="002639A6">
            <w:pPr>
              <w:rPr>
                <w:del w:id="1943" w:author="Mohammad Nayeem Hasan" w:date="2023-01-21T00:38:00Z"/>
                <w:rFonts w:ascii="Times New Roman" w:hAnsi="Times New Roman" w:cs="Times New Roman"/>
                <w:sz w:val="24"/>
                <w:szCs w:val="24"/>
              </w:rPr>
              <w:pPrChange w:id="1944" w:author="Mohammad Nayeem Hasan" w:date="2023-01-21T14:56:00Z">
                <w:pPr>
                  <w:jc w:val="both"/>
                </w:pPr>
              </w:pPrChange>
            </w:pPr>
            <w:del w:id="1945" w:author="Mohammad Nayeem Hasan" w:date="2023-01-21T00:38:00Z">
              <w:r w:rsidRPr="00D97196" w:rsidDel="00C2040A">
                <w:rPr>
                  <w:rFonts w:ascii="Times New Roman" w:hAnsi="Times New Roman" w:cs="Times New Roman"/>
                  <w:sz w:val="24"/>
                  <w:szCs w:val="24"/>
                </w:rPr>
                <w:delText>Male</w:delText>
              </w:r>
            </w:del>
          </w:p>
        </w:tc>
        <w:tc>
          <w:tcPr>
            <w:tcW w:w="353" w:type="pct"/>
            <w:vAlign w:val="center"/>
          </w:tcPr>
          <w:p w14:paraId="69EB459B" w14:textId="07FBD069" w:rsidR="002639A6" w:rsidRPr="00D97196" w:rsidDel="00C2040A" w:rsidRDefault="002639A6">
            <w:pPr>
              <w:rPr>
                <w:del w:id="1946" w:author="Mohammad Nayeem Hasan" w:date="2023-01-21T00:38:00Z"/>
                <w:rFonts w:ascii="Times New Roman" w:hAnsi="Times New Roman" w:cs="Times New Roman"/>
                <w:sz w:val="24"/>
                <w:szCs w:val="24"/>
              </w:rPr>
              <w:pPrChange w:id="1947" w:author="Mohammad Nayeem Hasan" w:date="2023-01-21T14:56:00Z">
                <w:pPr>
                  <w:jc w:val="both"/>
                </w:pPr>
              </w:pPrChange>
            </w:pPr>
            <w:del w:id="1948" w:author="Mohammad Nayeem Hasan" w:date="2023-01-21T00:38:00Z">
              <w:r w:rsidRPr="00D97196" w:rsidDel="00C2040A">
                <w:rPr>
                  <w:rFonts w:ascii="Times New Roman" w:hAnsi="Times New Roman" w:cs="Times New Roman"/>
                  <w:sz w:val="24"/>
                  <w:szCs w:val="24"/>
                </w:rPr>
                <w:delText>1.14</w:delText>
              </w:r>
            </w:del>
          </w:p>
        </w:tc>
        <w:tc>
          <w:tcPr>
            <w:tcW w:w="329" w:type="pct"/>
            <w:vAlign w:val="center"/>
          </w:tcPr>
          <w:p w14:paraId="01DA4598" w14:textId="07BE0505" w:rsidR="002639A6" w:rsidRPr="00D97196" w:rsidDel="00C2040A" w:rsidRDefault="002639A6">
            <w:pPr>
              <w:rPr>
                <w:del w:id="1949" w:author="Mohammad Nayeem Hasan" w:date="2023-01-21T00:38:00Z"/>
                <w:rFonts w:ascii="Times New Roman" w:hAnsi="Times New Roman" w:cs="Times New Roman"/>
                <w:sz w:val="24"/>
                <w:szCs w:val="24"/>
              </w:rPr>
              <w:pPrChange w:id="1950" w:author="Mohammad Nayeem Hasan" w:date="2023-01-21T14:56:00Z">
                <w:pPr>
                  <w:jc w:val="both"/>
                </w:pPr>
              </w:pPrChange>
            </w:pPr>
            <w:del w:id="1951" w:author="Mohammad Nayeem Hasan" w:date="2023-01-21T00:38:00Z">
              <w:r w:rsidRPr="00D97196" w:rsidDel="00C2040A">
                <w:rPr>
                  <w:rFonts w:ascii="Times New Roman" w:hAnsi="Times New Roman" w:cs="Times New Roman"/>
                  <w:sz w:val="24"/>
                  <w:szCs w:val="24"/>
                </w:rPr>
                <w:delText>0.89 – 1.47</w:delText>
              </w:r>
            </w:del>
          </w:p>
        </w:tc>
        <w:tc>
          <w:tcPr>
            <w:tcW w:w="417" w:type="pct"/>
            <w:vAlign w:val="center"/>
          </w:tcPr>
          <w:p w14:paraId="2DAC9C7B" w14:textId="056034E6" w:rsidR="002639A6" w:rsidRPr="00D97196" w:rsidDel="00C2040A" w:rsidRDefault="002639A6">
            <w:pPr>
              <w:rPr>
                <w:del w:id="1952" w:author="Mohammad Nayeem Hasan" w:date="2023-01-21T00:38:00Z"/>
                <w:rFonts w:ascii="Times New Roman" w:hAnsi="Times New Roman" w:cs="Times New Roman"/>
                <w:sz w:val="24"/>
                <w:szCs w:val="24"/>
              </w:rPr>
              <w:pPrChange w:id="1953" w:author="Mohammad Nayeem Hasan" w:date="2023-01-21T14:56:00Z">
                <w:pPr>
                  <w:jc w:val="both"/>
                </w:pPr>
              </w:pPrChange>
            </w:pPr>
            <w:del w:id="1954" w:author="Mohammad Nayeem Hasan" w:date="2023-01-21T00:38:00Z">
              <w:r w:rsidRPr="00D97196" w:rsidDel="00C2040A">
                <w:rPr>
                  <w:rFonts w:ascii="Times New Roman" w:hAnsi="Times New Roman" w:cs="Times New Roman"/>
                  <w:sz w:val="24"/>
                  <w:szCs w:val="24"/>
                </w:rPr>
                <w:delText>0.285</w:delText>
              </w:r>
            </w:del>
          </w:p>
        </w:tc>
        <w:tc>
          <w:tcPr>
            <w:tcW w:w="353" w:type="pct"/>
            <w:vAlign w:val="center"/>
          </w:tcPr>
          <w:p w14:paraId="51FBE05E" w14:textId="06099CE2" w:rsidR="002639A6" w:rsidRPr="00D97196" w:rsidDel="00C2040A" w:rsidRDefault="002639A6">
            <w:pPr>
              <w:rPr>
                <w:del w:id="1955" w:author="Mohammad Nayeem Hasan" w:date="2023-01-21T00:38:00Z"/>
                <w:rFonts w:ascii="Times New Roman" w:hAnsi="Times New Roman" w:cs="Times New Roman"/>
                <w:sz w:val="24"/>
                <w:szCs w:val="24"/>
              </w:rPr>
              <w:pPrChange w:id="1956" w:author="Mohammad Nayeem Hasan" w:date="2023-01-21T14:56:00Z">
                <w:pPr>
                  <w:jc w:val="both"/>
                </w:pPr>
              </w:pPrChange>
            </w:pPr>
            <w:del w:id="1957" w:author="Mohammad Nayeem Hasan" w:date="2023-01-21T00:38:00Z">
              <w:r w:rsidRPr="00D97196" w:rsidDel="00C2040A">
                <w:rPr>
                  <w:rFonts w:ascii="Times New Roman" w:hAnsi="Times New Roman" w:cs="Times New Roman"/>
                  <w:sz w:val="24"/>
                  <w:szCs w:val="24"/>
                </w:rPr>
                <w:delText>1.06</w:delText>
              </w:r>
            </w:del>
          </w:p>
        </w:tc>
        <w:tc>
          <w:tcPr>
            <w:tcW w:w="356" w:type="pct"/>
            <w:vAlign w:val="center"/>
          </w:tcPr>
          <w:p w14:paraId="46DB6425" w14:textId="208CEE72" w:rsidR="002639A6" w:rsidRPr="00D97196" w:rsidDel="00C2040A" w:rsidRDefault="002639A6">
            <w:pPr>
              <w:rPr>
                <w:del w:id="1958" w:author="Mohammad Nayeem Hasan" w:date="2023-01-21T00:38:00Z"/>
                <w:rFonts w:ascii="Times New Roman" w:hAnsi="Times New Roman" w:cs="Times New Roman"/>
                <w:sz w:val="24"/>
                <w:szCs w:val="24"/>
              </w:rPr>
              <w:pPrChange w:id="1959" w:author="Mohammad Nayeem Hasan" w:date="2023-01-21T14:56:00Z">
                <w:pPr>
                  <w:jc w:val="both"/>
                </w:pPr>
              </w:pPrChange>
            </w:pPr>
            <w:del w:id="1960" w:author="Mohammad Nayeem Hasan" w:date="2023-01-21T00:38:00Z">
              <w:r w:rsidRPr="00D97196" w:rsidDel="00C2040A">
                <w:rPr>
                  <w:rFonts w:ascii="Times New Roman" w:hAnsi="Times New Roman" w:cs="Times New Roman"/>
                  <w:sz w:val="24"/>
                  <w:szCs w:val="24"/>
                </w:rPr>
                <w:delText>0.79 – 0.03</w:delText>
              </w:r>
            </w:del>
          </w:p>
        </w:tc>
        <w:tc>
          <w:tcPr>
            <w:tcW w:w="417" w:type="pct"/>
            <w:vAlign w:val="center"/>
          </w:tcPr>
          <w:p w14:paraId="699DABCB" w14:textId="0F550840" w:rsidR="002639A6" w:rsidRPr="00D97196" w:rsidDel="00C2040A" w:rsidRDefault="002639A6">
            <w:pPr>
              <w:rPr>
                <w:del w:id="1961" w:author="Mohammad Nayeem Hasan" w:date="2023-01-21T00:38:00Z"/>
                <w:rFonts w:ascii="Times New Roman" w:hAnsi="Times New Roman" w:cs="Times New Roman"/>
                <w:sz w:val="24"/>
                <w:szCs w:val="24"/>
              </w:rPr>
              <w:pPrChange w:id="1962" w:author="Mohammad Nayeem Hasan" w:date="2023-01-21T14:56:00Z">
                <w:pPr>
                  <w:jc w:val="both"/>
                </w:pPr>
              </w:pPrChange>
            </w:pPr>
            <w:del w:id="1963" w:author="Mohammad Nayeem Hasan" w:date="2023-01-21T00:38:00Z">
              <w:r w:rsidRPr="00D97196" w:rsidDel="00C2040A">
                <w:rPr>
                  <w:rFonts w:ascii="Times New Roman" w:hAnsi="Times New Roman" w:cs="Times New Roman"/>
                  <w:sz w:val="24"/>
                  <w:szCs w:val="24"/>
                </w:rPr>
                <w:delText>0.704</w:delText>
              </w:r>
            </w:del>
          </w:p>
        </w:tc>
        <w:tc>
          <w:tcPr>
            <w:tcW w:w="379" w:type="pct"/>
            <w:vAlign w:val="center"/>
          </w:tcPr>
          <w:p w14:paraId="60D4681B" w14:textId="0AF42F38" w:rsidR="002639A6" w:rsidRPr="00D97196" w:rsidDel="00C2040A" w:rsidRDefault="002639A6">
            <w:pPr>
              <w:rPr>
                <w:del w:id="1964" w:author="Mohammad Nayeem Hasan" w:date="2023-01-21T00:38:00Z"/>
                <w:rFonts w:ascii="Times New Roman" w:hAnsi="Times New Roman" w:cs="Times New Roman"/>
                <w:sz w:val="24"/>
                <w:szCs w:val="24"/>
              </w:rPr>
              <w:pPrChange w:id="1965" w:author="Mohammad Nayeem Hasan" w:date="2023-01-21T14:56:00Z">
                <w:pPr>
                  <w:jc w:val="both"/>
                </w:pPr>
              </w:pPrChange>
            </w:pPr>
            <w:del w:id="1966" w:author="Mohammad Nayeem Hasan" w:date="2023-01-21T00:38:00Z">
              <w:r w:rsidRPr="00D97196" w:rsidDel="00C2040A">
                <w:rPr>
                  <w:rFonts w:ascii="Times New Roman" w:hAnsi="Times New Roman" w:cs="Times New Roman"/>
                  <w:sz w:val="24"/>
                  <w:szCs w:val="24"/>
                </w:rPr>
                <w:delText>1.24</w:delText>
              </w:r>
            </w:del>
          </w:p>
        </w:tc>
        <w:tc>
          <w:tcPr>
            <w:tcW w:w="1140" w:type="pct"/>
            <w:vAlign w:val="center"/>
          </w:tcPr>
          <w:p w14:paraId="4FAABA16" w14:textId="04A8AC18" w:rsidR="002639A6" w:rsidRPr="00D97196" w:rsidDel="00C2040A" w:rsidRDefault="002639A6">
            <w:pPr>
              <w:rPr>
                <w:del w:id="1967" w:author="Mohammad Nayeem Hasan" w:date="2023-01-21T00:38:00Z"/>
                <w:rFonts w:ascii="Times New Roman" w:hAnsi="Times New Roman" w:cs="Times New Roman"/>
                <w:sz w:val="24"/>
                <w:szCs w:val="24"/>
              </w:rPr>
              <w:pPrChange w:id="1968" w:author="Mohammad Nayeem Hasan" w:date="2023-01-21T14:56:00Z">
                <w:pPr>
                  <w:jc w:val="both"/>
                </w:pPr>
              </w:pPrChange>
            </w:pPr>
            <w:del w:id="1969" w:author="Mohammad Nayeem Hasan" w:date="2023-01-21T00:38:00Z">
              <w:r w:rsidRPr="00D97196" w:rsidDel="00C2040A">
                <w:rPr>
                  <w:rFonts w:ascii="Times New Roman" w:hAnsi="Times New Roman" w:cs="Times New Roman"/>
                  <w:sz w:val="24"/>
                  <w:szCs w:val="24"/>
                </w:rPr>
                <w:delText>0.98-1.56</w:delText>
              </w:r>
            </w:del>
          </w:p>
        </w:tc>
        <w:tc>
          <w:tcPr>
            <w:tcW w:w="445" w:type="pct"/>
            <w:vAlign w:val="center"/>
          </w:tcPr>
          <w:p w14:paraId="63B1B582" w14:textId="5F3FD17F" w:rsidR="002639A6" w:rsidRPr="00D97196" w:rsidDel="00C2040A" w:rsidRDefault="002639A6">
            <w:pPr>
              <w:rPr>
                <w:del w:id="1970" w:author="Mohammad Nayeem Hasan" w:date="2023-01-21T00:38:00Z"/>
                <w:rFonts w:ascii="Times New Roman" w:hAnsi="Times New Roman" w:cs="Times New Roman"/>
                <w:sz w:val="24"/>
                <w:szCs w:val="24"/>
              </w:rPr>
              <w:pPrChange w:id="1971" w:author="Mohammad Nayeem Hasan" w:date="2023-01-21T14:56:00Z">
                <w:pPr>
                  <w:jc w:val="both"/>
                </w:pPr>
              </w:pPrChange>
            </w:pPr>
            <w:del w:id="1972" w:author="Mohammad Nayeem Hasan" w:date="2023-01-21T00:38:00Z">
              <w:r w:rsidRPr="00D97196" w:rsidDel="00C2040A">
                <w:rPr>
                  <w:rFonts w:ascii="Times New Roman" w:hAnsi="Times New Roman" w:cs="Times New Roman"/>
                  <w:sz w:val="24"/>
                  <w:szCs w:val="24"/>
                </w:rPr>
                <w:delText>0.068</w:delText>
              </w:r>
            </w:del>
          </w:p>
        </w:tc>
      </w:tr>
      <w:tr w:rsidR="00275578" w:rsidRPr="00D97196" w:rsidDel="00C2040A" w14:paraId="4DFD2600" w14:textId="7FE14106" w:rsidTr="00B1108E">
        <w:trPr>
          <w:trHeight w:val="138"/>
          <w:jc w:val="center"/>
          <w:del w:id="1973" w:author="Mohammad Nayeem Hasan" w:date="2023-01-21T00:38:00Z"/>
        </w:trPr>
        <w:tc>
          <w:tcPr>
            <w:tcW w:w="811" w:type="pct"/>
            <w:vAlign w:val="center"/>
          </w:tcPr>
          <w:p w14:paraId="477A5180" w14:textId="71CB1699" w:rsidR="002639A6" w:rsidRPr="00D97196" w:rsidDel="00C2040A" w:rsidRDefault="002639A6">
            <w:pPr>
              <w:rPr>
                <w:del w:id="1974" w:author="Mohammad Nayeem Hasan" w:date="2023-01-21T00:38:00Z"/>
                <w:rFonts w:ascii="Times New Roman" w:hAnsi="Times New Roman" w:cs="Times New Roman"/>
                <w:sz w:val="24"/>
                <w:szCs w:val="24"/>
              </w:rPr>
              <w:pPrChange w:id="1975" w:author="Mohammad Nayeem Hasan" w:date="2023-01-21T14:56:00Z">
                <w:pPr>
                  <w:jc w:val="both"/>
                </w:pPr>
              </w:pPrChange>
            </w:pPr>
            <w:del w:id="1976" w:author="Mohammad Nayeem Hasan" w:date="2023-01-21T00:38:00Z">
              <w:r w:rsidRPr="00D97196" w:rsidDel="00C2040A">
                <w:rPr>
                  <w:rFonts w:ascii="Times New Roman" w:hAnsi="Times New Roman" w:cs="Times New Roman"/>
                  <w:sz w:val="24"/>
                  <w:szCs w:val="24"/>
                </w:rPr>
                <w:delText>Female</w:delText>
              </w:r>
            </w:del>
          </w:p>
        </w:tc>
        <w:tc>
          <w:tcPr>
            <w:tcW w:w="353" w:type="pct"/>
            <w:vAlign w:val="center"/>
          </w:tcPr>
          <w:p w14:paraId="3A95847A" w14:textId="7A2FFCC5" w:rsidR="002639A6" w:rsidRPr="00D97196" w:rsidDel="00C2040A" w:rsidRDefault="002639A6">
            <w:pPr>
              <w:rPr>
                <w:del w:id="1977" w:author="Mohammad Nayeem Hasan" w:date="2023-01-21T00:38:00Z"/>
                <w:rFonts w:ascii="Times New Roman" w:hAnsi="Times New Roman" w:cs="Times New Roman"/>
                <w:sz w:val="24"/>
                <w:szCs w:val="24"/>
              </w:rPr>
              <w:pPrChange w:id="1978" w:author="Mohammad Nayeem Hasan" w:date="2023-01-21T14:56:00Z">
                <w:pPr>
                  <w:jc w:val="both"/>
                </w:pPr>
              </w:pPrChange>
            </w:pPr>
            <w:del w:id="1979" w:author="Mohammad Nayeem Hasan" w:date="2023-01-21T00:38:00Z">
              <w:r w:rsidRPr="00D97196" w:rsidDel="00C2040A">
                <w:rPr>
                  <w:rFonts w:ascii="Times New Roman" w:hAnsi="Times New Roman" w:cs="Times New Roman"/>
                  <w:sz w:val="24"/>
                  <w:szCs w:val="24"/>
                </w:rPr>
                <w:delText>Ref.</w:delText>
              </w:r>
            </w:del>
          </w:p>
        </w:tc>
        <w:tc>
          <w:tcPr>
            <w:tcW w:w="329" w:type="pct"/>
            <w:vAlign w:val="center"/>
          </w:tcPr>
          <w:p w14:paraId="15080228" w14:textId="27814201" w:rsidR="002639A6" w:rsidRPr="00D97196" w:rsidDel="00C2040A" w:rsidRDefault="002639A6">
            <w:pPr>
              <w:rPr>
                <w:del w:id="1980" w:author="Mohammad Nayeem Hasan" w:date="2023-01-21T00:38:00Z"/>
                <w:rFonts w:ascii="Times New Roman" w:hAnsi="Times New Roman" w:cs="Times New Roman"/>
                <w:sz w:val="24"/>
                <w:szCs w:val="24"/>
              </w:rPr>
              <w:pPrChange w:id="1981" w:author="Mohammad Nayeem Hasan" w:date="2023-01-21T14:56:00Z">
                <w:pPr>
                  <w:jc w:val="both"/>
                </w:pPr>
              </w:pPrChange>
            </w:pPr>
            <w:del w:id="1982"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6F477718" w14:textId="0CBC91CD" w:rsidR="002639A6" w:rsidRPr="00D97196" w:rsidDel="00C2040A" w:rsidRDefault="002639A6">
            <w:pPr>
              <w:rPr>
                <w:del w:id="1983" w:author="Mohammad Nayeem Hasan" w:date="2023-01-21T00:38:00Z"/>
                <w:rFonts w:ascii="Times New Roman" w:hAnsi="Times New Roman" w:cs="Times New Roman"/>
                <w:sz w:val="24"/>
                <w:szCs w:val="24"/>
              </w:rPr>
              <w:pPrChange w:id="1984" w:author="Mohammad Nayeem Hasan" w:date="2023-01-21T14:56:00Z">
                <w:pPr>
                  <w:jc w:val="both"/>
                </w:pPr>
              </w:pPrChange>
            </w:pPr>
            <w:del w:id="1985" w:author="Mohammad Nayeem Hasan" w:date="2023-01-21T00:38:00Z">
              <w:r w:rsidRPr="00D97196" w:rsidDel="00C2040A">
                <w:rPr>
                  <w:rFonts w:ascii="Times New Roman" w:hAnsi="Times New Roman" w:cs="Times New Roman"/>
                  <w:sz w:val="24"/>
                  <w:szCs w:val="24"/>
                </w:rPr>
                <w:delText>-</w:delText>
              </w:r>
            </w:del>
          </w:p>
        </w:tc>
        <w:tc>
          <w:tcPr>
            <w:tcW w:w="353" w:type="pct"/>
            <w:vAlign w:val="center"/>
          </w:tcPr>
          <w:p w14:paraId="23B0C743" w14:textId="5013E98C" w:rsidR="002639A6" w:rsidRPr="00D97196" w:rsidDel="00C2040A" w:rsidRDefault="002639A6">
            <w:pPr>
              <w:rPr>
                <w:del w:id="1986" w:author="Mohammad Nayeem Hasan" w:date="2023-01-21T00:38:00Z"/>
                <w:rFonts w:ascii="Times New Roman" w:hAnsi="Times New Roman" w:cs="Times New Roman"/>
                <w:sz w:val="24"/>
                <w:szCs w:val="24"/>
              </w:rPr>
              <w:pPrChange w:id="1987" w:author="Mohammad Nayeem Hasan" w:date="2023-01-21T14:56:00Z">
                <w:pPr>
                  <w:jc w:val="both"/>
                </w:pPr>
              </w:pPrChange>
            </w:pPr>
            <w:del w:id="1988" w:author="Mohammad Nayeem Hasan" w:date="2023-01-21T00:38:00Z">
              <w:r w:rsidRPr="00D97196" w:rsidDel="00C2040A">
                <w:rPr>
                  <w:rFonts w:ascii="Times New Roman" w:hAnsi="Times New Roman" w:cs="Times New Roman"/>
                  <w:sz w:val="24"/>
                  <w:szCs w:val="24"/>
                </w:rPr>
                <w:delText>Ref</w:delText>
              </w:r>
            </w:del>
          </w:p>
        </w:tc>
        <w:tc>
          <w:tcPr>
            <w:tcW w:w="356" w:type="pct"/>
            <w:vAlign w:val="center"/>
          </w:tcPr>
          <w:p w14:paraId="4FD90C69" w14:textId="65263E7B" w:rsidR="002639A6" w:rsidRPr="00D97196" w:rsidDel="00C2040A" w:rsidRDefault="002639A6">
            <w:pPr>
              <w:rPr>
                <w:del w:id="1989" w:author="Mohammad Nayeem Hasan" w:date="2023-01-21T00:38:00Z"/>
                <w:rFonts w:ascii="Times New Roman" w:hAnsi="Times New Roman" w:cs="Times New Roman"/>
                <w:sz w:val="24"/>
                <w:szCs w:val="24"/>
              </w:rPr>
              <w:pPrChange w:id="1990" w:author="Mohammad Nayeem Hasan" w:date="2023-01-21T14:56:00Z">
                <w:pPr>
                  <w:jc w:val="both"/>
                </w:pPr>
              </w:pPrChange>
            </w:pPr>
            <w:del w:id="1991"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54BE0564" w14:textId="0883DC99" w:rsidR="002639A6" w:rsidRPr="00D97196" w:rsidDel="00C2040A" w:rsidRDefault="002639A6">
            <w:pPr>
              <w:rPr>
                <w:del w:id="1992" w:author="Mohammad Nayeem Hasan" w:date="2023-01-21T00:38:00Z"/>
                <w:rFonts w:ascii="Times New Roman" w:hAnsi="Times New Roman" w:cs="Times New Roman"/>
                <w:sz w:val="24"/>
                <w:szCs w:val="24"/>
              </w:rPr>
              <w:pPrChange w:id="1993" w:author="Mohammad Nayeem Hasan" w:date="2023-01-21T14:56:00Z">
                <w:pPr>
                  <w:jc w:val="both"/>
                </w:pPr>
              </w:pPrChange>
            </w:pPr>
            <w:del w:id="1994"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18E1A0BA" w14:textId="6E05682E" w:rsidR="002639A6" w:rsidRPr="00D97196" w:rsidDel="00C2040A" w:rsidRDefault="002639A6">
            <w:pPr>
              <w:rPr>
                <w:del w:id="1995" w:author="Mohammad Nayeem Hasan" w:date="2023-01-21T00:38:00Z"/>
                <w:rFonts w:ascii="Times New Roman" w:hAnsi="Times New Roman" w:cs="Times New Roman"/>
                <w:sz w:val="24"/>
                <w:szCs w:val="24"/>
              </w:rPr>
              <w:pPrChange w:id="1996" w:author="Mohammad Nayeem Hasan" w:date="2023-01-21T14:56:00Z">
                <w:pPr>
                  <w:jc w:val="both"/>
                </w:pPr>
              </w:pPrChange>
            </w:pPr>
            <w:del w:id="1997" w:author="Mohammad Nayeem Hasan" w:date="2023-01-21T00:38:00Z">
              <w:r w:rsidRPr="00D97196" w:rsidDel="00C2040A">
                <w:rPr>
                  <w:rFonts w:ascii="Times New Roman" w:hAnsi="Times New Roman" w:cs="Times New Roman"/>
                  <w:sz w:val="24"/>
                  <w:szCs w:val="24"/>
                </w:rPr>
                <w:delText>Ref</w:delText>
              </w:r>
            </w:del>
          </w:p>
        </w:tc>
        <w:tc>
          <w:tcPr>
            <w:tcW w:w="1140" w:type="pct"/>
            <w:vAlign w:val="center"/>
          </w:tcPr>
          <w:p w14:paraId="22DFB96B" w14:textId="59B367EF" w:rsidR="002639A6" w:rsidRPr="00D97196" w:rsidDel="00C2040A" w:rsidRDefault="002639A6">
            <w:pPr>
              <w:rPr>
                <w:del w:id="1998" w:author="Mohammad Nayeem Hasan" w:date="2023-01-21T00:38:00Z"/>
                <w:rFonts w:ascii="Times New Roman" w:hAnsi="Times New Roman" w:cs="Times New Roman"/>
                <w:sz w:val="24"/>
                <w:szCs w:val="24"/>
              </w:rPr>
              <w:pPrChange w:id="1999" w:author="Mohammad Nayeem Hasan" w:date="2023-01-21T14:56:00Z">
                <w:pPr>
                  <w:jc w:val="both"/>
                </w:pPr>
              </w:pPrChange>
            </w:pPr>
            <w:del w:id="2000"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7BD8FA09" w14:textId="706F7B7C" w:rsidR="002639A6" w:rsidRPr="00D97196" w:rsidDel="00C2040A" w:rsidRDefault="002639A6">
            <w:pPr>
              <w:rPr>
                <w:del w:id="2001" w:author="Mohammad Nayeem Hasan" w:date="2023-01-21T00:38:00Z"/>
                <w:rFonts w:ascii="Times New Roman" w:hAnsi="Times New Roman" w:cs="Times New Roman"/>
                <w:sz w:val="24"/>
                <w:szCs w:val="24"/>
              </w:rPr>
              <w:pPrChange w:id="2002" w:author="Mohammad Nayeem Hasan" w:date="2023-01-21T14:56:00Z">
                <w:pPr>
                  <w:jc w:val="both"/>
                </w:pPr>
              </w:pPrChange>
            </w:pPr>
            <w:del w:id="2003"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54EC919A" w14:textId="05D6F815" w:rsidTr="00D3090E">
        <w:trPr>
          <w:trHeight w:val="138"/>
          <w:jc w:val="center"/>
          <w:del w:id="2004" w:author="Mohammad Nayeem Hasan" w:date="2023-01-21T00:38:00Z"/>
        </w:trPr>
        <w:tc>
          <w:tcPr>
            <w:tcW w:w="5000" w:type="pct"/>
            <w:gridSpan w:val="10"/>
            <w:vAlign w:val="center"/>
          </w:tcPr>
          <w:p w14:paraId="03A7BC39" w14:textId="330299E7" w:rsidR="002639A6" w:rsidRPr="00D97196" w:rsidDel="00C2040A" w:rsidRDefault="002639A6">
            <w:pPr>
              <w:rPr>
                <w:del w:id="2005" w:author="Mohammad Nayeem Hasan" w:date="2023-01-21T00:38:00Z"/>
                <w:rFonts w:ascii="Times New Roman" w:hAnsi="Times New Roman" w:cs="Times New Roman"/>
                <w:sz w:val="24"/>
                <w:szCs w:val="24"/>
              </w:rPr>
              <w:pPrChange w:id="2006" w:author="Mohammad Nayeem Hasan" w:date="2023-01-21T14:56:00Z">
                <w:pPr>
                  <w:jc w:val="both"/>
                </w:pPr>
              </w:pPrChange>
            </w:pPr>
            <w:del w:id="2007" w:author="Mohammad Nayeem Hasan" w:date="2023-01-21T00:38:00Z">
              <w:r w:rsidRPr="00D97196" w:rsidDel="00C2040A">
                <w:rPr>
                  <w:rFonts w:ascii="Times New Roman" w:hAnsi="Times New Roman" w:cs="Times New Roman"/>
                  <w:sz w:val="24"/>
                  <w:szCs w:val="24"/>
                </w:rPr>
                <w:delText>Ethnicity</w:delText>
              </w:r>
            </w:del>
          </w:p>
        </w:tc>
      </w:tr>
      <w:tr w:rsidR="00275578" w:rsidRPr="00D97196" w:rsidDel="00C2040A" w14:paraId="7A5343D9" w14:textId="383E85C2" w:rsidTr="00B1108E">
        <w:trPr>
          <w:trHeight w:val="138"/>
          <w:jc w:val="center"/>
          <w:del w:id="2008" w:author="Mohammad Nayeem Hasan" w:date="2023-01-21T00:38:00Z"/>
        </w:trPr>
        <w:tc>
          <w:tcPr>
            <w:tcW w:w="811" w:type="pct"/>
            <w:vAlign w:val="center"/>
          </w:tcPr>
          <w:p w14:paraId="129A91F2" w14:textId="1AECA160" w:rsidR="002639A6" w:rsidRPr="00D97196" w:rsidDel="00C2040A" w:rsidRDefault="002639A6">
            <w:pPr>
              <w:rPr>
                <w:del w:id="2009" w:author="Mohammad Nayeem Hasan" w:date="2023-01-21T00:38:00Z"/>
                <w:rFonts w:ascii="Times New Roman" w:hAnsi="Times New Roman" w:cs="Times New Roman"/>
                <w:sz w:val="24"/>
                <w:szCs w:val="24"/>
              </w:rPr>
              <w:pPrChange w:id="2010" w:author="Mohammad Nayeem Hasan" w:date="2023-01-21T14:56:00Z">
                <w:pPr>
                  <w:jc w:val="both"/>
                </w:pPr>
              </w:pPrChange>
            </w:pPr>
            <w:del w:id="2011" w:author="Mohammad Nayeem Hasan" w:date="2023-01-21T00:38:00Z">
              <w:r w:rsidRPr="00D97196" w:rsidDel="00C2040A">
                <w:rPr>
                  <w:rFonts w:ascii="Times New Roman" w:hAnsi="Times New Roman" w:cs="Times New Roman"/>
                  <w:sz w:val="24"/>
                  <w:szCs w:val="24"/>
                </w:rPr>
                <w:delText>Bengali</w:delText>
              </w:r>
            </w:del>
          </w:p>
        </w:tc>
        <w:tc>
          <w:tcPr>
            <w:tcW w:w="353" w:type="pct"/>
            <w:vAlign w:val="center"/>
          </w:tcPr>
          <w:p w14:paraId="4EDDB1F4" w14:textId="6EDF953C" w:rsidR="002639A6" w:rsidRPr="00D97196" w:rsidDel="00C2040A" w:rsidRDefault="002639A6">
            <w:pPr>
              <w:rPr>
                <w:del w:id="2012" w:author="Mohammad Nayeem Hasan" w:date="2023-01-21T00:38:00Z"/>
                <w:rFonts w:ascii="Times New Roman" w:hAnsi="Times New Roman" w:cs="Times New Roman"/>
                <w:sz w:val="24"/>
                <w:szCs w:val="24"/>
              </w:rPr>
              <w:pPrChange w:id="2013" w:author="Mohammad Nayeem Hasan" w:date="2023-01-21T14:56:00Z">
                <w:pPr>
                  <w:jc w:val="both"/>
                </w:pPr>
              </w:pPrChange>
            </w:pPr>
            <w:del w:id="2014" w:author="Mohammad Nayeem Hasan" w:date="2023-01-21T00:38:00Z">
              <w:r w:rsidRPr="00D97196" w:rsidDel="00C2040A">
                <w:rPr>
                  <w:rFonts w:ascii="Times New Roman" w:hAnsi="Times New Roman" w:cs="Times New Roman"/>
                  <w:sz w:val="24"/>
                  <w:szCs w:val="24"/>
                </w:rPr>
                <w:delText>1.28</w:delText>
              </w:r>
            </w:del>
          </w:p>
        </w:tc>
        <w:tc>
          <w:tcPr>
            <w:tcW w:w="329" w:type="pct"/>
            <w:vAlign w:val="center"/>
          </w:tcPr>
          <w:p w14:paraId="2A00AA98" w14:textId="7E9BD3A3" w:rsidR="002639A6" w:rsidRPr="00D97196" w:rsidDel="00C2040A" w:rsidRDefault="002639A6">
            <w:pPr>
              <w:rPr>
                <w:del w:id="2015" w:author="Mohammad Nayeem Hasan" w:date="2023-01-21T00:38:00Z"/>
                <w:rFonts w:ascii="Times New Roman" w:hAnsi="Times New Roman" w:cs="Times New Roman"/>
                <w:sz w:val="24"/>
                <w:szCs w:val="24"/>
              </w:rPr>
              <w:pPrChange w:id="2016" w:author="Mohammad Nayeem Hasan" w:date="2023-01-21T14:56:00Z">
                <w:pPr>
                  <w:jc w:val="both"/>
                </w:pPr>
              </w:pPrChange>
            </w:pPr>
            <w:del w:id="2017" w:author="Mohammad Nayeem Hasan" w:date="2023-01-21T00:38:00Z">
              <w:r w:rsidRPr="00D97196" w:rsidDel="00C2040A">
                <w:rPr>
                  <w:rFonts w:ascii="Times New Roman" w:hAnsi="Times New Roman" w:cs="Times New Roman"/>
                  <w:sz w:val="24"/>
                  <w:szCs w:val="24"/>
                </w:rPr>
                <w:delText>0.92 – 1.77</w:delText>
              </w:r>
            </w:del>
          </w:p>
        </w:tc>
        <w:tc>
          <w:tcPr>
            <w:tcW w:w="417" w:type="pct"/>
            <w:vAlign w:val="center"/>
          </w:tcPr>
          <w:p w14:paraId="769D5199" w14:textId="630F208E" w:rsidR="002639A6" w:rsidRPr="00D97196" w:rsidDel="00C2040A" w:rsidRDefault="002639A6">
            <w:pPr>
              <w:rPr>
                <w:del w:id="2018" w:author="Mohammad Nayeem Hasan" w:date="2023-01-21T00:38:00Z"/>
                <w:rFonts w:ascii="Times New Roman" w:hAnsi="Times New Roman" w:cs="Times New Roman"/>
                <w:sz w:val="24"/>
                <w:szCs w:val="24"/>
              </w:rPr>
              <w:pPrChange w:id="2019" w:author="Mohammad Nayeem Hasan" w:date="2023-01-21T14:56:00Z">
                <w:pPr>
                  <w:jc w:val="both"/>
                </w:pPr>
              </w:pPrChange>
            </w:pPr>
            <w:del w:id="2020" w:author="Mohammad Nayeem Hasan" w:date="2023-01-21T00:38:00Z">
              <w:r w:rsidRPr="00D97196" w:rsidDel="00C2040A">
                <w:rPr>
                  <w:rFonts w:ascii="Times New Roman" w:hAnsi="Times New Roman" w:cs="Times New Roman"/>
                  <w:sz w:val="24"/>
                  <w:szCs w:val="24"/>
                </w:rPr>
                <w:delText>0.145</w:delText>
              </w:r>
            </w:del>
          </w:p>
        </w:tc>
        <w:tc>
          <w:tcPr>
            <w:tcW w:w="353" w:type="pct"/>
            <w:vAlign w:val="center"/>
          </w:tcPr>
          <w:p w14:paraId="0C504642" w14:textId="5A4AD45C" w:rsidR="002639A6" w:rsidRPr="00D97196" w:rsidDel="00C2040A" w:rsidRDefault="002639A6">
            <w:pPr>
              <w:rPr>
                <w:del w:id="2021" w:author="Mohammad Nayeem Hasan" w:date="2023-01-21T00:38:00Z"/>
                <w:rFonts w:ascii="Times New Roman" w:hAnsi="Times New Roman" w:cs="Times New Roman"/>
                <w:sz w:val="24"/>
                <w:szCs w:val="24"/>
              </w:rPr>
              <w:pPrChange w:id="2022" w:author="Mohammad Nayeem Hasan" w:date="2023-01-21T14:56:00Z">
                <w:pPr>
                  <w:jc w:val="both"/>
                </w:pPr>
              </w:pPrChange>
            </w:pPr>
            <w:del w:id="2023" w:author="Mohammad Nayeem Hasan" w:date="2023-01-21T00:38:00Z">
              <w:r w:rsidRPr="00D97196" w:rsidDel="00C2040A">
                <w:rPr>
                  <w:rFonts w:ascii="Times New Roman" w:hAnsi="Times New Roman" w:cs="Times New Roman"/>
                  <w:sz w:val="24"/>
                  <w:szCs w:val="24"/>
                </w:rPr>
                <w:delText>1.07</w:delText>
              </w:r>
            </w:del>
          </w:p>
        </w:tc>
        <w:tc>
          <w:tcPr>
            <w:tcW w:w="356" w:type="pct"/>
            <w:vAlign w:val="center"/>
          </w:tcPr>
          <w:p w14:paraId="7EA40633" w14:textId="3BAFB3AB" w:rsidR="002639A6" w:rsidRPr="00D97196" w:rsidDel="00C2040A" w:rsidRDefault="002639A6">
            <w:pPr>
              <w:rPr>
                <w:del w:id="2024" w:author="Mohammad Nayeem Hasan" w:date="2023-01-21T00:38:00Z"/>
                <w:rFonts w:ascii="Times New Roman" w:hAnsi="Times New Roman" w:cs="Times New Roman"/>
                <w:sz w:val="24"/>
                <w:szCs w:val="24"/>
              </w:rPr>
              <w:pPrChange w:id="2025" w:author="Mohammad Nayeem Hasan" w:date="2023-01-21T14:56:00Z">
                <w:pPr>
                  <w:jc w:val="both"/>
                </w:pPr>
              </w:pPrChange>
            </w:pPr>
            <w:del w:id="2026" w:author="Mohammad Nayeem Hasan" w:date="2023-01-21T00:38:00Z">
              <w:r w:rsidRPr="00D97196" w:rsidDel="00C2040A">
                <w:rPr>
                  <w:rFonts w:ascii="Times New Roman" w:hAnsi="Times New Roman" w:cs="Times New Roman"/>
                  <w:sz w:val="24"/>
                  <w:szCs w:val="24"/>
                </w:rPr>
                <w:delText>0.59 – 1.95</w:delText>
              </w:r>
            </w:del>
          </w:p>
        </w:tc>
        <w:tc>
          <w:tcPr>
            <w:tcW w:w="417" w:type="pct"/>
            <w:vAlign w:val="center"/>
          </w:tcPr>
          <w:p w14:paraId="758EC384" w14:textId="51333868" w:rsidR="002639A6" w:rsidRPr="00D97196" w:rsidDel="00C2040A" w:rsidRDefault="002639A6">
            <w:pPr>
              <w:rPr>
                <w:del w:id="2027" w:author="Mohammad Nayeem Hasan" w:date="2023-01-21T00:38:00Z"/>
                <w:rFonts w:ascii="Times New Roman" w:hAnsi="Times New Roman" w:cs="Times New Roman"/>
                <w:sz w:val="24"/>
                <w:szCs w:val="24"/>
              </w:rPr>
              <w:pPrChange w:id="2028" w:author="Mohammad Nayeem Hasan" w:date="2023-01-21T14:56:00Z">
                <w:pPr>
                  <w:jc w:val="both"/>
                </w:pPr>
              </w:pPrChange>
            </w:pPr>
            <w:del w:id="2029" w:author="Mohammad Nayeem Hasan" w:date="2023-01-21T00:38:00Z">
              <w:r w:rsidRPr="00D97196" w:rsidDel="00C2040A">
                <w:rPr>
                  <w:rFonts w:ascii="Times New Roman" w:hAnsi="Times New Roman" w:cs="Times New Roman"/>
                  <w:sz w:val="24"/>
                  <w:szCs w:val="24"/>
                </w:rPr>
                <w:delText>0.81</w:delText>
              </w:r>
            </w:del>
          </w:p>
        </w:tc>
        <w:tc>
          <w:tcPr>
            <w:tcW w:w="379" w:type="pct"/>
            <w:vAlign w:val="center"/>
          </w:tcPr>
          <w:p w14:paraId="00EF9BDD" w14:textId="0798C3E5" w:rsidR="002639A6" w:rsidRPr="00D97196" w:rsidDel="00C2040A" w:rsidRDefault="002639A6">
            <w:pPr>
              <w:rPr>
                <w:del w:id="2030" w:author="Mohammad Nayeem Hasan" w:date="2023-01-21T00:38:00Z"/>
                <w:rFonts w:ascii="Times New Roman" w:hAnsi="Times New Roman" w:cs="Times New Roman"/>
                <w:sz w:val="24"/>
                <w:szCs w:val="24"/>
              </w:rPr>
              <w:pPrChange w:id="2031" w:author="Mohammad Nayeem Hasan" w:date="2023-01-21T14:56:00Z">
                <w:pPr>
                  <w:jc w:val="both"/>
                </w:pPr>
              </w:pPrChange>
            </w:pPr>
            <w:del w:id="2032" w:author="Mohammad Nayeem Hasan" w:date="2023-01-21T00:38:00Z">
              <w:r w:rsidRPr="00D97196" w:rsidDel="00C2040A">
                <w:rPr>
                  <w:rFonts w:ascii="Times New Roman" w:hAnsi="Times New Roman" w:cs="Times New Roman"/>
                  <w:sz w:val="24"/>
                  <w:szCs w:val="24"/>
                </w:rPr>
                <w:delText>0.66</w:delText>
              </w:r>
            </w:del>
          </w:p>
        </w:tc>
        <w:tc>
          <w:tcPr>
            <w:tcW w:w="1140" w:type="pct"/>
            <w:vAlign w:val="center"/>
          </w:tcPr>
          <w:p w14:paraId="033B18F9" w14:textId="2F3FBD60" w:rsidR="002639A6" w:rsidRPr="00D97196" w:rsidDel="00C2040A" w:rsidRDefault="002639A6">
            <w:pPr>
              <w:rPr>
                <w:del w:id="2033" w:author="Mohammad Nayeem Hasan" w:date="2023-01-21T00:38:00Z"/>
                <w:rFonts w:ascii="Times New Roman" w:hAnsi="Times New Roman" w:cs="Times New Roman"/>
                <w:sz w:val="24"/>
                <w:szCs w:val="24"/>
              </w:rPr>
              <w:pPrChange w:id="2034" w:author="Mohammad Nayeem Hasan" w:date="2023-01-21T14:56:00Z">
                <w:pPr>
                  <w:jc w:val="both"/>
                </w:pPr>
              </w:pPrChange>
            </w:pPr>
            <w:del w:id="2035" w:author="Mohammad Nayeem Hasan" w:date="2023-01-21T00:38:00Z">
              <w:r w:rsidRPr="00D97196" w:rsidDel="00C2040A">
                <w:rPr>
                  <w:rFonts w:ascii="Times New Roman" w:hAnsi="Times New Roman" w:cs="Times New Roman"/>
                  <w:sz w:val="24"/>
                  <w:szCs w:val="24"/>
                </w:rPr>
                <w:delText>0.47-0.94</w:delText>
              </w:r>
            </w:del>
          </w:p>
        </w:tc>
        <w:tc>
          <w:tcPr>
            <w:tcW w:w="445" w:type="pct"/>
            <w:vAlign w:val="center"/>
          </w:tcPr>
          <w:p w14:paraId="0D39B7F7" w14:textId="27F9E121" w:rsidR="002639A6" w:rsidRPr="00F411AC" w:rsidDel="00C2040A" w:rsidRDefault="002639A6">
            <w:pPr>
              <w:rPr>
                <w:del w:id="2036" w:author="Mohammad Nayeem Hasan" w:date="2023-01-21T00:38:00Z"/>
                <w:rFonts w:ascii="Times New Roman" w:hAnsi="Times New Roman" w:cs="Times New Roman"/>
                <w:b/>
                <w:bCs/>
                <w:sz w:val="24"/>
                <w:szCs w:val="24"/>
              </w:rPr>
              <w:pPrChange w:id="2037" w:author="Mohammad Nayeem Hasan" w:date="2023-01-21T14:56:00Z">
                <w:pPr>
                  <w:jc w:val="both"/>
                </w:pPr>
              </w:pPrChange>
            </w:pPr>
            <w:del w:id="2038" w:author="Mohammad Nayeem Hasan" w:date="2023-01-21T00:38:00Z">
              <w:r w:rsidRPr="00F411AC" w:rsidDel="00C2040A">
                <w:rPr>
                  <w:rFonts w:ascii="Times New Roman" w:hAnsi="Times New Roman" w:cs="Times New Roman"/>
                  <w:b/>
                  <w:bCs/>
                  <w:sz w:val="24"/>
                  <w:szCs w:val="24"/>
                </w:rPr>
                <w:delText>0.020</w:delText>
              </w:r>
            </w:del>
          </w:p>
        </w:tc>
      </w:tr>
      <w:tr w:rsidR="00275578" w:rsidRPr="00D97196" w:rsidDel="00C2040A" w14:paraId="5153AFDC" w14:textId="5341FF1B" w:rsidTr="00B1108E">
        <w:trPr>
          <w:trHeight w:val="138"/>
          <w:jc w:val="center"/>
          <w:del w:id="2039" w:author="Mohammad Nayeem Hasan" w:date="2023-01-21T00:38:00Z"/>
        </w:trPr>
        <w:tc>
          <w:tcPr>
            <w:tcW w:w="811" w:type="pct"/>
            <w:vAlign w:val="center"/>
          </w:tcPr>
          <w:p w14:paraId="675EC779" w14:textId="3AD789CF" w:rsidR="002639A6" w:rsidRPr="00D97196" w:rsidDel="00C2040A" w:rsidRDefault="002639A6">
            <w:pPr>
              <w:rPr>
                <w:del w:id="2040" w:author="Mohammad Nayeem Hasan" w:date="2023-01-21T00:38:00Z"/>
                <w:rFonts w:ascii="Times New Roman" w:hAnsi="Times New Roman" w:cs="Times New Roman"/>
                <w:sz w:val="24"/>
                <w:szCs w:val="24"/>
              </w:rPr>
              <w:pPrChange w:id="2041" w:author="Mohammad Nayeem Hasan" w:date="2023-01-21T14:56:00Z">
                <w:pPr>
                  <w:jc w:val="both"/>
                </w:pPr>
              </w:pPrChange>
            </w:pPr>
            <w:del w:id="2042" w:author="Mohammad Nayeem Hasan" w:date="2023-01-21T00:38:00Z">
              <w:r w:rsidRPr="00D97196" w:rsidDel="00C2040A">
                <w:rPr>
                  <w:rFonts w:ascii="Times New Roman" w:hAnsi="Times New Roman" w:cs="Times New Roman"/>
                  <w:sz w:val="24"/>
                  <w:szCs w:val="24"/>
                </w:rPr>
                <w:delText>Other</w:delText>
              </w:r>
            </w:del>
          </w:p>
        </w:tc>
        <w:tc>
          <w:tcPr>
            <w:tcW w:w="353" w:type="pct"/>
            <w:vAlign w:val="center"/>
          </w:tcPr>
          <w:p w14:paraId="3A176691" w14:textId="092CD1A7" w:rsidR="002639A6" w:rsidRPr="00D97196" w:rsidDel="00C2040A" w:rsidRDefault="002639A6">
            <w:pPr>
              <w:rPr>
                <w:del w:id="2043" w:author="Mohammad Nayeem Hasan" w:date="2023-01-21T00:38:00Z"/>
                <w:rFonts w:ascii="Times New Roman" w:hAnsi="Times New Roman" w:cs="Times New Roman"/>
                <w:sz w:val="24"/>
                <w:szCs w:val="24"/>
              </w:rPr>
              <w:pPrChange w:id="2044" w:author="Mohammad Nayeem Hasan" w:date="2023-01-21T14:56:00Z">
                <w:pPr>
                  <w:jc w:val="both"/>
                </w:pPr>
              </w:pPrChange>
            </w:pPr>
            <w:del w:id="2045" w:author="Mohammad Nayeem Hasan" w:date="2023-01-21T00:38:00Z">
              <w:r w:rsidRPr="00D97196" w:rsidDel="00C2040A">
                <w:rPr>
                  <w:rFonts w:ascii="Times New Roman" w:hAnsi="Times New Roman" w:cs="Times New Roman"/>
                  <w:sz w:val="24"/>
                  <w:szCs w:val="24"/>
                </w:rPr>
                <w:delText>Ref.</w:delText>
              </w:r>
            </w:del>
          </w:p>
        </w:tc>
        <w:tc>
          <w:tcPr>
            <w:tcW w:w="329" w:type="pct"/>
            <w:vAlign w:val="center"/>
          </w:tcPr>
          <w:p w14:paraId="2EC69AF3" w14:textId="48F19E5B" w:rsidR="002639A6" w:rsidRPr="00D97196" w:rsidDel="00C2040A" w:rsidRDefault="002639A6">
            <w:pPr>
              <w:rPr>
                <w:del w:id="2046" w:author="Mohammad Nayeem Hasan" w:date="2023-01-21T00:38:00Z"/>
                <w:rFonts w:ascii="Times New Roman" w:hAnsi="Times New Roman" w:cs="Times New Roman"/>
                <w:sz w:val="24"/>
                <w:szCs w:val="24"/>
              </w:rPr>
              <w:pPrChange w:id="2047" w:author="Mohammad Nayeem Hasan" w:date="2023-01-21T14:56:00Z">
                <w:pPr>
                  <w:jc w:val="both"/>
                </w:pPr>
              </w:pPrChange>
            </w:pPr>
            <w:del w:id="2048"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143320B1" w14:textId="6E3D8472" w:rsidR="002639A6" w:rsidRPr="00D97196" w:rsidDel="00C2040A" w:rsidRDefault="002639A6">
            <w:pPr>
              <w:rPr>
                <w:del w:id="2049" w:author="Mohammad Nayeem Hasan" w:date="2023-01-21T00:38:00Z"/>
                <w:rFonts w:ascii="Times New Roman" w:hAnsi="Times New Roman" w:cs="Times New Roman"/>
                <w:sz w:val="24"/>
                <w:szCs w:val="24"/>
              </w:rPr>
              <w:pPrChange w:id="2050" w:author="Mohammad Nayeem Hasan" w:date="2023-01-21T14:56:00Z">
                <w:pPr>
                  <w:jc w:val="both"/>
                </w:pPr>
              </w:pPrChange>
            </w:pPr>
            <w:del w:id="2051" w:author="Mohammad Nayeem Hasan" w:date="2023-01-21T00:38:00Z">
              <w:r w:rsidRPr="00D97196" w:rsidDel="00C2040A">
                <w:rPr>
                  <w:rFonts w:ascii="Times New Roman" w:hAnsi="Times New Roman" w:cs="Times New Roman"/>
                  <w:sz w:val="24"/>
                  <w:szCs w:val="24"/>
                </w:rPr>
                <w:delText>-</w:delText>
              </w:r>
            </w:del>
          </w:p>
        </w:tc>
        <w:tc>
          <w:tcPr>
            <w:tcW w:w="353" w:type="pct"/>
            <w:vAlign w:val="center"/>
          </w:tcPr>
          <w:p w14:paraId="0879D390" w14:textId="5D9DEA6D" w:rsidR="002639A6" w:rsidRPr="00D97196" w:rsidDel="00C2040A" w:rsidRDefault="002639A6">
            <w:pPr>
              <w:rPr>
                <w:del w:id="2052" w:author="Mohammad Nayeem Hasan" w:date="2023-01-21T00:38:00Z"/>
                <w:rFonts w:ascii="Times New Roman" w:hAnsi="Times New Roman" w:cs="Times New Roman"/>
                <w:sz w:val="24"/>
                <w:szCs w:val="24"/>
              </w:rPr>
              <w:pPrChange w:id="2053" w:author="Mohammad Nayeem Hasan" w:date="2023-01-21T14:56:00Z">
                <w:pPr>
                  <w:jc w:val="both"/>
                </w:pPr>
              </w:pPrChange>
            </w:pPr>
            <w:del w:id="2054" w:author="Mohammad Nayeem Hasan" w:date="2023-01-21T00:38:00Z">
              <w:r w:rsidRPr="00D97196" w:rsidDel="00C2040A">
                <w:rPr>
                  <w:rFonts w:ascii="Times New Roman" w:hAnsi="Times New Roman" w:cs="Times New Roman"/>
                  <w:sz w:val="24"/>
                  <w:szCs w:val="24"/>
                </w:rPr>
                <w:delText>Ref</w:delText>
              </w:r>
            </w:del>
          </w:p>
        </w:tc>
        <w:tc>
          <w:tcPr>
            <w:tcW w:w="356" w:type="pct"/>
            <w:vAlign w:val="center"/>
          </w:tcPr>
          <w:p w14:paraId="44B5E3B3" w14:textId="763F898E" w:rsidR="002639A6" w:rsidRPr="00D97196" w:rsidDel="00C2040A" w:rsidRDefault="002639A6">
            <w:pPr>
              <w:rPr>
                <w:del w:id="2055" w:author="Mohammad Nayeem Hasan" w:date="2023-01-21T00:38:00Z"/>
                <w:rFonts w:ascii="Times New Roman" w:hAnsi="Times New Roman" w:cs="Times New Roman"/>
                <w:sz w:val="24"/>
                <w:szCs w:val="24"/>
              </w:rPr>
              <w:pPrChange w:id="2056" w:author="Mohammad Nayeem Hasan" w:date="2023-01-21T14:56:00Z">
                <w:pPr>
                  <w:jc w:val="both"/>
                </w:pPr>
              </w:pPrChange>
            </w:pPr>
            <w:del w:id="2057"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10ED2033" w14:textId="031F5F58" w:rsidR="002639A6" w:rsidRPr="00D97196" w:rsidDel="00C2040A" w:rsidRDefault="002639A6">
            <w:pPr>
              <w:rPr>
                <w:del w:id="2058" w:author="Mohammad Nayeem Hasan" w:date="2023-01-21T00:38:00Z"/>
                <w:rFonts w:ascii="Times New Roman" w:hAnsi="Times New Roman" w:cs="Times New Roman"/>
                <w:sz w:val="24"/>
                <w:szCs w:val="24"/>
              </w:rPr>
              <w:pPrChange w:id="2059" w:author="Mohammad Nayeem Hasan" w:date="2023-01-21T14:56:00Z">
                <w:pPr>
                  <w:jc w:val="both"/>
                </w:pPr>
              </w:pPrChange>
            </w:pPr>
            <w:del w:id="2060"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73F8F3A8" w14:textId="4A1B6828" w:rsidR="002639A6" w:rsidRPr="00D97196" w:rsidDel="00C2040A" w:rsidRDefault="002639A6">
            <w:pPr>
              <w:rPr>
                <w:del w:id="2061" w:author="Mohammad Nayeem Hasan" w:date="2023-01-21T00:38:00Z"/>
                <w:rFonts w:ascii="Times New Roman" w:hAnsi="Times New Roman" w:cs="Times New Roman"/>
                <w:sz w:val="24"/>
                <w:szCs w:val="24"/>
              </w:rPr>
              <w:pPrChange w:id="2062" w:author="Mohammad Nayeem Hasan" w:date="2023-01-21T14:56:00Z">
                <w:pPr>
                  <w:jc w:val="both"/>
                </w:pPr>
              </w:pPrChange>
            </w:pPr>
            <w:del w:id="2063" w:author="Mohammad Nayeem Hasan" w:date="2023-01-21T00:38:00Z">
              <w:r w:rsidRPr="00D97196" w:rsidDel="00C2040A">
                <w:rPr>
                  <w:rFonts w:ascii="Times New Roman" w:hAnsi="Times New Roman" w:cs="Times New Roman"/>
                  <w:sz w:val="24"/>
                  <w:szCs w:val="24"/>
                </w:rPr>
                <w:delText>Ref</w:delText>
              </w:r>
            </w:del>
          </w:p>
        </w:tc>
        <w:tc>
          <w:tcPr>
            <w:tcW w:w="1140" w:type="pct"/>
            <w:vAlign w:val="center"/>
          </w:tcPr>
          <w:p w14:paraId="30A8578A" w14:textId="3F6D1867" w:rsidR="002639A6" w:rsidRPr="00D97196" w:rsidDel="00C2040A" w:rsidRDefault="002639A6">
            <w:pPr>
              <w:rPr>
                <w:del w:id="2064" w:author="Mohammad Nayeem Hasan" w:date="2023-01-21T00:38:00Z"/>
                <w:rFonts w:ascii="Times New Roman" w:hAnsi="Times New Roman" w:cs="Times New Roman"/>
                <w:sz w:val="24"/>
                <w:szCs w:val="24"/>
              </w:rPr>
              <w:pPrChange w:id="2065" w:author="Mohammad Nayeem Hasan" w:date="2023-01-21T14:56:00Z">
                <w:pPr>
                  <w:jc w:val="both"/>
                </w:pPr>
              </w:pPrChange>
            </w:pPr>
            <w:del w:id="2066"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45330500" w14:textId="638DD56F" w:rsidR="002639A6" w:rsidRPr="00D97196" w:rsidDel="00C2040A" w:rsidRDefault="002639A6">
            <w:pPr>
              <w:rPr>
                <w:del w:id="2067" w:author="Mohammad Nayeem Hasan" w:date="2023-01-21T00:38:00Z"/>
                <w:rFonts w:ascii="Times New Roman" w:hAnsi="Times New Roman" w:cs="Times New Roman"/>
                <w:sz w:val="24"/>
                <w:szCs w:val="24"/>
              </w:rPr>
              <w:pPrChange w:id="2068" w:author="Mohammad Nayeem Hasan" w:date="2023-01-21T14:56:00Z">
                <w:pPr>
                  <w:jc w:val="both"/>
                </w:pPr>
              </w:pPrChange>
            </w:pPr>
            <w:del w:id="2069"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7B7D215B" w14:textId="02E74947" w:rsidTr="00D3090E">
        <w:trPr>
          <w:trHeight w:val="138"/>
          <w:jc w:val="center"/>
          <w:del w:id="2070" w:author="Mohammad Nayeem Hasan" w:date="2023-01-21T00:38:00Z"/>
        </w:trPr>
        <w:tc>
          <w:tcPr>
            <w:tcW w:w="5000" w:type="pct"/>
            <w:gridSpan w:val="10"/>
            <w:vAlign w:val="center"/>
          </w:tcPr>
          <w:p w14:paraId="128E631E" w14:textId="4BC29552" w:rsidR="002639A6" w:rsidRPr="00D97196" w:rsidDel="00C2040A" w:rsidRDefault="002639A6">
            <w:pPr>
              <w:rPr>
                <w:del w:id="2071" w:author="Mohammad Nayeem Hasan" w:date="2023-01-21T00:38:00Z"/>
                <w:rFonts w:ascii="Times New Roman" w:hAnsi="Times New Roman" w:cs="Times New Roman"/>
                <w:sz w:val="24"/>
                <w:szCs w:val="24"/>
              </w:rPr>
              <w:pPrChange w:id="2072" w:author="Mohammad Nayeem Hasan" w:date="2023-01-21T14:56:00Z">
                <w:pPr>
                  <w:jc w:val="both"/>
                </w:pPr>
              </w:pPrChange>
            </w:pPr>
            <w:del w:id="2073" w:author="Mohammad Nayeem Hasan" w:date="2023-01-21T00:38:00Z">
              <w:r w:rsidRPr="00D97196" w:rsidDel="00C2040A">
                <w:rPr>
                  <w:rFonts w:ascii="Times New Roman" w:hAnsi="Times New Roman" w:cs="Times New Roman"/>
                  <w:sz w:val="24"/>
                  <w:szCs w:val="24"/>
                </w:rPr>
                <w:delText>Toilet facilities shared</w:delText>
              </w:r>
            </w:del>
          </w:p>
        </w:tc>
      </w:tr>
      <w:tr w:rsidR="00275578" w:rsidRPr="00D97196" w:rsidDel="00C2040A" w14:paraId="47468779" w14:textId="590D7232" w:rsidTr="00B1108E">
        <w:trPr>
          <w:trHeight w:val="107"/>
          <w:jc w:val="center"/>
          <w:del w:id="2074" w:author="Mohammad Nayeem Hasan" w:date="2023-01-21T00:38:00Z"/>
        </w:trPr>
        <w:tc>
          <w:tcPr>
            <w:tcW w:w="811" w:type="pct"/>
            <w:vAlign w:val="center"/>
          </w:tcPr>
          <w:p w14:paraId="0A758763" w14:textId="6940F181" w:rsidR="002639A6" w:rsidRPr="00D97196" w:rsidDel="00C2040A" w:rsidRDefault="002639A6">
            <w:pPr>
              <w:rPr>
                <w:del w:id="2075" w:author="Mohammad Nayeem Hasan" w:date="2023-01-21T00:38:00Z"/>
                <w:rFonts w:ascii="Times New Roman" w:hAnsi="Times New Roman" w:cs="Times New Roman"/>
                <w:sz w:val="24"/>
                <w:szCs w:val="24"/>
              </w:rPr>
              <w:pPrChange w:id="2076" w:author="Mohammad Nayeem Hasan" w:date="2023-01-21T14:56:00Z">
                <w:pPr>
                  <w:jc w:val="both"/>
                </w:pPr>
              </w:pPrChange>
            </w:pPr>
            <w:del w:id="2077" w:author="Mohammad Nayeem Hasan" w:date="2023-01-21T00:38:00Z">
              <w:r w:rsidRPr="00D97196" w:rsidDel="00C2040A">
                <w:rPr>
                  <w:rFonts w:ascii="Times New Roman" w:hAnsi="Times New Roman" w:cs="Times New Roman"/>
                  <w:sz w:val="24"/>
                  <w:szCs w:val="24"/>
                </w:rPr>
                <w:delText>Yes</w:delText>
              </w:r>
            </w:del>
          </w:p>
        </w:tc>
        <w:tc>
          <w:tcPr>
            <w:tcW w:w="353" w:type="pct"/>
            <w:vAlign w:val="center"/>
          </w:tcPr>
          <w:p w14:paraId="59D7A706" w14:textId="26C6BE51" w:rsidR="002639A6" w:rsidRPr="00D97196" w:rsidDel="00C2040A" w:rsidRDefault="002639A6">
            <w:pPr>
              <w:rPr>
                <w:del w:id="2078" w:author="Mohammad Nayeem Hasan" w:date="2023-01-21T00:38:00Z"/>
                <w:rFonts w:ascii="Times New Roman" w:hAnsi="Times New Roman" w:cs="Times New Roman"/>
                <w:sz w:val="24"/>
                <w:szCs w:val="24"/>
              </w:rPr>
              <w:pPrChange w:id="2079" w:author="Mohammad Nayeem Hasan" w:date="2023-01-21T14:56:00Z">
                <w:pPr>
                  <w:jc w:val="both"/>
                </w:pPr>
              </w:pPrChange>
            </w:pPr>
            <w:del w:id="2080" w:author="Mohammad Nayeem Hasan" w:date="2023-01-21T00:38:00Z">
              <w:r w:rsidRPr="00D97196" w:rsidDel="00C2040A">
                <w:rPr>
                  <w:rFonts w:ascii="Times New Roman" w:hAnsi="Times New Roman" w:cs="Times New Roman"/>
                  <w:sz w:val="24"/>
                  <w:szCs w:val="24"/>
                </w:rPr>
                <w:delText>1.14</w:delText>
              </w:r>
            </w:del>
          </w:p>
        </w:tc>
        <w:tc>
          <w:tcPr>
            <w:tcW w:w="329" w:type="pct"/>
            <w:vAlign w:val="center"/>
          </w:tcPr>
          <w:p w14:paraId="412F64A6" w14:textId="135B43CC" w:rsidR="002639A6" w:rsidRPr="00D97196" w:rsidDel="00C2040A" w:rsidRDefault="002639A6">
            <w:pPr>
              <w:rPr>
                <w:del w:id="2081" w:author="Mohammad Nayeem Hasan" w:date="2023-01-21T00:38:00Z"/>
                <w:rFonts w:ascii="Times New Roman" w:hAnsi="Times New Roman" w:cs="Times New Roman"/>
                <w:sz w:val="24"/>
                <w:szCs w:val="24"/>
              </w:rPr>
              <w:pPrChange w:id="2082" w:author="Mohammad Nayeem Hasan" w:date="2023-01-21T14:56:00Z">
                <w:pPr>
                  <w:jc w:val="both"/>
                </w:pPr>
              </w:pPrChange>
            </w:pPr>
            <w:del w:id="2083" w:author="Mohammad Nayeem Hasan" w:date="2023-01-21T00:38:00Z">
              <w:r w:rsidRPr="00D97196" w:rsidDel="00C2040A">
                <w:rPr>
                  <w:rFonts w:ascii="Times New Roman" w:hAnsi="Times New Roman" w:cs="Times New Roman"/>
                  <w:sz w:val="24"/>
                  <w:szCs w:val="24"/>
                </w:rPr>
                <w:delText>1.02 – 1.27</w:delText>
              </w:r>
            </w:del>
          </w:p>
        </w:tc>
        <w:tc>
          <w:tcPr>
            <w:tcW w:w="417" w:type="pct"/>
            <w:vAlign w:val="center"/>
          </w:tcPr>
          <w:p w14:paraId="52351B7B" w14:textId="777FA96B" w:rsidR="002639A6" w:rsidRPr="00F411AC" w:rsidDel="00C2040A" w:rsidRDefault="002639A6">
            <w:pPr>
              <w:rPr>
                <w:del w:id="2084" w:author="Mohammad Nayeem Hasan" w:date="2023-01-21T00:38:00Z"/>
                <w:rFonts w:ascii="Times New Roman" w:hAnsi="Times New Roman" w:cs="Times New Roman"/>
                <w:b/>
                <w:bCs/>
                <w:sz w:val="24"/>
                <w:szCs w:val="24"/>
              </w:rPr>
              <w:pPrChange w:id="2085" w:author="Mohammad Nayeem Hasan" w:date="2023-01-21T14:56:00Z">
                <w:pPr>
                  <w:jc w:val="both"/>
                </w:pPr>
              </w:pPrChange>
            </w:pPr>
            <w:del w:id="2086" w:author="Mohammad Nayeem Hasan" w:date="2023-01-21T00:38:00Z">
              <w:r w:rsidRPr="00F411AC" w:rsidDel="00C2040A">
                <w:rPr>
                  <w:rFonts w:ascii="Times New Roman" w:hAnsi="Times New Roman" w:cs="Times New Roman"/>
                  <w:b/>
                  <w:bCs/>
                  <w:sz w:val="24"/>
                  <w:szCs w:val="24"/>
                </w:rPr>
                <w:delText>0.016</w:delText>
              </w:r>
            </w:del>
          </w:p>
        </w:tc>
        <w:tc>
          <w:tcPr>
            <w:tcW w:w="353" w:type="pct"/>
            <w:vAlign w:val="center"/>
          </w:tcPr>
          <w:p w14:paraId="5A6C1C18" w14:textId="6C7731B8" w:rsidR="002639A6" w:rsidRPr="00D97196" w:rsidDel="00C2040A" w:rsidRDefault="002639A6">
            <w:pPr>
              <w:rPr>
                <w:del w:id="2087" w:author="Mohammad Nayeem Hasan" w:date="2023-01-21T00:38:00Z"/>
                <w:rFonts w:ascii="Times New Roman" w:hAnsi="Times New Roman" w:cs="Times New Roman"/>
                <w:sz w:val="24"/>
                <w:szCs w:val="24"/>
              </w:rPr>
              <w:pPrChange w:id="2088" w:author="Mohammad Nayeem Hasan" w:date="2023-01-21T14:56:00Z">
                <w:pPr>
                  <w:jc w:val="both"/>
                </w:pPr>
              </w:pPrChange>
            </w:pPr>
            <w:del w:id="2089" w:author="Mohammad Nayeem Hasan" w:date="2023-01-21T00:38:00Z">
              <w:r w:rsidRPr="00D97196" w:rsidDel="00C2040A">
                <w:rPr>
                  <w:rFonts w:ascii="Times New Roman" w:hAnsi="Times New Roman" w:cs="Times New Roman"/>
                  <w:sz w:val="24"/>
                  <w:szCs w:val="24"/>
                </w:rPr>
                <w:delText>0.81</w:delText>
              </w:r>
            </w:del>
          </w:p>
        </w:tc>
        <w:tc>
          <w:tcPr>
            <w:tcW w:w="356" w:type="pct"/>
            <w:vAlign w:val="center"/>
          </w:tcPr>
          <w:p w14:paraId="007E9978" w14:textId="32A6290B" w:rsidR="002639A6" w:rsidRPr="00D97196" w:rsidDel="00C2040A" w:rsidRDefault="002639A6">
            <w:pPr>
              <w:rPr>
                <w:del w:id="2090" w:author="Mohammad Nayeem Hasan" w:date="2023-01-21T00:38:00Z"/>
                <w:rFonts w:ascii="Times New Roman" w:hAnsi="Times New Roman" w:cs="Times New Roman"/>
                <w:sz w:val="24"/>
                <w:szCs w:val="24"/>
              </w:rPr>
              <w:pPrChange w:id="2091" w:author="Mohammad Nayeem Hasan" w:date="2023-01-21T14:56:00Z">
                <w:pPr>
                  <w:jc w:val="both"/>
                </w:pPr>
              </w:pPrChange>
            </w:pPr>
            <w:del w:id="2092" w:author="Mohammad Nayeem Hasan" w:date="2023-01-21T00:38:00Z">
              <w:r w:rsidRPr="00D97196" w:rsidDel="00C2040A">
                <w:rPr>
                  <w:rFonts w:ascii="Times New Roman" w:hAnsi="Times New Roman" w:cs="Times New Roman"/>
                  <w:sz w:val="24"/>
                  <w:szCs w:val="24"/>
                </w:rPr>
                <w:delText>0.66 – 0.99</w:delText>
              </w:r>
            </w:del>
          </w:p>
        </w:tc>
        <w:tc>
          <w:tcPr>
            <w:tcW w:w="417" w:type="pct"/>
            <w:vAlign w:val="center"/>
          </w:tcPr>
          <w:p w14:paraId="13D22E6B" w14:textId="1D11E269" w:rsidR="002639A6" w:rsidRPr="00F411AC" w:rsidDel="00C2040A" w:rsidRDefault="002639A6">
            <w:pPr>
              <w:rPr>
                <w:del w:id="2093" w:author="Mohammad Nayeem Hasan" w:date="2023-01-21T00:38:00Z"/>
                <w:rFonts w:ascii="Times New Roman" w:hAnsi="Times New Roman" w:cs="Times New Roman"/>
                <w:b/>
                <w:bCs/>
                <w:sz w:val="24"/>
                <w:szCs w:val="24"/>
              </w:rPr>
              <w:pPrChange w:id="2094" w:author="Mohammad Nayeem Hasan" w:date="2023-01-21T14:56:00Z">
                <w:pPr>
                  <w:jc w:val="both"/>
                </w:pPr>
              </w:pPrChange>
            </w:pPr>
            <w:del w:id="2095" w:author="Mohammad Nayeem Hasan" w:date="2023-01-21T00:38:00Z">
              <w:r w:rsidRPr="00F411AC" w:rsidDel="00C2040A">
                <w:rPr>
                  <w:rFonts w:ascii="Times New Roman" w:hAnsi="Times New Roman" w:cs="Times New Roman"/>
                  <w:b/>
                  <w:bCs/>
                  <w:sz w:val="24"/>
                  <w:szCs w:val="24"/>
                </w:rPr>
                <w:delText>0.038</w:delText>
              </w:r>
            </w:del>
          </w:p>
        </w:tc>
        <w:tc>
          <w:tcPr>
            <w:tcW w:w="379" w:type="pct"/>
            <w:vAlign w:val="center"/>
          </w:tcPr>
          <w:p w14:paraId="014B7D97" w14:textId="5286C28B" w:rsidR="002639A6" w:rsidRPr="00D97196" w:rsidDel="00C2040A" w:rsidRDefault="002639A6">
            <w:pPr>
              <w:rPr>
                <w:del w:id="2096" w:author="Mohammad Nayeem Hasan" w:date="2023-01-21T00:38:00Z"/>
                <w:rFonts w:ascii="Times New Roman" w:hAnsi="Times New Roman" w:cs="Times New Roman"/>
                <w:sz w:val="24"/>
                <w:szCs w:val="24"/>
              </w:rPr>
              <w:pPrChange w:id="2097" w:author="Mohammad Nayeem Hasan" w:date="2023-01-21T14:56:00Z">
                <w:pPr>
                  <w:jc w:val="both"/>
                </w:pPr>
              </w:pPrChange>
            </w:pPr>
            <w:del w:id="2098" w:author="Mohammad Nayeem Hasan" w:date="2023-01-21T00:38:00Z">
              <w:r w:rsidRPr="00D97196" w:rsidDel="00C2040A">
                <w:rPr>
                  <w:rFonts w:ascii="Times New Roman" w:hAnsi="Times New Roman" w:cs="Times New Roman"/>
                  <w:sz w:val="24"/>
                  <w:szCs w:val="24"/>
                </w:rPr>
                <w:delText>1.22</w:delText>
              </w:r>
            </w:del>
          </w:p>
        </w:tc>
        <w:tc>
          <w:tcPr>
            <w:tcW w:w="1140" w:type="pct"/>
            <w:vAlign w:val="center"/>
          </w:tcPr>
          <w:p w14:paraId="481DCA1B" w14:textId="7FB34012" w:rsidR="002639A6" w:rsidRPr="00D97196" w:rsidDel="00C2040A" w:rsidRDefault="002639A6">
            <w:pPr>
              <w:rPr>
                <w:del w:id="2099" w:author="Mohammad Nayeem Hasan" w:date="2023-01-21T00:38:00Z"/>
                <w:rFonts w:ascii="Times New Roman" w:hAnsi="Times New Roman" w:cs="Times New Roman"/>
                <w:sz w:val="24"/>
                <w:szCs w:val="24"/>
              </w:rPr>
              <w:pPrChange w:id="2100" w:author="Mohammad Nayeem Hasan" w:date="2023-01-21T14:56:00Z">
                <w:pPr>
                  <w:jc w:val="both"/>
                </w:pPr>
              </w:pPrChange>
            </w:pPr>
            <w:del w:id="2101" w:author="Mohammad Nayeem Hasan" w:date="2023-01-21T00:38:00Z">
              <w:r w:rsidRPr="00D97196" w:rsidDel="00C2040A">
                <w:rPr>
                  <w:rFonts w:ascii="Times New Roman" w:hAnsi="Times New Roman" w:cs="Times New Roman"/>
                  <w:sz w:val="24"/>
                  <w:szCs w:val="24"/>
                </w:rPr>
                <w:delText>1.08- 1.38</w:delText>
              </w:r>
            </w:del>
          </w:p>
        </w:tc>
        <w:tc>
          <w:tcPr>
            <w:tcW w:w="445" w:type="pct"/>
            <w:vAlign w:val="center"/>
          </w:tcPr>
          <w:p w14:paraId="39DF5181" w14:textId="1E771280" w:rsidR="002639A6" w:rsidRPr="00F411AC" w:rsidDel="00C2040A" w:rsidRDefault="002639A6">
            <w:pPr>
              <w:rPr>
                <w:del w:id="2102" w:author="Mohammad Nayeem Hasan" w:date="2023-01-21T00:38:00Z"/>
                <w:rFonts w:ascii="Times New Roman" w:hAnsi="Times New Roman" w:cs="Times New Roman"/>
                <w:b/>
                <w:bCs/>
                <w:sz w:val="24"/>
                <w:szCs w:val="24"/>
              </w:rPr>
              <w:pPrChange w:id="2103" w:author="Mohammad Nayeem Hasan" w:date="2023-01-21T14:56:00Z">
                <w:pPr>
                  <w:jc w:val="both"/>
                </w:pPr>
              </w:pPrChange>
            </w:pPr>
            <w:del w:id="2104" w:author="Mohammad Nayeem Hasan" w:date="2023-01-21T00:38:00Z">
              <w:r w:rsidRPr="00F411AC" w:rsidDel="00C2040A">
                <w:rPr>
                  <w:rFonts w:ascii="Times New Roman" w:hAnsi="Times New Roman" w:cs="Times New Roman"/>
                  <w:b/>
                  <w:bCs/>
                  <w:sz w:val="24"/>
                  <w:szCs w:val="24"/>
                </w:rPr>
                <w:delText>0.001</w:delText>
              </w:r>
            </w:del>
          </w:p>
        </w:tc>
      </w:tr>
      <w:tr w:rsidR="00275578" w:rsidRPr="00D97196" w:rsidDel="00C2040A" w14:paraId="0ABE5569" w14:textId="6747A23E" w:rsidTr="00B1108E">
        <w:trPr>
          <w:trHeight w:val="288"/>
          <w:jc w:val="center"/>
          <w:del w:id="2105" w:author="Mohammad Nayeem Hasan" w:date="2023-01-21T00:38:00Z"/>
        </w:trPr>
        <w:tc>
          <w:tcPr>
            <w:tcW w:w="811" w:type="pct"/>
            <w:vAlign w:val="center"/>
          </w:tcPr>
          <w:p w14:paraId="77C7FCFA" w14:textId="5C703B16" w:rsidR="002639A6" w:rsidRPr="00D97196" w:rsidDel="00C2040A" w:rsidRDefault="002639A6">
            <w:pPr>
              <w:rPr>
                <w:del w:id="2106" w:author="Mohammad Nayeem Hasan" w:date="2023-01-21T00:38:00Z"/>
                <w:rFonts w:ascii="Times New Roman" w:hAnsi="Times New Roman" w:cs="Times New Roman"/>
                <w:sz w:val="24"/>
                <w:szCs w:val="24"/>
              </w:rPr>
              <w:pPrChange w:id="2107" w:author="Mohammad Nayeem Hasan" w:date="2023-01-21T14:56:00Z">
                <w:pPr>
                  <w:jc w:val="both"/>
                </w:pPr>
              </w:pPrChange>
            </w:pPr>
            <w:del w:id="2108" w:author="Mohammad Nayeem Hasan" w:date="2023-01-21T00:38:00Z">
              <w:r w:rsidRPr="00D97196" w:rsidDel="00C2040A">
                <w:rPr>
                  <w:rFonts w:ascii="Times New Roman" w:hAnsi="Times New Roman" w:cs="Times New Roman"/>
                  <w:sz w:val="24"/>
                  <w:szCs w:val="24"/>
                </w:rPr>
                <w:delText>No</w:delText>
              </w:r>
            </w:del>
          </w:p>
        </w:tc>
        <w:tc>
          <w:tcPr>
            <w:tcW w:w="353" w:type="pct"/>
            <w:vAlign w:val="center"/>
          </w:tcPr>
          <w:p w14:paraId="4E4102B9" w14:textId="4D20DF6D" w:rsidR="002639A6" w:rsidRPr="00D97196" w:rsidDel="00C2040A" w:rsidRDefault="002639A6">
            <w:pPr>
              <w:rPr>
                <w:del w:id="2109" w:author="Mohammad Nayeem Hasan" w:date="2023-01-21T00:38:00Z"/>
                <w:rFonts w:ascii="Times New Roman" w:hAnsi="Times New Roman" w:cs="Times New Roman"/>
                <w:sz w:val="24"/>
                <w:szCs w:val="24"/>
              </w:rPr>
              <w:pPrChange w:id="2110" w:author="Mohammad Nayeem Hasan" w:date="2023-01-21T14:56:00Z">
                <w:pPr>
                  <w:jc w:val="both"/>
                </w:pPr>
              </w:pPrChange>
            </w:pPr>
            <w:del w:id="2111" w:author="Mohammad Nayeem Hasan" w:date="2023-01-21T00:38:00Z">
              <w:r w:rsidRPr="00D97196" w:rsidDel="00C2040A">
                <w:rPr>
                  <w:rFonts w:ascii="Times New Roman" w:hAnsi="Times New Roman" w:cs="Times New Roman"/>
                  <w:sz w:val="24"/>
                  <w:szCs w:val="24"/>
                </w:rPr>
                <w:delText>Ref.</w:delText>
              </w:r>
            </w:del>
          </w:p>
        </w:tc>
        <w:tc>
          <w:tcPr>
            <w:tcW w:w="329" w:type="pct"/>
            <w:vAlign w:val="center"/>
          </w:tcPr>
          <w:p w14:paraId="2F124F72" w14:textId="7E7A007A" w:rsidR="002639A6" w:rsidRPr="00D97196" w:rsidDel="00C2040A" w:rsidRDefault="002639A6">
            <w:pPr>
              <w:rPr>
                <w:del w:id="2112" w:author="Mohammad Nayeem Hasan" w:date="2023-01-21T00:38:00Z"/>
                <w:rFonts w:ascii="Times New Roman" w:hAnsi="Times New Roman" w:cs="Times New Roman"/>
                <w:sz w:val="24"/>
                <w:szCs w:val="24"/>
              </w:rPr>
              <w:pPrChange w:id="2113" w:author="Mohammad Nayeem Hasan" w:date="2023-01-21T14:56:00Z">
                <w:pPr>
                  <w:jc w:val="both"/>
                </w:pPr>
              </w:pPrChange>
            </w:pPr>
            <w:del w:id="2114"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6C7E92E4" w14:textId="789F297B" w:rsidR="002639A6" w:rsidRPr="00D97196" w:rsidDel="00C2040A" w:rsidRDefault="002639A6">
            <w:pPr>
              <w:rPr>
                <w:del w:id="2115" w:author="Mohammad Nayeem Hasan" w:date="2023-01-21T00:38:00Z"/>
                <w:rFonts w:ascii="Times New Roman" w:hAnsi="Times New Roman" w:cs="Times New Roman"/>
                <w:sz w:val="24"/>
                <w:szCs w:val="24"/>
              </w:rPr>
              <w:pPrChange w:id="2116" w:author="Mohammad Nayeem Hasan" w:date="2023-01-21T14:56:00Z">
                <w:pPr>
                  <w:jc w:val="both"/>
                </w:pPr>
              </w:pPrChange>
            </w:pPr>
            <w:del w:id="2117" w:author="Mohammad Nayeem Hasan" w:date="2023-01-21T00:38:00Z">
              <w:r w:rsidRPr="00D97196" w:rsidDel="00C2040A">
                <w:rPr>
                  <w:rFonts w:ascii="Times New Roman" w:hAnsi="Times New Roman" w:cs="Times New Roman"/>
                  <w:sz w:val="24"/>
                  <w:szCs w:val="24"/>
                </w:rPr>
                <w:delText>-</w:delText>
              </w:r>
            </w:del>
          </w:p>
        </w:tc>
        <w:tc>
          <w:tcPr>
            <w:tcW w:w="353" w:type="pct"/>
            <w:vAlign w:val="center"/>
          </w:tcPr>
          <w:p w14:paraId="4ED623CC" w14:textId="6D5ADAF0" w:rsidR="002639A6" w:rsidRPr="00D97196" w:rsidDel="00C2040A" w:rsidRDefault="002639A6">
            <w:pPr>
              <w:rPr>
                <w:del w:id="2118" w:author="Mohammad Nayeem Hasan" w:date="2023-01-21T00:38:00Z"/>
                <w:rFonts w:ascii="Times New Roman" w:hAnsi="Times New Roman" w:cs="Times New Roman"/>
                <w:sz w:val="24"/>
                <w:szCs w:val="24"/>
              </w:rPr>
              <w:pPrChange w:id="2119" w:author="Mohammad Nayeem Hasan" w:date="2023-01-21T14:56:00Z">
                <w:pPr>
                  <w:jc w:val="both"/>
                </w:pPr>
              </w:pPrChange>
            </w:pPr>
            <w:del w:id="2120" w:author="Mohammad Nayeem Hasan" w:date="2023-01-21T00:38:00Z">
              <w:r w:rsidRPr="00D97196" w:rsidDel="00C2040A">
                <w:rPr>
                  <w:rFonts w:ascii="Times New Roman" w:hAnsi="Times New Roman" w:cs="Times New Roman"/>
                  <w:sz w:val="24"/>
                  <w:szCs w:val="24"/>
                </w:rPr>
                <w:delText>Ref</w:delText>
              </w:r>
            </w:del>
          </w:p>
        </w:tc>
        <w:tc>
          <w:tcPr>
            <w:tcW w:w="356" w:type="pct"/>
            <w:vAlign w:val="center"/>
          </w:tcPr>
          <w:p w14:paraId="08282367" w14:textId="51058AA1" w:rsidR="002639A6" w:rsidRPr="00D97196" w:rsidDel="00C2040A" w:rsidRDefault="002639A6">
            <w:pPr>
              <w:rPr>
                <w:del w:id="2121" w:author="Mohammad Nayeem Hasan" w:date="2023-01-21T00:38:00Z"/>
                <w:rFonts w:ascii="Times New Roman" w:hAnsi="Times New Roman" w:cs="Times New Roman"/>
                <w:sz w:val="24"/>
                <w:szCs w:val="24"/>
              </w:rPr>
              <w:pPrChange w:id="2122" w:author="Mohammad Nayeem Hasan" w:date="2023-01-21T14:56:00Z">
                <w:pPr>
                  <w:jc w:val="both"/>
                </w:pPr>
              </w:pPrChange>
            </w:pPr>
            <w:del w:id="2123"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06E2D52D" w14:textId="2160975A" w:rsidR="002639A6" w:rsidRPr="00D97196" w:rsidDel="00C2040A" w:rsidRDefault="002639A6">
            <w:pPr>
              <w:rPr>
                <w:del w:id="2124" w:author="Mohammad Nayeem Hasan" w:date="2023-01-21T00:38:00Z"/>
                <w:rFonts w:ascii="Times New Roman" w:hAnsi="Times New Roman" w:cs="Times New Roman"/>
                <w:sz w:val="24"/>
                <w:szCs w:val="24"/>
              </w:rPr>
              <w:pPrChange w:id="2125" w:author="Mohammad Nayeem Hasan" w:date="2023-01-21T14:56:00Z">
                <w:pPr>
                  <w:jc w:val="both"/>
                </w:pPr>
              </w:pPrChange>
            </w:pPr>
            <w:del w:id="2126"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4718E003" w14:textId="04394676" w:rsidR="002639A6" w:rsidRPr="00D97196" w:rsidDel="00C2040A" w:rsidRDefault="002639A6">
            <w:pPr>
              <w:rPr>
                <w:del w:id="2127" w:author="Mohammad Nayeem Hasan" w:date="2023-01-21T00:38:00Z"/>
                <w:rFonts w:ascii="Times New Roman" w:hAnsi="Times New Roman" w:cs="Times New Roman"/>
                <w:sz w:val="24"/>
                <w:szCs w:val="24"/>
              </w:rPr>
              <w:pPrChange w:id="2128" w:author="Mohammad Nayeem Hasan" w:date="2023-01-21T14:56:00Z">
                <w:pPr>
                  <w:jc w:val="both"/>
                </w:pPr>
              </w:pPrChange>
            </w:pPr>
            <w:del w:id="2129" w:author="Mohammad Nayeem Hasan" w:date="2023-01-21T00:38:00Z">
              <w:r w:rsidRPr="00D97196" w:rsidDel="00C2040A">
                <w:rPr>
                  <w:rFonts w:ascii="Times New Roman" w:hAnsi="Times New Roman" w:cs="Times New Roman"/>
                  <w:sz w:val="24"/>
                  <w:szCs w:val="24"/>
                </w:rPr>
                <w:delText>Ref</w:delText>
              </w:r>
            </w:del>
          </w:p>
        </w:tc>
        <w:tc>
          <w:tcPr>
            <w:tcW w:w="1140" w:type="pct"/>
            <w:vAlign w:val="center"/>
          </w:tcPr>
          <w:p w14:paraId="2056A391" w14:textId="4C4426E8" w:rsidR="002639A6" w:rsidRPr="00D97196" w:rsidDel="00C2040A" w:rsidRDefault="002639A6">
            <w:pPr>
              <w:rPr>
                <w:del w:id="2130" w:author="Mohammad Nayeem Hasan" w:date="2023-01-21T00:38:00Z"/>
                <w:rFonts w:ascii="Times New Roman" w:hAnsi="Times New Roman" w:cs="Times New Roman"/>
                <w:sz w:val="24"/>
                <w:szCs w:val="24"/>
              </w:rPr>
              <w:pPrChange w:id="2131" w:author="Mohammad Nayeem Hasan" w:date="2023-01-21T14:56:00Z">
                <w:pPr>
                  <w:jc w:val="both"/>
                </w:pPr>
              </w:pPrChange>
            </w:pPr>
            <w:del w:id="2132"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36CDA84D" w14:textId="18CC0E27" w:rsidR="002639A6" w:rsidRPr="00D97196" w:rsidDel="00C2040A" w:rsidRDefault="002639A6">
            <w:pPr>
              <w:rPr>
                <w:del w:id="2133" w:author="Mohammad Nayeem Hasan" w:date="2023-01-21T00:38:00Z"/>
                <w:rFonts w:ascii="Times New Roman" w:hAnsi="Times New Roman" w:cs="Times New Roman"/>
                <w:sz w:val="24"/>
                <w:szCs w:val="24"/>
              </w:rPr>
              <w:pPrChange w:id="2134" w:author="Mohammad Nayeem Hasan" w:date="2023-01-21T14:56:00Z">
                <w:pPr>
                  <w:jc w:val="both"/>
                </w:pPr>
              </w:pPrChange>
            </w:pPr>
            <w:del w:id="2135"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0EE215E2" w14:textId="623DCD71" w:rsidTr="00D3090E">
        <w:trPr>
          <w:trHeight w:val="288"/>
          <w:jc w:val="center"/>
          <w:del w:id="2136" w:author="Mohammad Nayeem Hasan" w:date="2023-01-21T00:38:00Z"/>
        </w:trPr>
        <w:tc>
          <w:tcPr>
            <w:tcW w:w="5000" w:type="pct"/>
            <w:gridSpan w:val="10"/>
            <w:vAlign w:val="center"/>
          </w:tcPr>
          <w:p w14:paraId="42DF62E7" w14:textId="14B7978E" w:rsidR="002639A6" w:rsidRPr="00D97196" w:rsidDel="00C2040A" w:rsidRDefault="002639A6">
            <w:pPr>
              <w:rPr>
                <w:del w:id="2137" w:author="Mohammad Nayeem Hasan" w:date="2023-01-21T00:38:00Z"/>
                <w:rFonts w:ascii="Times New Roman" w:hAnsi="Times New Roman" w:cs="Times New Roman"/>
                <w:sz w:val="24"/>
                <w:szCs w:val="24"/>
              </w:rPr>
              <w:pPrChange w:id="2138" w:author="Mohammad Nayeem Hasan" w:date="2023-01-21T14:56:00Z">
                <w:pPr>
                  <w:jc w:val="both"/>
                </w:pPr>
              </w:pPrChange>
            </w:pPr>
            <w:del w:id="2139" w:author="Mohammad Nayeem Hasan" w:date="2023-01-21T00:38:00Z">
              <w:r w:rsidRPr="00D97196" w:rsidDel="00C2040A">
                <w:rPr>
                  <w:rFonts w:ascii="Times New Roman" w:hAnsi="Times New Roman" w:cs="Times New Roman"/>
                  <w:sz w:val="24"/>
                  <w:szCs w:val="24"/>
                </w:rPr>
                <w:delText>Toilet facility type</w:delText>
              </w:r>
            </w:del>
          </w:p>
        </w:tc>
      </w:tr>
      <w:tr w:rsidR="00275578" w:rsidRPr="00D97196" w:rsidDel="00C2040A" w14:paraId="2D4125BF" w14:textId="15861274" w:rsidTr="00B1108E">
        <w:trPr>
          <w:trHeight w:val="288"/>
          <w:jc w:val="center"/>
          <w:del w:id="2140" w:author="Mohammad Nayeem Hasan" w:date="2023-01-21T00:38:00Z"/>
        </w:trPr>
        <w:tc>
          <w:tcPr>
            <w:tcW w:w="811" w:type="pct"/>
            <w:vAlign w:val="center"/>
          </w:tcPr>
          <w:p w14:paraId="126E2A0A" w14:textId="1BB9DE03" w:rsidR="002639A6" w:rsidRPr="00D97196" w:rsidDel="00C2040A" w:rsidRDefault="002639A6">
            <w:pPr>
              <w:rPr>
                <w:del w:id="2141" w:author="Mohammad Nayeem Hasan" w:date="2023-01-21T00:38:00Z"/>
                <w:rFonts w:ascii="Times New Roman" w:hAnsi="Times New Roman" w:cs="Times New Roman"/>
                <w:sz w:val="24"/>
                <w:szCs w:val="24"/>
              </w:rPr>
              <w:pPrChange w:id="2142" w:author="Mohammad Nayeem Hasan" w:date="2023-01-21T14:56:00Z">
                <w:pPr>
                  <w:jc w:val="both"/>
                </w:pPr>
              </w:pPrChange>
            </w:pPr>
            <w:del w:id="2143" w:author="Mohammad Nayeem Hasan" w:date="2023-01-21T00:38:00Z">
              <w:r w:rsidRPr="00D97196" w:rsidDel="00C2040A">
                <w:rPr>
                  <w:rFonts w:ascii="Times New Roman" w:hAnsi="Times New Roman" w:cs="Times New Roman"/>
                  <w:sz w:val="24"/>
                  <w:szCs w:val="24"/>
                </w:rPr>
                <w:delText>Improved</w:delText>
              </w:r>
            </w:del>
          </w:p>
        </w:tc>
        <w:tc>
          <w:tcPr>
            <w:tcW w:w="353" w:type="pct"/>
            <w:vAlign w:val="center"/>
          </w:tcPr>
          <w:p w14:paraId="274F782F" w14:textId="05B58212" w:rsidR="002639A6" w:rsidRPr="00D97196" w:rsidDel="00C2040A" w:rsidRDefault="002639A6">
            <w:pPr>
              <w:rPr>
                <w:del w:id="2144" w:author="Mohammad Nayeem Hasan" w:date="2023-01-21T00:38:00Z"/>
                <w:rFonts w:ascii="Times New Roman" w:hAnsi="Times New Roman" w:cs="Times New Roman"/>
                <w:sz w:val="24"/>
                <w:szCs w:val="24"/>
              </w:rPr>
              <w:pPrChange w:id="2145" w:author="Mohammad Nayeem Hasan" w:date="2023-01-21T14:56:00Z">
                <w:pPr>
                  <w:jc w:val="both"/>
                </w:pPr>
              </w:pPrChange>
            </w:pPr>
            <w:del w:id="2146" w:author="Mohammad Nayeem Hasan" w:date="2023-01-21T00:38:00Z">
              <w:r w:rsidRPr="00D97196" w:rsidDel="00C2040A">
                <w:rPr>
                  <w:rFonts w:ascii="Times New Roman" w:hAnsi="Times New Roman" w:cs="Times New Roman"/>
                  <w:sz w:val="24"/>
                  <w:szCs w:val="24"/>
                </w:rPr>
                <w:delText>Ref.</w:delText>
              </w:r>
            </w:del>
          </w:p>
        </w:tc>
        <w:tc>
          <w:tcPr>
            <w:tcW w:w="329" w:type="pct"/>
            <w:vAlign w:val="center"/>
          </w:tcPr>
          <w:p w14:paraId="2EC25F8B" w14:textId="34603E74" w:rsidR="002639A6" w:rsidRPr="00D97196" w:rsidDel="00C2040A" w:rsidRDefault="002639A6">
            <w:pPr>
              <w:rPr>
                <w:del w:id="2147" w:author="Mohammad Nayeem Hasan" w:date="2023-01-21T00:38:00Z"/>
                <w:rFonts w:ascii="Times New Roman" w:hAnsi="Times New Roman" w:cs="Times New Roman"/>
                <w:sz w:val="24"/>
                <w:szCs w:val="24"/>
              </w:rPr>
              <w:pPrChange w:id="2148" w:author="Mohammad Nayeem Hasan" w:date="2023-01-21T14:56:00Z">
                <w:pPr>
                  <w:jc w:val="both"/>
                </w:pPr>
              </w:pPrChange>
            </w:pPr>
            <w:del w:id="2149"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71D8215F" w14:textId="5E2D2F8C" w:rsidR="002639A6" w:rsidRPr="00D97196" w:rsidDel="00C2040A" w:rsidRDefault="002639A6">
            <w:pPr>
              <w:rPr>
                <w:del w:id="2150" w:author="Mohammad Nayeem Hasan" w:date="2023-01-21T00:38:00Z"/>
                <w:rFonts w:ascii="Times New Roman" w:hAnsi="Times New Roman" w:cs="Times New Roman"/>
                <w:sz w:val="24"/>
                <w:szCs w:val="24"/>
              </w:rPr>
              <w:pPrChange w:id="2151" w:author="Mohammad Nayeem Hasan" w:date="2023-01-21T14:56:00Z">
                <w:pPr>
                  <w:jc w:val="both"/>
                </w:pPr>
              </w:pPrChange>
            </w:pPr>
            <w:del w:id="2152" w:author="Mohammad Nayeem Hasan" w:date="2023-01-21T00:38:00Z">
              <w:r w:rsidRPr="00D97196" w:rsidDel="00C2040A">
                <w:rPr>
                  <w:rFonts w:ascii="Times New Roman" w:hAnsi="Times New Roman" w:cs="Times New Roman"/>
                  <w:sz w:val="24"/>
                  <w:szCs w:val="24"/>
                </w:rPr>
                <w:delText>-</w:delText>
              </w:r>
            </w:del>
          </w:p>
        </w:tc>
        <w:tc>
          <w:tcPr>
            <w:tcW w:w="353" w:type="pct"/>
            <w:vAlign w:val="center"/>
          </w:tcPr>
          <w:p w14:paraId="0B853D77" w14:textId="5DC56547" w:rsidR="002639A6" w:rsidRPr="00D97196" w:rsidDel="00C2040A" w:rsidRDefault="002639A6">
            <w:pPr>
              <w:rPr>
                <w:del w:id="2153" w:author="Mohammad Nayeem Hasan" w:date="2023-01-21T00:38:00Z"/>
                <w:rFonts w:ascii="Times New Roman" w:hAnsi="Times New Roman" w:cs="Times New Roman"/>
                <w:sz w:val="24"/>
                <w:szCs w:val="24"/>
              </w:rPr>
              <w:pPrChange w:id="2154" w:author="Mohammad Nayeem Hasan" w:date="2023-01-21T14:56:00Z">
                <w:pPr>
                  <w:jc w:val="both"/>
                </w:pPr>
              </w:pPrChange>
            </w:pPr>
            <w:del w:id="2155" w:author="Mohammad Nayeem Hasan" w:date="2023-01-21T00:38:00Z">
              <w:r w:rsidRPr="00D97196" w:rsidDel="00C2040A">
                <w:rPr>
                  <w:rFonts w:ascii="Times New Roman" w:hAnsi="Times New Roman" w:cs="Times New Roman"/>
                  <w:sz w:val="24"/>
                  <w:szCs w:val="24"/>
                </w:rPr>
                <w:delText>Ref</w:delText>
              </w:r>
            </w:del>
          </w:p>
        </w:tc>
        <w:tc>
          <w:tcPr>
            <w:tcW w:w="356" w:type="pct"/>
            <w:vAlign w:val="center"/>
          </w:tcPr>
          <w:p w14:paraId="1193ACC4" w14:textId="2A1E5C9B" w:rsidR="002639A6" w:rsidRPr="00D97196" w:rsidDel="00C2040A" w:rsidRDefault="002639A6">
            <w:pPr>
              <w:rPr>
                <w:del w:id="2156" w:author="Mohammad Nayeem Hasan" w:date="2023-01-21T00:38:00Z"/>
                <w:rFonts w:ascii="Times New Roman" w:hAnsi="Times New Roman" w:cs="Times New Roman"/>
                <w:sz w:val="24"/>
                <w:szCs w:val="24"/>
              </w:rPr>
              <w:pPrChange w:id="2157" w:author="Mohammad Nayeem Hasan" w:date="2023-01-21T14:56:00Z">
                <w:pPr>
                  <w:jc w:val="both"/>
                </w:pPr>
              </w:pPrChange>
            </w:pPr>
            <w:del w:id="2158"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695786F6" w14:textId="6F2AA308" w:rsidR="002639A6" w:rsidRPr="00D97196" w:rsidDel="00C2040A" w:rsidRDefault="002639A6">
            <w:pPr>
              <w:rPr>
                <w:del w:id="2159" w:author="Mohammad Nayeem Hasan" w:date="2023-01-21T00:38:00Z"/>
                <w:rFonts w:ascii="Times New Roman" w:hAnsi="Times New Roman" w:cs="Times New Roman"/>
                <w:sz w:val="24"/>
                <w:szCs w:val="24"/>
              </w:rPr>
              <w:pPrChange w:id="2160" w:author="Mohammad Nayeem Hasan" w:date="2023-01-21T14:56:00Z">
                <w:pPr>
                  <w:jc w:val="both"/>
                </w:pPr>
              </w:pPrChange>
            </w:pPr>
            <w:del w:id="2161"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5DE16834" w14:textId="6601FAF1" w:rsidR="002639A6" w:rsidRPr="00D97196" w:rsidDel="00C2040A" w:rsidRDefault="002639A6">
            <w:pPr>
              <w:rPr>
                <w:del w:id="2162" w:author="Mohammad Nayeem Hasan" w:date="2023-01-21T00:38:00Z"/>
                <w:rFonts w:ascii="Times New Roman" w:hAnsi="Times New Roman" w:cs="Times New Roman"/>
                <w:sz w:val="24"/>
                <w:szCs w:val="24"/>
              </w:rPr>
              <w:pPrChange w:id="2163" w:author="Mohammad Nayeem Hasan" w:date="2023-01-21T14:56:00Z">
                <w:pPr>
                  <w:jc w:val="both"/>
                </w:pPr>
              </w:pPrChange>
            </w:pPr>
            <w:del w:id="2164" w:author="Mohammad Nayeem Hasan" w:date="2023-01-21T00:38:00Z">
              <w:r w:rsidRPr="00D97196" w:rsidDel="00C2040A">
                <w:rPr>
                  <w:rFonts w:ascii="Times New Roman" w:hAnsi="Times New Roman" w:cs="Times New Roman"/>
                  <w:sz w:val="24"/>
                  <w:szCs w:val="24"/>
                </w:rPr>
                <w:delText>Ref</w:delText>
              </w:r>
            </w:del>
          </w:p>
        </w:tc>
        <w:tc>
          <w:tcPr>
            <w:tcW w:w="1140" w:type="pct"/>
            <w:vAlign w:val="center"/>
          </w:tcPr>
          <w:p w14:paraId="2B676EC1" w14:textId="54E824E7" w:rsidR="002639A6" w:rsidRPr="00D97196" w:rsidDel="00C2040A" w:rsidRDefault="002639A6">
            <w:pPr>
              <w:rPr>
                <w:del w:id="2165" w:author="Mohammad Nayeem Hasan" w:date="2023-01-21T00:38:00Z"/>
                <w:rFonts w:ascii="Times New Roman" w:hAnsi="Times New Roman" w:cs="Times New Roman"/>
                <w:sz w:val="24"/>
                <w:szCs w:val="24"/>
              </w:rPr>
              <w:pPrChange w:id="2166" w:author="Mohammad Nayeem Hasan" w:date="2023-01-21T14:56:00Z">
                <w:pPr>
                  <w:jc w:val="both"/>
                </w:pPr>
              </w:pPrChange>
            </w:pPr>
            <w:del w:id="2167"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3A10B01D" w14:textId="71885086" w:rsidR="002639A6" w:rsidRPr="00D97196" w:rsidDel="00C2040A" w:rsidRDefault="002639A6">
            <w:pPr>
              <w:rPr>
                <w:del w:id="2168" w:author="Mohammad Nayeem Hasan" w:date="2023-01-21T00:38:00Z"/>
                <w:rFonts w:ascii="Times New Roman" w:hAnsi="Times New Roman" w:cs="Times New Roman"/>
                <w:sz w:val="24"/>
                <w:szCs w:val="24"/>
              </w:rPr>
              <w:pPrChange w:id="2169" w:author="Mohammad Nayeem Hasan" w:date="2023-01-21T14:56:00Z">
                <w:pPr>
                  <w:jc w:val="both"/>
                </w:pPr>
              </w:pPrChange>
            </w:pPr>
            <w:del w:id="2170"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5406D676" w14:textId="3932681D" w:rsidTr="00B1108E">
        <w:trPr>
          <w:trHeight w:val="288"/>
          <w:jc w:val="center"/>
          <w:del w:id="2171" w:author="Mohammad Nayeem Hasan" w:date="2023-01-21T00:38:00Z"/>
        </w:trPr>
        <w:tc>
          <w:tcPr>
            <w:tcW w:w="811" w:type="pct"/>
            <w:vAlign w:val="center"/>
          </w:tcPr>
          <w:p w14:paraId="3751E8BA" w14:textId="3C597B16" w:rsidR="002639A6" w:rsidRPr="00D97196" w:rsidDel="00C2040A" w:rsidRDefault="002639A6">
            <w:pPr>
              <w:rPr>
                <w:del w:id="2172" w:author="Mohammad Nayeem Hasan" w:date="2023-01-21T00:38:00Z"/>
                <w:rFonts w:ascii="Times New Roman" w:hAnsi="Times New Roman" w:cs="Times New Roman"/>
                <w:sz w:val="24"/>
                <w:szCs w:val="24"/>
              </w:rPr>
              <w:pPrChange w:id="2173" w:author="Mohammad Nayeem Hasan" w:date="2023-01-21T14:56:00Z">
                <w:pPr>
                  <w:jc w:val="both"/>
                </w:pPr>
              </w:pPrChange>
            </w:pPr>
            <w:del w:id="2174" w:author="Mohammad Nayeem Hasan" w:date="2023-01-21T00:38:00Z">
              <w:r w:rsidRPr="00D97196" w:rsidDel="00C2040A">
                <w:rPr>
                  <w:rFonts w:ascii="Times New Roman" w:hAnsi="Times New Roman" w:cs="Times New Roman"/>
                  <w:sz w:val="24"/>
                  <w:szCs w:val="24"/>
                </w:rPr>
                <w:delText>Non-improved</w:delText>
              </w:r>
            </w:del>
          </w:p>
        </w:tc>
        <w:tc>
          <w:tcPr>
            <w:tcW w:w="353" w:type="pct"/>
            <w:vAlign w:val="center"/>
          </w:tcPr>
          <w:p w14:paraId="5C5A0754" w14:textId="0DACB4A4" w:rsidR="002639A6" w:rsidRPr="00D97196" w:rsidDel="00C2040A" w:rsidRDefault="002639A6">
            <w:pPr>
              <w:rPr>
                <w:del w:id="2175" w:author="Mohammad Nayeem Hasan" w:date="2023-01-21T00:38:00Z"/>
                <w:rFonts w:ascii="Times New Roman" w:hAnsi="Times New Roman" w:cs="Times New Roman"/>
                <w:sz w:val="24"/>
                <w:szCs w:val="24"/>
              </w:rPr>
              <w:pPrChange w:id="2176" w:author="Mohammad Nayeem Hasan" w:date="2023-01-21T14:56:00Z">
                <w:pPr>
                  <w:jc w:val="both"/>
                </w:pPr>
              </w:pPrChange>
            </w:pPr>
            <w:del w:id="2177" w:author="Mohammad Nayeem Hasan" w:date="2023-01-21T00:38:00Z">
              <w:r w:rsidRPr="00D97196" w:rsidDel="00C2040A">
                <w:rPr>
                  <w:rFonts w:ascii="Times New Roman" w:hAnsi="Times New Roman" w:cs="Times New Roman"/>
                  <w:sz w:val="24"/>
                  <w:szCs w:val="24"/>
                </w:rPr>
                <w:delText>1.36</w:delText>
              </w:r>
            </w:del>
          </w:p>
        </w:tc>
        <w:tc>
          <w:tcPr>
            <w:tcW w:w="329" w:type="pct"/>
            <w:vAlign w:val="center"/>
          </w:tcPr>
          <w:p w14:paraId="04D8009B" w14:textId="07C3DF3B" w:rsidR="002639A6" w:rsidRPr="00D97196" w:rsidDel="00C2040A" w:rsidRDefault="002639A6">
            <w:pPr>
              <w:rPr>
                <w:del w:id="2178" w:author="Mohammad Nayeem Hasan" w:date="2023-01-21T00:38:00Z"/>
                <w:rFonts w:ascii="Times New Roman" w:hAnsi="Times New Roman" w:cs="Times New Roman"/>
                <w:sz w:val="24"/>
                <w:szCs w:val="24"/>
              </w:rPr>
              <w:pPrChange w:id="2179" w:author="Mohammad Nayeem Hasan" w:date="2023-01-21T14:56:00Z">
                <w:pPr>
                  <w:jc w:val="both"/>
                </w:pPr>
              </w:pPrChange>
            </w:pPr>
            <w:del w:id="2180" w:author="Mohammad Nayeem Hasan" w:date="2023-01-21T00:38:00Z">
              <w:r w:rsidRPr="00D97196" w:rsidDel="00C2040A">
                <w:rPr>
                  <w:rFonts w:ascii="Times New Roman" w:hAnsi="Times New Roman" w:cs="Times New Roman"/>
                  <w:sz w:val="24"/>
                  <w:szCs w:val="24"/>
                </w:rPr>
                <w:delText>1.22 – 1.52</w:delText>
              </w:r>
            </w:del>
          </w:p>
        </w:tc>
        <w:tc>
          <w:tcPr>
            <w:tcW w:w="417" w:type="pct"/>
            <w:vAlign w:val="center"/>
          </w:tcPr>
          <w:p w14:paraId="6D9BDAAD" w14:textId="38E38137" w:rsidR="002639A6" w:rsidRPr="00F411AC" w:rsidDel="00C2040A" w:rsidRDefault="002639A6">
            <w:pPr>
              <w:rPr>
                <w:del w:id="2181" w:author="Mohammad Nayeem Hasan" w:date="2023-01-21T00:38:00Z"/>
                <w:rFonts w:ascii="Times New Roman" w:hAnsi="Times New Roman" w:cs="Times New Roman"/>
                <w:b/>
                <w:bCs/>
                <w:sz w:val="24"/>
                <w:szCs w:val="24"/>
              </w:rPr>
              <w:pPrChange w:id="2182" w:author="Mohammad Nayeem Hasan" w:date="2023-01-21T14:56:00Z">
                <w:pPr>
                  <w:jc w:val="both"/>
                </w:pPr>
              </w:pPrChange>
            </w:pPr>
            <w:del w:id="2183" w:author="Mohammad Nayeem Hasan" w:date="2023-01-21T00:38:00Z">
              <w:r w:rsidRPr="00F411AC" w:rsidDel="00C2040A">
                <w:rPr>
                  <w:rFonts w:ascii="Times New Roman" w:hAnsi="Times New Roman" w:cs="Times New Roman"/>
                  <w:b/>
                  <w:bCs/>
                  <w:sz w:val="24"/>
                  <w:szCs w:val="24"/>
                </w:rPr>
                <w:delText>&lt;0.001</w:delText>
              </w:r>
            </w:del>
          </w:p>
        </w:tc>
        <w:tc>
          <w:tcPr>
            <w:tcW w:w="353" w:type="pct"/>
            <w:vAlign w:val="center"/>
          </w:tcPr>
          <w:p w14:paraId="0F210AAC" w14:textId="725F44E1" w:rsidR="002639A6" w:rsidRPr="00D97196" w:rsidDel="00C2040A" w:rsidRDefault="002639A6">
            <w:pPr>
              <w:rPr>
                <w:del w:id="2184" w:author="Mohammad Nayeem Hasan" w:date="2023-01-21T00:38:00Z"/>
                <w:rFonts w:ascii="Times New Roman" w:hAnsi="Times New Roman" w:cs="Times New Roman"/>
                <w:sz w:val="24"/>
                <w:szCs w:val="24"/>
              </w:rPr>
              <w:pPrChange w:id="2185" w:author="Mohammad Nayeem Hasan" w:date="2023-01-21T14:56:00Z">
                <w:pPr>
                  <w:jc w:val="both"/>
                </w:pPr>
              </w:pPrChange>
            </w:pPr>
            <w:del w:id="2186" w:author="Mohammad Nayeem Hasan" w:date="2023-01-21T00:38:00Z">
              <w:r w:rsidRPr="00D97196" w:rsidDel="00C2040A">
                <w:rPr>
                  <w:rFonts w:ascii="Times New Roman" w:hAnsi="Times New Roman" w:cs="Times New Roman"/>
                  <w:sz w:val="24"/>
                  <w:szCs w:val="24"/>
                </w:rPr>
                <w:delText>1.00</w:delText>
              </w:r>
            </w:del>
          </w:p>
        </w:tc>
        <w:tc>
          <w:tcPr>
            <w:tcW w:w="356" w:type="pct"/>
            <w:vAlign w:val="center"/>
          </w:tcPr>
          <w:p w14:paraId="01A32AA6" w14:textId="480ED167" w:rsidR="002639A6" w:rsidRPr="00D97196" w:rsidDel="00C2040A" w:rsidRDefault="002639A6">
            <w:pPr>
              <w:rPr>
                <w:del w:id="2187" w:author="Mohammad Nayeem Hasan" w:date="2023-01-21T00:38:00Z"/>
                <w:rFonts w:ascii="Times New Roman" w:hAnsi="Times New Roman" w:cs="Times New Roman"/>
                <w:sz w:val="24"/>
                <w:szCs w:val="24"/>
              </w:rPr>
              <w:pPrChange w:id="2188" w:author="Mohammad Nayeem Hasan" w:date="2023-01-21T14:56:00Z">
                <w:pPr>
                  <w:jc w:val="both"/>
                </w:pPr>
              </w:pPrChange>
            </w:pPr>
            <w:del w:id="2189" w:author="Mohammad Nayeem Hasan" w:date="2023-01-21T00:38:00Z">
              <w:r w:rsidRPr="00D97196" w:rsidDel="00C2040A">
                <w:rPr>
                  <w:rFonts w:ascii="Times New Roman" w:hAnsi="Times New Roman" w:cs="Times New Roman"/>
                  <w:sz w:val="24"/>
                  <w:szCs w:val="24"/>
                </w:rPr>
                <w:delText>0.59 – 1.67</w:delText>
              </w:r>
            </w:del>
          </w:p>
        </w:tc>
        <w:tc>
          <w:tcPr>
            <w:tcW w:w="417" w:type="pct"/>
            <w:vAlign w:val="center"/>
          </w:tcPr>
          <w:p w14:paraId="6BA7E4B0" w14:textId="18AF8456" w:rsidR="002639A6" w:rsidRPr="00D97196" w:rsidDel="00C2040A" w:rsidRDefault="002639A6">
            <w:pPr>
              <w:rPr>
                <w:del w:id="2190" w:author="Mohammad Nayeem Hasan" w:date="2023-01-21T00:38:00Z"/>
                <w:rFonts w:ascii="Times New Roman" w:hAnsi="Times New Roman" w:cs="Times New Roman"/>
                <w:sz w:val="24"/>
                <w:szCs w:val="24"/>
              </w:rPr>
              <w:pPrChange w:id="2191" w:author="Mohammad Nayeem Hasan" w:date="2023-01-21T14:56:00Z">
                <w:pPr>
                  <w:jc w:val="both"/>
                </w:pPr>
              </w:pPrChange>
            </w:pPr>
            <w:del w:id="2192" w:author="Mohammad Nayeem Hasan" w:date="2023-01-21T00:38:00Z">
              <w:r w:rsidRPr="00D97196" w:rsidDel="00C2040A">
                <w:rPr>
                  <w:rFonts w:ascii="Times New Roman" w:hAnsi="Times New Roman" w:cs="Times New Roman"/>
                  <w:sz w:val="24"/>
                  <w:szCs w:val="24"/>
                </w:rPr>
                <w:delText>0.987</w:delText>
              </w:r>
            </w:del>
          </w:p>
        </w:tc>
        <w:tc>
          <w:tcPr>
            <w:tcW w:w="379" w:type="pct"/>
            <w:vAlign w:val="center"/>
          </w:tcPr>
          <w:p w14:paraId="22FD3198" w14:textId="311A509B" w:rsidR="002639A6" w:rsidRPr="00D97196" w:rsidDel="00C2040A" w:rsidRDefault="002639A6">
            <w:pPr>
              <w:rPr>
                <w:del w:id="2193" w:author="Mohammad Nayeem Hasan" w:date="2023-01-21T00:38:00Z"/>
                <w:rFonts w:ascii="Times New Roman" w:hAnsi="Times New Roman" w:cs="Times New Roman"/>
                <w:sz w:val="24"/>
                <w:szCs w:val="24"/>
              </w:rPr>
              <w:pPrChange w:id="2194" w:author="Mohammad Nayeem Hasan" w:date="2023-01-21T14:56:00Z">
                <w:pPr>
                  <w:jc w:val="both"/>
                </w:pPr>
              </w:pPrChange>
            </w:pPr>
            <w:del w:id="2195" w:author="Mohammad Nayeem Hasan" w:date="2023-01-21T00:38:00Z">
              <w:r w:rsidRPr="00D97196" w:rsidDel="00C2040A">
                <w:rPr>
                  <w:rFonts w:ascii="Times New Roman" w:hAnsi="Times New Roman" w:cs="Times New Roman"/>
                  <w:sz w:val="24"/>
                  <w:szCs w:val="24"/>
                </w:rPr>
                <w:delText>1.49</w:delText>
              </w:r>
            </w:del>
          </w:p>
        </w:tc>
        <w:tc>
          <w:tcPr>
            <w:tcW w:w="1140" w:type="pct"/>
            <w:vAlign w:val="center"/>
          </w:tcPr>
          <w:p w14:paraId="66646AC2" w14:textId="793B4160" w:rsidR="002639A6" w:rsidRPr="00D97196" w:rsidDel="00C2040A" w:rsidRDefault="002639A6">
            <w:pPr>
              <w:rPr>
                <w:del w:id="2196" w:author="Mohammad Nayeem Hasan" w:date="2023-01-21T00:38:00Z"/>
                <w:rFonts w:ascii="Times New Roman" w:hAnsi="Times New Roman" w:cs="Times New Roman"/>
                <w:sz w:val="24"/>
                <w:szCs w:val="24"/>
              </w:rPr>
              <w:pPrChange w:id="2197" w:author="Mohammad Nayeem Hasan" w:date="2023-01-21T14:56:00Z">
                <w:pPr>
                  <w:jc w:val="both"/>
                </w:pPr>
              </w:pPrChange>
            </w:pPr>
            <w:del w:id="2198" w:author="Mohammad Nayeem Hasan" w:date="2023-01-21T00:38:00Z">
              <w:r w:rsidRPr="00D97196" w:rsidDel="00C2040A">
                <w:rPr>
                  <w:rFonts w:ascii="Times New Roman" w:hAnsi="Times New Roman" w:cs="Times New Roman"/>
                  <w:sz w:val="24"/>
                  <w:szCs w:val="24"/>
                </w:rPr>
                <w:delText>1.17- 1.91</w:delText>
              </w:r>
            </w:del>
          </w:p>
        </w:tc>
        <w:tc>
          <w:tcPr>
            <w:tcW w:w="445" w:type="pct"/>
            <w:vAlign w:val="center"/>
          </w:tcPr>
          <w:p w14:paraId="35608CD0" w14:textId="71071EB8" w:rsidR="002639A6" w:rsidRPr="00F411AC" w:rsidDel="00C2040A" w:rsidRDefault="002639A6">
            <w:pPr>
              <w:rPr>
                <w:del w:id="2199" w:author="Mohammad Nayeem Hasan" w:date="2023-01-21T00:38:00Z"/>
                <w:rFonts w:ascii="Times New Roman" w:hAnsi="Times New Roman" w:cs="Times New Roman"/>
                <w:b/>
                <w:bCs/>
                <w:sz w:val="24"/>
                <w:szCs w:val="24"/>
              </w:rPr>
              <w:pPrChange w:id="2200" w:author="Mohammad Nayeem Hasan" w:date="2023-01-21T14:56:00Z">
                <w:pPr>
                  <w:jc w:val="both"/>
                </w:pPr>
              </w:pPrChange>
            </w:pPr>
            <w:del w:id="2201" w:author="Mohammad Nayeem Hasan" w:date="2023-01-21T00:38:00Z">
              <w:r w:rsidRPr="00F411AC" w:rsidDel="00C2040A">
                <w:rPr>
                  <w:rFonts w:ascii="Times New Roman" w:hAnsi="Times New Roman" w:cs="Times New Roman"/>
                  <w:b/>
                  <w:bCs/>
                  <w:sz w:val="24"/>
                  <w:szCs w:val="24"/>
                </w:rPr>
                <w:delText>0.002</w:delText>
              </w:r>
            </w:del>
          </w:p>
        </w:tc>
      </w:tr>
      <w:tr w:rsidR="00275578" w:rsidRPr="00D97196" w:rsidDel="00C2040A" w14:paraId="0CF75C53" w14:textId="37B4BA7B" w:rsidTr="00B1108E">
        <w:trPr>
          <w:trHeight w:val="288"/>
          <w:jc w:val="center"/>
          <w:del w:id="2202" w:author="Mohammad Nayeem Hasan" w:date="2023-01-21T00:38:00Z"/>
        </w:trPr>
        <w:tc>
          <w:tcPr>
            <w:tcW w:w="811" w:type="pct"/>
            <w:vAlign w:val="center"/>
          </w:tcPr>
          <w:p w14:paraId="255E50F9" w14:textId="33A0D7E1" w:rsidR="002639A6" w:rsidRPr="00D97196" w:rsidDel="00C2040A" w:rsidRDefault="002639A6">
            <w:pPr>
              <w:rPr>
                <w:del w:id="2203" w:author="Mohammad Nayeem Hasan" w:date="2023-01-21T00:38:00Z"/>
                <w:rFonts w:ascii="Times New Roman" w:hAnsi="Times New Roman" w:cs="Times New Roman"/>
                <w:sz w:val="24"/>
                <w:szCs w:val="24"/>
              </w:rPr>
              <w:pPrChange w:id="2204" w:author="Mohammad Nayeem Hasan" w:date="2023-01-21T14:56:00Z">
                <w:pPr>
                  <w:jc w:val="both"/>
                </w:pPr>
              </w:pPrChange>
            </w:pPr>
            <w:del w:id="2205" w:author="Mohammad Nayeem Hasan" w:date="2023-01-21T00:38:00Z">
              <w:r w:rsidRPr="00D97196" w:rsidDel="00C2040A">
                <w:rPr>
                  <w:rFonts w:ascii="Times New Roman" w:hAnsi="Times New Roman" w:cs="Times New Roman"/>
                  <w:sz w:val="24"/>
                  <w:szCs w:val="24"/>
                </w:rPr>
                <w:delText>Other</w:delText>
              </w:r>
            </w:del>
          </w:p>
        </w:tc>
        <w:tc>
          <w:tcPr>
            <w:tcW w:w="353" w:type="pct"/>
            <w:vAlign w:val="center"/>
          </w:tcPr>
          <w:p w14:paraId="2E552DB6" w14:textId="120B244F" w:rsidR="002639A6" w:rsidRPr="00D97196" w:rsidDel="00C2040A" w:rsidRDefault="002639A6">
            <w:pPr>
              <w:rPr>
                <w:del w:id="2206" w:author="Mohammad Nayeem Hasan" w:date="2023-01-21T00:38:00Z"/>
                <w:rFonts w:ascii="Times New Roman" w:hAnsi="Times New Roman" w:cs="Times New Roman"/>
                <w:sz w:val="24"/>
                <w:szCs w:val="24"/>
              </w:rPr>
              <w:pPrChange w:id="2207" w:author="Mohammad Nayeem Hasan" w:date="2023-01-21T14:56:00Z">
                <w:pPr>
                  <w:jc w:val="both"/>
                </w:pPr>
              </w:pPrChange>
            </w:pPr>
            <w:del w:id="2208" w:author="Mohammad Nayeem Hasan" w:date="2023-01-21T00:38:00Z">
              <w:r w:rsidRPr="00D97196" w:rsidDel="00C2040A">
                <w:rPr>
                  <w:rFonts w:ascii="Times New Roman" w:hAnsi="Times New Roman" w:cs="Times New Roman"/>
                  <w:sz w:val="24"/>
                  <w:szCs w:val="24"/>
                </w:rPr>
                <w:delText>1.39</w:delText>
              </w:r>
            </w:del>
          </w:p>
        </w:tc>
        <w:tc>
          <w:tcPr>
            <w:tcW w:w="329" w:type="pct"/>
            <w:vAlign w:val="center"/>
          </w:tcPr>
          <w:p w14:paraId="14C75D03" w14:textId="576B3A6A" w:rsidR="002639A6" w:rsidRPr="00D97196" w:rsidDel="00C2040A" w:rsidRDefault="002639A6">
            <w:pPr>
              <w:rPr>
                <w:del w:id="2209" w:author="Mohammad Nayeem Hasan" w:date="2023-01-21T00:38:00Z"/>
                <w:rFonts w:ascii="Times New Roman" w:hAnsi="Times New Roman" w:cs="Times New Roman"/>
                <w:sz w:val="24"/>
                <w:szCs w:val="24"/>
              </w:rPr>
              <w:pPrChange w:id="2210" w:author="Mohammad Nayeem Hasan" w:date="2023-01-21T14:56:00Z">
                <w:pPr>
                  <w:jc w:val="both"/>
                </w:pPr>
              </w:pPrChange>
            </w:pPr>
            <w:del w:id="2211" w:author="Mohammad Nayeem Hasan" w:date="2023-01-21T00:38:00Z">
              <w:r w:rsidRPr="00D97196" w:rsidDel="00C2040A">
                <w:rPr>
                  <w:rFonts w:ascii="Times New Roman" w:hAnsi="Times New Roman" w:cs="Times New Roman"/>
                  <w:sz w:val="24"/>
                  <w:szCs w:val="24"/>
                </w:rPr>
                <w:delText>0.42 – 4.54</w:delText>
              </w:r>
            </w:del>
          </w:p>
        </w:tc>
        <w:tc>
          <w:tcPr>
            <w:tcW w:w="417" w:type="pct"/>
            <w:vAlign w:val="center"/>
          </w:tcPr>
          <w:p w14:paraId="3F47F0EA" w14:textId="4F23D396" w:rsidR="002639A6" w:rsidRPr="00D97196" w:rsidDel="00C2040A" w:rsidRDefault="002639A6">
            <w:pPr>
              <w:rPr>
                <w:del w:id="2212" w:author="Mohammad Nayeem Hasan" w:date="2023-01-21T00:38:00Z"/>
                <w:rFonts w:ascii="Times New Roman" w:hAnsi="Times New Roman" w:cs="Times New Roman"/>
                <w:sz w:val="24"/>
                <w:szCs w:val="24"/>
              </w:rPr>
              <w:pPrChange w:id="2213" w:author="Mohammad Nayeem Hasan" w:date="2023-01-21T14:56:00Z">
                <w:pPr>
                  <w:jc w:val="both"/>
                </w:pPr>
              </w:pPrChange>
            </w:pPr>
            <w:del w:id="2214" w:author="Mohammad Nayeem Hasan" w:date="2023-01-21T00:38:00Z">
              <w:r w:rsidRPr="00D97196" w:rsidDel="00C2040A">
                <w:rPr>
                  <w:rFonts w:ascii="Times New Roman" w:hAnsi="Times New Roman" w:cs="Times New Roman"/>
                  <w:sz w:val="24"/>
                  <w:szCs w:val="24"/>
                </w:rPr>
                <w:delText>0.588</w:delText>
              </w:r>
            </w:del>
          </w:p>
        </w:tc>
        <w:tc>
          <w:tcPr>
            <w:tcW w:w="353" w:type="pct"/>
            <w:vAlign w:val="center"/>
          </w:tcPr>
          <w:p w14:paraId="45F21D05" w14:textId="36E48DD9" w:rsidR="002639A6" w:rsidRPr="00D97196" w:rsidDel="00C2040A" w:rsidRDefault="002639A6">
            <w:pPr>
              <w:rPr>
                <w:del w:id="2215" w:author="Mohammad Nayeem Hasan" w:date="2023-01-21T00:38:00Z"/>
                <w:rFonts w:ascii="Times New Roman" w:hAnsi="Times New Roman" w:cs="Times New Roman"/>
                <w:sz w:val="24"/>
                <w:szCs w:val="24"/>
              </w:rPr>
              <w:pPrChange w:id="2216" w:author="Mohammad Nayeem Hasan" w:date="2023-01-21T14:56:00Z">
                <w:pPr>
                  <w:jc w:val="both"/>
                </w:pPr>
              </w:pPrChange>
            </w:pPr>
            <w:del w:id="2217" w:author="Mohammad Nayeem Hasan" w:date="2023-01-21T00:38:00Z">
              <w:r w:rsidRPr="00D97196" w:rsidDel="00C2040A">
                <w:rPr>
                  <w:rFonts w:ascii="Times New Roman" w:hAnsi="Times New Roman" w:cs="Times New Roman"/>
                  <w:sz w:val="24"/>
                  <w:szCs w:val="24"/>
                </w:rPr>
                <w:delText>6.72</w:delText>
              </w:r>
            </w:del>
          </w:p>
        </w:tc>
        <w:tc>
          <w:tcPr>
            <w:tcW w:w="356" w:type="pct"/>
            <w:vAlign w:val="center"/>
          </w:tcPr>
          <w:p w14:paraId="745024C0" w14:textId="006A862D" w:rsidR="002639A6" w:rsidRPr="00D97196" w:rsidDel="00C2040A" w:rsidRDefault="002639A6">
            <w:pPr>
              <w:rPr>
                <w:del w:id="2218" w:author="Mohammad Nayeem Hasan" w:date="2023-01-21T00:38:00Z"/>
                <w:rFonts w:ascii="Times New Roman" w:hAnsi="Times New Roman" w:cs="Times New Roman"/>
                <w:sz w:val="24"/>
                <w:szCs w:val="24"/>
              </w:rPr>
              <w:pPrChange w:id="2219" w:author="Mohammad Nayeem Hasan" w:date="2023-01-21T14:56:00Z">
                <w:pPr>
                  <w:jc w:val="both"/>
                </w:pPr>
              </w:pPrChange>
            </w:pPr>
            <w:del w:id="2220" w:author="Mohammad Nayeem Hasan" w:date="2023-01-21T00:38:00Z">
              <w:r w:rsidRPr="00D97196" w:rsidDel="00C2040A">
                <w:rPr>
                  <w:rFonts w:ascii="Times New Roman" w:hAnsi="Times New Roman" w:cs="Times New Roman"/>
                  <w:sz w:val="24"/>
                  <w:szCs w:val="24"/>
                </w:rPr>
                <w:delText>1.37 – 32.93</w:delText>
              </w:r>
            </w:del>
          </w:p>
        </w:tc>
        <w:tc>
          <w:tcPr>
            <w:tcW w:w="417" w:type="pct"/>
            <w:vAlign w:val="center"/>
          </w:tcPr>
          <w:p w14:paraId="419ED515" w14:textId="2865E03A" w:rsidR="002639A6" w:rsidRPr="00F411AC" w:rsidDel="00C2040A" w:rsidRDefault="002639A6">
            <w:pPr>
              <w:rPr>
                <w:del w:id="2221" w:author="Mohammad Nayeem Hasan" w:date="2023-01-21T00:38:00Z"/>
                <w:rFonts w:ascii="Times New Roman" w:hAnsi="Times New Roman" w:cs="Times New Roman"/>
                <w:b/>
                <w:bCs/>
                <w:sz w:val="24"/>
                <w:szCs w:val="24"/>
              </w:rPr>
              <w:pPrChange w:id="2222" w:author="Mohammad Nayeem Hasan" w:date="2023-01-21T14:56:00Z">
                <w:pPr>
                  <w:jc w:val="both"/>
                </w:pPr>
              </w:pPrChange>
            </w:pPr>
            <w:del w:id="2223" w:author="Mohammad Nayeem Hasan" w:date="2023-01-21T00:38:00Z">
              <w:r w:rsidRPr="00F411AC" w:rsidDel="00C2040A">
                <w:rPr>
                  <w:rFonts w:ascii="Times New Roman" w:hAnsi="Times New Roman" w:cs="Times New Roman"/>
                  <w:b/>
                  <w:bCs/>
                  <w:sz w:val="24"/>
                  <w:szCs w:val="24"/>
                </w:rPr>
                <w:delText>0.019</w:delText>
              </w:r>
            </w:del>
          </w:p>
        </w:tc>
        <w:tc>
          <w:tcPr>
            <w:tcW w:w="379" w:type="pct"/>
            <w:vAlign w:val="center"/>
          </w:tcPr>
          <w:p w14:paraId="05615FDF" w14:textId="31CD8A79" w:rsidR="002639A6" w:rsidRPr="00D97196" w:rsidDel="00C2040A" w:rsidRDefault="002639A6">
            <w:pPr>
              <w:rPr>
                <w:del w:id="2224" w:author="Mohammad Nayeem Hasan" w:date="2023-01-21T00:38:00Z"/>
                <w:rFonts w:ascii="Times New Roman" w:hAnsi="Times New Roman" w:cs="Times New Roman"/>
                <w:sz w:val="24"/>
                <w:szCs w:val="24"/>
              </w:rPr>
              <w:pPrChange w:id="2225" w:author="Mohammad Nayeem Hasan" w:date="2023-01-21T14:56:00Z">
                <w:pPr>
                  <w:jc w:val="both"/>
                </w:pPr>
              </w:pPrChange>
            </w:pPr>
            <w:del w:id="2226" w:author="Mohammad Nayeem Hasan" w:date="2023-01-21T00:38:00Z">
              <w:r w:rsidRPr="00D97196" w:rsidDel="00C2040A">
                <w:rPr>
                  <w:rFonts w:ascii="Times New Roman" w:hAnsi="Times New Roman" w:cs="Times New Roman"/>
                  <w:sz w:val="24"/>
                  <w:szCs w:val="24"/>
                </w:rPr>
                <w:delText>1.35</w:delText>
              </w:r>
            </w:del>
          </w:p>
        </w:tc>
        <w:tc>
          <w:tcPr>
            <w:tcW w:w="1140" w:type="pct"/>
            <w:vAlign w:val="center"/>
          </w:tcPr>
          <w:p w14:paraId="03A7AE4E" w14:textId="5E706717" w:rsidR="002639A6" w:rsidRPr="00D97196" w:rsidDel="00C2040A" w:rsidRDefault="002639A6">
            <w:pPr>
              <w:rPr>
                <w:del w:id="2227" w:author="Mohammad Nayeem Hasan" w:date="2023-01-21T00:38:00Z"/>
                <w:rFonts w:ascii="Times New Roman" w:hAnsi="Times New Roman" w:cs="Times New Roman"/>
                <w:sz w:val="24"/>
                <w:szCs w:val="24"/>
              </w:rPr>
              <w:pPrChange w:id="2228" w:author="Mohammad Nayeem Hasan" w:date="2023-01-21T14:56:00Z">
                <w:pPr>
                  <w:jc w:val="both"/>
                </w:pPr>
              </w:pPrChange>
            </w:pPr>
            <w:del w:id="2229" w:author="Mohammad Nayeem Hasan" w:date="2023-01-21T00:38:00Z">
              <w:r w:rsidRPr="00D97196" w:rsidDel="00C2040A">
                <w:rPr>
                  <w:rFonts w:ascii="Times New Roman" w:hAnsi="Times New Roman" w:cs="Times New Roman"/>
                  <w:sz w:val="24"/>
                  <w:szCs w:val="24"/>
                </w:rPr>
                <w:delText>0.12-14.95</w:delText>
              </w:r>
            </w:del>
          </w:p>
        </w:tc>
        <w:tc>
          <w:tcPr>
            <w:tcW w:w="445" w:type="pct"/>
            <w:vAlign w:val="center"/>
          </w:tcPr>
          <w:p w14:paraId="52D693F7" w14:textId="5814F981" w:rsidR="002639A6" w:rsidRPr="00D97196" w:rsidDel="00C2040A" w:rsidRDefault="002639A6">
            <w:pPr>
              <w:rPr>
                <w:del w:id="2230" w:author="Mohammad Nayeem Hasan" w:date="2023-01-21T00:38:00Z"/>
                <w:rFonts w:ascii="Times New Roman" w:hAnsi="Times New Roman" w:cs="Times New Roman"/>
                <w:sz w:val="24"/>
                <w:szCs w:val="24"/>
              </w:rPr>
              <w:pPrChange w:id="2231" w:author="Mohammad Nayeem Hasan" w:date="2023-01-21T14:56:00Z">
                <w:pPr>
                  <w:jc w:val="both"/>
                </w:pPr>
              </w:pPrChange>
            </w:pPr>
            <w:del w:id="2232" w:author="Mohammad Nayeem Hasan" w:date="2023-01-21T00:38:00Z">
              <w:r w:rsidRPr="00D97196" w:rsidDel="00C2040A">
                <w:rPr>
                  <w:rFonts w:ascii="Times New Roman" w:hAnsi="Times New Roman" w:cs="Times New Roman"/>
                  <w:sz w:val="24"/>
                  <w:szCs w:val="24"/>
                </w:rPr>
                <w:delText>0.807</w:delText>
              </w:r>
            </w:del>
          </w:p>
        </w:tc>
      </w:tr>
      <w:tr w:rsidR="00275578" w:rsidRPr="00D97196" w:rsidDel="00C2040A" w14:paraId="21B84CD9" w14:textId="54944BC1" w:rsidTr="00D3090E">
        <w:trPr>
          <w:trHeight w:val="288"/>
          <w:jc w:val="center"/>
          <w:del w:id="2233" w:author="Mohammad Nayeem Hasan" w:date="2023-01-21T00:38:00Z"/>
        </w:trPr>
        <w:tc>
          <w:tcPr>
            <w:tcW w:w="5000" w:type="pct"/>
            <w:gridSpan w:val="10"/>
            <w:vAlign w:val="center"/>
          </w:tcPr>
          <w:p w14:paraId="089D9DB8" w14:textId="0A6EB7F8" w:rsidR="002639A6" w:rsidRPr="00D97196" w:rsidDel="00C2040A" w:rsidRDefault="002639A6">
            <w:pPr>
              <w:rPr>
                <w:del w:id="2234" w:author="Mohammad Nayeem Hasan" w:date="2023-01-21T00:38:00Z"/>
                <w:rFonts w:ascii="Times New Roman" w:hAnsi="Times New Roman" w:cs="Times New Roman"/>
                <w:sz w:val="24"/>
                <w:szCs w:val="24"/>
              </w:rPr>
              <w:pPrChange w:id="2235" w:author="Mohammad Nayeem Hasan" w:date="2023-01-21T14:56:00Z">
                <w:pPr>
                  <w:jc w:val="both"/>
                </w:pPr>
              </w:pPrChange>
            </w:pPr>
            <w:del w:id="2236" w:author="Mohammad Nayeem Hasan" w:date="2023-01-21T00:38:00Z">
              <w:r w:rsidRPr="00D97196" w:rsidDel="00C2040A">
                <w:rPr>
                  <w:rFonts w:ascii="Times New Roman" w:hAnsi="Times New Roman" w:cs="Times New Roman"/>
                  <w:sz w:val="24"/>
                  <w:szCs w:val="24"/>
                </w:rPr>
                <w:delText>Salt Iodization</w:delText>
              </w:r>
            </w:del>
          </w:p>
        </w:tc>
      </w:tr>
      <w:tr w:rsidR="00275578" w:rsidRPr="00D97196" w:rsidDel="00C2040A" w14:paraId="2D9031A8" w14:textId="1191205F" w:rsidTr="00B1108E">
        <w:trPr>
          <w:trHeight w:val="288"/>
          <w:jc w:val="center"/>
          <w:del w:id="2237" w:author="Mohammad Nayeem Hasan" w:date="2023-01-21T00:38:00Z"/>
        </w:trPr>
        <w:tc>
          <w:tcPr>
            <w:tcW w:w="811" w:type="pct"/>
            <w:vAlign w:val="center"/>
          </w:tcPr>
          <w:p w14:paraId="3668F2BB" w14:textId="09972635" w:rsidR="002639A6" w:rsidRPr="00D97196" w:rsidDel="00C2040A" w:rsidRDefault="002639A6">
            <w:pPr>
              <w:rPr>
                <w:del w:id="2238" w:author="Mohammad Nayeem Hasan" w:date="2023-01-21T00:38:00Z"/>
                <w:rFonts w:ascii="Times New Roman" w:hAnsi="Times New Roman" w:cs="Times New Roman"/>
                <w:sz w:val="24"/>
                <w:szCs w:val="24"/>
              </w:rPr>
              <w:pPrChange w:id="2239" w:author="Mohammad Nayeem Hasan" w:date="2023-01-21T14:56:00Z">
                <w:pPr>
                  <w:jc w:val="both"/>
                </w:pPr>
              </w:pPrChange>
            </w:pPr>
            <w:del w:id="2240" w:author="Mohammad Nayeem Hasan" w:date="2023-01-21T00:38:00Z">
              <w:r w:rsidRPr="00D97196" w:rsidDel="00C2040A">
                <w:rPr>
                  <w:rFonts w:ascii="Times New Roman" w:hAnsi="Times New Roman" w:cs="Times New Roman"/>
                  <w:sz w:val="24"/>
                  <w:szCs w:val="24"/>
                </w:rPr>
                <w:delText>Yes</w:delText>
              </w:r>
            </w:del>
          </w:p>
        </w:tc>
        <w:tc>
          <w:tcPr>
            <w:tcW w:w="353" w:type="pct"/>
            <w:vAlign w:val="center"/>
          </w:tcPr>
          <w:p w14:paraId="7334B7DD" w14:textId="7AE37FCB" w:rsidR="002639A6" w:rsidRPr="00D97196" w:rsidDel="00C2040A" w:rsidRDefault="002639A6">
            <w:pPr>
              <w:rPr>
                <w:del w:id="2241" w:author="Mohammad Nayeem Hasan" w:date="2023-01-21T00:38:00Z"/>
                <w:rFonts w:ascii="Times New Roman" w:hAnsi="Times New Roman" w:cs="Times New Roman"/>
                <w:sz w:val="24"/>
                <w:szCs w:val="24"/>
              </w:rPr>
              <w:pPrChange w:id="2242" w:author="Mohammad Nayeem Hasan" w:date="2023-01-21T14:56:00Z">
                <w:pPr>
                  <w:jc w:val="both"/>
                </w:pPr>
              </w:pPrChange>
            </w:pPr>
            <w:del w:id="2243" w:author="Mohammad Nayeem Hasan" w:date="2023-01-21T00:38:00Z">
              <w:r w:rsidRPr="00D97196" w:rsidDel="00C2040A">
                <w:rPr>
                  <w:rFonts w:ascii="Times New Roman" w:hAnsi="Times New Roman" w:cs="Times New Roman"/>
                  <w:sz w:val="24"/>
                  <w:szCs w:val="24"/>
                </w:rPr>
                <w:delText>Ref.</w:delText>
              </w:r>
            </w:del>
          </w:p>
        </w:tc>
        <w:tc>
          <w:tcPr>
            <w:tcW w:w="329" w:type="pct"/>
            <w:vAlign w:val="center"/>
          </w:tcPr>
          <w:p w14:paraId="487E8183" w14:textId="1B43F42B" w:rsidR="002639A6" w:rsidRPr="00D97196" w:rsidDel="00C2040A" w:rsidRDefault="002639A6">
            <w:pPr>
              <w:rPr>
                <w:del w:id="2244" w:author="Mohammad Nayeem Hasan" w:date="2023-01-21T00:38:00Z"/>
                <w:rFonts w:ascii="Times New Roman" w:hAnsi="Times New Roman" w:cs="Times New Roman"/>
                <w:sz w:val="24"/>
                <w:szCs w:val="24"/>
              </w:rPr>
              <w:pPrChange w:id="2245" w:author="Mohammad Nayeem Hasan" w:date="2023-01-21T14:56:00Z">
                <w:pPr>
                  <w:jc w:val="both"/>
                </w:pPr>
              </w:pPrChange>
            </w:pPr>
            <w:del w:id="2246"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383B4B8B" w14:textId="6B0C92B4" w:rsidR="002639A6" w:rsidRPr="00D97196" w:rsidDel="00C2040A" w:rsidRDefault="002639A6">
            <w:pPr>
              <w:rPr>
                <w:del w:id="2247" w:author="Mohammad Nayeem Hasan" w:date="2023-01-21T00:38:00Z"/>
                <w:rFonts w:ascii="Times New Roman" w:hAnsi="Times New Roman" w:cs="Times New Roman"/>
                <w:sz w:val="24"/>
                <w:szCs w:val="24"/>
              </w:rPr>
              <w:pPrChange w:id="2248" w:author="Mohammad Nayeem Hasan" w:date="2023-01-21T14:56:00Z">
                <w:pPr>
                  <w:jc w:val="both"/>
                </w:pPr>
              </w:pPrChange>
            </w:pPr>
            <w:del w:id="2249" w:author="Mohammad Nayeem Hasan" w:date="2023-01-21T00:38:00Z">
              <w:r w:rsidRPr="00D97196" w:rsidDel="00C2040A">
                <w:rPr>
                  <w:rFonts w:ascii="Times New Roman" w:hAnsi="Times New Roman" w:cs="Times New Roman"/>
                  <w:sz w:val="24"/>
                  <w:szCs w:val="24"/>
                </w:rPr>
                <w:delText>-</w:delText>
              </w:r>
            </w:del>
          </w:p>
        </w:tc>
        <w:tc>
          <w:tcPr>
            <w:tcW w:w="353" w:type="pct"/>
            <w:vAlign w:val="center"/>
          </w:tcPr>
          <w:p w14:paraId="55CDDBE0" w14:textId="2992980A" w:rsidR="002639A6" w:rsidRPr="00D97196" w:rsidDel="00C2040A" w:rsidRDefault="002639A6">
            <w:pPr>
              <w:rPr>
                <w:del w:id="2250" w:author="Mohammad Nayeem Hasan" w:date="2023-01-21T00:38:00Z"/>
                <w:rFonts w:ascii="Times New Roman" w:hAnsi="Times New Roman" w:cs="Times New Roman"/>
                <w:sz w:val="24"/>
                <w:szCs w:val="24"/>
              </w:rPr>
              <w:pPrChange w:id="2251" w:author="Mohammad Nayeem Hasan" w:date="2023-01-21T14:56:00Z">
                <w:pPr>
                  <w:jc w:val="both"/>
                </w:pPr>
              </w:pPrChange>
            </w:pPr>
            <w:del w:id="2252" w:author="Mohammad Nayeem Hasan" w:date="2023-01-21T00:38:00Z">
              <w:r w:rsidRPr="00D97196" w:rsidDel="00C2040A">
                <w:rPr>
                  <w:rFonts w:ascii="Times New Roman" w:hAnsi="Times New Roman" w:cs="Times New Roman"/>
                  <w:sz w:val="24"/>
                  <w:szCs w:val="24"/>
                </w:rPr>
                <w:delText>Ref</w:delText>
              </w:r>
            </w:del>
          </w:p>
        </w:tc>
        <w:tc>
          <w:tcPr>
            <w:tcW w:w="356" w:type="pct"/>
            <w:vAlign w:val="center"/>
          </w:tcPr>
          <w:p w14:paraId="55790C0C" w14:textId="557550CB" w:rsidR="002639A6" w:rsidRPr="00D97196" w:rsidDel="00C2040A" w:rsidRDefault="002639A6">
            <w:pPr>
              <w:rPr>
                <w:del w:id="2253" w:author="Mohammad Nayeem Hasan" w:date="2023-01-21T00:38:00Z"/>
                <w:rFonts w:ascii="Times New Roman" w:hAnsi="Times New Roman" w:cs="Times New Roman"/>
                <w:sz w:val="24"/>
                <w:szCs w:val="24"/>
              </w:rPr>
              <w:pPrChange w:id="2254" w:author="Mohammad Nayeem Hasan" w:date="2023-01-21T14:56:00Z">
                <w:pPr>
                  <w:jc w:val="both"/>
                </w:pPr>
              </w:pPrChange>
            </w:pPr>
            <w:del w:id="2255"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1FD002E0" w14:textId="4DAC517D" w:rsidR="002639A6" w:rsidRPr="00D97196" w:rsidDel="00C2040A" w:rsidRDefault="002639A6">
            <w:pPr>
              <w:rPr>
                <w:del w:id="2256" w:author="Mohammad Nayeem Hasan" w:date="2023-01-21T00:38:00Z"/>
                <w:rFonts w:ascii="Times New Roman" w:hAnsi="Times New Roman" w:cs="Times New Roman"/>
                <w:sz w:val="24"/>
                <w:szCs w:val="24"/>
              </w:rPr>
              <w:pPrChange w:id="2257" w:author="Mohammad Nayeem Hasan" w:date="2023-01-21T14:56:00Z">
                <w:pPr>
                  <w:jc w:val="both"/>
                </w:pPr>
              </w:pPrChange>
            </w:pPr>
            <w:del w:id="2258"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0A0B0F0A" w14:textId="48C622EC" w:rsidR="002639A6" w:rsidRPr="00D97196" w:rsidDel="00C2040A" w:rsidRDefault="002639A6">
            <w:pPr>
              <w:rPr>
                <w:del w:id="2259" w:author="Mohammad Nayeem Hasan" w:date="2023-01-21T00:38:00Z"/>
                <w:rFonts w:ascii="Times New Roman" w:hAnsi="Times New Roman" w:cs="Times New Roman"/>
                <w:sz w:val="24"/>
                <w:szCs w:val="24"/>
              </w:rPr>
              <w:pPrChange w:id="2260" w:author="Mohammad Nayeem Hasan" w:date="2023-01-21T14:56:00Z">
                <w:pPr>
                  <w:jc w:val="both"/>
                </w:pPr>
              </w:pPrChange>
            </w:pPr>
            <w:del w:id="2261" w:author="Mohammad Nayeem Hasan" w:date="2023-01-21T00:38:00Z">
              <w:r w:rsidRPr="00D97196" w:rsidDel="00C2040A">
                <w:rPr>
                  <w:rFonts w:ascii="Times New Roman" w:hAnsi="Times New Roman" w:cs="Times New Roman"/>
                  <w:sz w:val="24"/>
                  <w:szCs w:val="24"/>
                </w:rPr>
                <w:delText>Ref</w:delText>
              </w:r>
            </w:del>
          </w:p>
        </w:tc>
        <w:tc>
          <w:tcPr>
            <w:tcW w:w="1140" w:type="pct"/>
            <w:vAlign w:val="center"/>
          </w:tcPr>
          <w:p w14:paraId="654CA6EE" w14:textId="6C6A46D9" w:rsidR="002639A6" w:rsidRPr="00D97196" w:rsidDel="00C2040A" w:rsidRDefault="002639A6">
            <w:pPr>
              <w:rPr>
                <w:del w:id="2262" w:author="Mohammad Nayeem Hasan" w:date="2023-01-21T00:38:00Z"/>
                <w:rFonts w:ascii="Times New Roman" w:hAnsi="Times New Roman" w:cs="Times New Roman"/>
                <w:sz w:val="24"/>
                <w:szCs w:val="24"/>
              </w:rPr>
              <w:pPrChange w:id="2263" w:author="Mohammad Nayeem Hasan" w:date="2023-01-21T14:56:00Z">
                <w:pPr>
                  <w:jc w:val="both"/>
                </w:pPr>
              </w:pPrChange>
            </w:pPr>
            <w:del w:id="2264"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48ACF06C" w14:textId="09580A55" w:rsidR="002639A6" w:rsidRPr="00D97196" w:rsidDel="00C2040A" w:rsidRDefault="002639A6">
            <w:pPr>
              <w:rPr>
                <w:del w:id="2265" w:author="Mohammad Nayeem Hasan" w:date="2023-01-21T00:38:00Z"/>
                <w:rFonts w:ascii="Times New Roman" w:hAnsi="Times New Roman" w:cs="Times New Roman"/>
                <w:sz w:val="24"/>
                <w:szCs w:val="24"/>
              </w:rPr>
              <w:pPrChange w:id="2266" w:author="Mohammad Nayeem Hasan" w:date="2023-01-21T14:56:00Z">
                <w:pPr>
                  <w:jc w:val="both"/>
                </w:pPr>
              </w:pPrChange>
            </w:pPr>
            <w:del w:id="2267"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20D169E4" w14:textId="6BE39788" w:rsidTr="00B1108E">
        <w:trPr>
          <w:trHeight w:val="350"/>
          <w:jc w:val="center"/>
          <w:del w:id="2268" w:author="Mohammad Nayeem Hasan" w:date="2023-01-21T00:38:00Z"/>
        </w:trPr>
        <w:tc>
          <w:tcPr>
            <w:tcW w:w="811" w:type="pct"/>
            <w:vAlign w:val="center"/>
          </w:tcPr>
          <w:p w14:paraId="0FCDCC61" w14:textId="419D7EE1" w:rsidR="002639A6" w:rsidRPr="00D97196" w:rsidDel="00C2040A" w:rsidRDefault="002639A6">
            <w:pPr>
              <w:rPr>
                <w:del w:id="2269" w:author="Mohammad Nayeem Hasan" w:date="2023-01-21T00:38:00Z"/>
                <w:rFonts w:ascii="Times New Roman" w:hAnsi="Times New Roman" w:cs="Times New Roman"/>
                <w:sz w:val="24"/>
                <w:szCs w:val="24"/>
              </w:rPr>
              <w:pPrChange w:id="2270" w:author="Mohammad Nayeem Hasan" w:date="2023-01-21T14:56:00Z">
                <w:pPr>
                  <w:jc w:val="both"/>
                </w:pPr>
              </w:pPrChange>
            </w:pPr>
            <w:del w:id="2271" w:author="Mohammad Nayeem Hasan" w:date="2023-01-21T00:38:00Z">
              <w:r w:rsidRPr="00D97196" w:rsidDel="00C2040A">
                <w:rPr>
                  <w:rFonts w:ascii="Times New Roman" w:hAnsi="Times New Roman" w:cs="Times New Roman"/>
                  <w:sz w:val="24"/>
                  <w:szCs w:val="24"/>
                </w:rPr>
                <w:delText>No</w:delText>
              </w:r>
            </w:del>
          </w:p>
        </w:tc>
        <w:tc>
          <w:tcPr>
            <w:tcW w:w="353" w:type="pct"/>
            <w:vAlign w:val="center"/>
          </w:tcPr>
          <w:p w14:paraId="6526709D" w14:textId="2E8439FF" w:rsidR="002639A6" w:rsidRPr="00D97196" w:rsidDel="00C2040A" w:rsidRDefault="002639A6">
            <w:pPr>
              <w:rPr>
                <w:del w:id="2272" w:author="Mohammad Nayeem Hasan" w:date="2023-01-21T00:38:00Z"/>
                <w:rFonts w:ascii="Times New Roman" w:hAnsi="Times New Roman" w:cs="Times New Roman"/>
                <w:sz w:val="24"/>
                <w:szCs w:val="24"/>
              </w:rPr>
              <w:pPrChange w:id="2273" w:author="Mohammad Nayeem Hasan" w:date="2023-01-21T14:56:00Z">
                <w:pPr>
                  <w:jc w:val="both"/>
                </w:pPr>
              </w:pPrChange>
            </w:pPr>
            <w:del w:id="2274" w:author="Mohammad Nayeem Hasan" w:date="2023-01-21T00:38:00Z">
              <w:r w:rsidRPr="00D97196" w:rsidDel="00C2040A">
                <w:rPr>
                  <w:rFonts w:ascii="Times New Roman" w:hAnsi="Times New Roman" w:cs="Times New Roman"/>
                  <w:sz w:val="24"/>
                  <w:szCs w:val="24"/>
                </w:rPr>
                <w:delText>1.27</w:delText>
              </w:r>
            </w:del>
          </w:p>
        </w:tc>
        <w:tc>
          <w:tcPr>
            <w:tcW w:w="329" w:type="pct"/>
            <w:vAlign w:val="center"/>
          </w:tcPr>
          <w:p w14:paraId="0EBB2CE7" w14:textId="37572004" w:rsidR="002639A6" w:rsidRPr="00D97196" w:rsidDel="00C2040A" w:rsidRDefault="002639A6">
            <w:pPr>
              <w:rPr>
                <w:del w:id="2275" w:author="Mohammad Nayeem Hasan" w:date="2023-01-21T00:38:00Z"/>
                <w:rFonts w:ascii="Times New Roman" w:hAnsi="Times New Roman" w:cs="Times New Roman"/>
                <w:sz w:val="24"/>
                <w:szCs w:val="24"/>
              </w:rPr>
              <w:pPrChange w:id="2276" w:author="Mohammad Nayeem Hasan" w:date="2023-01-21T14:56:00Z">
                <w:pPr>
                  <w:jc w:val="both"/>
                </w:pPr>
              </w:pPrChange>
            </w:pPr>
            <w:del w:id="2277" w:author="Mohammad Nayeem Hasan" w:date="2023-01-21T00:38:00Z">
              <w:r w:rsidRPr="00D97196" w:rsidDel="00C2040A">
                <w:rPr>
                  <w:rFonts w:ascii="Times New Roman" w:hAnsi="Times New Roman" w:cs="Times New Roman"/>
                  <w:sz w:val="24"/>
                  <w:szCs w:val="24"/>
                </w:rPr>
                <w:delText>1.11 – 1.45</w:delText>
              </w:r>
            </w:del>
          </w:p>
        </w:tc>
        <w:tc>
          <w:tcPr>
            <w:tcW w:w="417" w:type="pct"/>
            <w:vAlign w:val="center"/>
          </w:tcPr>
          <w:p w14:paraId="3DB642AE" w14:textId="1442F3DA" w:rsidR="002639A6" w:rsidRPr="00F411AC" w:rsidDel="00C2040A" w:rsidRDefault="002639A6">
            <w:pPr>
              <w:rPr>
                <w:del w:id="2278" w:author="Mohammad Nayeem Hasan" w:date="2023-01-21T00:38:00Z"/>
                <w:rFonts w:ascii="Times New Roman" w:hAnsi="Times New Roman" w:cs="Times New Roman"/>
                <w:b/>
                <w:bCs/>
                <w:sz w:val="24"/>
                <w:szCs w:val="24"/>
              </w:rPr>
              <w:pPrChange w:id="2279" w:author="Mohammad Nayeem Hasan" w:date="2023-01-21T14:56:00Z">
                <w:pPr>
                  <w:jc w:val="both"/>
                </w:pPr>
              </w:pPrChange>
            </w:pPr>
            <w:del w:id="2280" w:author="Mohammad Nayeem Hasan" w:date="2023-01-21T00:38:00Z">
              <w:r w:rsidRPr="00F411AC" w:rsidDel="00C2040A">
                <w:rPr>
                  <w:rFonts w:ascii="Times New Roman" w:hAnsi="Times New Roman" w:cs="Times New Roman"/>
                  <w:b/>
                  <w:bCs/>
                  <w:sz w:val="24"/>
                  <w:szCs w:val="24"/>
                </w:rPr>
                <w:delText>&lt;0.001</w:delText>
              </w:r>
            </w:del>
          </w:p>
        </w:tc>
        <w:tc>
          <w:tcPr>
            <w:tcW w:w="353" w:type="pct"/>
            <w:vAlign w:val="center"/>
          </w:tcPr>
          <w:p w14:paraId="1428DFDC" w14:textId="5B1A374F" w:rsidR="002639A6" w:rsidRPr="00D97196" w:rsidDel="00C2040A" w:rsidRDefault="002639A6">
            <w:pPr>
              <w:rPr>
                <w:del w:id="2281" w:author="Mohammad Nayeem Hasan" w:date="2023-01-21T00:38:00Z"/>
                <w:rFonts w:ascii="Times New Roman" w:hAnsi="Times New Roman" w:cs="Times New Roman"/>
                <w:sz w:val="24"/>
                <w:szCs w:val="24"/>
              </w:rPr>
              <w:pPrChange w:id="2282" w:author="Mohammad Nayeem Hasan" w:date="2023-01-21T14:56:00Z">
                <w:pPr>
                  <w:jc w:val="both"/>
                </w:pPr>
              </w:pPrChange>
            </w:pPr>
            <w:del w:id="2283" w:author="Mohammad Nayeem Hasan" w:date="2023-01-21T00:38:00Z">
              <w:r w:rsidRPr="00D97196" w:rsidDel="00C2040A">
                <w:rPr>
                  <w:rFonts w:ascii="Times New Roman" w:hAnsi="Times New Roman" w:cs="Times New Roman"/>
                  <w:sz w:val="24"/>
                  <w:szCs w:val="24"/>
                </w:rPr>
                <w:delText>0.95</w:delText>
              </w:r>
            </w:del>
          </w:p>
        </w:tc>
        <w:tc>
          <w:tcPr>
            <w:tcW w:w="356" w:type="pct"/>
            <w:vAlign w:val="center"/>
          </w:tcPr>
          <w:p w14:paraId="7F20BBCE" w14:textId="11AA1689" w:rsidR="002639A6" w:rsidRPr="00D97196" w:rsidDel="00C2040A" w:rsidRDefault="002639A6">
            <w:pPr>
              <w:rPr>
                <w:del w:id="2284" w:author="Mohammad Nayeem Hasan" w:date="2023-01-21T00:38:00Z"/>
                <w:rFonts w:ascii="Times New Roman" w:hAnsi="Times New Roman" w:cs="Times New Roman"/>
                <w:sz w:val="24"/>
                <w:szCs w:val="24"/>
              </w:rPr>
              <w:pPrChange w:id="2285" w:author="Mohammad Nayeem Hasan" w:date="2023-01-21T14:56:00Z">
                <w:pPr>
                  <w:jc w:val="both"/>
                </w:pPr>
              </w:pPrChange>
            </w:pPr>
            <w:del w:id="2286" w:author="Mohammad Nayeem Hasan" w:date="2023-01-21T00:38:00Z">
              <w:r w:rsidRPr="00D97196" w:rsidDel="00C2040A">
                <w:rPr>
                  <w:rFonts w:ascii="Times New Roman" w:hAnsi="Times New Roman" w:cs="Times New Roman"/>
                  <w:sz w:val="24"/>
                  <w:szCs w:val="24"/>
                </w:rPr>
                <w:delText>0.77 – 1.16</w:delText>
              </w:r>
            </w:del>
          </w:p>
        </w:tc>
        <w:tc>
          <w:tcPr>
            <w:tcW w:w="417" w:type="pct"/>
            <w:vAlign w:val="center"/>
          </w:tcPr>
          <w:p w14:paraId="25D1D994" w14:textId="02E4B655" w:rsidR="002639A6" w:rsidRPr="00D97196" w:rsidDel="00C2040A" w:rsidRDefault="002639A6">
            <w:pPr>
              <w:rPr>
                <w:del w:id="2287" w:author="Mohammad Nayeem Hasan" w:date="2023-01-21T00:38:00Z"/>
                <w:rFonts w:ascii="Times New Roman" w:hAnsi="Times New Roman" w:cs="Times New Roman"/>
                <w:sz w:val="24"/>
                <w:szCs w:val="24"/>
              </w:rPr>
              <w:pPrChange w:id="2288" w:author="Mohammad Nayeem Hasan" w:date="2023-01-21T14:56:00Z">
                <w:pPr>
                  <w:jc w:val="both"/>
                </w:pPr>
              </w:pPrChange>
            </w:pPr>
            <w:del w:id="2289" w:author="Mohammad Nayeem Hasan" w:date="2023-01-21T00:38:00Z">
              <w:r w:rsidRPr="00D97196" w:rsidDel="00C2040A">
                <w:rPr>
                  <w:rFonts w:ascii="Times New Roman" w:hAnsi="Times New Roman" w:cs="Times New Roman"/>
                  <w:sz w:val="24"/>
                  <w:szCs w:val="24"/>
                </w:rPr>
                <w:delText>0.601</w:delText>
              </w:r>
            </w:del>
          </w:p>
        </w:tc>
        <w:tc>
          <w:tcPr>
            <w:tcW w:w="379" w:type="pct"/>
            <w:vAlign w:val="center"/>
          </w:tcPr>
          <w:p w14:paraId="7E94D376" w14:textId="23760FE8" w:rsidR="002639A6" w:rsidRPr="00D97196" w:rsidDel="00C2040A" w:rsidRDefault="002639A6">
            <w:pPr>
              <w:rPr>
                <w:del w:id="2290" w:author="Mohammad Nayeem Hasan" w:date="2023-01-21T00:38:00Z"/>
                <w:rFonts w:ascii="Times New Roman" w:hAnsi="Times New Roman" w:cs="Times New Roman"/>
                <w:sz w:val="24"/>
                <w:szCs w:val="24"/>
              </w:rPr>
              <w:pPrChange w:id="2291" w:author="Mohammad Nayeem Hasan" w:date="2023-01-21T14:56:00Z">
                <w:pPr>
                  <w:jc w:val="both"/>
                </w:pPr>
              </w:pPrChange>
            </w:pPr>
            <w:del w:id="2292" w:author="Mohammad Nayeem Hasan" w:date="2023-01-21T00:38:00Z">
              <w:r w:rsidRPr="00D97196" w:rsidDel="00C2040A">
                <w:rPr>
                  <w:rFonts w:ascii="Times New Roman" w:hAnsi="Times New Roman" w:cs="Times New Roman"/>
                  <w:sz w:val="24"/>
                  <w:szCs w:val="24"/>
                </w:rPr>
                <w:delText>1.24</w:delText>
              </w:r>
            </w:del>
          </w:p>
        </w:tc>
        <w:tc>
          <w:tcPr>
            <w:tcW w:w="1140" w:type="pct"/>
            <w:vAlign w:val="center"/>
          </w:tcPr>
          <w:p w14:paraId="2E8147C2" w14:textId="3DED0B90" w:rsidR="002639A6" w:rsidRPr="00D97196" w:rsidDel="00C2040A" w:rsidRDefault="002639A6">
            <w:pPr>
              <w:rPr>
                <w:del w:id="2293" w:author="Mohammad Nayeem Hasan" w:date="2023-01-21T00:38:00Z"/>
                <w:rFonts w:ascii="Times New Roman" w:hAnsi="Times New Roman" w:cs="Times New Roman"/>
                <w:sz w:val="24"/>
                <w:szCs w:val="24"/>
              </w:rPr>
              <w:pPrChange w:id="2294" w:author="Mohammad Nayeem Hasan" w:date="2023-01-21T14:56:00Z">
                <w:pPr>
                  <w:jc w:val="both"/>
                </w:pPr>
              </w:pPrChange>
            </w:pPr>
            <w:del w:id="2295" w:author="Mohammad Nayeem Hasan" w:date="2023-01-21T00:38:00Z">
              <w:r w:rsidRPr="00D97196" w:rsidDel="00C2040A">
                <w:rPr>
                  <w:rFonts w:ascii="Times New Roman" w:hAnsi="Times New Roman" w:cs="Times New Roman"/>
                  <w:sz w:val="24"/>
                  <w:szCs w:val="24"/>
                </w:rPr>
                <w:delText>1.08-1.41</w:delText>
              </w:r>
            </w:del>
          </w:p>
        </w:tc>
        <w:tc>
          <w:tcPr>
            <w:tcW w:w="445" w:type="pct"/>
            <w:vAlign w:val="center"/>
          </w:tcPr>
          <w:p w14:paraId="30AABAEA" w14:textId="6A05643E" w:rsidR="002639A6" w:rsidRPr="00F411AC" w:rsidDel="00C2040A" w:rsidRDefault="002639A6">
            <w:pPr>
              <w:rPr>
                <w:del w:id="2296" w:author="Mohammad Nayeem Hasan" w:date="2023-01-21T00:38:00Z"/>
                <w:rFonts w:ascii="Times New Roman" w:hAnsi="Times New Roman" w:cs="Times New Roman"/>
                <w:b/>
                <w:bCs/>
                <w:sz w:val="24"/>
                <w:szCs w:val="24"/>
              </w:rPr>
              <w:pPrChange w:id="2297" w:author="Mohammad Nayeem Hasan" w:date="2023-01-21T14:56:00Z">
                <w:pPr>
                  <w:jc w:val="both"/>
                </w:pPr>
              </w:pPrChange>
            </w:pPr>
            <w:del w:id="2298" w:author="Mohammad Nayeem Hasan" w:date="2023-01-21T00:38:00Z">
              <w:r w:rsidRPr="00F411AC" w:rsidDel="00C2040A">
                <w:rPr>
                  <w:rFonts w:ascii="Times New Roman" w:hAnsi="Times New Roman" w:cs="Times New Roman"/>
                  <w:b/>
                  <w:bCs/>
                  <w:sz w:val="24"/>
                  <w:szCs w:val="24"/>
                </w:rPr>
                <w:delText>0.002</w:delText>
              </w:r>
            </w:del>
          </w:p>
        </w:tc>
      </w:tr>
      <w:tr w:rsidR="00275578" w:rsidRPr="00D97196" w:rsidDel="00C2040A" w14:paraId="2ACC21EB" w14:textId="14565183" w:rsidTr="00D3090E">
        <w:trPr>
          <w:trHeight w:val="288"/>
          <w:jc w:val="center"/>
          <w:del w:id="2299" w:author="Mohammad Nayeem Hasan" w:date="2023-01-21T00:38:00Z"/>
        </w:trPr>
        <w:tc>
          <w:tcPr>
            <w:tcW w:w="5000" w:type="pct"/>
            <w:gridSpan w:val="10"/>
            <w:vAlign w:val="center"/>
          </w:tcPr>
          <w:p w14:paraId="1CD8233A" w14:textId="4C19C98F" w:rsidR="002639A6" w:rsidRPr="00D97196" w:rsidDel="00C2040A" w:rsidRDefault="002639A6">
            <w:pPr>
              <w:rPr>
                <w:del w:id="2300" w:author="Mohammad Nayeem Hasan" w:date="2023-01-21T00:38:00Z"/>
                <w:rFonts w:ascii="Times New Roman" w:hAnsi="Times New Roman" w:cs="Times New Roman"/>
                <w:sz w:val="24"/>
                <w:szCs w:val="24"/>
              </w:rPr>
              <w:pPrChange w:id="2301" w:author="Mohammad Nayeem Hasan" w:date="2023-01-21T14:56:00Z">
                <w:pPr>
                  <w:jc w:val="both"/>
                </w:pPr>
              </w:pPrChange>
            </w:pPr>
            <w:del w:id="2302" w:author="Mohammad Nayeem Hasan" w:date="2023-01-21T00:38:00Z">
              <w:r w:rsidRPr="00D97196" w:rsidDel="00C2040A">
                <w:rPr>
                  <w:rFonts w:ascii="Times New Roman" w:hAnsi="Times New Roman" w:cs="Times New Roman"/>
                  <w:sz w:val="24"/>
                  <w:szCs w:val="24"/>
                </w:rPr>
                <w:delText>Mass Media</w:delText>
              </w:r>
            </w:del>
          </w:p>
        </w:tc>
      </w:tr>
      <w:tr w:rsidR="00275578" w:rsidRPr="00D97196" w:rsidDel="00C2040A" w14:paraId="02664EAA" w14:textId="0515DF65" w:rsidTr="00B1108E">
        <w:trPr>
          <w:trHeight w:val="288"/>
          <w:jc w:val="center"/>
          <w:del w:id="2303" w:author="Mohammad Nayeem Hasan" w:date="2023-01-21T00:38:00Z"/>
        </w:trPr>
        <w:tc>
          <w:tcPr>
            <w:tcW w:w="811" w:type="pct"/>
            <w:vAlign w:val="center"/>
          </w:tcPr>
          <w:p w14:paraId="743DF089" w14:textId="64520896" w:rsidR="002639A6" w:rsidRPr="00D97196" w:rsidDel="00C2040A" w:rsidRDefault="002639A6">
            <w:pPr>
              <w:rPr>
                <w:del w:id="2304" w:author="Mohammad Nayeem Hasan" w:date="2023-01-21T00:38:00Z"/>
                <w:rFonts w:ascii="Times New Roman" w:hAnsi="Times New Roman" w:cs="Times New Roman"/>
                <w:sz w:val="24"/>
                <w:szCs w:val="24"/>
              </w:rPr>
              <w:pPrChange w:id="2305" w:author="Mohammad Nayeem Hasan" w:date="2023-01-21T14:56:00Z">
                <w:pPr>
                  <w:jc w:val="both"/>
                </w:pPr>
              </w:pPrChange>
            </w:pPr>
            <w:del w:id="2306" w:author="Mohammad Nayeem Hasan" w:date="2023-01-21T00:38:00Z">
              <w:r w:rsidRPr="00D97196" w:rsidDel="00C2040A">
                <w:rPr>
                  <w:rFonts w:ascii="Times New Roman" w:hAnsi="Times New Roman" w:cs="Times New Roman"/>
                  <w:sz w:val="24"/>
                  <w:szCs w:val="24"/>
                </w:rPr>
                <w:delText>Yes</w:delText>
              </w:r>
            </w:del>
          </w:p>
        </w:tc>
        <w:tc>
          <w:tcPr>
            <w:tcW w:w="353" w:type="pct"/>
            <w:vAlign w:val="center"/>
          </w:tcPr>
          <w:p w14:paraId="0741B282" w14:textId="038345DD" w:rsidR="002639A6" w:rsidRPr="00D97196" w:rsidDel="00C2040A" w:rsidRDefault="002639A6">
            <w:pPr>
              <w:rPr>
                <w:del w:id="2307" w:author="Mohammad Nayeem Hasan" w:date="2023-01-21T00:38:00Z"/>
                <w:rFonts w:ascii="Times New Roman" w:hAnsi="Times New Roman" w:cs="Times New Roman"/>
                <w:sz w:val="24"/>
                <w:szCs w:val="24"/>
              </w:rPr>
              <w:pPrChange w:id="2308" w:author="Mohammad Nayeem Hasan" w:date="2023-01-21T14:56:00Z">
                <w:pPr>
                  <w:jc w:val="both"/>
                </w:pPr>
              </w:pPrChange>
            </w:pPr>
            <w:del w:id="2309" w:author="Mohammad Nayeem Hasan" w:date="2023-01-21T00:38:00Z">
              <w:r w:rsidRPr="00D97196" w:rsidDel="00C2040A">
                <w:rPr>
                  <w:rFonts w:ascii="Times New Roman" w:hAnsi="Times New Roman" w:cs="Times New Roman"/>
                  <w:sz w:val="24"/>
                  <w:szCs w:val="24"/>
                </w:rPr>
                <w:delText>-</w:delText>
              </w:r>
            </w:del>
          </w:p>
        </w:tc>
        <w:tc>
          <w:tcPr>
            <w:tcW w:w="329" w:type="pct"/>
            <w:vAlign w:val="center"/>
          </w:tcPr>
          <w:p w14:paraId="7E69C6B7" w14:textId="6DB1F1B3" w:rsidR="002639A6" w:rsidRPr="00D97196" w:rsidDel="00C2040A" w:rsidRDefault="002639A6">
            <w:pPr>
              <w:rPr>
                <w:del w:id="2310" w:author="Mohammad Nayeem Hasan" w:date="2023-01-21T00:38:00Z"/>
                <w:rFonts w:ascii="Times New Roman" w:hAnsi="Times New Roman" w:cs="Times New Roman"/>
                <w:sz w:val="24"/>
                <w:szCs w:val="24"/>
              </w:rPr>
              <w:pPrChange w:id="2311" w:author="Mohammad Nayeem Hasan" w:date="2023-01-21T14:56:00Z">
                <w:pPr>
                  <w:jc w:val="both"/>
                </w:pPr>
              </w:pPrChange>
            </w:pPr>
            <w:del w:id="2312"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3AF9621A" w14:textId="30320CCE" w:rsidR="002639A6" w:rsidRPr="00D97196" w:rsidDel="00C2040A" w:rsidRDefault="002639A6">
            <w:pPr>
              <w:rPr>
                <w:del w:id="2313" w:author="Mohammad Nayeem Hasan" w:date="2023-01-21T00:38:00Z"/>
                <w:rFonts w:ascii="Times New Roman" w:hAnsi="Times New Roman" w:cs="Times New Roman"/>
                <w:sz w:val="24"/>
                <w:szCs w:val="24"/>
              </w:rPr>
              <w:pPrChange w:id="2314" w:author="Mohammad Nayeem Hasan" w:date="2023-01-21T14:56:00Z">
                <w:pPr>
                  <w:jc w:val="both"/>
                </w:pPr>
              </w:pPrChange>
            </w:pPr>
            <w:del w:id="2315" w:author="Mohammad Nayeem Hasan" w:date="2023-01-21T00:38:00Z">
              <w:r w:rsidRPr="00D97196" w:rsidDel="00C2040A">
                <w:rPr>
                  <w:rFonts w:ascii="Times New Roman" w:hAnsi="Times New Roman" w:cs="Times New Roman"/>
                  <w:sz w:val="24"/>
                  <w:szCs w:val="24"/>
                </w:rPr>
                <w:delText>-</w:delText>
              </w:r>
            </w:del>
          </w:p>
        </w:tc>
        <w:tc>
          <w:tcPr>
            <w:tcW w:w="353" w:type="pct"/>
            <w:vAlign w:val="center"/>
          </w:tcPr>
          <w:p w14:paraId="0C355099" w14:textId="30C5D8F8" w:rsidR="002639A6" w:rsidRPr="00D97196" w:rsidDel="00C2040A" w:rsidRDefault="002639A6">
            <w:pPr>
              <w:rPr>
                <w:del w:id="2316" w:author="Mohammad Nayeem Hasan" w:date="2023-01-21T00:38:00Z"/>
                <w:rFonts w:ascii="Times New Roman" w:hAnsi="Times New Roman" w:cs="Times New Roman"/>
                <w:sz w:val="24"/>
                <w:szCs w:val="24"/>
              </w:rPr>
              <w:pPrChange w:id="2317" w:author="Mohammad Nayeem Hasan" w:date="2023-01-21T14:56:00Z">
                <w:pPr>
                  <w:jc w:val="both"/>
                </w:pPr>
              </w:pPrChange>
            </w:pPr>
            <w:del w:id="2318" w:author="Mohammad Nayeem Hasan" w:date="2023-01-21T00:38:00Z">
              <w:r w:rsidRPr="00D97196" w:rsidDel="00C2040A">
                <w:rPr>
                  <w:rFonts w:ascii="Times New Roman" w:hAnsi="Times New Roman" w:cs="Times New Roman"/>
                  <w:sz w:val="24"/>
                  <w:szCs w:val="24"/>
                </w:rPr>
                <w:delText>Ref</w:delText>
              </w:r>
            </w:del>
          </w:p>
        </w:tc>
        <w:tc>
          <w:tcPr>
            <w:tcW w:w="356" w:type="pct"/>
            <w:vAlign w:val="center"/>
          </w:tcPr>
          <w:p w14:paraId="7461A631" w14:textId="6815E59D" w:rsidR="002639A6" w:rsidRPr="00D97196" w:rsidDel="00C2040A" w:rsidRDefault="002639A6">
            <w:pPr>
              <w:rPr>
                <w:del w:id="2319" w:author="Mohammad Nayeem Hasan" w:date="2023-01-21T00:38:00Z"/>
                <w:rFonts w:ascii="Times New Roman" w:hAnsi="Times New Roman" w:cs="Times New Roman"/>
                <w:sz w:val="24"/>
                <w:szCs w:val="24"/>
              </w:rPr>
              <w:pPrChange w:id="2320" w:author="Mohammad Nayeem Hasan" w:date="2023-01-21T14:56:00Z">
                <w:pPr>
                  <w:jc w:val="both"/>
                </w:pPr>
              </w:pPrChange>
            </w:pPr>
            <w:del w:id="2321"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613190DF" w14:textId="1D821D8E" w:rsidR="002639A6" w:rsidRPr="00D97196" w:rsidDel="00C2040A" w:rsidRDefault="002639A6">
            <w:pPr>
              <w:rPr>
                <w:del w:id="2322" w:author="Mohammad Nayeem Hasan" w:date="2023-01-21T00:38:00Z"/>
                <w:rFonts w:ascii="Times New Roman" w:hAnsi="Times New Roman" w:cs="Times New Roman"/>
                <w:sz w:val="24"/>
                <w:szCs w:val="24"/>
              </w:rPr>
              <w:pPrChange w:id="2323" w:author="Mohammad Nayeem Hasan" w:date="2023-01-21T14:56:00Z">
                <w:pPr>
                  <w:jc w:val="both"/>
                </w:pPr>
              </w:pPrChange>
            </w:pPr>
            <w:del w:id="2324"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458FAA94" w14:textId="62D5E1F8" w:rsidR="002639A6" w:rsidRPr="00D97196" w:rsidDel="00C2040A" w:rsidRDefault="002639A6">
            <w:pPr>
              <w:rPr>
                <w:del w:id="2325" w:author="Mohammad Nayeem Hasan" w:date="2023-01-21T00:38:00Z"/>
                <w:rFonts w:ascii="Times New Roman" w:hAnsi="Times New Roman" w:cs="Times New Roman"/>
                <w:sz w:val="24"/>
                <w:szCs w:val="24"/>
              </w:rPr>
              <w:pPrChange w:id="2326" w:author="Mohammad Nayeem Hasan" w:date="2023-01-21T14:56:00Z">
                <w:pPr>
                  <w:jc w:val="both"/>
                </w:pPr>
              </w:pPrChange>
            </w:pPr>
            <w:del w:id="2327" w:author="Mohammad Nayeem Hasan" w:date="2023-01-21T00:38:00Z">
              <w:r w:rsidRPr="00D97196" w:rsidDel="00C2040A">
                <w:rPr>
                  <w:rFonts w:ascii="Times New Roman" w:hAnsi="Times New Roman" w:cs="Times New Roman"/>
                  <w:sz w:val="24"/>
                  <w:szCs w:val="24"/>
                </w:rPr>
                <w:delText>Ref</w:delText>
              </w:r>
            </w:del>
          </w:p>
        </w:tc>
        <w:tc>
          <w:tcPr>
            <w:tcW w:w="1140" w:type="pct"/>
            <w:vAlign w:val="center"/>
          </w:tcPr>
          <w:p w14:paraId="338FDB5D" w14:textId="4BC0E100" w:rsidR="002639A6" w:rsidRPr="00D97196" w:rsidDel="00C2040A" w:rsidRDefault="002639A6">
            <w:pPr>
              <w:rPr>
                <w:del w:id="2328" w:author="Mohammad Nayeem Hasan" w:date="2023-01-21T00:38:00Z"/>
                <w:rFonts w:ascii="Times New Roman" w:hAnsi="Times New Roman" w:cs="Times New Roman"/>
                <w:sz w:val="24"/>
                <w:szCs w:val="24"/>
              </w:rPr>
              <w:pPrChange w:id="2329" w:author="Mohammad Nayeem Hasan" w:date="2023-01-21T14:56:00Z">
                <w:pPr>
                  <w:jc w:val="both"/>
                </w:pPr>
              </w:pPrChange>
            </w:pPr>
            <w:del w:id="2330"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30DF5255" w14:textId="178FDCCA" w:rsidR="002639A6" w:rsidRPr="00D97196" w:rsidDel="00C2040A" w:rsidRDefault="002639A6">
            <w:pPr>
              <w:rPr>
                <w:del w:id="2331" w:author="Mohammad Nayeem Hasan" w:date="2023-01-21T00:38:00Z"/>
                <w:rFonts w:ascii="Times New Roman" w:hAnsi="Times New Roman" w:cs="Times New Roman"/>
                <w:sz w:val="24"/>
                <w:szCs w:val="24"/>
              </w:rPr>
              <w:pPrChange w:id="2332" w:author="Mohammad Nayeem Hasan" w:date="2023-01-21T14:56:00Z">
                <w:pPr>
                  <w:jc w:val="both"/>
                </w:pPr>
              </w:pPrChange>
            </w:pPr>
            <w:del w:id="2333"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662ABC6A" w14:textId="0E387727" w:rsidTr="00B1108E">
        <w:trPr>
          <w:trHeight w:val="288"/>
          <w:jc w:val="center"/>
          <w:del w:id="2334" w:author="Mohammad Nayeem Hasan" w:date="2023-01-21T00:38:00Z"/>
        </w:trPr>
        <w:tc>
          <w:tcPr>
            <w:tcW w:w="811" w:type="pct"/>
            <w:vAlign w:val="center"/>
          </w:tcPr>
          <w:p w14:paraId="29E483AF" w14:textId="180B7798" w:rsidR="002639A6" w:rsidRPr="00D97196" w:rsidDel="00C2040A" w:rsidRDefault="002639A6">
            <w:pPr>
              <w:rPr>
                <w:del w:id="2335" w:author="Mohammad Nayeem Hasan" w:date="2023-01-21T00:38:00Z"/>
                <w:rFonts w:ascii="Times New Roman" w:hAnsi="Times New Roman" w:cs="Times New Roman"/>
                <w:sz w:val="24"/>
                <w:szCs w:val="24"/>
              </w:rPr>
              <w:pPrChange w:id="2336" w:author="Mohammad Nayeem Hasan" w:date="2023-01-21T14:56:00Z">
                <w:pPr>
                  <w:jc w:val="both"/>
                </w:pPr>
              </w:pPrChange>
            </w:pPr>
            <w:del w:id="2337" w:author="Mohammad Nayeem Hasan" w:date="2023-01-21T00:38:00Z">
              <w:r w:rsidRPr="00D97196" w:rsidDel="00C2040A">
                <w:rPr>
                  <w:rFonts w:ascii="Times New Roman" w:hAnsi="Times New Roman" w:cs="Times New Roman"/>
                  <w:sz w:val="24"/>
                  <w:szCs w:val="24"/>
                </w:rPr>
                <w:delText>No</w:delText>
              </w:r>
            </w:del>
          </w:p>
        </w:tc>
        <w:tc>
          <w:tcPr>
            <w:tcW w:w="353" w:type="pct"/>
            <w:vAlign w:val="center"/>
          </w:tcPr>
          <w:p w14:paraId="3E9CA5B2" w14:textId="5BEB405E" w:rsidR="002639A6" w:rsidRPr="00D97196" w:rsidDel="00C2040A" w:rsidRDefault="002639A6">
            <w:pPr>
              <w:rPr>
                <w:del w:id="2338" w:author="Mohammad Nayeem Hasan" w:date="2023-01-21T00:38:00Z"/>
                <w:rFonts w:ascii="Times New Roman" w:hAnsi="Times New Roman" w:cs="Times New Roman"/>
                <w:sz w:val="24"/>
                <w:szCs w:val="24"/>
              </w:rPr>
              <w:pPrChange w:id="2339" w:author="Mohammad Nayeem Hasan" w:date="2023-01-21T14:56:00Z">
                <w:pPr>
                  <w:jc w:val="both"/>
                </w:pPr>
              </w:pPrChange>
            </w:pPr>
            <w:del w:id="2340" w:author="Mohammad Nayeem Hasan" w:date="2023-01-21T00:38:00Z">
              <w:r w:rsidRPr="00D97196" w:rsidDel="00C2040A">
                <w:rPr>
                  <w:rFonts w:ascii="Times New Roman" w:hAnsi="Times New Roman" w:cs="Times New Roman"/>
                  <w:sz w:val="24"/>
                  <w:szCs w:val="24"/>
                </w:rPr>
                <w:delText>-</w:delText>
              </w:r>
            </w:del>
          </w:p>
        </w:tc>
        <w:tc>
          <w:tcPr>
            <w:tcW w:w="329" w:type="pct"/>
            <w:vAlign w:val="center"/>
          </w:tcPr>
          <w:p w14:paraId="1A8D7555" w14:textId="124A5675" w:rsidR="002639A6" w:rsidRPr="00D97196" w:rsidDel="00C2040A" w:rsidRDefault="002639A6">
            <w:pPr>
              <w:rPr>
                <w:del w:id="2341" w:author="Mohammad Nayeem Hasan" w:date="2023-01-21T00:38:00Z"/>
                <w:rFonts w:ascii="Times New Roman" w:hAnsi="Times New Roman" w:cs="Times New Roman"/>
                <w:sz w:val="24"/>
                <w:szCs w:val="24"/>
              </w:rPr>
              <w:pPrChange w:id="2342" w:author="Mohammad Nayeem Hasan" w:date="2023-01-21T14:56:00Z">
                <w:pPr>
                  <w:jc w:val="both"/>
                </w:pPr>
              </w:pPrChange>
            </w:pPr>
            <w:del w:id="2343"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3FDB0549" w14:textId="48E38811" w:rsidR="002639A6" w:rsidRPr="00D97196" w:rsidDel="00C2040A" w:rsidRDefault="002639A6">
            <w:pPr>
              <w:rPr>
                <w:del w:id="2344" w:author="Mohammad Nayeem Hasan" w:date="2023-01-21T00:38:00Z"/>
                <w:rFonts w:ascii="Times New Roman" w:hAnsi="Times New Roman" w:cs="Times New Roman"/>
                <w:sz w:val="24"/>
                <w:szCs w:val="24"/>
              </w:rPr>
              <w:pPrChange w:id="2345" w:author="Mohammad Nayeem Hasan" w:date="2023-01-21T14:56:00Z">
                <w:pPr>
                  <w:jc w:val="both"/>
                </w:pPr>
              </w:pPrChange>
            </w:pPr>
          </w:p>
        </w:tc>
        <w:tc>
          <w:tcPr>
            <w:tcW w:w="353" w:type="pct"/>
            <w:vAlign w:val="center"/>
          </w:tcPr>
          <w:p w14:paraId="50669F54" w14:textId="66786564" w:rsidR="002639A6" w:rsidRPr="00D97196" w:rsidDel="00C2040A" w:rsidRDefault="002639A6">
            <w:pPr>
              <w:rPr>
                <w:del w:id="2346" w:author="Mohammad Nayeem Hasan" w:date="2023-01-21T00:38:00Z"/>
                <w:rFonts w:ascii="Times New Roman" w:hAnsi="Times New Roman" w:cs="Times New Roman"/>
                <w:sz w:val="24"/>
                <w:szCs w:val="24"/>
              </w:rPr>
              <w:pPrChange w:id="2347" w:author="Mohammad Nayeem Hasan" w:date="2023-01-21T14:56:00Z">
                <w:pPr>
                  <w:jc w:val="both"/>
                </w:pPr>
              </w:pPrChange>
            </w:pPr>
            <w:del w:id="2348" w:author="Mohammad Nayeem Hasan" w:date="2023-01-21T00:38:00Z">
              <w:r w:rsidRPr="00D97196" w:rsidDel="00C2040A">
                <w:rPr>
                  <w:rFonts w:ascii="Times New Roman" w:hAnsi="Times New Roman" w:cs="Times New Roman"/>
                  <w:sz w:val="24"/>
                  <w:szCs w:val="24"/>
                </w:rPr>
                <w:delText>0.98</w:delText>
              </w:r>
            </w:del>
          </w:p>
        </w:tc>
        <w:tc>
          <w:tcPr>
            <w:tcW w:w="356" w:type="pct"/>
            <w:vAlign w:val="center"/>
          </w:tcPr>
          <w:p w14:paraId="0BFB433E" w14:textId="4B1D0AFD" w:rsidR="002639A6" w:rsidRPr="00D97196" w:rsidDel="00C2040A" w:rsidRDefault="002639A6">
            <w:pPr>
              <w:rPr>
                <w:del w:id="2349" w:author="Mohammad Nayeem Hasan" w:date="2023-01-21T00:38:00Z"/>
                <w:rFonts w:ascii="Times New Roman" w:hAnsi="Times New Roman" w:cs="Times New Roman"/>
                <w:sz w:val="24"/>
                <w:szCs w:val="24"/>
              </w:rPr>
              <w:pPrChange w:id="2350" w:author="Mohammad Nayeem Hasan" w:date="2023-01-21T14:56:00Z">
                <w:pPr>
                  <w:jc w:val="both"/>
                </w:pPr>
              </w:pPrChange>
            </w:pPr>
            <w:del w:id="2351" w:author="Mohammad Nayeem Hasan" w:date="2023-01-21T00:38:00Z">
              <w:r w:rsidRPr="00D97196" w:rsidDel="00C2040A">
                <w:rPr>
                  <w:rFonts w:ascii="Times New Roman" w:hAnsi="Times New Roman" w:cs="Times New Roman"/>
                  <w:sz w:val="24"/>
                  <w:szCs w:val="24"/>
                </w:rPr>
                <w:delText>0.81 – 1.19</w:delText>
              </w:r>
            </w:del>
          </w:p>
        </w:tc>
        <w:tc>
          <w:tcPr>
            <w:tcW w:w="417" w:type="pct"/>
            <w:vAlign w:val="center"/>
          </w:tcPr>
          <w:p w14:paraId="414F6050" w14:textId="63C9FECB" w:rsidR="002639A6" w:rsidRPr="00D97196" w:rsidDel="00C2040A" w:rsidRDefault="002639A6">
            <w:pPr>
              <w:rPr>
                <w:del w:id="2352" w:author="Mohammad Nayeem Hasan" w:date="2023-01-21T00:38:00Z"/>
                <w:rFonts w:ascii="Times New Roman" w:hAnsi="Times New Roman" w:cs="Times New Roman"/>
                <w:sz w:val="24"/>
                <w:szCs w:val="24"/>
              </w:rPr>
              <w:pPrChange w:id="2353" w:author="Mohammad Nayeem Hasan" w:date="2023-01-21T14:56:00Z">
                <w:pPr>
                  <w:jc w:val="both"/>
                </w:pPr>
              </w:pPrChange>
            </w:pPr>
            <w:del w:id="2354" w:author="Mohammad Nayeem Hasan" w:date="2023-01-21T00:38:00Z">
              <w:r w:rsidRPr="00D97196" w:rsidDel="00C2040A">
                <w:rPr>
                  <w:rFonts w:ascii="Times New Roman" w:hAnsi="Times New Roman" w:cs="Times New Roman"/>
                  <w:sz w:val="24"/>
                  <w:szCs w:val="24"/>
                </w:rPr>
                <w:delText>0.817</w:delText>
              </w:r>
            </w:del>
          </w:p>
        </w:tc>
        <w:tc>
          <w:tcPr>
            <w:tcW w:w="379" w:type="pct"/>
            <w:vAlign w:val="center"/>
          </w:tcPr>
          <w:p w14:paraId="1D2EBF25" w14:textId="65820545" w:rsidR="002639A6" w:rsidRPr="00D97196" w:rsidDel="00C2040A" w:rsidRDefault="002639A6">
            <w:pPr>
              <w:rPr>
                <w:del w:id="2355" w:author="Mohammad Nayeem Hasan" w:date="2023-01-21T00:38:00Z"/>
                <w:rFonts w:ascii="Times New Roman" w:hAnsi="Times New Roman" w:cs="Times New Roman"/>
                <w:sz w:val="24"/>
                <w:szCs w:val="24"/>
              </w:rPr>
              <w:pPrChange w:id="2356" w:author="Mohammad Nayeem Hasan" w:date="2023-01-21T14:56:00Z">
                <w:pPr>
                  <w:jc w:val="both"/>
                </w:pPr>
              </w:pPrChange>
            </w:pPr>
            <w:del w:id="2357" w:author="Mohammad Nayeem Hasan" w:date="2023-01-21T00:38:00Z">
              <w:r w:rsidRPr="00D97196" w:rsidDel="00C2040A">
                <w:rPr>
                  <w:rFonts w:ascii="Times New Roman" w:hAnsi="Times New Roman" w:cs="Times New Roman"/>
                  <w:sz w:val="24"/>
                  <w:szCs w:val="24"/>
                </w:rPr>
                <w:delText>1.12</w:delText>
              </w:r>
            </w:del>
          </w:p>
        </w:tc>
        <w:tc>
          <w:tcPr>
            <w:tcW w:w="1140" w:type="pct"/>
            <w:vAlign w:val="center"/>
          </w:tcPr>
          <w:p w14:paraId="2567BF5E" w14:textId="5276F0F1" w:rsidR="002639A6" w:rsidRPr="00D97196" w:rsidDel="00C2040A" w:rsidRDefault="002639A6">
            <w:pPr>
              <w:rPr>
                <w:del w:id="2358" w:author="Mohammad Nayeem Hasan" w:date="2023-01-21T00:38:00Z"/>
                <w:rFonts w:ascii="Times New Roman" w:hAnsi="Times New Roman" w:cs="Times New Roman"/>
                <w:sz w:val="24"/>
                <w:szCs w:val="24"/>
              </w:rPr>
              <w:pPrChange w:id="2359" w:author="Mohammad Nayeem Hasan" w:date="2023-01-21T14:56:00Z">
                <w:pPr>
                  <w:jc w:val="both"/>
                </w:pPr>
              </w:pPrChange>
            </w:pPr>
            <w:del w:id="2360" w:author="Mohammad Nayeem Hasan" w:date="2023-01-21T00:38:00Z">
              <w:r w:rsidRPr="00D97196" w:rsidDel="00C2040A">
                <w:rPr>
                  <w:rFonts w:ascii="Times New Roman" w:hAnsi="Times New Roman" w:cs="Times New Roman"/>
                  <w:sz w:val="24"/>
                  <w:szCs w:val="24"/>
                </w:rPr>
                <w:delText>1.00- 1.27</w:delText>
              </w:r>
            </w:del>
          </w:p>
        </w:tc>
        <w:tc>
          <w:tcPr>
            <w:tcW w:w="445" w:type="pct"/>
            <w:vAlign w:val="center"/>
          </w:tcPr>
          <w:p w14:paraId="18253338" w14:textId="5D9DEA75" w:rsidR="002639A6" w:rsidRPr="00D97196" w:rsidDel="00C2040A" w:rsidRDefault="002639A6">
            <w:pPr>
              <w:rPr>
                <w:del w:id="2361" w:author="Mohammad Nayeem Hasan" w:date="2023-01-21T00:38:00Z"/>
                <w:rFonts w:ascii="Times New Roman" w:hAnsi="Times New Roman" w:cs="Times New Roman"/>
                <w:sz w:val="24"/>
                <w:szCs w:val="24"/>
              </w:rPr>
              <w:pPrChange w:id="2362" w:author="Mohammad Nayeem Hasan" w:date="2023-01-21T14:56:00Z">
                <w:pPr>
                  <w:jc w:val="both"/>
                </w:pPr>
              </w:pPrChange>
            </w:pPr>
            <w:del w:id="2363" w:author="Mohammad Nayeem Hasan" w:date="2023-01-21T00:38:00Z">
              <w:r w:rsidRPr="00D97196" w:rsidDel="00C2040A">
                <w:rPr>
                  <w:rFonts w:ascii="Times New Roman" w:hAnsi="Times New Roman" w:cs="Times New Roman"/>
                  <w:sz w:val="24"/>
                  <w:szCs w:val="24"/>
                </w:rPr>
                <w:delText>0.059</w:delText>
              </w:r>
            </w:del>
          </w:p>
        </w:tc>
      </w:tr>
      <w:tr w:rsidR="00275578" w:rsidRPr="00D97196" w:rsidDel="00C2040A" w14:paraId="43DFAC92" w14:textId="3C069437" w:rsidTr="00D3090E">
        <w:trPr>
          <w:trHeight w:val="257"/>
          <w:jc w:val="center"/>
          <w:del w:id="2364" w:author="Mohammad Nayeem Hasan" w:date="2023-01-21T00:38:00Z"/>
        </w:trPr>
        <w:tc>
          <w:tcPr>
            <w:tcW w:w="5000" w:type="pct"/>
            <w:gridSpan w:val="10"/>
            <w:vAlign w:val="center"/>
          </w:tcPr>
          <w:p w14:paraId="108B1CE1" w14:textId="56E22086" w:rsidR="002639A6" w:rsidRPr="00D97196" w:rsidDel="00C2040A" w:rsidRDefault="002639A6">
            <w:pPr>
              <w:rPr>
                <w:del w:id="2365" w:author="Mohammad Nayeem Hasan" w:date="2023-01-21T00:38:00Z"/>
                <w:rFonts w:ascii="Times New Roman" w:hAnsi="Times New Roman" w:cs="Times New Roman"/>
                <w:sz w:val="24"/>
                <w:szCs w:val="24"/>
              </w:rPr>
              <w:pPrChange w:id="2366" w:author="Mohammad Nayeem Hasan" w:date="2023-01-21T14:56:00Z">
                <w:pPr>
                  <w:jc w:val="both"/>
                </w:pPr>
              </w:pPrChange>
            </w:pPr>
            <w:del w:id="2367" w:author="Mohammad Nayeem Hasan" w:date="2023-01-21T00:38:00Z">
              <w:r w:rsidRPr="00D97196" w:rsidDel="00C2040A">
                <w:rPr>
                  <w:rFonts w:ascii="Times New Roman" w:hAnsi="Times New Roman" w:cs="Times New Roman"/>
                  <w:sz w:val="24"/>
                  <w:szCs w:val="24"/>
                </w:rPr>
                <w:delText>Household size</w:delText>
              </w:r>
            </w:del>
          </w:p>
        </w:tc>
      </w:tr>
      <w:tr w:rsidR="00275578" w:rsidRPr="00D97196" w:rsidDel="00C2040A" w14:paraId="6BC0BA19" w14:textId="1B931B8D" w:rsidTr="00B1108E">
        <w:trPr>
          <w:trHeight w:val="257"/>
          <w:jc w:val="center"/>
          <w:del w:id="2368" w:author="Mohammad Nayeem Hasan" w:date="2023-01-21T00:38:00Z"/>
        </w:trPr>
        <w:tc>
          <w:tcPr>
            <w:tcW w:w="811" w:type="pct"/>
            <w:vAlign w:val="center"/>
          </w:tcPr>
          <w:p w14:paraId="76EC25CB" w14:textId="795513FD" w:rsidR="002639A6" w:rsidRPr="00D97196" w:rsidDel="00C2040A" w:rsidRDefault="002639A6">
            <w:pPr>
              <w:rPr>
                <w:del w:id="2369" w:author="Mohammad Nayeem Hasan" w:date="2023-01-21T00:38:00Z"/>
                <w:rFonts w:ascii="Times New Roman" w:hAnsi="Times New Roman" w:cs="Times New Roman"/>
                <w:sz w:val="24"/>
                <w:szCs w:val="24"/>
              </w:rPr>
              <w:pPrChange w:id="2370" w:author="Mohammad Nayeem Hasan" w:date="2023-01-21T14:56:00Z">
                <w:pPr>
                  <w:jc w:val="both"/>
                </w:pPr>
              </w:pPrChange>
            </w:pPr>
            <w:del w:id="2371" w:author="Mohammad Nayeem Hasan" w:date="2023-01-21T00:38:00Z">
              <w:r w:rsidRPr="00D97196" w:rsidDel="00C2040A">
                <w:rPr>
                  <w:rFonts w:ascii="Times New Roman" w:hAnsi="Times New Roman" w:cs="Times New Roman"/>
                  <w:sz w:val="24"/>
                  <w:szCs w:val="24"/>
                </w:rPr>
                <w:delText>&lt;5</w:delText>
              </w:r>
            </w:del>
          </w:p>
        </w:tc>
        <w:tc>
          <w:tcPr>
            <w:tcW w:w="353" w:type="pct"/>
            <w:vAlign w:val="center"/>
          </w:tcPr>
          <w:p w14:paraId="5C72C4E5" w14:textId="47E61C53" w:rsidR="002639A6" w:rsidRPr="00D97196" w:rsidDel="00C2040A" w:rsidRDefault="002639A6">
            <w:pPr>
              <w:rPr>
                <w:del w:id="2372" w:author="Mohammad Nayeem Hasan" w:date="2023-01-21T00:38:00Z"/>
                <w:rFonts w:ascii="Times New Roman" w:hAnsi="Times New Roman" w:cs="Times New Roman"/>
                <w:sz w:val="24"/>
                <w:szCs w:val="24"/>
              </w:rPr>
              <w:pPrChange w:id="2373" w:author="Mohammad Nayeem Hasan" w:date="2023-01-21T14:56:00Z">
                <w:pPr>
                  <w:jc w:val="both"/>
                </w:pPr>
              </w:pPrChange>
            </w:pPr>
            <w:del w:id="2374" w:author="Mohammad Nayeem Hasan" w:date="2023-01-21T00:38:00Z">
              <w:r w:rsidRPr="00D97196" w:rsidDel="00C2040A">
                <w:rPr>
                  <w:rFonts w:ascii="Times New Roman" w:hAnsi="Times New Roman" w:cs="Times New Roman"/>
                  <w:sz w:val="24"/>
                  <w:szCs w:val="24"/>
                </w:rPr>
                <w:delText>Ref.</w:delText>
              </w:r>
            </w:del>
          </w:p>
        </w:tc>
        <w:tc>
          <w:tcPr>
            <w:tcW w:w="329" w:type="pct"/>
            <w:vAlign w:val="center"/>
          </w:tcPr>
          <w:p w14:paraId="39F8719D" w14:textId="6D850EF8" w:rsidR="002639A6" w:rsidRPr="00D97196" w:rsidDel="00C2040A" w:rsidRDefault="002639A6">
            <w:pPr>
              <w:rPr>
                <w:del w:id="2375" w:author="Mohammad Nayeem Hasan" w:date="2023-01-21T00:38:00Z"/>
                <w:rFonts w:ascii="Times New Roman" w:hAnsi="Times New Roman" w:cs="Times New Roman"/>
                <w:sz w:val="24"/>
                <w:szCs w:val="24"/>
              </w:rPr>
              <w:pPrChange w:id="2376" w:author="Mohammad Nayeem Hasan" w:date="2023-01-21T14:56:00Z">
                <w:pPr>
                  <w:jc w:val="both"/>
                </w:pPr>
              </w:pPrChange>
            </w:pPr>
            <w:del w:id="2377"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0B2B6782" w14:textId="193BD6B5" w:rsidR="002639A6" w:rsidRPr="00D97196" w:rsidDel="00C2040A" w:rsidRDefault="002639A6">
            <w:pPr>
              <w:rPr>
                <w:del w:id="2378" w:author="Mohammad Nayeem Hasan" w:date="2023-01-21T00:38:00Z"/>
                <w:rFonts w:ascii="Times New Roman" w:hAnsi="Times New Roman" w:cs="Times New Roman"/>
                <w:sz w:val="24"/>
                <w:szCs w:val="24"/>
              </w:rPr>
              <w:pPrChange w:id="2379" w:author="Mohammad Nayeem Hasan" w:date="2023-01-21T14:56:00Z">
                <w:pPr>
                  <w:jc w:val="both"/>
                </w:pPr>
              </w:pPrChange>
            </w:pPr>
            <w:del w:id="2380" w:author="Mohammad Nayeem Hasan" w:date="2023-01-21T00:38:00Z">
              <w:r w:rsidRPr="00D97196" w:rsidDel="00C2040A">
                <w:rPr>
                  <w:rFonts w:ascii="Times New Roman" w:hAnsi="Times New Roman" w:cs="Times New Roman"/>
                  <w:sz w:val="24"/>
                  <w:szCs w:val="24"/>
                </w:rPr>
                <w:delText>-</w:delText>
              </w:r>
            </w:del>
          </w:p>
        </w:tc>
        <w:tc>
          <w:tcPr>
            <w:tcW w:w="353" w:type="pct"/>
            <w:vAlign w:val="center"/>
          </w:tcPr>
          <w:p w14:paraId="1B2EA70B" w14:textId="09D26ADC" w:rsidR="002639A6" w:rsidRPr="00D97196" w:rsidDel="00C2040A" w:rsidRDefault="002639A6">
            <w:pPr>
              <w:rPr>
                <w:del w:id="2381" w:author="Mohammad Nayeem Hasan" w:date="2023-01-21T00:38:00Z"/>
                <w:rFonts w:ascii="Times New Roman" w:hAnsi="Times New Roman" w:cs="Times New Roman"/>
                <w:sz w:val="24"/>
                <w:szCs w:val="24"/>
              </w:rPr>
              <w:pPrChange w:id="2382" w:author="Mohammad Nayeem Hasan" w:date="2023-01-21T14:56:00Z">
                <w:pPr>
                  <w:jc w:val="both"/>
                </w:pPr>
              </w:pPrChange>
            </w:pPr>
            <w:del w:id="2383" w:author="Mohammad Nayeem Hasan" w:date="2023-01-21T00:38:00Z">
              <w:r w:rsidRPr="00D97196" w:rsidDel="00C2040A">
                <w:rPr>
                  <w:rFonts w:ascii="Times New Roman" w:hAnsi="Times New Roman" w:cs="Times New Roman"/>
                  <w:sz w:val="24"/>
                  <w:szCs w:val="24"/>
                </w:rPr>
                <w:delText>Ref</w:delText>
              </w:r>
            </w:del>
          </w:p>
        </w:tc>
        <w:tc>
          <w:tcPr>
            <w:tcW w:w="356" w:type="pct"/>
            <w:vAlign w:val="center"/>
          </w:tcPr>
          <w:p w14:paraId="67CB090A" w14:textId="647E6B64" w:rsidR="002639A6" w:rsidRPr="00D97196" w:rsidDel="00C2040A" w:rsidRDefault="002639A6">
            <w:pPr>
              <w:rPr>
                <w:del w:id="2384" w:author="Mohammad Nayeem Hasan" w:date="2023-01-21T00:38:00Z"/>
                <w:rFonts w:ascii="Times New Roman" w:hAnsi="Times New Roman" w:cs="Times New Roman"/>
                <w:sz w:val="24"/>
                <w:szCs w:val="24"/>
              </w:rPr>
              <w:pPrChange w:id="2385" w:author="Mohammad Nayeem Hasan" w:date="2023-01-21T14:56:00Z">
                <w:pPr>
                  <w:jc w:val="both"/>
                </w:pPr>
              </w:pPrChange>
            </w:pPr>
            <w:del w:id="2386"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7326BFBD" w14:textId="2AEC797D" w:rsidR="002639A6" w:rsidRPr="00D97196" w:rsidDel="00C2040A" w:rsidRDefault="002639A6">
            <w:pPr>
              <w:rPr>
                <w:del w:id="2387" w:author="Mohammad Nayeem Hasan" w:date="2023-01-21T00:38:00Z"/>
                <w:rFonts w:ascii="Times New Roman" w:hAnsi="Times New Roman" w:cs="Times New Roman"/>
                <w:sz w:val="24"/>
                <w:szCs w:val="24"/>
              </w:rPr>
              <w:pPrChange w:id="2388" w:author="Mohammad Nayeem Hasan" w:date="2023-01-21T14:56:00Z">
                <w:pPr>
                  <w:jc w:val="both"/>
                </w:pPr>
              </w:pPrChange>
            </w:pPr>
            <w:del w:id="2389"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3096A036" w14:textId="3269108F" w:rsidR="002639A6" w:rsidRPr="00D97196" w:rsidDel="00C2040A" w:rsidRDefault="002639A6">
            <w:pPr>
              <w:rPr>
                <w:del w:id="2390" w:author="Mohammad Nayeem Hasan" w:date="2023-01-21T00:38:00Z"/>
                <w:rFonts w:ascii="Times New Roman" w:hAnsi="Times New Roman" w:cs="Times New Roman"/>
                <w:sz w:val="24"/>
                <w:szCs w:val="24"/>
              </w:rPr>
              <w:pPrChange w:id="2391" w:author="Mohammad Nayeem Hasan" w:date="2023-01-21T14:56:00Z">
                <w:pPr>
                  <w:jc w:val="both"/>
                </w:pPr>
              </w:pPrChange>
            </w:pPr>
            <w:del w:id="2392" w:author="Mohammad Nayeem Hasan" w:date="2023-01-21T00:38:00Z">
              <w:r w:rsidRPr="00D97196" w:rsidDel="00C2040A">
                <w:rPr>
                  <w:rFonts w:ascii="Times New Roman" w:hAnsi="Times New Roman" w:cs="Times New Roman"/>
                  <w:sz w:val="24"/>
                  <w:szCs w:val="24"/>
                </w:rPr>
                <w:delText>Ref</w:delText>
              </w:r>
            </w:del>
          </w:p>
        </w:tc>
        <w:tc>
          <w:tcPr>
            <w:tcW w:w="1140" w:type="pct"/>
            <w:vAlign w:val="center"/>
          </w:tcPr>
          <w:p w14:paraId="1D8CF67C" w14:textId="1E23C3D9" w:rsidR="002639A6" w:rsidRPr="00D97196" w:rsidDel="00C2040A" w:rsidRDefault="002639A6">
            <w:pPr>
              <w:rPr>
                <w:del w:id="2393" w:author="Mohammad Nayeem Hasan" w:date="2023-01-21T00:38:00Z"/>
                <w:rFonts w:ascii="Times New Roman" w:hAnsi="Times New Roman" w:cs="Times New Roman"/>
                <w:sz w:val="24"/>
                <w:szCs w:val="24"/>
              </w:rPr>
              <w:pPrChange w:id="2394" w:author="Mohammad Nayeem Hasan" w:date="2023-01-21T14:56:00Z">
                <w:pPr>
                  <w:jc w:val="both"/>
                </w:pPr>
              </w:pPrChange>
            </w:pPr>
            <w:del w:id="2395"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43D8B5BC" w14:textId="40DDE47B" w:rsidR="002639A6" w:rsidRPr="00D97196" w:rsidDel="00C2040A" w:rsidRDefault="002639A6">
            <w:pPr>
              <w:rPr>
                <w:del w:id="2396" w:author="Mohammad Nayeem Hasan" w:date="2023-01-21T00:38:00Z"/>
                <w:rFonts w:ascii="Times New Roman" w:hAnsi="Times New Roman" w:cs="Times New Roman"/>
                <w:sz w:val="24"/>
                <w:szCs w:val="24"/>
              </w:rPr>
              <w:pPrChange w:id="2397" w:author="Mohammad Nayeem Hasan" w:date="2023-01-21T14:56:00Z">
                <w:pPr>
                  <w:jc w:val="both"/>
                </w:pPr>
              </w:pPrChange>
            </w:pPr>
            <w:del w:id="2398"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1E6A3F35" w14:textId="319E4213" w:rsidTr="00B1108E">
        <w:trPr>
          <w:trHeight w:val="257"/>
          <w:jc w:val="center"/>
          <w:del w:id="2399" w:author="Mohammad Nayeem Hasan" w:date="2023-01-21T00:38:00Z"/>
        </w:trPr>
        <w:tc>
          <w:tcPr>
            <w:tcW w:w="811" w:type="pct"/>
            <w:vAlign w:val="center"/>
          </w:tcPr>
          <w:p w14:paraId="5BB031E3" w14:textId="64CB7F81" w:rsidR="002639A6" w:rsidRPr="00D97196" w:rsidDel="00C2040A" w:rsidRDefault="002639A6">
            <w:pPr>
              <w:rPr>
                <w:del w:id="2400" w:author="Mohammad Nayeem Hasan" w:date="2023-01-21T00:38:00Z"/>
                <w:rFonts w:ascii="Times New Roman" w:hAnsi="Times New Roman" w:cs="Times New Roman"/>
                <w:sz w:val="24"/>
                <w:szCs w:val="24"/>
              </w:rPr>
              <w:pPrChange w:id="2401" w:author="Mohammad Nayeem Hasan" w:date="2023-01-21T14:56:00Z">
                <w:pPr>
                  <w:jc w:val="both"/>
                </w:pPr>
              </w:pPrChange>
            </w:pPr>
            <w:del w:id="2402" w:author="Mohammad Nayeem Hasan" w:date="2023-01-21T00:38:00Z">
              <w:r w:rsidRPr="00D97196" w:rsidDel="00C2040A">
                <w:rPr>
                  <w:rFonts w:ascii="Times New Roman" w:hAnsi="Times New Roman" w:cs="Times New Roman"/>
                  <w:sz w:val="24"/>
                  <w:szCs w:val="24"/>
                </w:rPr>
                <w:delText>5/5+</w:delText>
              </w:r>
            </w:del>
          </w:p>
        </w:tc>
        <w:tc>
          <w:tcPr>
            <w:tcW w:w="353" w:type="pct"/>
            <w:vAlign w:val="center"/>
          </w:tcPr>
          <w:p w14:paraId="1176C562" w14:textId="617D924C" w:rsidR="002639A6" w:rsidRPr="00D97196" w:rsidDel="00C2040A" w:rsidRDefault="002639A6">
            <w:pPr>
              <w:rPr>
                <w:del w:id="2403" w:author="Mohammad Nayeem Hasan" w:date="2023-01-21T00:38:00Z"/>
                <w:rFonts w:ascii="Times New Roman" w:hAnsi="Times New Roman" w:cs="Times New Roman"/>
                <w:sz w:val="24"/>
                <w:szCs w:val="24"/>
              </w:rPr>
              <w:pPrChange w:id="2404" w:author="Mohammad Nayeem Hasan" w:date="2023-01-21T14:56:00Z">
                <w:pPr>
                  <w:jc w:val="both"/>
                </w:pPr>
              </w:pPrChange>
            </w:pPr>
            <w:del w:id="2405" w:author="Mohammad Nayeem Hasan" w:date="2023-01-21T00:38:00Z">
              <w:r w:rsidRPr="00D97196" w:rsidDel="00C2040A">
                <w:rPr>
                  <w:rFonts w:ascii="Times New Roman" w:hAnsi="Times New Roman" w:cs="Times New Roman"/>
                  <w:sz w:val="24"/>
                  <w:szCs w:val="24"/>
                </w:rPr>
                <w:delText>1.06</w:delText>
              </w:r>
            </w:del>
          </w:p>
        </w:tc>
        <w:tc>
          <w:tcPr>
            <w:tcW w:w="329" w:type="pct"/>
            <w:vAlign w:val="center"/>
          </w:tcPr>
          <w:p w14:paraId="147EF401" w14:textId="3DF3AF11" w:rsidR="002639A6" w:rsidRPr="00D97196" w:rsidDel="00C2040A" w:rsidRDefault="002639A6">
            <w:pPr>
              <w:rPr>
                <w:del w:id="2406" w:author="Mohammad Nayeem Hasan" w:date="2023-01-21T00:38:00Z"/>
                <w:rFonts w:ascii="Times New Roman" w:hAnsi="Times New Roman" w:cs="Times New Roman"/>
                <w:sz w:val="24"/>
                <w:szCs w:val="24"/>
              </w:rPr>
              <w:pPrChange w:id="2407" w:author="Mohammad Nayeem Hasan" w:date="2023-01-21T14:56:00Z">
                <w:pPr>
                  <w:jc w:val="both"/>
                </w:pPr>
              </w:pPrChange>
            </w:pPr>
            <w:del w:id="2408" w:author="Mohammad Nayeem Hasan" w:date="2023-01-21T00:38:00Z">
              <w:r w:rsidRPr="00D97196" w:rsidDel="00C2040A">
                <w:rPr>
                  <w:rFonts w:ascii="Times New Roman" w:hAnsi="Times New Roman" w:cs="Times New Roman"/>
                  <w:sz w:val="24"/>
                  <w:szCs w:val="24"/>
                </w:rPr>
                <w:delText>0.94 – 1.19</w:delText>
              </w:r>
            </w:del>
          </w:p>
        </w:tc>
        <w:tc>
          <w:tcPr>
            <w:tcW w:w="417" w:type="pct"/>
            <w:vAlign w:val="center"/>
          </w:tcPr>
          <w:p w14:paraId="65639511" w14:textId="5417B9BB" w:rsidR="002639A6" w:rsidRPr="00D97196" w:rsidDel="00C2040A" w:rsidRDefault="002639A6">
            <w:pPr>
              <w:rPr>
                <w:del w:id="2409" w:author="Mohammad Nayeem Hasan" w:date="2023-01-21T00:38:00Z"/>
                <w:rFonts w:ascii="Times New Roman" w:hAnsi="Times New Roman" w:cs="Times New Roman"/>
                <w:sz w:val="24"/>
                <w:szCs w:val="24"/>
              </w:rPr>
              <w:pPrChange w:id="2410" w:author="Mohammad Nayeem Hasan" w:date="2023-01-21T14:56:00Z">
                <w:pPr>
                  <w:jc w:val="both"/>
                </w:pPr>
              </w:pPrChange>
            </w:pPr>
            <w:del w:id="2411" w:author="Mohammad Nayeem Hasan" w:date="2023-01-21T00:38:00Z">
              <w:r w:rsidRPr="00D97196" w:rsidDel="00C2040A">
                <w:rPr>
                  <w:rFonts w:ascii="Times New Roman" w:hAnsi="Times New Roman" w:cs="Times New Roman"/>
                  <w:sz w:val="24"/>
                  <w:szCs w:val="24"/>
                </w:rPr>
                <w:delText>0.322</w:delText>
              </w:r>
            </w:del>
          </w:p>
        </w:tc>
        <w:tc>
          <w:tcPr>
            <w:tcW w:w="353" w:type="pct"/>
            <w:vAlign w:val="center"/>
          </w:tcPr>
          <w:p w14:paraId="385A8AB0" w14:textId="1CCE3088" w:rsidR="002639A6" w:rsidRPr="00D97196" w:rsidDel="00C2040A" w:rsidRDefault="002639A6">
            <w:pPr>
              <w:rPr>
                <w:del w:id="2412" w:author="Mohammad Nayeem Hasan" w:date="2023-01-21T00:38:00Z"/>
                <w:rFonts w:ascii="Times New Roman" w:hAnsi="Times New Roman" w:cs="Times New Roman"/>
                <w:sz w:val="24"/>
                <w:szCs w:val="24"/>
              </w:rPr>
              <w:pPrChange w:id="2413" w:author="Mohammad Nayeem Hasan" w:date="2023-01-21T14:56:00Z">
                <w:pPr>
                  <w:jc w:val="both"/>
                </w:pPr>
              </w:pPrChange>
            </w:pPr>
            <w:del w:id="2414" w:author="Mohammad Nayeem Hasan" w:date="2023-01-21T00:38:00Z">
              <w:r w:rsidRPr="00D97196" w:rsidDel="00C2040A">
                <w:rPr>
                  <w:rFonts w:ascii="Times New Roman" w:hAnsi="Times New Roman" w:cs="Times New Roman"/>
                  <w:sz w:val="24"/>
                  <w:szCs w:val="24"/>
                </w:rPr>
                <w:delText>1.15</w:delText>
              </w:r>
            </w:del>
          </w:p>
        </w:tc>
        <w:tc>
          <w:tcPr>
            <w:tcW w:w="356" w:type="pct"/>
            <w:vAlign w:val="center"/>
          </w:tcPr>
          <w:p w14:paraId="04874FCB" w14:textId="0B24AE3C" w:rsidR="002639A6" w:rsidRPr="00D97196" w:rsidDel="00C2040A" w:rsidRDefault="002639A6">
            <w:pPr>
              <w:rPr>
                <w:del w:id="2415" w:author="Mohammad Nayeem Hasan" w:date="2023-01-21T00:38:00Z"/>
                <w:rFonts w:ascii="Times New Roman" w:hAnsi="Times New Roman" w:cs="Times New Roman"/>
                <w:sz w:val="24"/>
                <w:szCs w:val="24"/>
              </w:rPr>
              <w:pPrChange w:id="2416" w:author="Mohammad Nayeem Hasan" w:date="2023-01-21T14:56:00Z">
                <w:pPr>
                  <w:jc w:val="both"/>
                </w:pPr>
              </w:pPrChange>
            </w:pPr>
            <w:del w:id="2417" w:author="Mohammad Nayeem Hasan" w:date="2023-01-21T00:38:00Z">
              <w:r w:rsidRPr="00D97196" w:rsidDel="00C2040A">
                <w:rPr>
                  <w:rFonts w:ascii="Times New Roman" w:hAnsi="Times New Roman" w:cs="Times New Roman"/>
                  <w:sz w:val="24"/>
                  <w:szCs w:val="24"/>
                </w:rPr>
                <w:delText>0.95 – 1.40</w:delText>
              </w:r>
            </w:del>
          </w:p>
        </w:tc>
        <w:tc>
          <w:tcPr>
            <w:tcW w:w="417" w:type="pct"/>
            <w:vAlign w:val="center"/>
          </w:tcPr>
          <w:p w14:paraId="560CC7A8" w14:textId="537817F5" w:rsidR="002639A6" w:rsidRPr="00D97196" w:rsidDel="00C2040A" w:rsidRDefault="002639A6">
            <w:pPr>
              <w:rPr>
                <w:del w:id="2418" w:author="Mohammad Nayeem Hasan" w:date="2023-01-21T00:38:00Z"/>
                <w:rFonts w:ascii="Times New Roman" w:hAnsi="Times New Roman" w:cs="Times New Roman"/>
                <w:sz w:val="24"/>
                <w:szCs w:val="24"/>
              </w:rPr>
              <w:pPrChange w:id="2419" w:author="Mohammad Nayeem Hasan" w:date="2023-01-21T14:56:00Z">
                <w:pPr>
                  <w:jc w:val="both"/>
                </w:pPr>
              </w:pPrChange>
            </w:pPr>
            <w:del w:id="2420" w:author="Mohammad Nayeem Hasan" w:date="2023-01-21T00:38:00Z">
              <w:r w:rsidRPr="00D97196" w:rsidDel="00C2040A">
                <w:rPr>
                  <w:rFonts w:ascii="Times New Roman" w:hAnsi="Times New Roman" w:cs="Times New Roman"/>
                  <w:sz w:val="24"/>
                  <w:szCs w:val="24"/>
                </w:rPr>
                <w:delText>0.154</w:delText>
              </w:r>
            </w:del>
          </w:p>
        </w:tc>
        <w:tc>
          <w:tcPr>
            <w:tcW w:w="379" w:type="pct"/>
            <w:vAlign w:val="center"/>
          </w:tcPr>
          <w:p w14:paraId="4354589D" w14:textId="36712580" w:rsidR="002639A6" w:rsidRPr="00D97196" w:rsidDel="00C2040A" w:rsidRDefault="002639A6">
            <w:pPr>
              <w:rPr>
                <w:del w:id="2421" w:author="Mohammad Nayeem Hasan" w:date="2023-01-21T00:38:00Z"/>
                <w:rFonts w:ascii="Times New Roman" w:hAnsi="Times New Roman" w:cs="Times New Roman"/>
                <w:sz w:val="24"/>
                <w:szCs w:val="24"/>
              </w:rPr>
              <w:pPrChange w:id="2422" w:author="Mohammad Nayeem Hasan" w:date="2023-01-21T14:56:00Z">
                <w:pPr>
                  <w:jc w:val="both"/>
                </w:pPr>
              </w:pPrChange>
            </w:pPr>
            <w:del w:id="2423" w:author="Mohammad Nayeem Hasan" w:date="2023-01-21T00:38:00Z">
              <w:r w:rsidRPr="00D97196" w:rsidDel="00C2040A">
                <w:rPr>
                  <w:rFonts w:ascii="Times New Roman" w:hAnsi="Times New Roman" w:cs="Times New Roman"/>
                  <w:sz w:val="24"/>
                  <w:szCs w:val="24"/>
                </w:rPr>
                <w:delText>.92</w:delText>
              </w:r>
            </w:del>
          </w:p>
        </w:tc>
        <w:tc>
          <w:tcPr>
            <w:tcW w:w="1140" w:type="pct"/>
            <w:vAlign w:val="center"/>
          </w:tcPr>
          <w:p w14:paraId="15D85E0C" w14:textId="159E781D" w:rsidR="002639A6" w:rsidRPr="00D97196" w:rsidDel="00C2040A" w:rsidRDefault="002639A6">
            <w:pPr>
              <w:rPr>
                <w:del w:id="2424" w:author="Mohammad Nayeem Hasan" w:date="2023-01-21T00:38:00Z"/>
                <w:rFonts w:ascii="Times New Roman" w:hAnsi="Times New Roman" w:cs="Times New Roman"/>
                <w:sz w:val="24"/>
                <w:szCs w:val="24"/>
              </w:rPr>
              <w:pPrChange w:id="2425" w:author="Mohammad Nayeem Hasan" w:date="2023-01-21T14:56:00Z">
                <w:pPr>
                  <w:jc w:val="both"/>
                </w:pPr>
              </w:pPrChange>
            </w:pPr>
            <w:del w:id="2426" w:author="Mohammad Nayeem Hasan" w:date="2023-01-21T00:38:00Z">
              <w:r w:rsidRPr="00D97196" w:rsidDel="00C2040A">
                <w:rPr>
                  <w:rFonts w:ascii="Times New Roman" w:hAnsi="Times New Roman" w:cs="Times New Roman"/>
                  <w:sz w:val="24"/>
                  <w:szCs w:val="24"/>
                </w:rPr>
                <w:delText>0.82-1.04</w:delText>
              </w:r>
            </w:del>
          </w:p>
        </w:tc>
        <w:tc>
          <w:tcPr>
            <w:tcW w:w="445" w:type="pct"/>
            <w:vAlign w:val="center"/>
          </w:tcPr>
          <w:p w14:paraId="289CB220" w14:textId="787813D8" w:rsidR="002639A6" w:rsidRPr="00D97196" w:rsidDel="00C2040A" w:rsidRDefault="002639A6">
            <w:pPr>
              <w:rPr>
                <w:del w:id="2427" w:author="Mohammad Nayeem Hasan" w:date="2023-01-21T00:38:00Z"/>
                <w:rFonts w:ascii="Times New Roman" w:hAnsi="Times New Roman" w:cs="Times New Roman"/>
                <w:sz w:val="24"/>
                <w:szCs w:val="24"/>
              </w:rPr>
              <w:pPrChange w:id="2428" w:author="Mohammad Nayeem Hasan" w:date="2023-01-21T14:56:00Z">
                <w:pPr>
                  <w:jc w:val="both"/>
                </w:pPr>
              </w:pPrChange>
            </w:pPr>
            <w:del w:id="2429" w:author="Mohammad Nayeem Hasan" w:date="2023-01-21T00:38:00Z">
              <w:r w:rsidRPr="00D97196" w:rsidDel="00C2040A">
                <w:rPr>
                  <w:rFonts w:ascii="Times New Roman" w:hAnsi="Times New Roman" w:cs="Times New Roman"/>
                  <w:sz w:val="24"/>
                  <w:szCs w:val="24"/>
                </w:rPr>
                <w:delText>0.191</w:delText>
              </w:r>
            </w:del>
          </w:p>
        </w:tc>
      </w:tr>
      <w:tr w:rsidR="00275578" w:rsidRPr="00D97196" w:rsidDel="00C2040A" w14:paraId="57110A08" w14:textId="416E581E" w:rsidTr="00D3090E">
        <w:trPr>
          <w:trHeight w:val="257"/>
          <w:jc w:val="center"/>
          <w:del w:id="2430" w:author="Mohammad Nayeem Hasan" w:date="2023-01-21T00:38:00Z"/>
        </w:trPr>
        <w:tc>
          <w:tcPr>
            <w:tcW w:w="5000" w:type="pct"/>
            <w:gridSpan w:val="10"/>
            <w:vAlign w:val="center"/>
          </w:tcPr>
          <w:p w14:paraId="6D0795F7" w14:textId="4EAC420A" w:rsidR="002639A6" w:rsidRPr="00D97196" w:rsidDel="00C2040A" w:rsidRDefault="002639A6">
            <w:pPr>
              <w:rPr>
                <w:del w:id="2431" w:author="Mohammad Nayeem Hasan" w:date="2023-01-21T00:38:00Z"/>
                <w:rFonts w:ascii="Times New Roman" w:hAnsi="Times New Roman" w:cs="Times New Roman"/>
                <w:sz w:val="24"/>
                <w:szCs w:val="24"/>
              </w:rPr>
              <w:pPrChange w:id="2432" w:author="Mohammad Nayeem Hasan" w:date="2023-01-21T14:56:00Z">
                <w:pPr>
                  <w:jc w:val="both"/>
                </w:pPr>
              </w:pPrChange>
            </w:pPr>
            <w:del w:id="2433" w:author="Mohammad Nayeem Hasan" w:date="2023-01-21T00:38:00Z">
              <w:r w:rsidRPr="00D97196" w:rsidDel="00C2040A">
                <w:rPr>
                  <w:rFonts w:ascii="Times New Roman" w:hAnsi="Times New Roman" w:cs="Times New Roman"/>
                  <w:sz w:val="24"/>
                  <w:szCs w:val="24"/>
                </w:rPr>
                <w:delText>Livestock ownership</w:delText>
              </w:r>
            </w:del>
          </w:p>
        </w:tc>
      </w:tr>
      <w:tr w:rsidR="00275578" w:rsidRPr="00D97196" w:rsidDel="00C2040A" w14:paraId="3BFF9B13" w14:textId="05EEE3E9" w:rsidTr="00B1108E">
        <w:trPr>
          <w:trHeight w:val="257"/>
          <w:jc w:val="center"/>
          <w:del w:id="2434" w:author="Mohammad Nayeem Hasan" w:date="2023-01-21T00:38:00Z"/>
        </w:trPr>
        <w:tc>
          <w:tcPr>
            <w:tcW w:w="811" w:type="pct"/>
            <w:vAlign w:val="center"/>
          </w:tcPr>
          <w:p w14:paraId="43BAC4ED" w14:textId="0269111A" w:rsidR="002639A6" w:rsidRPr="00D97196" w:rsidDel="00C2040A" w:rsidRDefault="002639A6">
            <w:pPr>
              <w:rPr>
                <w:del w:id="2435" w:author="Mohammad Nayeem Hasan" w:date="2023-01-21T00:38:00Z"/>
                <w:rFonts w:ascii="Times New Roman" w:hAnsi="Times New Roman" w:cs="Times New Roman"/>
                <w:sz w:val="24"/>
                <w:szCs w:val="24"/>
              </w:rPr>
              <w:pPrChange w:id="2436" w:author="Mohammad Nayeem Hasan" w:date="2023-01-21T14:56:00Z">
                <w:pPr>
                  <w:jc w:val="both"/>
                </w:pPr>
              </w:pPrChange>
            </w:pPr>
            <w:del w:id="2437" w:author="Mohammad Nayeem Hasan" w:date="2023-01-21T00:38:00Z">
              <w:r w:rsidRPr="00D97196" w:rsidDel="00C2040A">
                <w:rPr>
                  <w:rFonts w:ascii="Times New Roman" w:hAnsi="Times New Roman" w:cs="Times New Roman"/>
                  <w:sz w:val="24"/>
                  <w:szCs w:val="24"/>
                </w:rPr>
                <w:delText>Yes</w:delText>
              </w:r>
            </w:del>
          </w:p>
        </w:tc>
        <w:tc>
          <w:tcPr>
            <w:tcW w:w="353" w:type="pct"/>
            <w:vAlign w:val="center"/>
          </w:tcPr>
          <w:p w14:paraId="6F2180C7" w14:textId="0D904C5E" w:rsidR="002639A6" w:rsidRPr="00D97196" w:rsidDel="00C2040A" w:rsidRDefault="002639A6">
            <w:pPr>
              <w:rPr>
                <w:del w:id="2438" w:author="Mohammad Nayeem Hasan" w:date="2023-01-21T00:38:00Z"/>
                <w:rFonts w:ascii="Times New Roman" w:hAnsi="Times New Roman" w:cs="Times New Roman"/>
                <w:sz w:val="24"/>
                <w:szCs w:val="24"/>
              </w:rPr>
              <w:pPrChange w:id="2439" w:author="Mohammad Nayeem Hasan" w:date="2023-01-21T14:56:00Z">
                <w:pPr>
                  <w:jc w:val="both"/>
                </w:pPr>
              </w:pPrChange>
            </w:pPr>
            <w:del w:id="2440" w:author="Mohammad Nayeem Hasan" w:date="2023-01-21T00:38:00Z">
              <w:r w:rsidRPr="00D97196" w:rsidDel="00C2040A">
                <w:rPr>
                  <w:rFonts w:ascii="Times New Roman" w:hAnsi="Times New Roman" w:cs="Times New Roman"/>
                  <w:sz w:val="24"/>
                  <w:szCs w:val="24"/>
                </w:rPr>
                <w:delText>-</w:delText>
              </w:r>
            </w:del>
          </w:p>
        </w:tc>
        <w:tc>
          <w:tcPr>
            <w:tcW w:w="329" w:type="pct"/>
            <w:vAlign w:val="center"/>
          </w:tcPr>
          <w:p w14:paraId="73563379" w14:textId="4FC180EF" w:rsidR="002639A6" w:rsidRPr="00D97196" w:rsidDel="00C2040A" w:rsidRDefault="002639A6">
            <w:pPr>
              <w:rPr>
                <w:del w:id="2441" w:author="Mohammad Nayeem Hasan" w:date="2023-01-21T00:38:00Z"/>
                <w:rFonts w:ascii="Times New Roman" w:hAnsi="Times New Roman" w:cs="Times New Roman"/>
                <w:sz w:val="24"/>
                <w:szCs w:val="24"/>
              </w:rPr>
              <w:pPrChange w:id="2442" w:author="Mohammad Nayeem Hasan" w:date="2023-01-21T14:56:00Z">
                <w:pPr>
                  <w:jc w:val="both"/>
                </w:pPr>
              </w:pPrChange>
            </w:pPr>
            <w:del w:id="2443"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4D01996D" w14:textId="31F5F0FB" w:rsidR="002639A6" w:rsidRPr="00D97196" w:rsidDel="00C2040A" w:rsidRDefault="002639A6">
            <w:pPr>
              <w:rPr>
                <w:del w:id="2444" w:author="Mohammad Nayeem Hasan" w:date="2023-01-21T00:38:00Z"/>
                <w:rFonts w:ascii="Times New Roman" w:hAnsi="Times New Roman" w:cs="Times New Roman"/>
                <w:sz w:val="24"/>
                <w:szCs w:val="24"/>
              </w:rPr>
              <w:pPrChange w:id="2445" w:author="Mohammad Nayeem Hasan" w:date="2023-01-21T14:56:00Z">
                <w:pPr>
                  <w:jc w:val="both"/>
                </w:pPr>
              </w:pPrChange>
            </w:pPr>
            <w:del w:id="2446" w:author="Mohammad Nayeem Hasan" w:date="2023-01-21T00:38:00Z">
              <w:r w:rsidRPr="00D97196" w:rsidDel="00C2040A">
                <w:rPr>
                  <w:rFonts w:ascii="Times New Roman" w:hAnsi="Times New Roman" w:cs="Times New Roman"/>
                  <w:sz w:val="24"/>
                  <w:szCs w:val="24"/>
                </w:rPr>
                <w:delText>-</w:delText>
              </w:r>
            </w:del>
          </w:p>
        </w:tc>
        <w:tc>
          <w:tcPr>
            <w:tcW w:w="353" w:type="pct"/>
            <w:vAlign w:val="center"/>
          </w:tcPr>
          <w:p w14:paraId="5167B6CD" w14:textId="52A1CD87" w:rsidR="002639A6" w:rsidRPr="00D97196" w:rsidDel="00C2040A" w:rsidRDefault="002639A6">
            <w:pPr>
              <w:rPr>
                <w:del w:id="2447" w:author="Mohammad Nayeem Hasan" w:date="2023-01-21T00:38:00Z"/>
                <w:rFonts w:ascii="Times New Roman" w:hAnsi="Times New Roman" w:cs="Times New Roman"/>
                <w:sz w:val="24"/>
                <w:szCs w:val="24"/>
              </w:rPr>
              <w:pPrChange w:id="2448" w:author="Mohammad Nayeem Hasan" w:date="2023-01-21T14:56:00Z">
                <w:pPr>
                  <w:jc w:val="both"/>
                </w:pPr>
              </w:pPrChange>
            </w:pPr>
            <w:del w:id="2449" w:author="Mohammad Nayeem Hasan" w:date="2023-01-21T00:38:00Z">
              <w:r w:rsidRPr="00D97196" w:rsidDel="00C2040A">
                <w:rPr>
                  <w:rFonts w:ascii="Times New Roman" w:hAnsi="Times New Roman" w:cs="Times New Roman"/>
                  <w:sz w:val="24"/>
                  <w:szCs w:val="24"/>
                </w:rPr>
                <w:delText>1.03</w:delText>
              </w:r>
            </w:del>
          </w:p>
        </w:tc>
        <w:tc>
          <w:tcPr>
            <w:tcW w:w="356" w:type="pct"/>
            <w:vAlign w:val="center"/>
          </w:tcPr>
          <w:p w14:paraId="12DCA5E6" w14:textId="2A11CBCE" w:rsidR="002639A6" w:rsidRPr="00D97196" w:rsidDel="00C2040A" w:rsidRDefault="002639A6">
            <w:pPr>
              <w:rPr>
                <w:del w:id="2450" w:author="Mohammad Nayeem Hasan" w:date="2023-01-21T00:38:00Z"/>
                <w:rFonts w:ascii="Times New Roman" w:hAnsi="Times New Roman" w:cs="Times New Roman"/>
                <w:sz w:val="24"/>
                <w:szCs w:val="24"/>
              </w:rPr>
              <w:pPrChange w:id="2451" w:author="Mohammad Nayeem Hasan" w:date="2023-01-21T14:56:00Z">
                <w:pPr>
                  <w:jc w:val="both"/>
                </w:pPr>
              </w:pPrChange>
            </w:pPr>
            <w:del w:id="2452" w:author="Mohammad Nayeem Hasan" w:date="2023-01-21T00:38:00Z">
              <w:r w:rsidRPr="00D97196" w:rsidDel="00C2040A">
                <w:rPr>
                  <w:rFonts w:ascii="Times New Roman" w:hAnsi="Times New Roman" w:cs="Times New Roman"/>
                  <w:sz w:val="24"/>
                  <w:szCs w:val="24"/>
                </w:rPr>
                <w:delText>0.85 – 1.25</w:delText>
              </w:r>
            </w:del>
          </w:p>
        </w:tc>
        <w:tc>
          <w:tcPr>
            <w:tcW w:w="417" w:type="pct"/>
            <w:vAlign w:val="center"/>
          </w:tcPr>
          <w:p w14:paraId="35D530B6" w14:textId="16C2BE70" w:rsidR="002639A6" w:rsidRPr="00D97196" w:rsidDel="00C2040A" w:rsidRDefault="002639A6">
            <w:pPr>
              <w:rPr>
                <w:del w:id="2453" w:author="Mohammad Nayeem Hasan" w:date="2023-01-21T00:38:00Z"/>
                <w:rFonts w:ascii="Times New Roman" w:hAnsi="Times New Roman" w:cs="Times New Roman"/>
                <w:sz w:val="24"/>
                <w:szCs w:val="24"/>
              </w:rPr>
              <w:pPrChange w:id="2454" w:author="Mohammad Nayeem Hasan" w:date="2023-01-21T14:56:00Z">
                <w:pPr>
                  <w:jc w:val="both"/>
                </w:pPr>
              </w:pPrChange>
            </w:pPr>
            <w:del w:id="2455" w:author="Mohammad Nayeem Hasan" w:date="2023-01-21T00:38:00Z">
              <w:r w:rsidRPr="00D97196" w:rsidDel="00C2040A">
                <w:rPr>
                  <w:rFonts w:ascii="Times New Roman" w:hAnsi="Times New Roman" w:cs="Times New Roman"/>
                  <w:sz w:val="24"/>
                  <w:szCs w:val="24"/>
                </w:rPr>
                <w:delText>0.786</w:delText>
              </w:r>
            </w:del>
          </w:p>
        </w:tc>
        <w:tc>
          <w:tcPr>
            <w:tcW w:w="379" w:type="pct"/>
            <w:vAlign w:val="center"/>
          </w:tcPr>
          <w:p w14:paraId="4EBA8CE2" w14:textId="3CC5D246" w:rsidR="002639A6" w:rsidRPr="00D97196" w:rsidDel="00C2040A" w:rsidRDefault="002639A6">
            <w:pPr>
              <w:rPr>
                <w:del w:id="2456" w:author="Mohammad Nayeem Hasan" w:date="2023-01-21T00:38:00Z"/>
                <w:rFonts w:ascii="Times New Roman" w:hAnsi="Times New Roman" w:cs="Times New Roman"/>
                <w:sz w:val="24"/>
                <w:szCs w:val="24"/>
              </w:rPr>
              <w:pPrChange w:id="2457" w:author="Mohammad Nayeem Hasan" w:date="2023-01-21T14:56:00Z">
                <w:pPr>
                  <w:jc w:val="both"/>
                </w:pPr>
              </w:pPrChange>
            </w:pPr>
            <w:del w:id="2458" w:author="Mohammad Nayeem Hasan" w:date="2023-01-21T00:38:00Z">
              <w:r w:rsidRPr="00D97196" w:rsidDel="00C2040A">
                <w:rPr>
                  <w:rFonts w:ascii="Times New Roman" w:hAnsi="Times New Roman" w:cs="Times New Roman"/>
                  <w:sz w:val="24"/>
                  <w:szCs w:val="24"/>
                </w:rPr>
                <w:delText>0.99</w:delText>
              </w:r>
            </w:del>
          </w:p>
        </w:tc>
        <w:tc>
          <w:tcPr>
            <w:tcW w:w="1140" w:type="pct"/>
            <w:vAlign w:val="center"/>
          </w:tcPr>
          <w:p w14:paraId="65BBA0FA" w14:textId="5B89DDB8" w:rsidR="002639A6" w:rsidRPr="00D97196" w:rsidDel="00C2040A" w:rsidRDefault="002639A6">
            <w:pPr>
              <w:rPr>
                <w:del w:id="2459" w:author="Mohammad Nayeem Hasan" w:date="2023-01-21T00:38:00Z"/>
                <w:rFonts w:ascii="Times New Roman" w:hAnsi="Times New Roman" w:cs="Times New Roman"/>
                <w:sz w:val="24"/>
                <w:szCs w:val="24"/>
              </w:rPr>
              <w:pPrChange w:id="2460" w:author="Mohammad Nayeem Hasan" w:date="2023-01-21T14:56:00Z">
                <w:pPr>
                  <w:jc w:val="both"/>
                </w:pPr>
              </w:pPrChange>
            </w:pPr>
            <w:del w:id="2461" w:author="Mohammad Nayeem Hasan" w:date="2023-01-21T00:38:00Z">
              <w:r w:rsidRPr="00D97196" w:rsidDel="00C2040A">
                <w:rPr>
                  <w:rFonts w:ascii="Times New Roman" w:hAnsi="Times New Roman" w:cs="Times New Roman"/>
                  <w:sz w:val="24"/>
                  <w:szCs w:val="24"/>
                </w:rPr>
                <w:delText>0.88- 1.11</w:delText>
              </w:r>
            </w:del>
          </w:p>
        </w:tc>
        <w:tc>
          <w:tcPr>
            <w:tcW w:w="445" w:type="pct"/>
            <w:vAlign w:val="center"/>
          </w:tcPr>
          <w:p w14:paraId="6A1B7FB8" w14:textId="0528B686" w:rsidR="002639A6" w:rsidRPr="00D97196" w:rsidDel="00C2040A" w:rsidRDefault="002639A6">
            <w:pPr>
              <w:rPr>
                <w:del w:id="2462" w:author="Mohammad Nayeem Hasan" w:date="2023-01-21T00:38:00Z"/>
                <w:rFonts w:ascii="Times New Roman" w:hAnsi="Times New Roman" w:cs="Times New Roman"/>
                <w:sz w:val="24"/>
                <w:szCs w:val="24"/>
              </w:rPr>
              <w:pPrChange w:id="2463" w:author="Mohammad Nayeem Hasan" w:date="2023-01-21T14:56:00Z">
                <w:pPr>
                  <w:jc w:val="both"/>
                </w:pPr>
              </w:pPrChange>
            </w:pPr>
            <w:del w:id="2464" w:author="Mohammad Nayeem Hasan" w:date="2023-01-21T00:38:00Z">
              <w:r w:rsidRPr="00D97196" w:rsidDel="00C2040A">
                <w:rPr>
                  <w:rFonts w:ascii="Times New Roman" w:hAnsi="Times New Roman" w:cs="Times New Roman"/>
                  <w:sz w:val="24"/>
                  <w:szCs w:val="24"/>
                </w:rPr>
                <w:delText>0.858</w:delText>
              </w:r>
            </w:del>
          </w:p>
        </w:tc>
      </w:tr>
      <w:tr w:rsidR="00275578" w:rsidRPr="00D97196" w:rsidDel="00C2040A" w14:paraId="6F55ECDE" w14:textId="1BAC382E" w:rsidTr="00B1108E">
        <w:trPr>
          <w:trHeight w:val="257"/>
          <w:jc w:val="center"/>
          <w:del w:id="2465" w:author="Mohammad Nayeem Hasan" w:date="2023-01-21T00:38:00Z"/>
        </w:trPr>
        <w:tc>
          <w:tcPr>
            <w:tcW w:w="811" w:type="pct"/>
            <w:vAlign w:val="center"/>
          </w:tcPr>
          <w:p w14:paraId="57ECEA96" w14:textId="71EA618F" w:rsidR="002639A6" w:rsidRPr="00D97196" w:rsidDel="00C2040A" w:rsidRDefault="002639A6">
            <w:pPr>
              <w:rPr>
                <w:del w:id="2466" w:author="Mohammad Nayeem Hasan" w:date="2023-01-21T00:38:00Z"/>
                <w:rFonts w:ascii="Times New Roman" w:hAnsi="Times New Roman" w:cs="Times New Roman"/>
                <w:sz w:val="24"/>
                <w:szCs w:val="24"/>
              </w:rPr>
              <w:pPrChange w:id="2467" w:author="Mohammad Nayeem Hasan" w:date="2023-01-21T14:56:00Z">
                <w:pPr>
                  <w:jc w:val="both"/>
                </w:pPr>
              </w:pPrChange>
            </w:pPr>
            <w:del w:id="2468" w:author="Mohammad Nayeem Hasan" w:date="2023-01-21T00:38:00Z">
              <w:r w:rsidRPr="00D97196" w:rsidDel="00C2040A">
                <w:rPr>
                  <w:rFonts w:ascii="Times New Roman" w:hAnsi="Times New Roman" w:cs="Times New Roman"/>
                  <w:sz w:val="24"/>
                  <w:szCs w:val="24"/>
                </w:rPr>
                <w:delText>No</w:delText>
              </w:r>
            </w:del>
          </w:p>
        </w:tc>
        <w:tc>
          <w:tcPr>
            <w:tcW w:w="353" w:type="pct"/>
            <w:vAlign w:val="center"/>
          </w:tcPr>
          <w:p w14:paraId="36F06FA8" w14:textId="691F106F" w:rsidR="002639A6" w:rsidRPr="00D97196" w:rsidDel="00C2040A" w:rsidRDefault="002639A6">
            <w:pPr>
              <w:rPr>
                <w:del w:id="2469" w:author="Mohammad Nayeem Hasan" w:date="2023-01-21T00:38:00Z"/>
                <w:rFonts w:ascii="Times New Roman" w:hAnsi="Times New Roman" w:cs="Times New Roman"/>
                <w:sz w:val="24"/>
                <w:szCs w:val="24"/>
              </w:rPr>
              <w:pPrChange w:id="2470" w:author="Mohammad Nayeem Hasan" w:date="2023-01-21T14:56:00Z">
                <w:pPr>
                  <w:jc w:val="both"/>
                </w:pPr>
              </w:pPrChange>
            </w:pPr>
            <w:del w:id="2471" w:author="Mohammad Nayeem Hasan" w:date="2023-01-21T00:38:00Z">
              <w:r w:rsidRPr="00D97196" w:rsidDel="00C2040A">
                <w:rPr>
                  <w:rFonts w:ascii="Times New Roman" w:hAnsi="Times New Roman" w:cs="Times New Roman"/>
                  <w:sz w:val="24"/>
                  <w:szCs w:val="24"/>
                </w:rPr>
                <w:delText>-</w:delText>
              </w:r>
            </w:del>
          </w:p>
        </w:tc>
        <w:tc>
          <w:tcPr>
            <w:tcW w:w="329" w:type="pct"/>
            <w:vAlign w:val="center"/>
          </w:tcPr>
          <w:p w14:paraId="40F860D7" w14:textId="3E0E514D" w:rsidR="002639A6" w:rsidRPr="00D97196" w:rsidDel="00C2040A" w:rsidRDefault="002639A6">
            <w:pPr>
              <w:rPr>
                <w:del w:id="2472" w:author="Mohammad Nayeem Hasan" w:date="2023-01-21T00:38:00Z"/>
                <w:rFonts w:ascii="Times New Roman" w:hAnsi="Times New Roman" w:cs="Times New Roman"/>
                <w:sz w:val="24"/>
                <w:szCs w:val="24"/>
              </w:rPr>
              <w:pPrChange w:id="2473" w:author="Mohammad Nayeem Hasan" w:date="2023-01-21T14:56:00Z">
                <w:pPr>
                  <w:jc w:val="both"/>
                </w:pPr>
              </w:pPrChange>
            </w:pPr>
            <w:del w:id="2474"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13A7E5A9" w14:textId="49C20462" w:rsidR="002639A6" w:rsidRPr="00D97196" w:rsidDel="00C2040A" w:rsidRDefault="002639A6">
            <w:pPr>
              <w:rPr>
                <w:del w:id="2475" w:author="Mohammad Nayeem Hasan" w:date="2023-01-21T00:38:00Z"/>
                <w:rFonts w:ascii="Times New Roman" w:hAnsi="Times New Roman" w:cs="Times New Roman"/>
                <w:sz w:val="24"/>
                <w:szCs w:val="24"/>
              </w:rPr>
              <w:pPrChange w:id="2476" w:author="Mohammad Nayeem Hasan" w:date="2023-01-21T14:56:00Z">
                <w:pPr>
                  <w:jc w:val="both"/>
                </w:pPr>
              </w:pPrChange>
            </w:pPr>
            <w:del w:id="2477" w:author="Mohammad Nayeem Hasan" w:date="2023-01-21T00:38:00Z">
              <w:r w:rsidRPr="00D97196" w:rsidDel="00C2040A">
                <w:rPr>
                  <w:rFonts w:ascii="Times New Roman" w:hAnsi="Times New Roman" w:cs="Times New Roman"/>
                  <w:sz w:val="24"/>
                  <w:szCs w:val="24"/>
                </w:rPr>
                <w:delText>-</w:delText>
              </w:r>
            </w:del>
          </w:p>
        </w:tc>
        <w:tc>
          <w:tcPr>
            <w:tcW w:w="353" w:type="pct"/>
            <w:vAlign w:val="center"/>
          </w:tcPr>
          <w:p w14:paraId="2B2237CC" w14:textId="2DFCBB5E" w:rsidR="002639A6" w:rsidRPr="00D97196" w:rsidDel="00C2040A" w:rsidRDefault="002639A6">
            <w:pPr>
              <w:rPr>
                <w:del w:id="2478" w:author="Mohammad Nayeem Hasan" w:date="2023-01-21T00:38:00Z"/>
                <w:rFonts w:ascii="Times New Roman" w:hAnsi="Times New Roman" w:cs="Times New Roman"/>
                <w:sz w:val="24"/>
                <w:szCs w:val="24"/>
              </w:rPr>
              <w:pPrChange w:id="2479" w:author="Mohammad Nayeem Hasan" w:date="2023-01-21T14:56:00Z">
                <w:pPr>
                  <w:jc w:val="both"/>
                </w:pPr>
              </w:pPrChange>
            </w:pPr>
            <w:del w:id="2480" w:author="Mohammad Nayeem Hasan" w:date="2023-01-21T00:38:00Z">
              <w:r w:rsidRPr="00D97196" w:rsidDel="00C2040A">
                <w:rPr>
                  <w:rFonts w:ascii="Times New Roman" w:hAnsi="Times New Roman" w:cs="Times New Roman"/>
                  <w:sz w:val="24"/>
                  <w:szCs w:val="24"/>
                </w:rPr>
                <w:delText>Ref</w:delText>
              </w:r>
            </w:del>
          </w:p>
        </w:tc>
        <w:tc>
          <w:tcPr>
            <w:tcW w:w="356" w:type="pct"/>
            <w:vAlign w:val="center"/>
          </w:tcPr>
          <w:p w14:paraId="5AC357D0" w14:textId="2A523D51" w:rsidR="002639A6" w:rsidRPr="00D97196" w:rsidDel="00C2040A" w:rsidRDefault="002639A6">
            <w:pPr>
              <w:rPr>
                <w:del w:id="2481" w:author="Mohammad Nayeem Hasan" w:date="2023-01-21T00:38:00Z"/>
                <w:rFonts w:ascii="Times New Roman" w:hAnsi="Times New Roman" w:cs="Times New Roman"/>
                <w:sz w:val="24"/>
                <w:szCs w:val="24"/>
              </w:rPr>
              <w:pPrChange w:id="2482" w:author="Mohammad Nayeem Hasan" w:date="2023-01-21T14:56:00Z">
                <w:pPr>
                  <w:jc w:val="both"/>
                </w:pPr>
              </w:pPrChange>
            </w:pPr>
            <w:del w:id="2483"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130CA413" w14:textId="1A20953C" w:rsidR="002639A6" w:rsidRPr="00D97196" w:rsidDel="00C2040A" w:rsidRDefault="002639A6">
            <w:pPr>
              <w:rPr>
                <w:del w:id="2484" w:author="Mohammad Nayeem Hasan" w:date="2023-01-21T00:38:00Z"/>
                <w:rFonts w:ascii="Times New Roman" w:hAnsi="Times New Roman" w:cs="Times New Roman"/>
                <w:sz w:val="24"/>
                <w:szCs w:val="24"/>
              </w:rPr>
              <w:pPrChange w:id="2485" w:author="Mohammad Nayeem Hasan" w:date="2023-01-21T14:56:00Z">
                <w:pPr>
                  <w:jc w:val="both"/>
                </w:pPr>
              </w:pPrChange>
            </w:pPr>
            <w:del w:id="2486"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66FF3AC0" w14:textId="6A4CD123" w:rsidR="002639A6" w:rsidRPr="00D97196" w:rsidDel="00C2040A" w:rsidRDefault="002639A6">
            <w:pPr>
              <w:rPr>
                <w:del w:id="2487" w:author="Mohammad Nayeem Hasan" w:date="2023-01-21T00:38:00Z"/>
                <w:rFonts w:ascii="Times New Roman" w:hAnsi="Times New Roman" w:cs="Times New Roman"/>
                <w:sz w:val="24"/>
                <w:szCs w:val="24"/>
              </w:rPr>
              <w:pPrChange w:id="2488" w:author="Mohammad Nayeem Hasan" w:date="2023-01-21T14:56:00Z">
                <w:pPr>
                  <w:jc w:val="both"/>
                </w:pPr>
              </w:pPrChange>
            </w:pPr>
            <w:del w:id="2489" w:author="Mohammad Nayeem Hasan" w:date="2023-01-21T00:38:00Z">
              <w:r w:rsidRPr="00D97196" w:rsidDel="00C2040A">
                <w:rPr>
                  <w:rFonts w:ascii="Times New Roman" w:hAnsi="Times New Roman" w:cs="Times New Roman"/>
                  <w:sz w:val="24"/>
                  <w:szCs w:val="24"/>
                </w:rPr>
                <w:delText>Ref</w:delText>
              </w:r>
            </w:del>
          </w:p>
        </w:tc>
        <w:tc>
          <w:tcPr>
            <w:tcW w:w="1140" w:type="pct"/>
            <w:vAlign w:val="center"/>
          </w:tcPr>
          <w:p w14:paraId="687DCD63" w14:textId="4076B57E" w:rsidR="002639A6" w:rsidRPr="00D97196" w:rsidDel="00C2040A" w:rsidRDefault="002639A6">
            <w:pPr>
              <w:rPr>
                <w:del w:id="2490" w:author="Mohammad Nayeem Hasan" w:date="2023-01-21T00:38:00Z"/>
                <w:rFonts w:ascii="Times New Roman" w:hAnsi="Times New Roman" w:cs="Times New Roman"/>
                <w:sz w:val="24"/>
                <w:szCs w:val="24"/>
              </w:rPr>
              <w:pPrChange w:id="2491" w:author="Mohammad Nayeem Hasan" w:date="2023-01-21T14:56:00Z">
                <w:pPr>
                  <w:jc w:val="both"/>
                </w:pPr>
              </w:pPrChange>
            </w:pPr>
            <w:del w:id="2492"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3D3D2F8C" w14:textId="782E1A19" w:rsidR="002639A6" w:rsidRPr="00D97196" w:rsidDel="00C2040A" w:rsidRDefault="002639A6">
            <w:pPr>
              <w:rPr>
                <w:del w:id="2493" w:author="Mohammad Nayeem Hasan" w:date="2023-01-21T00:38:00Z"/>
                <w:rFonts w:ascii="Times New Roman" w:hAnsi="Times New Roman" w:cs="Times New Roman"/>
                <w:sz w:val="24"/>
                <w:szCs w:val="24"/>
              </w:rPr>
              <w:pPrChange w:id="2494" w:author="Mohammad Nayeem Hasan" w:date="2023-01-21T14:56:00Z">
                <w:pPr>
                  <w:jc w:val="both"/>
                </w:pPr>
              </w:pPrChange>
            </w:pPr>
            <w:del w:id="2495"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42DE29F3" w14:textId="0FE97693" w:rsidTr="00D3090E">
        <w:trPr>
          <w:trHeight w:val="257"/>
          <w:jc w:val="center"/>
          <w:del w:id="2496" w:author="Mohammad Nayeem Hasan" w:date="2023-01-21T00:38:00Z"/>
        </w:trPr>
        <w:tc>
          <w:tcPr>
            <w:tcW w:w="5000" w:type="pct"/>
            <w:gridSpan w:val="10"/>
            <w:vAlign w:val="center"/>
          </w:tcPr>
          <w:p w14:paraId="4E6CE6C6" w14:textId="04321202" w:rsidR="002639A6" w:rsidRPr="00D97196" w:rsidDel="00C2040A" w:rsidRDefault="002639A6">
            <w:pPr>
              <w:rPr>
                <w:del w:id="2497" w:author="Mohammad Nayeem Hasan" w:date="2023-01-21T00:38:00Z"/>
                <w:rFonts w:ascii="Times New Roman" w:hAnsi="Times New Roman" w:cs="Times New Roman"/>
                <w:sz w:val="24"/>
                <w:szCs w:val="24"/>
              </w:rPr>
              <w:pPrChange w:id="2498" w:author="Mohammad Nayeem Hasan" w:date="2023-01-21T14:56:00Z">
                <w:pPr>
                  <w:jc w:val="both"/>
                </w:pPr>
              </w:pPrChange>
            </w:pPr>
            <w:del w:id="2499" w:author="Mohammad Nayeem Hasan" w:date="2023-01-21T00:38:00Z">
              <w:r w:rsidRPr="00D97196" w:rsidDel="00C2040A">
                <w:rPr>
                  <w:rFonts w:ascii="Times New Roman" w:hAnsi="Times New Roman" w:cs="Times New Roman"/>
                  <w:sz w:val="24"/>
                  <w:szCs w:val="24"/>
                </w:rPr>
                <w:delText>Source water type</w:delText>
              </w:r>
            </w:del>
          </w:p>
        </w:tc>
      </w:tr>
      <w:tr w:rsidR="00275578" w:rsidRPr="00D97196" w:rsidDel="00C2040A" w14:paraId="5C0DC3E3" w14:textId="33A7053A" w:rsidTr="00B1108E">
        <w:trPr>
          <w:trHeight w:val="257"/>
          <w:jc w:val="center"/>
          <w:del w:id="2500" w:author="Mohammad Nayeem Hasan" w:date="2023-01-21T00:38:00Z"/>
        </w:trPr>
        <w:tc>
          <w:tcPr>
            <w:tcW w:w="811" w:type="pct"/>
            <w:vAlign w:val="center"/>
          </w:tcPr>
          <w:p w14:paraId="5FFC17F5" w14:textId="03F6145A" w:rsidR="002639A6" w:rsidRPr="00D97196" w:rsidDel="00C2040A" w:rsidRDefault="002639A6">
            <w:pPr>
              <w:rPr>
                <w:del w:id="2501" w:author="Mohammad Nayeem Hasan" w:date="2023-01-21T00:38:00Z"/>
                <w:rFonts w:ascii="Times New Roman" w:hAnsi="Times New Roman" w:cs="Times New Roman"/>
                <w:sz w:val="24"/>
                <w:szCs w:val="24"/>
              </w:rPr>
              <w:pPrChange w:id="2502" w:author="Mohammad Nayeem Hasan" w:date="2023-01-21T14:56:00Z">
                <w:pPr>
                  <w:jc w:val="both"/>
                </w:pPr>
              </w:pPrChange>
            </w:pPr>
            <w:del w:id="2503" w:author="Mohammad Nayeem Hasan" w:date="2023-01-21T00:38:00Z">
              <w:r w:rsidRPr="00D97196" w:rsidDel="00C2040A">
                <w:rPr>
                  <w:rFonts w:ascii="Times New Roman" w:hAnsi="Times New Roman" w:cs="Times New Roman"/>
                  <w:sz w:val="24"/>
                  <w:szCs w:val="24"/>
                </w:rPr>
                <w:delText>Improved</w:delText>
              </w:r>
            </w:del>
          </w:p>
        </w:tc>
        <w:tc>
          <w:tcPr>
            <w:tcW w:w="353" w:type="pct"/>
            <w:vAlign w:val="center"/>
          </w:tcPr>
          <w:p w14:paraId="652FF32F" w14:textId="0C7CA47A" w:rsidR="002639A6" w:rsidRPr="00D97196" w:rsidDel="00C2040A" w:rsidRDefault="002639A6">
            <w:pPr>
              <w:rPr>
                <w:del w:id="2504" w:author="Mohammad Nayeem Hasan" w:date="2023-01-21T00:38:00Z"/>
                <w:rFonts w:ascii="Times New Roman" w:hAnsi="Times New Roman" w:cs="Times New Roman"/>
                <w:sz w:val="24"/>
                <w:szCs w:val="24"/>
              </w:rPr>
              <w:pPrChange w:id="2505" w:author="Mohammad Nayeem Hasan" w:date="2023-01-21T14:56:00Z">
                <w:pPr>
                  <w:jc w:val="both"/>
                </w:pPr>
              </w:pPrChange>
            </w:pPr>
            <w:del w:id="2506" w:author="Mohammad Nayeem Hasan" w:date="2023-01-21T00:38:00Z">
              <w:r w:rsidRPr="00D97196" w:rsidDel="00C2040A">
                <w:rPr>
                  <w:rFonts w:ascii="Times New Roman" w:hAnsi="Times New Roman" w:cs="Times New Roman"/>
                  <w:sz w:val="24"/>
                  <w:szCs w:val="24"/>
                </w:rPr>
                <w:delText>1.04</w:delText>
              </w:r>
            </w:del>
          </w:p>
        </w:tc>
        <w:tc>
          <w:tcPr>
            <w:tcW w:w="329" w:type="pct"/>
            <w:vAlign w:val="center"/>
          </w:tcPr>
          <w:p w14:paraId="7B914277" w14:textId="3FB31EDB" w:rsidR="002639A6" w:rsidRPr="00D97196" w:rsidDel="00C2040A" w:rsidRDefault="002639A6">
            <w:pPr>
              <w:rPr>
                <w:del w:id="2507" w:author="Mohammad Nayeem Hasan" w:date="2023-01-21T00:38:00Z"/>
                <w:rFonts w:ascii="Times New Roman" w:hAnsi="Times New Roman" w:cs="Times New Roman"/>
                <w:sz w:val="24"/>
                <w:szCs w:val="24"/>
              </w:rPr>
              <w:pPrChange w:id="2508" w:author="Mohammad Nayeem Hasan" w:date="2023-01-21T14:56:00Z">
                <w:pPr>
                  <w:jc w:val="both"/>
                </w:pPr>
              </w:pPrChange>
            </w:pPr>
            <w:del w:id="2509" w:author="Mohammad Nayeem Hasan" w:date="2023-01-21T00:38:00Z">
              <w:r w:rsidRPr="00D97196" w:rsidDel="00C2040A">
                <w:rPr>
                  <w:rFonts w:ascii="Times New Roman" w:hAnsi="Times New Roman" w:cs="Times New Roman"/>
                  <w:sz w:val="24"/>
                  <w:szCs w:val="24"/>
                </w:rPr>
                <w:delText>0.69 – 1.57</w:delText>
              </w:r>
            </w:del>
          </w:p>
        </w:tc>
        <w:tc>
          <w:tcPr>
            <w:tcW w:w="417" w:type="pct"/>
            <w:vAlign w:val="center"/>
          </w:tcPr>
          <w:p w14:paraId="0EAFBAC2" w14:textId="65876018" w:rsidR="002639A6" w:rsidRPr="00D97196" w:rsidDel="00C2040A" w:rsidRDefault="002639A6">
            <w:pPr>
              <w:rPr>
                <w:del w:id="2510" w:author="Mohammad Nayeem Hasan" w:date="2023-01-21T00:38:00Z"/>
                <w:rFonts w:ascii="Times New Roman" w:hAnsi="Times New Roman" w:cs="Times New Roman"/>
                <w:sz w:val="24"/>
                <w:szCs w:val="24"/>
              </w:rPr>
              <w:pPrChange w:id="2511" w:author="Mohammad Nayeem Hasan" w:date="2023-01-21T14:56:00Z">
                <w:pPr>
                  <w:jc w:val="both"/>
                </w:pPr>
              </w:pPrChange>
            </w:pPr>
            <w:del w:id="2512" w:author="Mohammad Nayeem Hasan" w:date="2023-01-21T00:38:00Z">
              <w:r w:rsidRPr="00D97196" w:rsidDel="00C2040A">
                <w:rPr>
                  <w:rFonts w:ascii="Times New Roman" w:hAnsi="Times New Roman" w:cs="Times New Roman"/>
                  <w:sz w:val="24"/>
                  <w:szCs w:val="24"/>
                </w:rPr>
                <w:delText>0.854</w:delText>
              </w:r>
            </w:del>
          </w:p>
        </w:tc>
        <w:tc>
          <w:tcPr>
            <w:tcW w:w="353" w:type="pct"/>
            <w:vAlign w:val="center"/>
          </w:tcPr>
          <w:p w14:paraId="069C4AC5" w14:textId="2DEF3E8F" w:rsidR="002639A6" w:rsidRPr="00D97196" w:rsidDel="00C2040A" w:rsidRDefault="002639A6">
            <w:pPr>
              <w:rPr>
                <w:del w:id="2513" w:author="Mohammad Nayeem Hasan" w:date="2023-01-21T00:38:00Z"/>
                <w:rFonts w:ascii="Times New Roman" w:hAnsi="Times New Roman" w:cs="Times New Roman"/>
                <w:sz w:val="24"/>
                <w:szCs w:val="24"/>
              </w:rPr>
              <w:pPrChange w:id="2514" w:author="Mohammad Nayeem Hasan" w:date="2023-01-21T14:56:00Z">
                <w:pPr>
                  <w:jc w:val="both"/>
                </w:pPr>
              </w:pPrChange>
            </w:pPr>
            <w:del w:id="2515" w:author="Mohammad Nayeem Hasan" w:date="2023-01-21T00:38:00Z">
              <w:r w:rsidRPr="00D97196" w:rsidDel="00C2040A">
                <w:rPr>
                  <w:rFonts w:ascii="Times New Roman" w:hAnsi="Times New Roman" w:cs="Times New Roman"/>
                  <w:sz w:val="24"/>
                  <w:szCs w:val="24"/>
                </w:rPr>
                <w:delText>1.15</w:delText>
              </w:r>
            </w:del>
          </w:p>
        </w:tc>
        <w:tc>
          <w:tcPr>
            <w:tcW w:w="356" w:type="pct"/>
            <w:vAlign w:val="center"/>
          </w:tcPr>
          <w:p w14:paraId="34ED1413" w14:textId="7C45E3E9" w:rsidR="002639A6" w:rsidRPr="00D97196" w:rsidDel="00C2040A" w:rsidRDefault="002639A6">
            <w:pPr>
              <w:rPr>
                <w:del w:id="2516" w:author="Mohammad Nayeem Hasan" w:date="2023-01-21T00:38:00Z"/>
                <w:rFonts w:ascii="Times New Roman" w:hAnsi="Times New Roman" w:cs="Times New Roman"/>
                <w:sz w:val="24"/>
                <w:szCs w:val="24"/>
              </w:rPr>
              <w:pPrChange w:id="2517" w:author="Mohammad Nayeem Hasan" w:date="2023-01-21T14:56:00Z">
                <w:pPr>
                  <w:jc w:val="both"/>
                </w:pPr>
              </w:pPrChange>
            </w:pPr>
            <w:del w:id="2518" w:author="Mohammad Nayeem Hasan" w:date="2023-01-21T00:38:00Z">
              <w:r w:rsidRPr="00D97196" w:rsidDel="00C2040A">
                <w:rPr>
                  <w:rFonts w:ascii="Times New Roman" w:hAnsi="Times New Roman" w:cs="Times New Roman"/>
                  <w:sz w:val="24"/>
                  <w:szCs w:val="24"/>
                </w:rPr>
                <w:delText>0.58 - 2.31</w:delText>
              </w:r>
            </w:del>
          </w:p>
        </w:tc>
        <w:tc>
          <w:tcPr>
            <w:tcW w:w="417" w:type="pct"/>
            <w:vAlign w:val="center"/>
          </w:tcPr>
          <w:p w14:paraId="0627F2B3" w14:textId="21266F3D" w:rsidR="002639A6" w:rsidRPr="00D97196" w:rsidDel="00C2040A" w:rsidRDefault="002639A6">
            <w:pPr>
              <w:rPr>
                <w:del w:id="2519" w:author="Mohammad Nayeem Hasan" w:date="2023-01-21T00:38:00Z"/>
                <w:rFonts w:ascii="Times New Roman" w:hAnsi="Times New Roman" w:cs="Times New Roman"/>
                <w:sz w:val="24"/>
                <w:szCs w:val="24"/>
              </w:rPr>
              <w:pPrChange w:id="2520" w:author="Mohammad Nayeem Hasan" w:date="2023-01-21T14:56:00Z">
                <w:pPr>
                  <w:jc w:val="both"/>
                </w:pPr>
              </w:pPrChange>
            </w:pPr>
            <w:del w:id="2521" w:author="Mohammad Nayeem Hasan" w:date="2023-01-21T00:38:00Z">
              <w:r w:rsidRPr="00D97196" w:rsidDel="00C2040A">
                <w:rPr>
                  <w:rFonts w:ascii="Times New Roman" w:hAnsi="Times New Roman" w:cs="Times New Roman"/>
                  <w:sz w:val="24"/>
                  <w:szCs w:val="24"/>
                </w:rPr>
                <w:delText>0.688</w:delText>
              </w:r>
            </w:del>
          </w:p>
        </w:tc>
        <w:tc>
          <w:tcPr>
            <w:tcW w:w="379" w:type="pct"/>
            <w:vAlign w:val="center"/>
          </w:tcPr>
          <w:p w14:paraId="45966FAE" w14:textId="6AAB0387" w:rsidR="002639A6" w:rsidRPr="00D97196" w:rsidDel="00C2040A" w:rsidRDefault="002639A6">
            <w:pPr>
              <w:rPr>
                <w:del w:id="2522" w:author="Mohammad Nayeem Hasan" w:date="2023-01-21T00:38:00Z"/>
                <w:rFonts w:ascii="Times New Roman" w:hAnsi="Times New Roman" w:cs="Times New Roman"/>
                <w:sz w:val="24"/>
                <w:szCs w:val="24"/>
              </w:rPr>
              <w:pPrChange w:id="2523" w:author="Mohammad Nayeem Hasan" w:date="2023-01-21T14:56:00Z">
                <w:pPr>
                  <w:jc w:val="both"/>
                </w:pPr>
              </w:pPrChange>
            </w:pPr>
            <w:del w:id="2524" w:author="Mohammad Nayeem Hasan" w:date="2023-01-21T00:38:00Z">
              <w:r w:rsidRPr="00D97196" w:rsidDel="00C2040A">
                <w:rPr>
                  <w:rFonts w:ascii="Times New Roman" w:hAnsi="Times New Roman" w:cs="Times New Roman"/>
                  <w:sz w:val="24"/>
                  <w:szCs w:val="24"/>
                </w:rPr>
                <w:delText>0.91</w:delText>
              </w:r>
            </w:del>
          </w:p>
        </w:tc>
        <w:tc>
          <w:tcPr>
            <w:tcW w:w="1140" w:type="pct"/>
            <w:vAlign w:val="center"/>
          </w:tcPr>
          <w:p w14:paraId="374737F5" w14:textId="211F86D0" w:rsidR="002639A6" w:rsidRPr="00D97196" w:rsidDel="00C2040A" w:rsidRDefault="002639A6">
            <w:pPr>
              <w:rPr>
                <w:del w:id="2525" w:author="Mohammad Nayeem Hasan" w:date="2023-01-21T00:38:00Z"/>
                <w:rFonts w:ascii="Times New Roman" w:hAnsi="Times New Roman" w:cs="Times New Roman"/>
                <w:sz w:val="24"/>
                <w:szCs w:val="24"/>
              </w:rPr>
              <w:pPrChange w:id="2526" w:author="Mohammad Nayeem Hasan" w:date="2023-01-21T14:56:00Z">
                <w:pPr>
                  <w:jc w:val="both"/>
                </w:pPr>
              </w:pPrChange>
            </w:pPr>
            <w:del w:id="2527" w:author="Mohammad Nayeem Hasan" w:date="2023-01-21T00:38:00Z">
              <w:r w:rsidRPr="00D97196" w:rsidDel="00C2040A">
                <w:rPr>
                  <w:rFonts w:ascii="Times New Roman" w:hAnsi="Times New Roman" w:cs="Times New Roman"/>
                  <w:sz w:val="24"/>
                  <w:szCs w:val="24"/>
                </w:rPr>
                <w:delText>0.67-1.23</w:delText>
              </w:r>
            </w:del>
          </w:p>
        </w:tc>
        <w:tc>
          <w:tcPr>
            <w:tcW w:w="445" w:type="pct"/>
            <w:vAlign w:val="center"/>
          </w:tcPr>
          <w:p w14:paraId="423A925D" w14:textId="435875AB" w:rsidR="002639A6" w:rsidRPr="00D97196" w:rsidDel="00C2040A" w:rsidRDefault="002639A6">
            <w:pPr>
              <w:rPr>
                <w:del w:id="2528" w:author="Mohammad Nayeem Hasan" w:date="2023-01-21T00:38:00Z"/>
                <w:rFonts w:ascii="Times New Roman" w:hAnsi="Times New Roman" w:cs="Times New Roman"/>
                <w:sz w:val="24"/>
                <w:szCs w:val="24"/>
              </w:rPr>
              <w:pPrChange w:id="2529" w:author="Mohammad Nayeem Hasan" w:date="2023-01-21T14:56:00Z">
                <w:pPr>
                  <w:jc w:val="both"/>
                </w:pPr>
              </w:pPrChange>
            </w:pPr>
            <w:del w:id="2530" w:author="Mohammad Nayeem Hasan" w:date="2023-01-21T00:38:00Z">
              <w:r w:rsidRPr="00D97196" w:rsidDel="00C2040A">
                <w:rPr>
                  <w:rFonts w:ascii="Times New Roman" w:hAnsi="Times New Roman" w:cs="Times New Roman"/>
                  <w:sz w:val="24"/>
                  <w:szCs w:val="24"/>
                </w:rPr>
                <w:delText>0.537</w:delText>
              </w:r>
            </w:del>
          </w:p>
        </w:tc>
      </w:tr>
      <w:tr w:rsidR="00275578" w:rsidRPr="00D97196" w:rsidDel="00C2040A" w14:paraId="2E7414DA" w14:textId="36DF0EEF" w:rsidTr="00B1108E">
        <w:trPr>
          <w:trHeight w:val="257"/>
          <w:jc w:val="center"/>
          <w:del w:id="2531" w:author="Mohammad Nayeem Hasan" w:date="2023-01-21T00:38:00Z"/>
        </w:trPr>
        <w:tc>
          <w:tcPr>
            <w:tcW w:w="811" w:type="pct"/>
            <w:vAlign w:val="center"/>
          </w:tcPr>
          <w:p w14:paraId="1720CDF5" w14:textId="3A6FE10B" w:rsidR="002639A6" w:rsidRPr="00D97196" w:rsidDel="00C2040A" w:rsidRDefault="002639A6">
            <w:pPr>
              <w:rPr>
                <w:del w:id="2532" w:author="Mohammad Nayeem Hasan" w:date="2023-01-21T00:38:00Z"/>
                <w:rFonts w:ascii="Times New Roman" w:hAnsi="Times New Roman" w:cs="Times New Roman"/>
                <w:sz w:val="24"/>
                <w:szCs w:val="24"/>
              </w:rPr>
              <w:pPrChange w:id="2533" w:author="Mohammad Nayeem Hasan" w:date="2023-01-21T14:56:00Z">
                <w:pPr>
                  <w:jc w:val="both"/>
                </w:pPr>
              </w:pPrChange>
            </w:pPr>
            <w:del w:id="2534" w:author="Mohammad Nayeem Hasan" w:date="2023-01-21T00:38:00Z">
              <w:r w:rsidRPr="00D97196" w:rsidDel="00C2040A">
                <w:rPr>
                  <w:rFonts w:ascii="Times New Roman" w:hAnsi="Times New Roman" w:cs="Times New Roman"/>
                  <w:sz w:val="24"/>
                  <w:szCs w:val="24"/>
                </w:rPr>
                <w:delText>Unimproved</w:delText>
              </w:r>
            </w:del>
          </w:p>
        </w:tc>
        <w:tc>
          <w:tcPr>
            <w:tcW w:w="353" w:type="pct"/>
            <w:vAlign w:val="center"/>
          </w:tcPr>
          <w:p w14:paraId="6089F875" w14:textId="70736D15" w:rsidR="002639A6" w:rsidRPr="00D97196" w:rsidDel="00C2040A" w:rsidRDefault="002639A6">
            <w:pPr>
              <w:rPr>
                <w:del w:id="2535" w:author="Mohammad Nayeem Hasan" w:date="2023-01-21T00:38:00Z"/>
                <w:rFonts w:ascii="Times New Roman" w:hAnsi="Times New Roman" w:cs="Times New Roman"/>
                <w:sz w:val="24"/>
                <w:szCs w:val="24"/>
              </w:rPr>
              <w:pPrChange w:id="2536" w:author="Mohammad Nayeem Hasan" w:date="2023-01-21T14:56:00Z">
                <w:pPr>
                  <w:jc w:val="both"/>
                </w:pPr>
              </w:pPrChange>
            </w:pPr>
            <w:del w:id="2537" w:author="Mohammad Nayeem Hasan" w:date="2023-01-21T00:38:00Z">
              <w:r w:rsidRPr="00D97196" w:rsidDel="00C2040A">
                <w:rPr>
                  <w:rFonts w:ascii="Times New Roman" w:hAnsi="Times New Roman" w:cs="Times New Roman"/>
                  <w:sz w:val="24"/>
                  <w:szCs w:val="24"/>
                </w:rPr>
                <w:delText>Ref.</w:delText>
              </w:r>
            </w:del>
          </w:p>
        </w:tc>
        <w:tc>
          <w:tcPr>
            <w:tcW w:w="329" w:type="pct"/>
            <w:vAlign w:val="center"/>
          </w:tcPr>
          <w:p w14:paraId="280D9325" w14:textId="2AF23F82" w:rsidR="002639A6" w:rsidRPr="00D97196" w:rsidDel="00C2040A" w:rsidRDefault="002639A6">
            <w:pPr>
              <w:rPr>
                <w:del w:id="2538" w:author="Mohammad Nayeem Hasan" w:date="2023-01-21T00:38:00Z"/>
                <w:rFonts w:ascii="Times New Roman" w:hAnsi="Times New Roman" w:cs="Times New Roman"/>
                <w:sz w:val="24"/>
                <w:szCs w:val="24"/>
              </w:rPr>
              <w:pPrChange w:id="2539" w:author="Mohammad Nayeem Hasan" w:date="2023-01-21T14:56:00Z">
                <w:pPr>
                  <w:jc w:val="both"/>
                </w:pPr>
              </w:pPrChange>
            </w:pPr>
            <w:del w:id="2540"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2BD2C8D6" w14:textId="4F518D54" w:rsidR="002639A6" w:rsidRPr="00D97196" w:rsidDel="00C2040A" w:rsidRDefault="002639A6">
            <w:pPr>
              <w:rPr>
                <w:del w:id="2541" w:author="Mohammad Nayeem Hasan" w:date="2023-01-21T00:38:00Z"/>
                <w:rFonts w:ascii="Times New Roman" w:hAnsi="Times New Roman" w:cs="Times New Roman"/>
                <w:sz w:val="24"/>
                <w:szCs w:val="24"/>
              </w:rPr>
              <w:pPrChange w:id="2542" w:author="Mohammad Nayeem Hasan" w:date="2023-01-21T14:56:00Z">
                <w:pPr>
                  <w:jc w:val="both"/>
                </w:pPr>
              </w:pPrChange>
            </w:pPr>
            <w:del w:id="2543" w:author="Mohammad Nayeem Hasan" w:date="2023-01-21T00:38:00Z">
              <w:r w:rsidRPr="00D97196" w:rsidDel="00C2040A">
                <w:rPr>
                  <w:rFonts w:ascii="Times New Roman" w:hAnsi="Times New Roman" w:cs="Times New Roman"/>
                  <w:sz w:val="24"/>
                  <w:szCs w:val="24"/>
                </w:rPr>
                <w:delText>-</w:delText>
              </w:r>
            </w:del>
          </w:p>
        </w:tc>
        <w:tc>
          <w:tcPr>
            <w:tcW w:w="353" w:type="pct"/>
            <w:vAlign w:val="center"/>
          </w:tcPr>
          <w:p w14:paraId="506F7DC7" w14:textId="698334F1" w:rsidR="002639A6" w:rsidRPr="00D97196" w:rsidDel="00C2040A" w:rsidRDefault="002639A6">
            <w:pPr>
              <w:rPr>
                <w:del w:id="2544" w:author="Mohammad Nayeem Hasan" w:date="2023-01-21T00:38:00Z"/>
                <w:rFonts w:ascii="Times New Roman" w:hAnsi="Times New Roman" w:cs="Times New Roman"/>
                <w:sz w:val="24"/>
                <w:szCs w:val="24"/>
              </w:rPr>
              <w:pPrChange w:id="2545" w:author="Mohammad Nayeem Hasan" w:date="2023-01-21T14:56:00Z">
                <w:pPr>
                  <w:jc w:val="both"/>
                </w:pPr>
              </w:pPrChange>
            </w:pPr>
            <w:del w:id="2546" w:author="Mohammad Nayeem Hasan" w:date="2023-01-21T00:38:00Z">
              <w:r w:rsidRPr="00D97196" w:rsidDel="00C2040A">
                <w:rPr>
                  <w:rFonts w:ascii="Times New Roman" w:hAnsi="Times New Roman" w:cs="Times New Roman"/>
                  <w:sz w:val="24"/>
                  <w:szCs w:val="24"/>
                </w:rPr>
                <w:delText>Ref</w:delText>
              </w:r>
            </w:del>
          </w:p>
        </w:tc>
        <w:tc>
          <w:tcPr>
            <w:tcW w:w="356" w:type="pct"/>
            <w:vAlign w:val="center"/>
          </w:tcPr>
          <w:p w14:paraId="6039126F" w14:textId="47CB39E1" w:rsidR="002639A6" w:rsidRPr="00D97196" w:rsidDel="00C2040A" w:rsidRDefault="002639A6">
            <w:pPr>
              <w:rPr>
                <w:del w:id="2547" w:author="Mohammad Nayeem Hasan" w:date="2023-01-21T00:38:00Z"/>
                <w:rFonts w:ascii="Times New Roman" w:hAnsi="Times New Roman" w:cs="Times New Roman"/>
                <w:sz w:val="24"/>
                <w:szCs w:val="24"/>
              </w:rPr>
              <w:pPrChange w:id="2548" w:author="Mohammad Nayeem Hasan" w:date="2023-01-21T14:56:00Z">
                <w:pPr>
                  <w:jc w:val="both"/>
                </w:pPr>
              </w:pPrChange>
            </w:pPr>
            <w:del w:id="2549"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08850FAF" w14:textId="54943DCA" w:rsidR="002639A6" w:rsidRPr="00D97196" w:rsidDel="00C2040A" w:rsidRDefault="002639A6">
            <w:pPr>
              <w:rPr>
                <w:del w:id="2550" w:author="Mohammad Nayeem Hasan" w:date="2023-01-21T00:38:00Z"/>
                <w:rFonts w:ascii="Times New Roman" w:hAnsi="Times New Roman" w:cs="Times New Roman"/>
                <w:sz w:val="24"/>
                <w:szCs w:val="24"/>
              </w:rPr>
              <w:pPrChange w:id="2551" w:author="Mohammad Nayeem Hasan" w:date="2023-01-21T14:56:00Z">
                <w:pPr>
                  <w:jc w:val="both"/>
                </w:pPr>
              </w:pPrChange>
            </w:pPr>
            <w:del w:id="2552"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73B75A81" w14:textId="3CB82507" w:rsidR="002639A6" w:rsidRPr="00D97196" w:rsidDel="00C2040A" w:rsidRDefault="002639A6">
            <w:pPr>
              <w:rPr>
                <w:del w:id="2553" w:author="Mohammad Nayeem Hasan" w:date="2023-01-21T00:38:00Z"/>
                <w:rFonts w:ascii="Times New Roman" w:hAnsi="Times New Roman" w:cs="Times New Roman"/>
                <w:sz w:val="24"/>
                <w:szCs w:val="24"/>
              </w:rPr>
              <w:pPrChange w:id="2554" w:author="Mohammad Nayeem Hasan" w:date="2023-01-21T14:56:00Z">
                <w:pPr>
                  <w:jc w:val="both"/>
                </w:pPr>
              </w:pPrChange>
            </w:pPr>
            <w:del w:id="2555" w:author="Mohammad Nayeem Hasan" w:date="2023-01-21T00:38:00Z">
              <w:r w:rsidRPr="00D97196" w:rsidDel="00C2040A">
                <w:rPr>
                  <w:rFonts w:ascii="Times New Roman" w:hAnsi="Times New Roman" w:cs="Times New Roman"/>
                  <w:sz w:val="24"/>
                  <w:szCs w:val="24"/>
                </w:rPr>
                <w:delText>Ref</w:delText>
              </w:r>
            </w:del>
          </w:p>
        </w:tc>
        <w:tc>
          <w:tcPr>
            <w:tcW w:w="1140" w:type="pct"/>
            <w:vAlign w:val="center"/>
          </w:tcPr>
          <w:p w14:paraId="5C17EDF7" w14:textId="37779BB3" w:rsidR="002639A6" w:rsidRPr="00D97196" w:rsidDel="00C2040A" w:rsidRDefault="002639A6">
            <w:pPr>
              <w:rPr>
                <w:del w:id="2556" w:author="Mohammad Nayeem Hasan" w:date="2023-01-21T00:38:00Z"/>
                <w:rFonts w:ascii="Times New Roman" w:hAnsi="Times New Roman" w:cs="Times New Roman"/>
                <w:sz w:val="24"/>
                <w:szCs w:val="24"/>
              </w:rPr>
              <w:pPrChange w:id="2557" w:author="Mohammad Nayeem Hasan" w:date="2023-01-21T14:56:00Z">
                <w:pPr>
                  <w:jc w:val="both"/>
                </w:pPr>
              </w:pPrChange>
            </w:pPr>
            <w:del w:id="2558"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1D10F42D" w14:textId="5C013F1C" w:rsidR="002639A6" w:rsidRPr="00D97196" w:rsidDel="00C2040A" w:rsidRDefault="002639A6">
            <w:pPr>
              <w:rPr>
                <w:del w:id="2559" w:author="Mohammad Nayeem Hasan" w:date="2023-01-21T00:38:00Z"/>
                <w:rFonts w:ascii="Times New Roman" w:hAnsi="Times New Roman" w:cs="Times New Roman"/>
                <w:sz w:val="24"/>
                <w:szCs w:val="24"/>
              </w:rPr>
              <w:pPrChange w:id="2560" w:author="Mohammad Nayeem Hasan" w:date="2023-01-21T14:56:00Z">
                <w:pPr>
                  <w:jc w:val="both"/>
                </w:pPr>
              </w:pPrChange>
            </w:pPr>
            <w:del w:id="2561"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50F015F6" w14:textId="7229B178" w:rsidTr="00D3090E">
        <w:trPr>
          <w:trHeight w:val="257"/>
          <w:jc w:val="center"/>
          <w:del w:id="2562" w:author="Mohammad Nayeem Hasan" w:date="2023-01-21T00:38:00Z"/>
        </w:trPr>
        <w:tc>
          <w:tcPr>
            <w:tcW w:w="5000" w:type="pct"/>
            <w:gridSpan w:val="10"/>
            <w:vAlign w:val="center"/>
          </w:tcPr>
          <w:p w14:paraId="3650B302" w14:textId="452F435D" w:rsidR="002639A6" w:rsidRPr="00D97196" w:rsidDel="00C2040A" w:rsidRDefault="002639A6">
            <w:pPr>
              <w:rPr>
                <w:del w:id="2563" w:author="Mohammad Nayeem Hasan" w:date="2023-01-21T00:38:00Z"/>
                <w:rFonts w:ascii="Times New Roman" w:hAnsi="Times New Roman" w:cs="Times New Roman"/>
                <w:sz w:val="24"/>
                <w:szCs w:val="24"/>
              </w:rPr>
              <w:pPrChange w:id="2564" w:author="Mohammad Nayeem Hasan" w:date="2023-01-21T14:56:00Z">
                <w:pPr>
                  <w:jc w:val="both"/>
                </w:pPr>
              </w:pPrChange>
            </w:pPr>
            <w:del w:id="2565" w:author="Mohammad Nayeem Hasan" w:date="2023-01-21T00:38:00Z">
              <w:r w:rsidRPr="00D97196" w:rsidDel="00C2040A">
                <w:rPr>
                  <w:rFonts w:ascii="Times New Roman" w:hAnsi="Times New Roman" w:cs="Times New Roman"/>
                  <w:sz w:val="24"/>
                  <w:szCs w:val="24"/>
                </w:rPr>
                <w:delText>Source of water</w:delText>
              </w:r>
            </w:del>
          </w:p>
        </w:tc>
      </w:tr>
      <w:tr w:rsidR="00275578" w:rsidRPr="00D97196" w:rsidDel="00C2040A" w14:paraId="36369D92" w14:textId="6B5DDEA8" w:rsidTr="00B1108E">
        <w:trPr>
          <w:trHeight w:val="257"/>
          <w:jc w:val="center"/>
          <w:del w:id="2566" w:author="Mohammad Nayeem Hasan" w:date="2023-01-21T00:38:00Z"/>
        </w:trPr>
        <w:tc>
          <w:tcPr>
            <w:tcW w:w="811" w:type="pct"/>
            <w:vAlign w:val="center"/>
          </w:tcPr>
          <w:p w14:paraId="25876E16" w14:textId="055D0B36" w:rsidR="002639A6" w:rsidRPr="00D97196" w:rsidDel="00C2040A" w:rsidRDefault="002639A6">
            <w:pPr>
              <w:rPr>
                <w:del w:id="2567" w:author="Mohammad Nayeem Hasan" w:date="2023-01-21T00:38:00Z"/>
                <w:rFonts w:ascii="Times New Roman" w:hAnsi="Times New Roman" w:cs="Times New Roman"/>
                <w:sz w:val="24"/>
                <w:szCs w:val="24"/>
              </w:rPr>
              <w:pPrChange w:id="2568" w:author="Mohammad Nayeem Hasan" w:date="2023-01-21T14:56:00Z">
                <w:pPr>
                  <w:jc w:val="both"/>
                </w:pPr>
              </w:pPrChange>
            </w:pPr>
            <w:del w:id="2569" w:author="Mohammad Nayeem Hasan" w:date="2023-01-21T00:38:00Z">
              <w:r w:rsidRPr="00D97196" w:rsidDel="00C2040A">
                <w:rPr>
                  <w:rFonts w:ascii="Times New Roman" w:hAnsi="Times New Roman" w:cs="Times New Roman"/>
                  <w:sz w:val="24"/>
                  <w:szCs w:val="24"/>
                </w:rPr>
                <w:delText>Direct from source</w:delText>
              </w:r>
            </w:del>
          </w:p>
        </w:tc>
        <w:tc>
          <w:tcPr>
            <w:tcW w:w="353" w:type="pct"/>
            <w:vAlign w:val="center"/>
          </w:tcPr>
          <w:p w14:paraId="57971529" w14:textId="2473E650" w:rsidR="002639A6" w:rsidRPr="00D97196" w:rsidDel="00C2040A" w:rsidRDefault="002639A6">
            <w:pPr>
              <w:rPr>
                <w:del w:id="2570" w:author="Mohammad Nayeem Hasan" w:date="2023-01-21T00:38:00Z"/>
                <w:rFonts w:ascii="Times New Roman" w:hAnsi="Times New Roman" w:cs="Times New Roman"/>
                <w:sz w:val="24"/>
                <w:szCs w:val="24"/>
              </w:rPr>
              <w:pPrChange w:id="2571" w:author="Mohammad Nayeem Hasan" w:date="2023-01-21T14:56:00Z">
                <w:pPr>
                  <w:jc w:val="both"/>
                </w:pPr>
              </w:pPrChange>
            </w:pPr>
            <w:del w:id="2572" w:author="Mohammad Nayeem Hasan" w:date="2023-01-21T00:38:00Z">
              <w:r w:rsidRPr="00D97196" w:rsidDel="00C2040A">
                <w:rPr>
                  <w:rFonts w:ascii="Times New Roman" w:hAnsi="Times New Roman" w:cs="Times New Roman"/>
                  <w:sz w:val="24"/>
                  <w:szCs w:val="24"/>
                </w:rPr>
                <w:delText>-</w:delText>
              </w:r>
            </w:del>
          </w:p>
        </w:tc>
        <w:tc>
          <w:tcPr>
            <w:tcW w:w="329" w:type="pct"/>
            <w:vAlign w:val="center"/>
          </w:tcPr>
          <w:p w14:paraId="5A13B78F" w14:textId="6C6DA799" w:rsidR="002639A6" w:rsidRPr="00D97196" w:rsidDel="00C2040A" w:rsidRDefault="002639A6">
            <w:pPr>
              <w:rPr>
                <w:del w:id="2573" w:author="Mohammad Nayeem Hasan" w:date="2023-01-21T00:38:00Z"/>
                <w:rFonts w:ascii="Times New Roman" w:hAnsi="Times New Roman" w:cs="Times New Roman"/>
                <w:sz w:val="24"/>
                <w:szCs w:val="24"/>
              </w:rPr>
              <w:pPrChange w:id="2574" w:author="Mohammad Nayeem Hasan" w:date="2023-01-21T14:56:00Z">
                <w:pPr>
                  <w:jc w:val="both"/>
                </w:pPr>
              </w:pPrChange>
            </w:pPr>
            <w:del w:id="2575"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4175D7D8" w14:textId="77DDF5F9" w:rsidR="002639A6" w:rsidRPr="00D97196" w:rsidDel="00C2040A" w:rsidRDefault="002639A6">
            <w:pPr>
              <w:rPr>
                <w:del w:id="2576" w:author="Mohammad Nayeem Hasan" w:date="2023-01-21T00:38:00Z"/>
                <w:rFonts w:ascii="Times New Roman" w:hAnsi="Times New Roman" w:cs="Times New Roman"/>
                <w:sz w:val="24"/>
                <w:szCs w:val="24"/>
              </w:rPr>
              <w:pPrChange w:id="2577" w:author="Mohammad Nayeem Hasan" w:date="2023-01-21T14:56:00Z">
                <w:pPr>
                  <w:jc w:val="both"/>
                </w:pPr>
              </w:pPrChange>
            </w:pPr>
            <w:del w:id="2578" w:author="Mohammad Nayeem Hasan" w:date="2023-01-21T00:38:00Z">
              <w:r w:rsidRPr="00D97196" w:rsidDel="00C2040A">
                <w:rPr>
                  <w:rFonts w:ascii="Times New Roman" w:hAnsi="Times New Roman" w:cs="Times New Roman"/>
                  <w:sz w:val="24"/>
                  <w:szCs w:val="24"/>
                </w:rPr>
                <w:delText>-</w:delText>
              </w:r>
            </w:del>
          </w:p>
        </w:tc>
        <w:tc>
          <w:tcPr>
            <w:tcW w:w="353" w:type="pct"/>
            <w:vAlign w:val="center"/>
          </w:tcPr>
          <w:p w14:paraId="60E64CB6" w14:textId="398ABCB1" w:rsidR="002639A6" w:rsidRPr="00D97196" w:rsidDel="00C2040A" w:rsidRDefault="002639A6">
            <w:pPr>
              <w:rPr>
                <w:del w:id="2579" w:author="Mohammad Nayeem Hasan" w:date="2023-01-21T00:38:00Z"/>
                <w:rFonts w:ascii="Times New Roman" w:hAnsi="Times New Roman" w:cs="Times New Roman"/>
                <w:sz w:val="24"/>
                <w:szCs w:val="24"/>
              </w:rPr>
              <w:pPrChange w:id="2580" w:author="Mohammad Nayeem Hasan" w:date="2023-01-21T14:56:00Z">
                <w:pPr>
                  <w:jc w:val="both"/>
                </w:pPr>
              </w:pPrChange>
            </w:pPr>
            <w:del w:id="2581" w:author="Mohammad Nayeem Hasan" w:date="2023-01-21T00:38:00Z">
              <w:r w:rsidRPr="00D97196" w:rsidDel="00C2040A">
                <w:rPr>
                  <w:rFonts w:ascii="Times New Roman" w:hAnsi="Times New Roman" w:cs="Times New Roman"/>
                  <w:sz w:val="24"/>
                  <w:szCs w:val="24"/>
                </w:rPr>
                <w:delText>1.39</w:delText>
              </w:r>
            </w:del>
          </w:p>
        </w:tc>
        <w:tc>
          <w:tcPr>
            <w:tcW w:w="356" w:type="pct"/>
            <w:vAlign w:val="center"/>
          </w:tcPr>
          <w:p w14:paraId="7E19DAC0" w14:textId="2FA74F42" w:rsidR="002639A6" w:rsidRPr="00D97196" w:rsidDel="00C2040A" w:rsidRDefault="002639A6">
            <w:pPr>
              <w:rPr>
                <w:del w:id="2582" w:author="Mohammad Nayeem Hasan" w:date="2023-01-21T00:38:00Z"/>
                <w:rFonts w:ascii="Times New Roman" w:hAnsi="Times New Roman" w:cs="Times New Roman"/>
                <w:sz w:val="24"/>
                <w:szCs w:val="24"/>
              </w:rPr>
              <w:pPrChange w:id="2583" w:author="Mohammad Nayeem Hasan" w:date="2023-01-21T14:56:00Z">
                <w:pPr>
                  <w:jc w:val="both"/>
                </w:pPr>
              </w:pPrChange>
            </w:pPr>
            <w:del w:id="2584" w:author="Mohammad Nayeem Hasan" w:date="2023-01-21T00:38:00Z">
              <w:r w:rsidRPr="00D97196" w:rsidDel="00C2040A">
                <w:rPr>
                  <w:rFonts w:ascii="Times New Roman" w:hAnsi="Times New Roman" w:cs="Times New Roman"/>
                  <w:sz w:val="24"/>
                  <w:szCs w:val="24"/>
                </w:rPr>
                <w:delText>0.61 – 3.15</w:delText>
              </w:r>
            </w:del>
          </w:p>
        </w:tc>
        <w:tc>
          <w:tcPr>
            <w:tcW w:w="417" w:type="pct"/>
            <w:vAlign w:val="center"/>
          </w:tcPr>
          <w:p w14:paraId="40E9E286" w14:textId="33AE2DC7" w:rsidR="002639A6" w:rsidRPr="00D97196" w:rsidDel="00C2040A" w:rsidRDefault="002639A6">
            <w:pPr>
              <w:rPr>
                <w:del w:id="2585" w:author="Mohammad Nayeem Hasan" w:date="2023-01-21T00:38:00Z"/>
                <w:rFonts w:ascii="Times New Roman" w:hAnsi="Times New Roman" w:cs="Times New Roman"/>
                <w:sz w:val="24"/>
                <w:szCs w:val="24"/>
              </w:rPr>
              <w:pPrChange w:id="2586" w:author="Mohammad Nayeem Hasan" w:date="2023-01-21T14:56:00Z">
                <w:pPr>
                  <w:jc w:val="both"/>
                </w:pPr>
              </w:pPrChange>
            </w:pPr>
            <w:del w:id="2587" w:author="Mohammad Nayeem Hasan" w:date="2023-01-21T00:38:00Z">
              <w:r w:rsidRPr="00D97196" w:rsidDel="00C2040A">
                <w:rPr>
                  <w:rFonts w:ascii="Times New Roman" w:hAnsi="Times New Roman" w:cs="Times New Roman"/>
                  <w:sz w:val="24"/>
                  <w:szCs w:val="24"/>
                </w:rPr>
                <w:delText>0.431</w:delText>
              </w:r>
            </w:del>
          </w:p>
        </w:tc>
        <w:tc>
          <w:tcPr>
            <w:tcW w:w="379" w:type="pct"/>
            <w:vAlign w:val="center"/>
          </w:tcPr>
          <w:p w14:paraId="67A4025F" w14:textId="0DF7D0CF" w:rsidR="002639A6" w:rsidRPr="00D97196" w:rsidDel="00C2040A" w:rsidRDefault="002639A6">
            <w:pPr>
              <w:rPr>
                <w:del w:id="2588" w:author="Mohammad Nayeem Hasan" w:date="2023-01-21T00:38:00Z"/>
                <w:rFonts w:ascii="Times New Roman" w:hAnsi="Times New Roman" w:cs="Times New Roman"/>
                <w:sz w:val="24"/>
                <w:szCs w:val="24"/>
              </w:rPr>
              <w:pPrChange w:id="2589" w:author="Mohammad Nayeem Hasan" w:date="2023-01-21T14:56:00Z">
                <w:pPr>
                  <w:jc w:val="both"/>
                </w:pPr>
              </w:pPrChange>
            </w:pPr>
            <w:del w:id="2590" w:author="Mohammad Nayeem Hasan" w:date="2023-01-21T00:38:00Z">
              <w:r w:rsidRPr="00D97196" w:rsidDel="00C2040A">
                <w:rPr>
                  <w:rFonts w:ascii="Times New Roman" w:hAnsi="Times New Roman" w:cs="Times New Roman"/>
                  <w:sz w:val="24"/>
                  <w:szCs w:val="24"/>
                </w:rPr>
                <w:delText>1.40</w:delText>
              </w:r>
            </w:del>
          </w:p>
        </w:tc>
        <w:tc>
          <w:tcPr>
            <w:tcW w:w="1140" w:type="pct"/>
            <w:vAlign w:val="center"/>
          </w:tcPr>
          <w:p w14:paraId="19FBF298" w14:textId="165DA549" w:rsidR="002639A6" w:rsidRPr="00D97196" w:rsidDel="00C2040A" w:rsidRDefault="002639A6">
            <w:pPr>
              <w:rPr>
                <w:del w:id="2591" w:author="Mohammad Nayeem Hasan" w:date="2023-01-21T00:38:00Z"/>
                <w:rFonts w:ascii="Times New Roman" w:hAnsi="Times New Roman" w:cs="Times New Roman"/>
                <w:sz w:val="24"/>
                <w:szCs w:val="24"/>
              </w:rPr>
              <w:pPrChange w:id="2592" w:author="Mohammad Nayeem Hasan" w:date="2023-01-21T14:56:00Z">
                <w:pPr>
                  <w:jc w:val="both"/>
                </w:pPr>
              </w:pPrChange>
            </w:pPr>
            <w:del w:id="2593" w:author="Mohammad Nayeem Hasan" w:date="2023-01-21T00:38:00Z">
              <w:r w:rsidRPr="00D97196" w:rsidDel="00C2040A">
                <w:rPr>
                  <w:rFonts w:ascii="Times New Roman" w:hAnsi="Times New Roman" w:cs="Times New Roman"/>
                  <w:sz w:val="24"/>
                  <w:szCs w:val="24"/>
                </w:rPr>
                <w:delText>0.83-2.35</w:delText>
              </w:r>
            </w:del>
          </w:p>
        </w:tc>
        <w:tc>
          <w:tcPr>
            <w:tcW w:w="445" w:type="pct"/>
            <w:vAlign w:val="center"/>
          </w:tcPr>
          <w:p w14:paraId="71968343" w14:textId="448632F6" w:rsidR="002639A6" w:rsidRPr="00D97196" w:rsidDel="00C2040A" w:rsidRDefault="002639A6">
            <w:pPr>
              <w:rPr>
                <w:del w:id="2594" w:author="Mohammad Nayeem Hasan" w:date="2023-01-21T00:38:00Z"/>
                <w:rFonts w:ascii="Times New Roman" w:hAnsi="Times New Roman" w:cs="Times New Roman"/>
                <w:sz w:val="24"/>
                <w:szCs w:val="24"/>
              </w:rPr>
              <w:pPrChange w:id="2595" w:author="Mohammad Nayeem Hasan" w:date="2023-01-21T14:56:00Z">
                <w:pPr>
                  <w:jc w:val="both"/>
                </w:pPr>
              </w:pPrChange>
            </w:pPr>
            <w:del w:id="2596" w:author="Mohammad Nayeem Hasan" w:date="2023-01-21T00:38:00Z">
              <w:r w:rsidRPr="00D97196" w:rsidDel="00C2040A">
                <w:rPr>
                  <w:rFonts w:ascii="Times New Roman" w:hAnsi="Times New Roman" w:cs="Times New Roman"/>
                  <w:sz w:val="24"/>
                  <w:szCs w:val="24"/>
                </w:rPr>
                <w:delText>0.205</w:delText>
              </w:r>
            </w:del>
          </w:p>
        </w:tc>
      </w:tr>
      <w:tr w:rsidR="00275578" w:rsidRPr="00D97196" w:rsidDel="00C2040A" w14:paraId="427269A3" w14:textId="2E46293C" w:rsidTr="00B1108E">
        <w:trPr>
          <w:trHeight w:val="257"/>
          <w:jc w:val="center"/>
          <w:del w:id="2597" w:author="Mohammad Nayeem Hasan" w:date="2023-01-21T00:38:00Z"/>
        </w:trPr>
        <w:tc>
          <w:tcPr>
            <w:tcW w:w="811" w:type="pct"/>
            <w:vAlign w:val="center"/>
          </w:tcPr>
          <w:p w14:paraId="6847CA2C" w14:textId="5BFF7034" w:rsidR="002639A6" w:rsidRPr="00D97196" w:rsidDel="00C2040A" w:rsidRDefault="002639A6">
            <w:pPr>
              <w:rPr>
                <w:del w:id="2598" w:author="Mohammad Nayeem Hasan" w:date="2023-01-21T00:38:00Z"/>
                <w:rFonts w:ascii="Times New Roman" w:hAnsi="Times New Roman" w:cs="Times New Roman"/>
                <w:sz w:val="24"/>
                <w:szCs w:val="24"/>
              </w:rPr>
              <w:pPrChange w:id="2599" w:author="Mohammad Nayeem Hasan" w:date="2023-01-21T14:56:00Z">
                <w:pPr>
                  <w:jc w:val="both"/>
                </w:pPr>
              </w:pPrChange>
            </w:pPr>
            <w:del w:id="2600" w:author="Mohammad Nayeem Hasan" w:date="2023-01-21T00:38:00Z">
              <w:r w:rsidRPr="00D97196" w:rsidDel="00C2040A">
                <w:rPr>
                  <w:rFonts w:ascii="Times New Roman" w:hAnsi="Times New Roman" w:cs="Times New Roman"/>
                  <w:sz w:val="24"/>
                  <w:szCs w:val="24"/>
                </w:rPr>
                <w:delText>Covered container</w:delText>
              </w:r>
            </w:del>
          </w:p>
        </w:tc>
        <w:tc>
          <w:tcPr>
            <w:tcW w:w="353" w:type="pct"/>
            <w:vAlign w:val="center"/>
          </w:tcPr>
          <w:p w14:paraId="2523D58C" w14:textId="6558E36B" w:rsidR="002639A6" w:rsidRPr="00D97196" w:rsidDel="00C2040A" w:rsidRDefault="002639A6">
            <w:pPr>
              <w:rPr>
                <w:del w:id="2601" w:author="Mohammad Nayeem Hasan" w:date="2023-01-21T00:38:00Z"/>
                <w:rFonts w:ascii="Times New Roman" w:hAnsi="Times New Roman" w:cs="Times New Roman"/>
                <w:sz w:val="24"/>
                <w:szCs w:val="24"/>
              </w:rPr>
              <w:pPrChange w:id="2602" w:author="Mohammad Nayeem Hasan" w:date="2023-01-21T14:56:00Z">
                <w:pPr>
                  <w:jc w:val="both"/>
                </w:pPr>
              </w:pPrChange>
            </w:pPr>
            <w:del w:id="2603" w:author="Mohammad Nayeem Hasan" w:date="2023-01-21T00:38:00Z">
              <w:r w:rsidRPr="00D97196" w:rsidDel="00C2040A">
                <w:rPr>
                  <w:rFonts w:ascii="Times New Roman" w:hAnsi="Times New Roman" w:cs="Times New Roman"/>
                  <w:sz w:val="24"/>
                  <w:szCs w:val="24"/>
                </w:rPr>
                <w:delText>-</w:delText>
              </w:r>
            </w:del>
          </w:p>
        </w:tc>
        <w:tc>
          <w:tcPr>
            <w:tcW w:w="329" w:type="pct"/>
            <w:vAlign w:val="center"/>
          </w:tcPr>
          <w:p w14:paraId="6AC43459" w14:textId="52C3710A" w:rsidR="002639A6" w:rsidRPr="00D97196" w:rsidDel="00C2040A" w:rsidRDefault="002639A6">
            <w:pPr>
              <w:rPr>
                <w:del w:id="2604" w:author="Mohammad Nayeem Hasan" w:date="2023-01-21T00:38:00Z"/>
                <w:rFonts w:ascii="Times New Roman" w:hAnsi="Times New Roman" w:cs="Times New Roman"/>
                <w:sz w:val="24"/>
                <w:szCs w:val="24"/>
              </w:rPr>
              <w:pPrChange w:id="2605" w:author="Mohammad Nayeem Hasan" w:date="2023-01-21T14:56:00Z">
                <w:pPr>
                  <w:jc w:val="both"/>
                </w:pPr>
              </w:pPrChange>
            </w:pPr>
            <w:del w:id="2606"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04192808" w14:textId="277CE9D6" w:rsidR="002639A6" w:rsidRPr="00D97196" w:rsidDel="00C2040A" w:rsidRDefault="002639A6">
            <w:pPr>
              <w:rPr>
                <w:del w:id="2607" w:author="Mohammad Nayeem Hasan" w:date="2023-01-21T00:38:00Z"/>
                <w:rFonts w:ascii="Times New Roman" w:hAnsi="Times New Roman" w:cs="Times New Roman"/>
                <w:sz w:val="24"/>
                <w:szCs w:val="24"/>
              </w:rPr>
              <w:pPrChange w:id="2608" w:author="Mohammad Nayeem Hasan" w:date="2023-01-21T14:56:00Z">
                <w:pPr>
                  <w:jc w:val="both"/>
                </w:pPr>
              </w:pPrChange>
            </w:pPr>
            <w:del w:id="2609" w:author="Mohammad Nayeem Hasan" w:date="2023-01-21T00:38:00Z">
              <w:r w:rsidRPr="00D97196" w:rsidDel="00C2040A">
                <w:rPr>
                  <w:rFonts w:ascii="Times New Roman" w:hAnsi="Times New Roman" w:cs="Times New Roman"/>
                  <w:sz w:val="24"/>
                  <w:szCs w:val="24"/>
                </w:rPr>
                <w:delText>-</w:delText>
              </w:r>
            </w:del>
          </w:p>
        </w:tc>
        <w:tc>
          <w:tcPr>
            <w:tcW w:w="353" w:type="pct"/>
            <w:vAlign w:val="center"/>
          </w:tcPr>
          <w:p w14:paraId="54216B62" w14:textId="30F66946" w:rsidR="002639A6" w:rsidRPr="00D97196" w:rsidDel="00C2040A" w:rsidRDefault="002639A6">
            <w:pPr>
              <w:rPr>
                <w:del w:id="2610" w:author="Mohammad Nayeem Hasan" w:date="2023-01-21T00:38:00Z"/>
                <w:rFonts w:ascii="Times New Roman" w:hAnsi="Times New Roman" w:cs="Times New Roman"/>
                <w:sz w:val="24"/>
                <w:szCs w:val="24"/>
              </w:rPr>
              <w:pPrChange w:id="2611" w:author="Mohammad Nayeem Hasan" w:date="2023-01-21T14:56:00Z">
                <w:pPr>
                  <w:jc w:val="both"/>
                </w:pPr>
              </w:pPrChange>
            </w:pPr>
            <w:del w:id="2612" w:author="Mohammad Nayeem Hasan" w:date="2023-01-21T00:38:00Z">
              <w:r w:rsidRPr="00D97196" w:rsidDel="00C2040A">
                <w:rPr>
                  <w:rFonts w:ascii="Times New Roman" w:hAnsi="Times New Roman" w:cs="Times New Roman"/>
                  <w:sz w:val="24"/>
                  <w:szCs w:val="24"/>
                </w:rPr>
                <w:delText>1.60</w:delText>
              </w:r>
            </w:del>
          </w:p>
        </w:tc>
        <w:tc>
          <w:tcPr>
            <w:tcW w:w="356" w:type="pct"/>
            <w:vAlign w:val="center"/>
          </w:tcPr>
          <w:p w14:paraId="21217C73" w14:textId="1BFDC5D0" w:rsidR="002639A6" w:rsidRPr="00D97196" w:rsidDel="00C2040A" w:rsidRDefault="002639A6">
            <w:pPr>
              <w:rPr>
                <w:del w:id="2613" w:author="Mohammad Nayeem Hasan" w:date="2023-01-21T00:38:00Z"/>
                <w:rFonts w:ascii="Times New Roman" w:hAnsi="Times New Roman" w:cs="Times New Roman"/>
                <w:sz w:val="24"/>
                <w:szCs w:val="24"/>
              </w:rPr>
              <w:pPrChange w:id="2614" w:author="Mohammad Nayeem Hasan" w:date="2023-01-21T14:56:00Z">
                <w:pPr>
                  <w:jc w:val="both"/>
                </w:pPr>
              </w:pPrChange>
            </w:pPr>
            <w:del w:id="2615" w:author="Mohammad Nayeem Hasan" w:date="2023-01-21T00:38:00Z">
              <w:r w:rsidRPr="00D97196" w:rsidDel="00C2040A">
                <w:rPr>
                  <w:rFonts w:ascii="Times New Roman" w:hAnsi="Times New Roman" w:cs="Times New Roman"/>
                  <w:sz w:val="24"/>
                  <w:szCs w:val="24"/>
                </w:rPr>
                <w:delText>1.04 -2.48</w:delText>
              </w:r>
            </w:del>
          </w:p>
        </w:tc>
        <w:tc>
          <w:tcPr>
            <w:tcW w:w="417" w:type="pct"/>
            <w:vAlign w:val="center"/>
          </w:tcPr>
          <w:p w14:paraId="1CB00632" w14:textId="4DC5F5EC" w:rsidR="002639A6" w:rsidRPr="00F411AC" w:rsidDel="00C2040A" w:rsidRDefault="002639A6">
            <w:pPr>
              <w:rPr>
                <w:del w:id="2616" w:author="Mohammad Nayeem Hasan" w:date="2023-01-21T00:38:00Z"/>
                <w:rFonts w:ascii="Times New Roman" w:hAnsi="Times New Roman" w:cs="Times New Roman"/>
                <w:b/>
                <w:bCs/>
                <w:sz w:val="24"/>
                <w:szCs w:val="24"/>
              </w:rPr>
              <w:pPrChange w:id="2617" w:author="Mohammad Nayeem Hasan" w:date="2023-01-21T14:56:00Z">
                <w:pPr>
                  <w:jc w:val="both"/>
                </w:pPr>
              </w:pPrChange>
            </w:pPr>
            <w:del w:id="2618" w:author="Mohammad Nayeem Hasan" w:date="2023-01-21T00:38:00Z">
              <w:r w:rsidRPr="00F411AC" w:rsidDel="00C2040A">
                <w:rPr>
                  <w:rFonts w:ascii="Times New Roman" w:hAnsi="Times New Roman" w:cs="Times New Roman"/>
                  <w:b/>
                  <w:bCs/>
                  <w:sz w:val="24"/>
                  <w:szCs w:val="24"/>
                </w:rPr>
                <w:delText>0.033</w:delText>
              </w:r>
            </w:del>
          </w:p>
        </w:tc>
        <w:tc>
          <w:tcPr>
            <w:tcW w:w="379" w:type="pct"/>
            <w:vAlign w:val="center"/>
          </w:tcPr>
          <w:p w14:paraId="27EA6B68" w14:textId="28388D62" w:rsidR="002639A6" w:rsidRPr="00D97196" w:rsidDel="00C2040A" w:rsidRDefault="002639A6">
            <w:pPr>
              <w:rPr>
                <w:del w:id="2619" w:author="Mohammad Nayeem Hasan" w:date="2023-01-21T00:38:00Z"/>
                <w:rFonts w:ascii="Times New Roman" w:hAnsi="Times New Roman" w:cs="Times New Roman"/>
                <w:sz w:val="24"/>
                <w:szCs w:val="24"/>
              </w:rPr>
              <w:pPrChange w:id="2620" w:author="Mohammad Nayeem Hasan" w:date="2023-01-21T14:56:00Z">
                <w:pPr>
                  <w:jc w:val="both"/>
                </w:pPr>
              </w:pPrChange>
            </w:pPr>
            <w:del w:id="2621" w:author="Mohammad Nayeem Hasan" w:date="2023-01-21T00:38:00Z">
              <w:r w:rsidRPr="00D97196" w:rsidDel="00C2040A">
                <w:rPr>
                  <w:rFonts w:ascii="Times New Roman" w:hAnsi="Times New Roman" w:cs="Times New Roman"/>
                  <w:sz w:val="24"/>
                  <w:szCs w:val="24"/>
                </w:rPr>
                <w:delText>1.18</w:delText>
              </w:r>
            </w:del>
          </w:p>
        </w:tc>
        <w:tc>
          <w:tcPr>
            <w:tcW w:w="1140" w:type="pct"/>
            <w:vAlign w:val="center"/>
          </w:tcPr>
          <w:p w14:paraId="672733F2" w14:textId="0E28A670" w:rsidR="002639A6" w:rsidRPr="00D97196" w:rsidDel="00C2040A" w:rsidRDefault="002639A6">
            <w:pPr>
              <w:rPr>
                <w:del w:id="2622" w:author="Mohammad Nayeem Hasan" w:date="2023-01-21T00:38:00Z"/>
                <w:rFonts w:ascii="Times New Roman" w:hAnsi="Times New Roman" w:cs="Times New Roman"/>
                <w:sz w:val="24"/>
                <w:szCs w:val="24"/>
              </w:rPr>
              <w:pPrChange w:id="2623" w:author="Mohammad Nayeem Hasan" w:date="2023-01-21T14:56:00Z">
                <w:pPr>
                  <w:jc w:val="both"/>
                </w:pPr>
              </w:pPrChange>
            </w:pPr>
            <w:del w:id="2624" w:author="Mohammad Nayeem Hasan" w:date="2023-01-21T00:38:00Z">
              <w:r w:rsidRPr="00D97196" w:rsidDel="00C2040A">
                <w:rPr>
                  <w:rFonts w:ascii="Times New Roman" w:hAnsi="Times New Roman" w:cs="Times New Roman"/>
                  <w:sz w:val="24"/>
                  <w:szCs w:val="24"/>
                </w:rPr>
                <w:delText>0.87-1.60</w:delText>
              </w:r>
            </w:del>
          </w:p>
        </w:tc>
        <w:tc>
          <w:tcPr>
            <w:tcW w:w="445" w:type="pct"/>
            <w:vAlign w:val="center"/>
          </w:tcPr>
          <w:p w14:paraId="6600A979" w14:textId="515E6B45" w:rsidR="002639A6" w:rsidRPr="00D97196" w:rsidDel="00C2040A" w:rsidRDefault="002639A6">
            <w:pPr>
              <w:rPr>
                <w:del w:id="2625" w:author="Mohammad Nayeem Hasan" w:date="2023-01-21T00:38:00Z"/>
                <w:rFonts w:ascii="Times New Roman" w:hAnsi="Times New Roman" w:cs="Times New Roman"/>
                <w:sz w:val="24"/>
                <w:szCs w:val="24"/>
              </w:rPr>
              <w:pPrChange w:id="2626" w:author="Mohammad Nayeem Hasan" w:date="2023-01-21T14:56:00Z">
                <w:pPr>
                  <w:jc w:val="both"/>
                </w:pPr>
              </w:pPrChange>
            </w:pPr>
            <w:del w:id="2627" w:author="Mohammad Nayeem Hasan" w:date="2023-01-21T00:38:00Z">
              <w:r w:rsidRPr="00D97196" w:rsidDel="00C2040A">
                <w:rPr>
                  <w:rFonts w:ascii="Times New Roman" w:hAnsi="Times New Roman" w:cs="Times New Roman"/>
                  <w:sz w:val="24"/>
                  <w:szCs w:val="24"/>
                </w:rPr>
                <w:delText>0.281</w:delText>
              </w:r>
            </w:del>
          </w:p>
        </w:tc>
      </w:tr>
      <w:tr w:rsidR="00275578" w:rsidRPr="00D97196" w:rsidDel="00C2040A" w14:paraId="6B3D8A1E" w14:textId="3CB0AE0F" w:rsidTr="00B1108E">
        <w:trPr>
          <w:trHeight w:val="257"/>
          <w:jc w:val="center"/>
          <w:del w:id="2628" w:author="Mohammad Nayeem Hasan" w:date="2023-01-21T00:38:00Z"/>
        </w:trPr>
        <w:tc>
          <w:tcPr>
            <w:tcW w:w="811" w:type="pct"/>
            <w:vAlign w:val="center"/>
          </w:tcPr>
          <w:p w14:paraId="3A4B7485" w14:textId="63A52113" w:rsidR="002639A6" w:rsidRPr="00D97196" w:rsidDel="00C2040A" w:rsidRDefault="002639A6">
            <w:pPr>
              <w:rPr>
                <w:del w:id="2629" w:author="Mohammad Nayeem Hasan" w:date="2023-01-21T00:38:00Z"/>
                <w:rFonts w:ascii="Times New Roman" w:hAnsi="Times New Roman" w:cs="Times New Roman"/>
                <w:sz w:val="24"/>
                <w:szCs w:val="24"/>
              </w:rPr>
              <w:pPrChange w:id="2630" w:author="Mohammad Nayeem Hasan" w:date="2023-01-21T14:56:00Z">
                <w:pPr>
                  <w:jc w:val="both"/>
                </w:pPr>
              </w:pPrChange>
            </w:pPr>
            <w:del w:id="2631" w:author="Mohammad Nayeem Hasan" w:date="2023-01-21T00:38:00Z">
              <w:r w:rsidRPr="00D97196" w:rsidDel="00C2040A">
                <w:rPr>
                  <w:rFonts w:ascii="Times New Roman" w:hAnsi="Times New Roman" w:cs="Times New Roman"/>
                  <w:sz w:val="24"/>
                  <w:szCs w:val="24"/>
                </w:rPr>
                <w:delText>Uncovered container</w:delText>
              </w:r>
            </w:del>
          </w:p>
        </w:tc>
        <w:tc>
          <w:tcPr>
            <w:tcW w:w="353" w:type="pct"/>
            <w:vAlign w:val="center"/>
          </w:tcPr>
          <w:p w14:paraId="7BC1F824" w14:textId="0949FDD4" w:rsidR="002639A6" w:rsidRPr="00D97196" w:rsidDel="00C2040A" w:rsidRDefault="002639A6">
            <w:pPr>
              <w:rPr>
                <w:del w:id="2632" w:author="Mohammad Nayeem Hasan" w:date="2023-01-21T00:38:00Z"/>
                <w:rFonts w:ascii="Times New Roman" w:hAnsi="Times New Roman" w:cs="Times New Roman"/>
                <w:sz w:val="24"/>
                <w:szCs w:val="24"/>
              </w:rPr>
              <w:pPrChange w:id="2633" w:author="Mohammad Nayeem Hasan" w:date="2023-01-21T14:56:00Z">
                <w:pPr>
                  <w:jc w:val="both"/>
                </w:pPr>
              </w:pPrChange>
            </w:pPr>
            <w:del w:id="2634" w:author="Mohammad Nayeem Hasan" w:date="2023-01-21T00:38:00Z">
              <w:r w:rsidRPr="00D97196" w:rsidDel="00C2040A">
                <w:rPr>
                  <w:rFonts w:ascii="Times New Roman" w:hAnsi="Times New Roman" w:cs="Times New Roman"/>
                  <w:sz w:val="24"/>
                  <w:szCs w:val="24"/>
                </w:rPr>
                <w:delText>-</w:delText>
              </w:r>
            </w:del>
          </w:p>
        </w:tc>
        <w:tc>
          <w:tcPr>
            <w:tcW w:w="329" w:type="pct"/>
            <w:vAlign w:val="center"/>
          </w:tcPr>
          <w:p w14:paraId="5B597782" w14:textId="4284CA1C" w:rsidR="002639A6" w:rsidRPr="00D97196" w:rsidDel="00C2040A" w:rsidRDefault="002639A6">
            <w:pPr>
              <w:rPr>
                <w:del w:id="2635" w:author="Mohammad Nayeem Hasan" w:date="2023-01-21T00:38:00Z"/>
                <w:rFonts w:ascii="Times New Roman" w:hAnsi="Times New Roman" w:cs="Times New Roman"/>
                <w:sz w:val="24"/>
                <w:szCs w:val="24"/>
              </w:rPr>
              <w:pPrChange w:id="2636" w:author="Mohammad Nayeem Hasan" w:date="2023-01-21T14:56:00Z">
                <w:pPr>
                  <w:jc w:val="both"/>
                </w:pPr>
              </w:pPrChange>
            </w:pPr>
            <w:del w:id="2637"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124AAEF0" w14:textId="6FD8CCDD" w:rsidR="002639A6" w:rsidRPr="00D97196" w:rsidDel="00C2040A" w:rsidRDefault="002639A6">
            <w:pPr>
              <w:rPr>
                <w:del w:id="2638" w:author="Mohammad Nayeem Hasan" w:date="2023-01-21T00:38:00Z"/>
                <w:rFonts w:ascii="Times New Roman" w:hAnsi="Times New Roman" w:cs="Times New Roman"/>
                <w:sz w:val="24"/>
                <w:szCs w:val="24"/>
              </w:rPr>
              <w:pPrChange w:id="2639" w:author="Mohammad Nayeem Hasan" w:date="2023-01-21T14:56:00Z">
                <w:pPr>
                  <w:jc w:val="both"/>
                </w:pPr>
              </w:pPrChange>
            </w:pPr>
            <w:del w:id="2640" w:author="Mohammad Nayeem Hasan" w:date="2023-01-21T00:38:00Z">
              <w:r w:rsidRPr="00D97196" w:rsidDel="00C2040A">
                <w:rPr>
                  <w:rFonts w:ascii="Times New Roman" w:hAnsi="Times New Roman" w:cs="Times New Roman"/>
                  <w:sz w:val="24"/>
                  <w:szCs w:val="24"/>
                </w:rPr>
                <w:delText>-</w:delText>
              </w:r>
            </w:del>
          </w:p>
        </w:tc>
        <w:tc>
          <w:tcPr>
            <w:tcW w:w="353" w:type="pct"/>
            <w:vAlign w:val="center"/>
          </w:tcPr>
          <w:p w14:paraId="5625F890" w14:textId="67569D16" w:rsidR="002639A6" w:rsidRPr="00D97196" w:rsidDel="00C2040A" w:rsidRDefault="002639A6">
            <w:pPr>
              <w:rPr>
                <w:del w:id="2641" w:author="Mohammad Nayeem Hasan" w:date="2023-01-21T00:38:00Z"/>
                <w:rFonts w:ascii="Times New Roman" w:hAnsi="Times New Roman" w:cs="Times New Roman"/>
                <w:sz w:val="24"/>
                <w:szCs w:val="24"/>
              </w:rPr>
              <w:pPrChange w:id="2642" w:author="Mohammad Nayeem Hasan" w:date="2023-01-21T14:56:00Z">
                <w:pPr>
                  <w:jc w:val="both"/>
                </w:pPr>
              </w:pPrChange>
            </w:pPr>
            <w:del w:id="2643" w:author="Mohammad Nayeem Hasan" w:date="2023-01-21T00:38:00Z">
              <w:r w:rsidRPr="00D97196" w:rsidDel="00C2040A">
                <w:rPr>
                  <w:rFonts w:ascii="Times New Roman" w:hAnsi="Times New Roman" w:cs="Times New Roman"/>
                  <w:sz w:val="24"/>
                  <w:szCs w:val="24"/>
                </w:rPr>
                <w:delText>Ref</w:delText>
              </w:r>
            </w:del>
          </w:p>
        </w:tc>
        <w:tc>
          <w:tcPr>
            <w:tcW w:w="356" w:type="pct"/>
            <w:vAlign w:val="center"/>
          </w:tcPr>
          <w:p w14:paraId="09BDA22E" w14:textId="100D550D" w:rsidR="002639A6" w:rsidRPr="00D97196" w:rsidDel="00C2040A" w:rsidRDefault="002639A6">
            <w:pPr>
              <w:rPr>
                <w:del w:id="2644" w:author="Mohammad Nayeem Hasan" w:date="2023-01-21T00:38:00Z"/>
                <w:rFonts w:ascii="Times New Roman" w:hAnsi="Times New Roman" w:cs="Times New Roman"/>
                <w:sz w:val="24"/>
                <w:szCs w:val="24"/>
              </w:rPr>
              <w:pPrChange w:id="2645" w:author="Mohammad Nayeem Hasan" w:date="2023-01-21T14:56:00Z">
                <w:pPr>
                  <w:jc w:val="both"/>
                </w:pPr>
              </w:pPrChange>
            </w:pPr>
            <w:del w:id="2646"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4B036779" w14:textId="79A5484D" w:rsidR="002639A6" w:rsidRPr="00D97196" w:rsidDel="00C2040A" w:rsidRDefault="002639A6">
            <w:pPr>
              <w:rPr>
                <w:del w:id="2647" w:author="Mohammad Nayeem Hasan" w:date="2023-01-21T00:38:00Z"/>
                <w:rFonts w:ascii="Times New Roman" w:hAnsi="Times New Roman" w:cs="Times New Roman"/>
                <w:sz w:val="24"/>
                <w:szCs w:val="24"/>
              </w:rPr>
              <w:pPrChange w:id="2648" w:author="Mohammad Nayeem Hasan" w:date="2023-01-21T14:56:00Z">
                <w:pPr>
                  <w:jc w:val="both"/>
                </w:pPr>
              </w:pPrChange>
            </w:pPr>
            <w:del w:id="2649"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5CA55F9A" w14:textId="56C66CEC" w:rsidR="002639A6" w:rsidRPr="00D97196" w:rsidDel="00C2040A" w:rsidRDefault="002639A6">
            <w:pPr>
              <w:rPr>
                <w:del w:id="2650" w:author="Mohammad Nayeem Hasan" w:date="2023-01-21T00:38:00Z"/>
                <w:rFonts w:ascii="Times New Roman" w:hAnsi="Times New Roman" w:cs="Times New Roman"/>
                <w:sz w:val="24"/>
                <w:szCs w:val="24"/>
              </w:rPr>
              <w:pPrChange w:id="2651" w:author="Mohammad Nayeem Hasan" w:date="2023-01-21T14:56:00Z">
                <w:pPr>
                  <w:jc w:val="both"/>
                </w:pPr>
              </w:pPrChange>
            </w:pPr>
            <w:del w:id="2652" w:author="Mohammad Nayeem Hasan" w:date="2023-01-21T00:38:00Z">
              <w:r w:rsidRPr="00D97196" w:rsidDel="00C2040A">
                <w:rPr>
                  <w:rFonts w:ascii="Times New Roman" w:hAnsi="Times New Roman" w:cs="Times New Roman"/>
                  <w:sz w:val="24"/>
                  <w:szCs w:val="24"/>
                </w:rPr>
                <w:delText>Ref</w:delText>
              </w:r>
            </w:del>
          </w:p>
        </w:tc>
        <w:tc>
          <w:tcPr>
            <w:tcW w:w="1140" w:type="pct"/>
            <w:vAlign w:val="center"/>
          </w:tcPr>
          <w:p w14:paraId="4F517E32" w14:textId="56ED44DC" w:rsidR="002639A6" w:rsidRPr="00D97196" w:rsidDel="00C2040A" w:rsidRDefault="002639A6">
            <w:pPr>
              <w:rPr>
                <w:del w:id="2653" w:author="Mohammad Nayeem Hasan" w:date="2023-01-21T00:38:00Z"/>
                <w:rFonts w:ascii="Times New Roman" w:hAnsi="Times New Roman" w:cs="Times New Roman"/>
                <w:sz w:val="24"/>
                <w:szCs w:val="24"/>
              </w:rPr>
              <w:pPrChange w:id="2654" w:author="Mohammad Nayeem Hasan" w:date="2023-01-21T14:56:00Z">
                <w:pPr>
                  <w:jc w:val="both"/>
                </w:pPr>
              </w:pPrChange>
            </w:pPr>
            <w:del w:id="2655"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0463298C" w14:textId="6F1CBDF7" w:rsidR="002639A6" w:rsidRPr="00D97196" w:rsidDel="00C2040A" w:rsidRDefault="002639A6">
            <w:pPr>
              <w:rPr>
                <w:del w:id="2656" w:author="Mohammad Nayeem Hasan" w:date="2023-01-21T00:38:00Z"/>
                <w:rFonts w:ascii="Times New Roman" w:hAnsi="Times New Roman" w:cs="Times New Roman"/>
                <w:sz w:val="24"/>
                <w:szCs w:val="24"/>
              </w:rPr>
              <w:pPrChange w:id="2657" w:author="Mohammad Nayeem Hasan" w:date="2023-01-21T14:56:00Z">
                <w:pPr>
                  <w:jc w:val="both"/>
                </w:pPr>
              </w:pPrChange>
            </w:pPr>
            <w:del w:id="2658" w:author="Mohammad Nayeem Hasan" w:date="2023-01-21T00:38:00Z">
              <w:r w:rsidRPr="00D97196" w:rsidDel="00C2040A">
                <w:rPr>
                  <w:rFonts w:ascii="Times New Roman" w:hAnsi="Times New Roman" w:cs="Times New Roman"/>
                  <w:sz w:val="24"/>
                  <w:szCs w:val="24"/>
                </w:rPr>
                <w:delText>-</w:delText>
              </w:r>
            </w:del>
          </w:p>
        </w:tc>
      </w:tr>
      <w:tr w:rsidR="00275578" w:rsidRPr="00D97196" w:rsidDel="00C2040A" w14:paraId="1E48D8EC" w14:textId="57BDDB17" w:rsidTr="00D3090E">
        <w:trPr>
          <w:trHeight w:val="257"/>
          <w:jc w:val="center"/>
          <w:del w:id="2659" w:author="Mohammad Nayeem Hasan" w:date="2023-01-21T00:38:00Z"/>
        </w:trPr>
        <w:tc>
          <w:tcPr>
            <w:tcW w:w="5000" w:type="pct"/>
            <w:gridSpan w:val="10"/>
            <w:vAlign w:val="center"/>
          </w:tcPr>
          <w:p w14:paraId="32E88BD2" w14:textId="13AFBBA1" w:rsidR="002639A6" w:rsidRPr="00D97196" w:rsidDel="00C2040A" w:rsidRDefault="002639A6">
            <w:pPr>
              <w:rPr>
                <w:del w:id="2660" w:author="Mohammad Nayeem Hasan" w:date="2023-01-21T00:38:00Z"/>
                <w:rFonts w:ascii="Times New Roman" w:hAnsi="Times New Roman" w:cs="Times New Roman"/>
                <w:sz w:val="24"/>
                <w:szCs w:val="24"/>
              </w:rPr>
              <w:pPrChange w:id="2661" w:author="Mohammad Nayeem Hasan" w:date="2023-01-21T14:56:00Z">
                <w:pPr>
                  <w:jc w:val="both"/>
                </w:pPr>
              </w:pPrChange>
            </w:pPr>
            <w:del w:id="2662" w:author="Mohammad Nayeem Hasan" w:date="2023-01-21T00:38:00Z">
              <w:r w:rsidRPr="00D97196" w:rsidDel="00C2040A">
                <w:rPr>
                  <w:rFonts w:ascii="Times New Roman" w:hAnsi="Times New Roman" w:cs="Times New Roman"/>
                  <w:sz w:val="24"/>
                  <w:szCs w:val="24"/>
                </w:rPr>
                <w:delText>Water treatment</w:delText>
              </w:r>
            </w:del>
          </w:p>
        </w:tc>
      </w:tr>
      <w:tr w:rsidR="00275578" w:rsidRPr="00D97196" w:rsidDel="00C2040A" w14:paraId="1BC65F11" w14:textId="49BD91D2" w:rsidTr="00B1108E">
        <w:trPr>
          <w:trHeight w:val="257"/>
          <w:jc w:val="center"/>
          <w:del w:id="2663" w:author="Mohammad Nayeem Hasan" w:date="2023-01-21T00:38:00Z"/>
        </w:trPr>
        <w:tc>
          <w:tcPr>
            <w:tcW w:w="811" w:type="pct"/>
            <w:vAlign w:val="center"/>
          </w:tcPr>
          <w:p w14:paraId="6BB6A335" w14:textId="509D2C9A" w:rsidR="002639A6" w:rsidRPr="00D97196" w:rsidDel="00C2040A" w:rsidRDefault="002639A6">
            <w:pPr>
              <w:rPr>
                <w:del w:id="2664" w:author="Mohammad Nayeem Hasan" w:date="2023-01-21T00:38:00Z"/>
                <w:rFonts w:ascii="Times New Roman" w:hAnsi="Times New Roman" w:cs="Times New Roman"/>
                <w:sz w:val="24"/>
                <w:szCs w:val="24"/>
              </w:rPr>
              <w:pPrChange w:id="2665" w:author="Mohammad Nayeem Hasan" w:date="2023-01-21T14:56:00Z">
                <w:pPr>
                  <w:jc w:val="both"/>
                </w:pPr>
              </w:pPrChange>
            </w:pPr>
            <w:del w:id="2666" w:author="Mohammad Nayeem Hasan" w:date="2023-01-21T00:38:00Z">
              <w:r w:rsidRPr="00D97196" w:rsidDel="00C2040A">
                <w:rPr>
                  <w:rFonts w:ascii="Times New Roman" w:hAnsi="Times New Roman" w:cs="Times New Roman"/>
                  <w:sz w:val="24"/>
                  <w:szCs w:val="24"/>
                </w:rPr>
                <w:delText>Yes</w:delText>
              </w:r>
            </w:del>
          </w:p>
        </w:tc>
        <w:tc>
          <w:tcPr>
            <w:tcW w:w="353" w:type="pct"/>
            <w:vAlign w:val="center"/>
          </w:tcPr>
          <w:p w14:paraId="58A02169" w14:textId="7460C02A" w:rsidR="002639A6" w:rsidRPr="00D97196" w:rsidDel="00C2040A" w:rsidRDefault="002639A6">
            <w:pPr>
              <w:rPr>
                <w:del w:id="2667" w:author="Mohammad Nayeem Hasan" w:date="2023-01-21T00:38:00Z"/>
                <w:rFonts w:ascii="Times New Roman" w:hAnsi="Times New Roman" w:cs="Times New Roman"/>
                <w:sz w:val="24"/>
                <w:szCs w:val="24"/>
              </w:rPr>
              <w:pPrChange w:id="2668" w:author="Mohammad Nayeem Hasan" w:date="2023-01-21T14:56:00Z">
                <w:pPr>
                  <w:jc w:val="both"/>
                </w:pPr>
              </w:pPrChange>
            </w:pPr>
            <w:del w:id="2669" w:author="Mohammad Nayeem Hasan" w:date="2023-01-21T00:38:00Z">
              <w:r w:rsidRPr="00D97196" w:rsidDel="00C2040A">
                <w:rPr>
                  <w:rFonts w:ascii="Times New Roman" w:hAnsi="Times New Roman" w:cs="Times New Roman"/>
                  <w:sz w:val="24"/>
                  <w:szCs w:val="24"/>
                </w:rPr>
                <w:delText>1.17</w:delText>
              </w:r>
            </w:del>
          </w:p>
        </w:tc>
        <w:tc>
          <w:tcPr>
            <w:tcW w:w="329" w:type="pct"/>
            <w:vAlign w:val="center"/>
          </w:tcPr>
          <w:p w14:paraId="122EAE69" w14:textId="5A30741A" w:rsidR="002639A6" w:rsidRPr="00D97196" w:rsidDel="00C2040A" w:rsidRDefault="002639A6">
            <w:pPr>
              <w:rPr>
                <w:del w:id="2670" w:author="Mohammad Nayeem Hasan" w:date="2023-01-21T00:38:00Z"/>
                <w:rFonts w:ascii="Times New Roman" w:hAnsi="Times New Roman" w:cs="Times New Roman"/>
                <w:sz w:val="24"/>
                <w:szCs w:val="24"/>
              </w:rPr>
              <w:pPrChange w:id="2671" w:author="Mohammad Nayeem Hasan" w:date="2023-01-21T14:56:00Z">
                <w:pPr>
                  <w:jc w:val="both"/>
                </w:pPr>
              </w:pPrChange>
            </w:pPr>
            <w:del w:id="2672" w:author="Mohammad Nayeem Hasan" w:date="2023-01-21T00:38:00Z">
              <w:r w:rsidRPr="00D97196" w:rsidDel="00C2040A">
                <w:rPr>
                  <w:rFonts w:ascii="Times New Roman" w:hAnsi="Times New Roman" w:cs="Times New Roman"/>
                  <w:sz w:val="24"/>
                  <w:szCs w:val="24"/>
                </w:rPr>
                <w:delText>0.91 – 1.49</w:delText>
              </w:r>
            </w:del>
          </w:p>
        </w:tc>
        <w:tc>
          <w:tcPr>
            <w:tcW w:w="417" w:type="pct"/>
            <w:vAlign w:val="center"/>
          </w:tcPr>
          <w:p w14:paraId="23E5AFE3" w14:textId="0E9AD4AB" w:rsidR="002639A6" w:rsidRPr="00D97196" w:rsidDel="00C2040A" w:rsidRDefault="002639A6">
            <w:pPr>
              <w:rPr>
                <w:del w:id="2673" w:author="Mohammad Nayeem Hasan" w:date="2023-01-21T00:38:00Z"/>
                <w:rFonts w:ascii="Times New Roman" w:hAnsi="Times New Roman" w:cs="Times New Roman"/>
                <w:sz w:val="24"/>
                <w:szCs w:val="24"/>
              </w:rPr>
              <w:pPrChange w:id="2674" w:author="Mohammad Nayeem Hasan" w:date="2023-01-21T14:56:00Z">
                <w:pPr>
                  <w:jc w:val="both"/>
                </w:pPr>
              </w:pPrChange>
            </w:pPr>
            <w:del w:id="2675" w:author="Mohammad Nayeem Hasan" w:date="2023-01-21T00:38:00Z">
              <w:r w:rsidRPr="00D97196" w:rsidDel="00C2040A">
                <w:rPr>
                  <w:rFonts w:ascii="Times New Roman" w:hAnsi="Times New Roman" w:cs="Times New Roman"/>
                  <w:sz w:val="24"/>
                  <w:szCs w:val="24"/>
                </w:rPr>
                <w:delText>0.214</w:delText>
              </w:r>
            </w:del>
          </w:p>
        </w:tc>
        <w:tc>
          <w:tcPr>
            <w:tcW w:w="353" w:type="pct"/>
            <w:vAlign w:val="center"/>
          </w:tcPr>
          <w:p w14:paraId="3D9964B7" w14:textId="1BC6AB20" w:rsidR="002639A6" w:rsidRPr="00D97196" w:rsidDel="00C2040A" w:rsidRDefault="002639A6">
            <w:pPr>
              <w:rPr>
                <w:del w:id="2676" w:author="Mohammad Nayeem Hasan" w:date="2023-01-21T00:38:00Z"/>
                <w:rFonts w:ascii="Times New Roman" w:hAnsi="Times New Roman" w:cs="Times New Roman"/>
                <w:sz w:val="24"/>
                <w:szCs w:val="24"/>
              </w:rPr>
              <w:pPrChange w:id="2677" w:author="Mohammad Nayeem Hasan" w:date="2023-01-21T14:56:00Z">
                <w:pPr>
                  <w:jc w:val="both"/>
                </w:pPr>
              </w:pPrChange>
            </w:pPr>
            <w:del w:id="2678" w:author="Mohammad Nayeem Hasan" w:date="2023-01-21T00:38:00Z">
              <w:r w:rsidRPr="00D97196" w:rsidDel="00C2040A">
                <w:rPr>
                  <w:rFonts w:ascii="Times New Roman" w:hAnsi="Times New Roman" w:cs="Times New Roman"/>
                  <w:sz w:val="24"/>
                  <w:szCs w:val="24"/>
                </w:rPr>
                <w:delText>1.18</w:delText>
              </w:r>
            </w:del>
          </w:p>
        </w:tc>
        <w:tc>
          <w:tcPr>
            <w:tcW w:w="356" w:type="pct"/>
            <w:vAlign w:val="center"/>
          </w:tcPr>
          <w:p w14:paraId="40B9A4BC" w14:textId="1BEB2151" w:rsidR="002639A6" w:rsidRPr="00D97196" w:rsidDel="00C2040A" w:rsidRDefault="002639A6">
            <w:pPr>
              <w:rPr>
                <w:del w:id="2679" w:author="Mohammad Nayeem Hasan" w:date="2023-01-21T00:38:00Z"/>
                <w:rFonts w:ascii="Times New Roman" w:hAnsi="Times New Roman" w:cs="Times New Roman"/>
                <w:sz w:val="24"/>
                <w:szCs w:val="24"/>
              </w:rPr>
              <w:pPrChange w:id="2680" w:author="Mohammad Nayeem Hasan" w:date="2023-01-21T14:56:00Z">
                <w:pPr>
                  <w:jc w:val="both"/>
                </w:pPr>
              </w:pPrChange>
            </w:pPr>
            <w:del w:id="2681" w:author="Mohammad Nayeem Hasan" w:date="2023-01-21T00:38:00Z">
              <w:r w:rsidRPr="00D97196" w:rsidDel="00C2040A">
                <w:rPr>
                  <w:rFonts w:ascii="Times New Roman" w:hAnsi="Times New Roman" w:cs="Times New Roman"/>
                  <w:sz w:val="24"/>
                  <w:szCs w:val="24"/>
                </w:rPr>
                <w:delText>0.89 – 1.58</w:delText>
              </w:r>
            </w:del>
          </w:p>
        </w:tc>
        <w:tc>
          <w:tcPr>
            <w:tcW w:w="417" w:type="pct"/>
            <w:vAlign w:val="center"/>
          </w:tcPr>
          <w:p w14:paraId="2CF19B7C" w14:textId="4454FDB4" w:rsidR="002639A6" w:rsidRPr="00D97196" w:rsidDel="00C2040A" w:rsidRDefault="002639A6">
            <w:pPr>
              <w:rPr>
                <w:del w:id="2682" w:author="Mohammad Nayeem Hasan" w:date="2023-01-21T00:38:00Z"/>
                <w:rFonts w:ascii="Times New Roman" w:hAnsi="Times New Roman" w:cs="Times New Roman"/>
                <w:sz w:val="24"/>
                <w:szCs w:val="24"/>
              </w:rPr>
              <w:pPrChange w:id="2683" w:author="Mohammad Nayeem Hasan" w:date="2023-01-21T14:56:00Z">
                <w:pPr>
                  <w:jc w:val="both"/>
                </w:pPr>
              </w:pPrChange>
            </w:pPr>
            <w:del w:id="2684" w:author="Mohammad Nayeem Hasan" w:date="2023-01-21T00:38:00Z">
              <w:r w:rsidRPr="00D97196" w:rsidDel="00C2040A">
                <w:rPr>
                  <w:rFonts w:ascii="Times New Roman" w:hAnsi="Times New Roman" w:cs="Times New Roman"/>
                  <w:sz w:val="24"/>
                  <w:szCs w:val="24"/>
                </w:rPr>
                <w:delText>0.257</w:delText>
              </w:r>
            </w:del>
          </w:p>
        </w:tc>
        <w:tc>
          <w:tcPr>
            <w:tcW w:w="379" w:type="pct"/>
            <w:vAlign w:val="center"/>
          </w:tcPr>
          <w:p w14:paraId="4BE6C00F" w14:textId="09CA9BF7" w:rsidR="002639A6" w:rsidRPr="00D97196" w:rsidDel="00C2040A" w:rsidRDefault="002639A6">
            <w:pPr>
              <w:rPr>
                <w:del w:id="2685" w:author="Mohammad Nayeem Hasan" w:date="2023-01-21T00:38:00Z"/>
                <w:rFonts w:ascii="Times New Roman" w:hAnsi="Times New Roman" w:cs="Times New Roman"/>
                <w:sz w:val="24"/>
                <w:szCs w:val="24"/>
              </w:rPr>
              <w:pPrChange w:id="2686" w:author="Mohammad Nayeem Hasan" w:date="2023-01-21T14:56:00Z">
                <w:pPr>
                  <w:jc w:val="both"/>
                </w:pPr>
              </w:pPrChange>
            </w:pPr>
            <w:del w:id="2687" w:author="Mohammad Nayeem Hasan" w:date="2023-01-21T00:38:00Z">
              <w:r w:rsidRPr="00D97196" w:rsidDel="00C2040A">
                <w:rPr>
                  <w:rFonts w:ascii="Times New Roman" w:hAnsi="Times New Roman" w:cs="Times New Roman"/>
                  <w:sz w:val="24"/>
                  <w:szCs w:val="24"/>
                </w:rPr>
                <w:delText>0.99</w:delText>
              </w:r>
            </w:del>
          </w:p>
        </w:tc>
        <w:tc>
          <w:tcPr>
            <w:tcW w:w="1140" w:type="pct"/>
            <w:vAlign w:val="center"/>
          </w:tcPr>
          <w:p w14:paraId="6E62DB62" w14:textId="44FC6602" w:rsidR="002639A6" w:rsidRPr="00D97196" w:rsidDel="00C2040A" w:rsidRDefault="002639A6">
            <w:pPr>
              <w:rPr>
                <w:del w:id="2688" w:author="Mohammad Nayeem Hasan" w:date="2023-01-21T00:38:00Z"/>
                <w:rFonts w:ascii="Times New Roman" w:hAnsi="Times New Roman" w:cs="Times New Roman"/>
                <w:sz w:val="24"/>
                <w:szCs w:val="24"/>
              </w:rPr>
              <w:pPrChange w:id="2689" w:author="Mohammad Nayeem Hasan" w:date="2023-01-21T14:56:00Z">
                <w:pPr>
                  <w:jc w:val="both"/>
                </w:pPr>
              </w:pPrChange>
            </w:pPr>
            <w:del w:id="2690" w:author="Mohammad Nayeem Hasan" w:date="2023-01-21T00:38:00Z">
              <w:r w:rsidRPr="00D97196" w:rsidDel="00C2040A">
                <w:rPr>
                  <w:rFonts w:ascii="Times New Roman" w:hAnsi="Times New Roman" w:cs="Times New Roman"/>
                  <w:sz w:val="24"/>
                  <w:szCs w:val="24"/>
                </w:rPr>
                <w:delText>0.81-1.22</w:delText>
              </w:r>
            </w:del>
          </w:p>
        </w:tc>
        <w:tc>
          <w:tcPr>
            <w:tcW w:w="445" w:type="pct"/>
            <w:vAlign w:val="center"/>
          </w:tcPr>
          <w:p w14:paraId="618739EF" w14:textId="7B24B195" w:rsidR="002639A6" w:rsidRPr="00D97196" w:rsidDel="00C2040A" w:rsidRDefault="002639A6">
            <w:pPr>
              <w:rPr>
                <w:del w:id="2691" w:author="Mohammad Nayeem Hasan" w:date="2023-01-21T00:38:00Z"/>
                <w:rFonts w:ascii="Times New Roman" w:hAnsi="Times New Roman" w:cs="Times New Roman"/>
                <w:sz w:val="24"/>
                <w:szCs w:val="24"/>
              </w:rPr>
              <w:pPrChange w:id="2692" w:author="Mohammad Nayeem Hasan" w:date="2023-01-21T14:56:00Z">
                <w:pPr>
                  <w:jc w:val="both"/>
                </w:pPr>
              </w:pPrChange>
            </w:pPr>
            <w:del w:id="2693" w:author="Mohammad Nayeem Hasan" w:date="2023-01-21T00:38:00Z">
              <w:r w:rsidRPr="00D97196" w:rsidDel="00C2040A">
                <w:rPr>
                  <w:rFonts w:ascii="Times New Roman" w:hAnsi="Times New Roman" w:cs="Times New Roman"/>
                  <w:sz w:val="24"/>
                  <w:szCs w:val="24"/>
                </w:rPr>
                <w:delText>0.945</w:delText>
              </w:r>
            </w:del>
          </w:p>
        </w:tc>
      </w:tr>
      <w:tr w:rsidR="00275578" w:rsidRPr="00D97196" w:rsidDel="00C2040A" w14:paraId="2F8D1A62" w14:textId="6C4CEBF2" w:rsidTr="00B1108E">
        <w:trPr>
          <w:trHeight w:val="257"/>
          <w:jc w:val="center"/>
          <w:del w:id="2694" w:author="Mohammad Nayeem Hasan" w:date="2023-01-21T00:38:00Z"/>
        </w:trPr>
        <w:tc>
          <w:tcPr>
            <w:tcW w:w="811" w:type="pct"/>
            <w:vAlign w:val="center"/>
          </w:tcPr>
          <w:p w14:paraId="2439CF77" w14:textId="184F5A3F" w:rsidR="002639A6" w:rsidRPr="00D97196" w:rsidDel="00C2040A" w:rsidRDefault="002639A6">
            <w:pPr>
              <w:rPr>
                <w:del w:id="2695" w:author="Mohammad Nayeem Hasan" w:date="2023-01-21T00:38:00Z"/>
                <w:rFonts w:ascii="Times New Roman" w:hAnsi="Times New Roman" w:cs="Times New Roman"/>
                <w:sz w:val="24"/>
                <w:szCs w:val="24"/>
              </w:rPr>
              <w:pPrChange w:id="2696" w:author="Mohammad Nayeem Hasan" w:date="2023-01-21T14:56:00Z">
                <w:pPr>
                  <w:jc w:val="both"/>
                </w:pPr>
              </w:pPrChange>
            </w:pPr>
            <w:del w:id="2697" w:author="Mohammad Nayeem Hasan" w:date="2023-01-21T00:38:00Z">
              <w:r w:rsidRPr="00D97196" w:rsidDel="00C2040A">
                <w:rPr>
                  <w:rFonts w:ascii="Times New Roman" w:hAnsi="Times New Roman" w:cs="Times New Roman"/>
                  <w:sz w:val="24"/>
                  <w:szCs w:val="24"/>
                </w:rPr>
                <w:delText>No</w:delText>
              </w:r>
            </w:del>
          </w:p>
        </w:tc>
        <w:tc>
          <w:tcPr>
            <w:tcW w:w="353" w:type="pct"/>
            <w:vAlign w:val="center"/>
          </w:tcPr>
          <w:p w14:paraId="58D8DC39" w14:textId="112012B7" w:rsidR="002639A6" w:rsidRPr="00D97196" w:rsidDel="00C2040A" w:rsidRDefault="002639A6">
            <w:pPr>
              <w:rPr>
                <w:del w:id="2698" w:author="Mohammad Nayeem Hasan" w:date="2023-01-21T00:38:00Z"/>
                <w:rFonts w:ascii="Times New Roman" w:hAnsi="Times New Roman" w:cs="Times New Roman"/>
                <w:sz w:val="24"/>
                <w:szCs w:val="24"/>
              </w:rPr>
              <w:pPrChange w:id="2699" w:author="Mohammad Nayeem Hasan" w:date="2023-01-21T14:56:00Z">
                <w:pPr>
                  <w:jc w:val="both"/>
                </w:pPr>
              </w:pPrChange>
            </w:pPr>
            <w:del w:id="2700" w:author="Mohammad Nayeem Hasan" w:date="2023-01-21T00:38:00Z">
              <w:r w:rsidRPr="00D97196" w:rsidDel="00C2040A">
                <w:rPr>
                  <w:rFonts w:ascii="Times New Roman" w:hAnsi="Times New Roman" w:cs="Times New Roman"/>
                  <w:sz w:val="24"/>
                  <w:szCs w:val="24"/>
                </w:rPr>
                <w:delText>Ref.</w:delText>
              </w:r>
            </w:del>
          </w:p>
        </w:tc>
        <w:tc>
          <w:tcPr>
            <w:tcW w:w="329" w:type="pct"/>
            <w:vAlign w:val="center"/>
          </w:tcPr>
          <w:p w14:paraId="1285684D" w14:textId="79CE7992" w:rsidR="002639A6" w:rsidRPr="00D97196" w:rsidDel="00C2040A" w:rsidRDefault="002639A6">
            <w:pPr>
              <w:rPr>
                <w:del w:id="2701" w:author="Mohammad Nayeem Hasan" w:date="2023-01-21T00:38:00Z"/>
                <w:rFonts w:ascii="Times New Roman" w:hAnsi="Times New Roman" w:cs="Times New Roman"/>
                <w:sz w:val="24"/>
                <w:szCs w:val="24"/>
              </w:rPr>
              <w:pPrChange w:id="2702" w:author="Mohammad Nayeem Hasan" w:date="2023-01-21T14:56:00Z">
                <w:pPr>
                  <w:jc w:val="both"/>
                </w:pPr>
              </w:pPrChange>
            </w:pPr>
            <w:del w:id="2703"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22FF1389" w14:textId="7CDC22CD" w:rsidR="002639A6" w:rsidRPr="00D97196" w:rsidDel="00C2040A" w:rsidRDefault="002639A6">
            <w:pPr>
              <w:rPr>
                <w:del w:id="2704" w:author="Mohammad Nayeem Hasan" w:date="2023-01-21T00:38:00Z"/>
                <w:rFonts w:ascii="Times New Roman" w:hAnsi="Times New Roman" w:cs="Times New Roman"/>
                <w:sz w:val="24"/>
                <w:szCs w:val="24"/>
              </w:rPr>
              <w:pPrChange w:id="2705" w:author="Mohammad Nayeem Hasan" w:date="2023-01-21T14:56:00Z">
                <w:pPr>
                  <w:jc w:val="both"/>
                </w:pPr>
              </w:pPrChange>
            </w:pPr>
            <w:del w:id="2706" w:author="Mohammad Nayeem Hasan" w:date="2023-01-21T00:38:00Z">
              <w:r w:rsidRPr="00D97196" w:rsidDel="00C2040A">
                <w:rPr>
                  <w:rFonts w:ascii="Times New Roman" w:hAnsi="Times New Roman" w:cs="Times New Roman"/>
                  <w:sz w:val="24"/>
                  <w:szCs w:val="24"/>
                </w:rPr>
                <w:delText>-</w:delText>
              </w:r>
            </w:del>
          </w:p>
        </w:tc>
        <w:tc>
          <w:tcPr>
            <w:tcW w:w="353" w:type="pct"/>
            <w:vAlign w:val="center"/>
          </w:tcPr>
          <w:p w14:paraId="2E9D4623" w14:textId="64C7A2DB" w:rsidR="002639A6" w:rsidRPr="00D97196" w:rsidDel="00C2040A" w:rsidRDefault="002639A6">
            <w:pPr>
              <w:rPr>
                <w:del w:id="2707" w:author="Mohammad Nayeem Hasan" w:date="2023-01-21T00:38:00Z"/>
                <w:rFonts w:ascii="Times New Roman" w:hAnsi="Times New Roman" w:cs="Times New Roman"/>
                <w:sz w:val="24"/>
                <w:szCs w:val="24"/>
              </w:rPr>
              <w:pPrChange w:id="2708" w:author="Mohammad Nayeem Hasan" w:date="2023-01-21T14:56:00Z">
                <w:pPr>
                  <w:jc w:val="both"/>
                </w:pPr>
              </w:pPrChange>
            </w:pPr>
            <w:del w:id="2709" w:author="Mohammad Nayeem Hasan" w:date="2023-01-21T00:38:00Z">
              <w:r w:rsidRPr="00D97196" w:rsidDel="00C2040A">
                <w:rPr>
                  <w:rFonts w:ascii="Times New Roman" w:hAnsi="Times New Roman" w:cs="Times New Roman"/>
                  <w:sz w:val="24"/>
                  <w:szCs w:val="24"/>
                </w:rPr>
                <w:delText>Ref</w:delText>
              </w:r>
            </w:del>
          </w:p>
        </w:tc>
        <w:tc>
          <w:tcPr>
            <w:tcW w:w="356" w:type="pct"/>
            <w:vAlign w:val="center"/>
          </w:tcPr>
          <w:p w14:paraId="62987E9C" w14:textId="274D1F1C" w:rsidR="002639A6" w:rsidRPr="00D97196" w:rsidDel="00C2040A" w:rsidRDefault="002639A6">
            <w:pPr>
              <w:rPr>
                <w:del w:id="2710" w:author="Mohammad Nayeem Hasan" w:date="2023-01-21T00:38:00Z"/>
                <w:rFonts w:ascii="Times New Roman" w:hAnsi="Times New Roman" w:cs="Times New Roman"/>
                <w:sz w:val="24"/>
                <w:szCs w:val="24"/>
              </w:rPr>
              <w:pPrChange w:id="2711" w:author="Mohammad Nayeem Hasan" w:date="2023-01-21T14:56:00Z">
                <w:pPr>
                  <w:jc w:val="both"/>
                </w:pPr>
              </w:pPrChange>
            </w:pPr>
            <w:del w:id="2712" w:author="Mohammad Nayeem Hasan" w:date="2023-01-21T00:38:00Z">
              <w:r w:rsidRPr="00D97196" w:rsidDel="00C2040A">
                <w:rPr>
                  <w:rFonts w:ascii="Times New Roman" w:hAnsi="Times New Roman" w:cs="Times New Roman"/>
                  <w:sz w:val="24"/>
                  <w:szCs w:val="24"/>
                </w:rPr>
                <w:delText>-</w:delText>
              </w:r>
            </w:del>
          </w:p>
        </w:tc>
        <w:tc>
          <w:tcPr>
            <w:tcW w:w="417" w:type="pct"/>
            <w:vAlign w:val="center"/>
          </w:tcPr>
          <w:p w14:paraId="0F3E14F8" w14:textId="640C9C8B" w:rsidR="002639A6" w:rsidRPr="00D97196" w:rsidDel="00C2040A" w:rsidRDefault="002639A6">
            <w:pPr>
              <w:rPr>
                <w:del w:id="2713" w:author="Mohammad Nayeem Hasan" w:date="2023-01-21T00:38:00Z"/>
                <w:rFonts w:ascii="Times New Roman" w:hAnsi="Times New Roman" w:cs="Times New Roman"/>
                <w:sz w:val="24"/>
                <w:szCs w:val="24"/>
              </w:rPr>
              <w:pPrChange w:id="2714" w:author="Mohammad Nayeem Hasan" w:date="2023-01-21T14:56:00Z">
                <w:pPr>
                  <w:jc w:val="both"/>
                </w:pPr>
              </w:pPrChange>
            </w:pPr>
            <w:del w:id="2715" w:author="Mohammad Nayeem Hasan" w:date="2023-01-21T00:38:00Z">
              <w:r w:rsidRPr="00D97196" w:rsidDel="00C2040A">
                <w:rPr>
                  <w:rFonts w:ascii="Times New Roman" w:hAnsi="Times New Roman" w:cs="Times New Roman"/>
                  <w:sz w:val="24"/>
                  <w:szCs w:val="24"/>
                </w:rPr>
                <w:delText>-</w:delText>
              </w:r>
            </w:del>
          </w:p>
        </w:tc>
        <w:tc>
          <w:tcPr>
            <w:tcW w:w="379" w:type="pct"/>
            <w:vAlign w:val="center"/>
          </w:tcPr>
          <w:p w14:paraId="5BB72FF4" w14:textId="3CC58728" w:rsidR="002639A6" w:rsidRPr="00D97196" w:rsidDel="00C2040A" w:rsidRDefault="002639A6">
            <w:pPr>
              <w:rPr>
                <w:del w:id="2716" w:author="Mohammad Nayeem Hasan" w:date="2023-01-21T00:38:00Z"/>
                <w:rFonts w:ascii="Times New Roman" w:hAnsi="Times New Roman" w:cs="Times New Roman"/>
                <w:sz w:val="24"/>
                <w:szCs w:val="24"/>
              </w:rPr>
              <w:pPrChange w:id="2717" w:author="Mohammad Nayeem Hasan" w:date="2023-01-21T14:56:00Z">
                <w:pPr>
                  <w:jc w:val="both"/>
                </w:pPr>
              </w:pPrChange>
            </w:pPr>
            <w:del w:id="2718" w:author="Mohammad Nayeem Hasan" w:date="2023-01-21T00:38:00Z">
              <w:r w:rsidRPr="00D97196" w:rsidDel="00C2040A">
                <w:rPr>
                  <w:rFonts w:ascii="Times New Roman" w:hAnsi="Times New Roman" w:cs="Times New Roman"/>
                  <w:sz w:val="24"/>
                  <w:szCs w:val="24"/>
                </w:rPr>
                <w:delText>Ref</w:delText>
              </w:r>
            </w:del>
          </w:p>
        </w:tc>
        <w:tc>
          <w:tcPr>
            <w:tcW w:w="1140" w:type="pct"/>
            <w:vAlign w:val="center"/>
          </w:tcPr>
          <w:p w14:paraId="1DB796E2" w14:textId="01F0A33F" w:rsidR="002639A6" w:rsidRPr="00D97196" w:rsidDel="00C2040A" w:rsidRDefault="002639A6">
            <w:pPr>
              <w:rPr>
                <w:del w:id="2719" w:author="Mohammad Nayeem Hasan" w:date="2023-01-21T00:38:00Z"/>
                <w:rFonts w:ascii="Times New Roman" w:hAnsi="Times New Roman" w:cs="Times New Roman"/>
                <w:sz w:val="24"/>
                <w:szCs w:val="24"/>
              </w:rPr>
              <w:pPrChange w:id="2720" w:author="Mohammad Nayeem Hasan" w:date="2023-01-21T14:56:00Z">
                <w:pPr>
                  <w:jc w:val="both"/>
                </w:pPr>
              </w:pPrChange>
            </w:pPr>
            <w:del w:id="2721" w:author="Mohammad Nayeem Hasan" w:date="2023-01-21T00:38:00Z">
              <w:r w:rsidRPr="00D97196" w:rsidDel="00C2040A">
                <w:rPr>
                  <w:rFonts w:ascii="Times New Roman" w:hAnsi="Times New Roman" w:cs="Times New Roman"/>
                  <w:sz w:val="24"/>
                  <w:szCs w:val="24"/>
                </w:rPr>
                <w:delText>-</w:delText>
              </w:r>
            </w:del>
          </w:p>
        </w:tc>
        <w:tc>
          <w:tcPr>
            <w:tcW w:w="445" w:type="pct"/>
            <w:vAlign w:val="center"/>
          </w:tcPr>
          <w:p w14:paraId="27241D84" w14:textId="08EFA300" w:rsidR="002639A6" w:rsidRPr="00D97196" w:rsidDel="00C2040A" w:rsidRDefault="002639A6">
            <w:pPr>
              <w:rPr>
                <w:del w:id="2722" w:author="Mohammad Nayeem Hasan" w:date="2023-01-21T00:38:00Z"/>
                <w:rFonts w:ascii="Times New Roman" w:hAnsi="Times New Roman" w:cs="Times New Roman"/>
                <w:sz w:val="24"/>
                <w:szCs w:val="24"/>
              </w:rPr>
              <w:pPrChange w:id="2723" w:author="Mohammad Nayeem Hasan" w:date="2023-01-21T14:56:00Z">
                <w:pPr>
                  <w:jc w:val="both"/>
                </w:pPr>
              </w:pPrChange>
            </w:pPr>
            <w:del w:id="2724" w:author="Mohammad Nayeem Hasan" w:date="2023-01-21T00:38:00Z">
              <w:r w:rsidRPr="00D97196" w:rsidDel="00C2040A">
                <w:rPr>
                  <w:rFonts w:ascii="Times New Roman" w:hAnsi="Times New Roman" w:cs="Times New Roman"/>
                  <w:sz w:val="24"/>
                  <w:szCs w:val="24"/>
                </w:rPr>
                <w:delText>-</w:delText>
              </w:r>
            </w:del>
          </w:p>
        </w:tc>
      </w:tr>
    </w:tbl>
    <w:p w14:paraId="5339FBBD" w14:textId="5E048574" w:rsidR="00977F11" w:rsidRPr="00D97196" w:rsidDel="00C2040A" w:rsidRDefault="00977F11">
      <w:pPr>
        <w:spacing w:line="240" w:lineRule="auto"/>
        <w:rPr>
          <w:del w:id="2725" w:author="Mohammad Nayeem Hasan" w:date="2023-01-21T00:38:00Z"/>
          <w:rFonts w:ascii="Times New Roman" w:hAnsi="Times New Roman" w:cs="Times New Roman"/>
          <w:sz w:val="24"/>
          <w:szCs w:val="24"/>
        </w:rPr>
        <w:pPrChange w:id="2726" w:author="Mohammad Nayeem Hasan" w:date="2023-01-21T14:56:00Z">
          <w:pPr>
            <w:jc w:val="both"/>
          </w:pPr>
        </w:pPrChange>
      </w:pPr>
    </w:p>
    <w:p w14:paraId="16A937BD" w14:textId="73443DFE" w:rsidR="00977F11" w:rsidRDefault="0088002A">
      <w:pPr>
        <w:shd w:val="clear" w:color="auto" w:fill="FFFFFF"/>
        <w:spacing w:line="240" w:lineRule="auto"/>
        <w:ind w:firstLine="720"/>
        <w:rPr>
          <w:ins w:id="2727" w:author="Mohammad Nayeem Hasan" w:date="2023-01-21T04:17:00Z"/>
          <w:rFonts w:ascii="Times New Roman" w:eastAsia="Times New Roman" w:hAnsi="Times New Roman" w:cs="Times New Roman"/>
          <w:color w:val="313131"/>
          <w:sz w:val="24"/>
          <w:szCs w:val="24"/>
        </w:rPr>
        <w:pPrChange w:id="2728" w:author="Mohammad Nayeem Hasan" w:date="2023-01-21T14:56:00Z">
          <w:pPr>
            <w:shd w:val="clear" w:color="auto" w:fill="FFFFFF"/>
            <w:spacing w:line="235" w:lineRule="atLeast"/>
            <w:ind w:firstLine="720"/>
            <w:jc w:val="both"/>
          </w:pPr>
        </w:pPrChange>
      </w:pPr>
      <w:r>
        <w:rPr>
          <w:rFonts w:ascii="Times New Roman" w:eastAsia="Times New Roman" w:hAnsi="Times New Roman" w:cs="Times New Roman"/>
          <w:color w:val="313131"/>
          <w:sz w:val="24"/>
          <w:szCs w:val="24"/>
        </w:rPr>
        <w:t xml:space="preserve">According to multivariate model, </w:t>
      </w:r>
      <w:del w:id="2729" w:author="Chowdhury,Muhammad Abdul Baker" w:date="2023-01-05T11:05:00Z">
        <w:r w:rsidDel="00337F7E">
          <w:rPr>
            <w:rFonts w:ascii="Times New Roman" w:eastAsia="Times New Roman" w:hAnsi="Times New Roman" w:cs="Times New Roman"/>
            <w:color w:val="313131"/>
            <w:sz w:val="24"/>
            <w:szCs w:val="24"/>
          </w:rPr>
          <w:delText>as like univariate model</w:delText>
        </w:r>
      </w:del>
      <w:del w:id="2730" w:author="Mohammad Nayeem Hasan" w:date="2023-01-28T01:48:00Z">
        <w:r w:rsidDel="00D15616">
          <w:rPr>
            <w:rFonts w:ascii="Times New Roman" w:eastAsia="Times New Roman" w:hAnsi="Times New Roman" w:cs="Times New Roman"/>
            <w:color w:val="313131"/>
            <w:sz w:val="24"/>
            <w:szCs w:val="24"/>
          </w:rPr>
          <w:delText xml:space="preserve">, </w:delText>
        </w:r>
      </w:del>
      <w:r>
        <w:rPr>
          <w:rFonts w:ascii="Times New Roman" w:eastAsia="Times New Roman" w:hAnsi="Times New Roman" w:cs="Times New Roman"/>
          <w:color w:val="313131"/>
          <w:sz w:val="24"/>
          <w:szCs w:val="24"/>
        </w:rPr>
        <w:t>w</w:t>
      </w:r>
      <w:r w:rsidRPr="00F411AC">
        <w:rPr>
          <w:rFonts w:ascii="Times New Roman" w:eastAsia="Times New Roman" w:hAnsi="Times New Roman" w:cs="Times New Roman"/>
          <w:color w:val="313131"/>
          <w:sz w:val="24"/>
          <w:szCs w:val="24"/>
        </w:rPr>
        <w:t xml:space="preserve">e found that, the children of 0-11 months had </w:t>
      </w:r>
      <w:r>
        <w:rPr>
          <w:rFonts w:ascii="Times New Roman" w:eastAsia="Times New Roman" w:hAnsi="Times New Roman" w:cs="Times New Roman"/>
          <w:color w:val="313131"/>
          <w:sz w:val="24"/>
          <w:szCs w:val="24"/>
        </w:rPr>
        <w:t>1.81</w:t>
      </w:r>
      <w:r w:rsidRPr="00F411AC">
        <w:rPr>
          <w:rFonts w:ascii="Times New Roman" w:eastAsia="Times New Roman" w:hAnsi="Times New Roman" w:cs="Times New Roman"/>
          <w:color w:val="313131"/>
          <w:sz w:val="24"/>
          <w:szCs w:val="24"/>
        </w:rPr>
        <w:t xml:space="preserve"> </w:t>
      </w:r>
      <w:commentRangeStart w:id="2731"/>
      <w:r>
        <w:rPr>
          <w:rFonts w:ascii="Times New Roman" w:eastAsia="Times New Roman" w:hAnsi="Times New Roman" w:cs="Times New Roman"/>
          <w:color w:val="313131"/>
          <w:sz w:val="24"/>
          <w:szCs w:val="24"/>
        </w:rPr>
        <w:t>(</w:t>
      </w:r>
      <w:r w:rsidR="00294443">
        <w:rPr>
          <w:rFonts w:ascii="Times New Roman" w:eastAsia="Times New Roman" w:hAnsi="Times New Roman" w:cs="Times New Roman"/>
          <w:color w:val="313131"/>
          <w:sz w:val="24"/>
          <w:szCs w:val="24"/>
        </w:rPr>
        <w:t xml:space="preserve">adjusted </w:t>
      </w:r>
      <w:r>
        <w:rPr>
          <w:rFonts w:ascii="Times New Roman" w:eastAsia="Times New Roman" w:hAnsi="Times New Roman" w:cs="Times New Roman"/>
          <w:color w:val="313131"/>
          <w:sz w:val="24"/>
          <w:szCs w:val="24"/>
        </w:rPr>
        <w:t>odds ratio (</w:t>
      </w:r>
      <w:r w:rsidR="00294443">
        <w:rPr>
          <w:rFonts w:ascii="Times New Roman" w:eastAsia="Times New Roman" w:hAnsi="Times New Roman" w:cs="Times New Roman"/>
          <w:color w:val="313131"/>
          <w:sz w:val="24"/>
          <w:szCs w:val="24"/>
        </w:rPr>
        <w:t>A</w:t>
      </w:r>
      <w:r w:rsidRPr="00F411AC">
        <w:rPr>
          <w:rFonts w:ascii="Times New Roman" w:eastAsia="Times New Roman" w:hAnsi="Times New Roman" w:cs="Times New Roman"/>
          <w:color w:val="313131"/>
          <w:sz w:val="24"/>
          <w:szCs w:val="24"/>
        </w:rPr>
        <w:t>OR</w:t>
      </w:r>
      <w:r>
        <w:rPr>
          <w:rFonts w:ascii="Times New Roman" w:eastAsia="Times New Roman" w:hAnsi="Times New Roman" w:cs="Times New Roman"/>
          <w:color w:val="313131"/>
          <w:sz w:val="24"/>
          <w:szCs w:val="24"/>
        </w:rPr>
        <w:t>)</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 xml:space="preserve"> </w:t>
      </w:r>
      <w:r w:rsidRPr="00F411AC">
        <w:rPr>
          <w:rFonts w:ascii="Times New Roman" w:eastAsia="Times New Roman" w:hAnsi="Times New Roman" w:cs="Times New Roman"/>
          <w:color w:val="313131"/>
          <w:sz w:val="24"/>
          <w:szCs w:val="24"/>
        </w:rPr>
        <w:t>1.8</w:t>
      </w:r>
      <w:r>
        <w:rPr>
          <w:rFonts w:ascii="Times New Roman" w:eastAsia="Times New Roman" w:hAnsi="Times New Roman" w:cs="Times New Roman"/>
          <w:color w:val="313131"/>
          <w:sz w:val="24"/>
          <w:szCs w:val="24"/>
        </w:rPr>
        <w:t>1</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 xml:space="preserve"> </w:t>
      </w:r>
      <w:r w:rsidRPr="00F411AC">
        <w:rPr>
          <w:rFonts w:ascii="Times New Roman" w:eastAsia="Times New Roman" w:hAnsi="Times New Roman" w:cs="Times New Roman"/>
          <w:color w:val="313131"/>
          <w:sz w:val="24"/>
          <w:szCs w:val="24"/>
        </w:rPr>
        <w:t>95% CI: 1.5</w:t>
      </w:r>
      <w:r>
        <w:rPr>
          <w:rFonts w:ascii="Times New Roman" w:eastAsia="Times New Roman" w:hAnsi="Times New Roman" w:cs="Times New Roman"/>
          <w:color w:val="313131"/>
          <w:sz w:val="24"/>
          <w:szCs w:val="24"/>
        </w:rPr>
        <w:t>0</w:t>
      </w:r>
      <w:r w:rsidRPr="00F411AC">
        <w:rPr>
          <w:rFonts w:ascii="Times New Roman" w:eastAsia="Times New Roman" w:hAnsi="Times New Roman" w:cs="Times New Roman"/>
          <w:color w:val="313131"/>
          <w:sz w:val="24"/>
          <w:szCs w:val="24"/>
        </w:rPr>
        <w:t>-2.1</w:t>
      </w:r>
      <w:r>
        <w:rPr>
          <w:rFonts w:ascii="Times New Roman" w:eastAsia="Times New Roman" w:hAnsi="Times New Roman" w:cs="Times New Roman"/>
          <w:color w:val="313131"/>
          <w:sz w:val="24"/>
          <w:szCs w:val="24"/>
        </w:rPr>
        <w:t>8</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w:t>
      </w:r>
      <w:r w:rsidRPr="00933DD3">
        <w:rPr>
          <w:rFonts w:ascii="Times New Roman" w:eastAsia="Times New Roman" w:hAnsi="Times New Roman" w:cs="Times New Roman"/>
          <w:color w:val="313131"/>
          <w:sz w:val="24"/>
          <w:szCs w:val="24"/>
        </w:rPr>
        <w:t xml:space="preserve"> </w:t>
      </w:r>
      <w:r>
        <w:rPr>
          <w:rFonts w:ascii="Times New Roman" w:eastAsia="Times New Roman" w:hAnsi="Times New Roman" w:cs="Times New Roman"/>
          <w:color w:val="313131"/>
          <w:sz w:val="24"/>
          <w:szCs w:val="24"/>
        </w:rPr>
        <w:t>4.3</w:t>
      </w:r>
      <w:ins w:id="2732" w:author="Mohammad Nayeem Hasan" w:date="2023-01-28T01:50:00Z">
        <w:r w:rsidR="00D15616">
          <w:rPr>
            <w:rFonts w:ascii="Times New Roman" w:eastAsia="Times New Roman" w:hAnsi="Times New Roman" w:cs="Times New Roman"/>
            <w:color w:val="313131"/>
            <w:sz w:val="24"/>
            <w:szCs w:val="24"/>
          </w:rPr>
          <w:t>5</w:t>
        </w:r>
      </w:ins>
      <w:del w:id="2733" w:author="Mohammad Nayeem Hasan" w:date="2023-01-28T01:50:00Z">
        <w:r w:rsidDel="00D15616">
          <w:rPr>
            <w:rFonts w:ascii="Times New Roman" w:eastAsia="Times New Roman" w:hAnsi="Times New Roman" w:cs="Times New Roman"/>
            <w:color w:val="313131"/>
            <w:sz w:val="24"/>
            <w:szCs w:val="24"/>
          </w:rPr>
          <w:delText>9</w:delText>
        </w:r>
      </w:del>
      <w:r>
        <w:rPr>
          <w:rFonts w:ascii="Times New Roman" w:eastAsia="Times New Roman" w:hAnsi="Times New Roman" w:cs="Times New Roman"/>
          <w:color w:val="313131"/>
          <w:sz w:val="24"/>
          <w:szCs w:val="24"/>
        </w:rPr>
        <w:t xml:space="preserve"> (</w:t>
      </w:r>
      <w:r w:rsidR="00294443">
        <w:rPr>
          <w:rFonts w:ascii="Times New Roman" w:eastAsia="Times New Roman" w:hAnsi="Times New Roman" w:cs="Times New Roman"/>
          <w:color w:val="313131"/>
          <w:sz w:val="24"/>
          <w:szCs w:val="24"/>
        </w:rPr>
        <w:t>A</w:t>
      </w:r>
      <w:r w:rsidRPr="00F411AC">
        <w:rPr>
          <w:rFonts w:ascii="Times New Roman" w:eastAsia="Times New Roman" w:hAnsi="Times New Roman" w:cs="Times New Roman"/>
          <w:color w:val="313131"/>
          <w:sz w:val="24"/>
          <w:szCs w:val="24"/>
        </w:rPr>
        <w:t>OR:</w:t>
      </w:r>
      <w:r>
        <w:rPr>
          <w:rFonts w:ascii="Times New Roman" w:eastAsia="Times New Roman" w:hAnsi="Times New Roman" w:cs="Times New Roman"/>
          <w:color w:val="313131"/>
          <w:sz w:val="24"/>
          <w:szCs w:val="24"/>
        </w:rPr>
        <w:t xml:space="preserve"> 4.3</w:t>
      </w:r>
      <w:ins w:id="2734" w:author="Mohammad Nayeem Hasan" w:date="2023-01-28T01:50:00Z">
        <w:r w:rsidR="00D15616">
          <w:rPr>
            <w:rFonts w:ascii="Times New Roman" w:eastAsia="Times New Roman" w:hAnsi="Times New Roman" w:cs="Times New Roman"/>
            <w:color w:val="313131"/>
            <w:sz w:val="24"/>
            <w:szCs w:val="24"/>
          </w:rPr>
          <w:t>5</w:t>
        </w:r>
      </w:ins>
      <w:del w:id="2735" w:author="Mohammad Nayeem Hasan" w:date="2023-01-28T01:50:00Z">
        <w:r w:rsidDel="00D15616">
          <w:rPr>
            <w:rFonts w:ascii="Times New Roman" w:eastAsia="Times New Roman" w:hAnsi="Times New Roman" w:cs="Times New Roman"/>
            <w:color w:val="313131"/>
            <w:sz w:val="24"/>
            <w:szCs w:val="24"/>
          </w:rPr>
          <w:delText>9</w:delText>
        </w:r>
      </w:del>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 xml:space="preserve"> </w:t>
      </w:r>
      <w:r w:rsidRPr="00F411AC">
        <w:rPr>
          <w:rFonts w:ascii="Times New Roman" w:eastAsia="Times New Roman" w:hAnsi="Times New Roman" w:cs="Times New Roman"/>
          <w:color w:val="313131"/>
          <w:sz w:val="24"/>
          <w:szCs w:val="24"/>
        </w:rPr>
        <w:t xml:space="preserve">95% CI: </w:t>
      </w:r>
      <w:r>
        <w:rPr>
          <w:rFonts w:ascii="Times New Roman" w:eastAsia="Times New Roman" w:hAnsi="Times New Roman" w:cs="Times New Roman"/>
          <w:color w:val="313131"/>
          <w:sz w:val="24"/>
          <w:szCs w:val="24"/>
        </w:rPr>
        <w:t>2.1</w:t>
      </w:r>
      <w:ins w:id="2736" w:author="Mohammad Nayeem Hasan" w:date="2023-01-28T01:50:00Z">
        <w:r w:rsidR="00D15616">
          <w:rPr>
            <w:rFonts w:ascii="Times New Roman" w:eastAsia="Times New Roman" w:hAnsi="Times New Roman" w:cs="Times New Roman"/>
            <w:color w:val="313131"/>
            <w:sz w:val="24"/>
            <w:szCs w:val="24"/>
          </w:rPr>
          <w:t>0</w:t>
        </w:r>
      </w:ins>
      <w:del w:id="2737" w:author="Mohammad Nayeem Hasan" w:date="2023-01-28T01:50:00Z">
        <w:r w:rsidDel="00D15616">
          <w:rPr>
            <w:rFonts w:ascii="Times New Roman" w:eastAsia="Times New Roman" w:hAnsi="Times New Roman" w:cs="Times New Roman"/>
            <w:color w:val="313131"/>
            <w:sz w:val="24"/>
            <w:szCs w:val="24"/>
          </w:rPr>
          <w:delText>1</w:delText>
        </w:r>
      </w:del>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9.</w:t>
      </w:r>
      <w:ins w:id="2738" w:author="Mohammad Nayeem Hasan" w:date="2023-01-28T01:50:00Z">
        <w:r w:rsidR="00D15616">
          <w:rPr>
            <w:rFonts w:ascii="Times New Roman" w:eastAsia="Times New Roman" w:hAnsi="Times New Roman" w:cs="Times New Roman"/>
            <w:color w:val="313131"/>
            <w:sz w:val="24"/>
            <w:szCs w:val="24"/>
          </w:rPr>
          <w:t>01</w:t>
        </w:r>
      </w:ins>
      <w:del w:id="2739" w:author="Mohammad Nayeem Hasan" w:date="2023-01-28T01:50:00Z">
        <w:r w:rsidDel="00D15616">
          <w:rPr>
            <w:rFonts w:ascii="Times New Roman" w:eastAsia="Times New Roman" w:hAnsi="Times New Roman" w:cs="Times New Roman"/>
            <w:color w:val="313131"/>
            <w:sz w:val="24"/>
            <w:szCs w:val="24"/>
          </w:rPr>
          <w:delText>14</w:delText>
        </w:r>
      </w:del>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 and 3.32 (</w:t>
      </w:r>
      <w:r w:rsidR="00294443">
        <w:rPr>
          <w:rFonts w:ascii="Times New Roman" w:eastAsia="Times New Roman" w:hAnsi="Times New Roman" w:cs="Times New Roman"/>
          <w:color w:val="313131"/>
          <w:sz w:val="24"/>
          <w:szCs w:val="24"/>
        </w:rPr>
        <w:t>A</w:t>
      </w:r>
      <w:r w:rsidRPr="00F411AC">
        <w:rPr>
          <w:rFonts w:ascii="Times New Roman" w:eastAsia="Times New Roman" w:hAnsi="Times New Roman" w:cs="Times New Roman"/>
          <w:color w:val="313131"/>
          <w:sz w:val="24"/>
          <w:szCs w:val="24"/>
        </w:rPr>
        <w:t>OR:</w:t>
      </w:r>
      <w:r>
        <w:rPr>
          <w:rFonts w:ascii="Times New Roman" w:eastAsia="Times New Roman" w:hAnsi="Times New Roman" w:cs="Times New Roman"/>
          <w:color w:val="313131"/>
          <w:sz w:val="24"/>
          <w:szCs w:val="24"/>
        </w:rPr>
        <w:t xml:space="preserve"> 3.32</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 xml:space="preserve"> </w:t>
      </w:r>
      <w:r w:rsidRPr="00F411AC">
        <w:rPr>
          <w:rFonts w:ascii="Times New Roman" w:eastAsia="Times New Roman" w:hAnsi="Times New Roman" w:cs="Times New Roman"/>
          <w:color w:val="313131"/>
          <w:sz w:val="24"/>
          <w:szCs w:val="24"/>
        </w:rPr>
        <w:t xml:space="preserve">95% CI: </w:t>
      </w:r>
      <w:r>
        <w:rPr>
          <w:rFonts w:ascii="Times New Roman" w:eastAsia="Times New Roman" w:hAnsi="Times New Roman" w:cs="Times New Roman"/>
          <w:color w:val="313131"/>
          <w:sz w:val="24"/>
          <w:szCs w:val="24"/>
        </w:rPr>
        <w:t>2.63</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4.19</w:t>
      </w:r>
      <w:r w:rsidRPr="00F411AC">
        <w:rPr>
          <w:rFonts w:ascii="Times New Roman" w:eastAsia="Times New Roman" w:hAnsi="Times New Roman" w:cs="Times New Roman"/>
          <w:color w:val="313131"/>
          <w:sz w:val="24"/>
          <w:szCs w:val="24"/>
        </w:rPr>
        <w:t xml:space="preserve">) </w:t>
      </w:r>
      <w:r>
        <w:rPr>
          <w:rFonts w:ascii="Times New Roman" w:eastAsia="Times New Roman" w:hAnsi="Times New Roman" w:cs="Times New Roman"/>
          <w:color w:val="313131"/>
          <w:sz w:val="24"/>
          <w:szCs w:val="24"/>
        </w:rPr>
        <w:t xml:space="preserve">times </w:t>
      </w:r>
      <w:r w:rsidRPr="00F411AC">
        <w:rPr>
          <w:rFonts w:ascii="Times New Roman" w:eastAsia="Times New Roman" w:hAnsi="Times New Roman" w:cs="Times New Roman"/>
          <w:color w:val="313131"/>
          <w:sz w:val="24"/>
          <w:szCs w:val="24"/>
        </w:rPr>
        <w:t>higher odds of having diarrhea compared with children aged 48-59 months</w:t>
      </w:r>
      <w:ins w:id="2740" w:author="Mst. Farzana Akter" w:date="2023-01-09T20:13:00Z">
        <w:r w:rsidR="00511CF7">
          <w:rPr>
            <w:rFonts w:ascii="Times New Roman" w:eastAsia="Times New Roman" w:hAnsi="Times New Roman" w:cs="Times New Roman"/>
            <w:color w:val="313131"/>
            <w:sz w:val="24"/>
            <w:szCs w:val="24"/>
          </w:rPr>
          <w:t xml:space="preserve"> in 2006, 2012 and 2019 </w:t>
        </w:r>
      </w:ins>
      <w:del w:id="2741" w:author="Mst. Farzana Akter" w:date="2023-01-09T20:13:00Z">
        <w:r w:rsidDel="00511CF7">
          <w:rPr>
            <w:rFonts w:ascii="Times New Roman" w:eastAsia="Times New Roman" w:hAnsi="Times New Roman" w:cs="Times New Roman"/>
            <w:color w:val="313131"/>
            <w:sz w:val="24"/>
            <w:szCs w:val="24"/>
          </w:rPr>
          <w:delText xml:space="preserve">, </w:delText>
        </w:r>
      </w:del>
      <w:r>
        <w:rPr>
          <w:rFonts w:ascii="Times New Roman" w:eastAsia="Times New Roman" w:hAnsi="Times New Roman" w:cs="Times New Roman"/>
          <w:color w:val="313131"/>
          <w:sz w:val="24"/>
          <w:szCs w:val="24"/>
        </w:rPr>
        <w:t xml:space="preserve">respectively. </w:t>
      </w:r>
      <w:commentRangeEnd w:id="2731"/>
      <w:r w:rsidR="00337F7E">
        <w:rPr>
          <w:rStyle w:val="CommentReference"/>
        </w:rPr>
        <w:commentReference w:id="2731"/>
      </w:r>
      <w:r>
        <w:rPr>
          <w:rFonts w:ascii="Times New Roman" w:eastAsia="Times New Roman" w:hAnsi="Times New Roman" w:cs="Times New Roman"/>
          <w:color w:val="313131"/>
          <w:sz w:val="24"/>
          <w:szCs w:val="24"/>
        </w:rPr>
        <w:t>T</w:t>
      </w:r>
      <w:r w:rsidRPr="00F411AC">
        <w:rPr>
          <w:rFonts w:ascii="Times New Roman" w:eastAsia="Times New Roman" w:hAnsi="Times New Roman" w:cs="Times New Roman"/>
          <w:color w:val="313131"/>
          <w:sz w:val="24"/>
          <w:szCs w:val="24"/>
        </w:rPr>
        <w:t xml:space="preserve">he odds of having diarrhea for the children of </w:t>
      </w:r>
      <w:r>
        <w:rPr>
          <w:rFonts w:ascii="Times New Roman" w:eastAsia="Times New Roman" w:hAnsi="Times New Roman" w:cs="Times New Roman"/>
          <w:color w:val="313131"/>
          <w:sz w:val="24"/>
          <w:szCs w:val="24"/>
        </w:rPr>
        <w:t>all age group</w:t>
      </w:r>
      <w:r w:rsidRPr="00F411AC">
        <w:rPr>
          <w:rFonts w:ascii="Times New Roman" w:eastAsia="Times New Roman" w:hAnsi="Times New Roman" w:cs="Times New Roman"/>
          <w:color w:val="313131"/>
          <w:sz w:val="24"/>
          <w:szCs w:val="24"/>
        </w:rPr>
        <w:t xml:space="preserve"> was </w:t>
      </w:r>
      <w:r>
        <w:rPr>
          <w:rFonts w:ascii="Times New Roman" w:eastAsia="Times New Roman" w:hAnsi="Times New Roman" w:cs="Times New Roman"/>
          <w:color w:val="313131"/>
          <w:sz w:val="24"/>
          <w:szCs w:val="24"/>
        </w:rPr>
        <w:t xml:space="preserve">higher </w:t>
      </w:r>
      <w:r w:rsidRPr="00F411AC">
        <w:rPr>
          <w:rFonts w:ascii="Times New Roman" w:eastAsia="Times New Roman" w:hAnsi="Times New Roman" w:cs="Times New Roman"/>
          <w:color w:val="313131"/>
          <w:sz w:val="24"/>
          <w:szCs w:val="24"/>
        </w:rPr>
        <w:t xml:space="preserve">than </w:t>
      </w:r>
      <w:r>
        <w:rPr>
          <w:rFonts w:ascii="Times New Roman" w:eastAsia="Times New Roman" w:hAnsi="Times New Roman" w:cs="Times New Roman"/>
          <w:color w:val="313131"/>
          <w:sz w:val="24"/>
          <w:szCs w:val="24"/>
        </w:rPr>
        <w:t xml:space="preserve">the </w:t>
      </w:r>
      <w:r w:rsidRPr="00F411AC">
        <w:rPr>
          <w:rFonts w:ascii="Times New Roman" w:eastAsia="Times New Roman" w:hAnsi="Times New Roman" w:cs="Times New Roman"/>
          <w:color w:val="313131"/>
          <w:sz w:val="24"/>
          <w:szCs w:val="24"/>
        </w:rPr>
        <w:t xml:space="preserve">children </w:t>
      </w:r>
      <w:r>
        <w:rPr>
          <w:rFonts w:ascii="Times New Roman" w:eastAsia="Times New Roman" w:hAnsi="Times New Roman" w:cs="Times New Roman"/>
          <w:color w:val="313131"/>
          <w:sz w:val="24"/>
          <w:szCs w:val="24"/>
        </w:rPr>
        <w:t xml:space="preserve">of </w:t>
      </w:r>
      <w:r w:rsidRPr="00F411AC">
        <w:rPr>
          <w:rFonts w:ascii="Times New Roman" w:eastAsia="Times New Roman" w:hAnsi="Times New Roman" w:cs="Times New Roman"/>
          <w:color w:val="313131"/>
          <w:sz w:val="24"/>
          <w:szCs w:val="24"/>
        </w:rPr>
        <w:t xml:space="preserve">48-59 months </w:t>
      </w:r>
      <w:r>
        <w:rPr>
          <w:rFonts w:ascii="Times New Roman" w:eastAsia="Times New Roman" w:hAnsi="Times New Roman" w:cs="Times New Roman"/>
          <w:color w:val="313131"/>
          <w:sz w:val="24"/>
          <w:szCs w:val="24"/>
        </w:rPr>
        <w:t xml:space="preserve">respectively in all </w:t>
      </w:r>
      <w:r>
        <w:rPr>
          <w:rFonts w:ascii="Times New Roman" w:eastAsia="Times New Roman" w:hAnsi="Times New Roman" w:cs="Times New Roman"/>
          <w:color w:val="313131"/>
          <w:sz w:val="24"/>
          <w:szCs w:val="24"/>
        </w:rPr>
        <w:lastRenderedPageBreak/>
        <w:t xml:space="preserve">survey years. </w:t>
      </w:r>
      <w:r w:rsidRPr="00F411AC">
        <w:rPr>
          <w:rFonts w:ascii="Times New Roman" w:eastAsia="Times New Roman" w:hAnsi="Times New Roman" w:cs="Times New Roman"/>
          <w:color w:val="313131"/>
          <w:sz w:val="24"/>
          <w:szCs w:val="24"/>
        </w:rPr>
        <w:t>Compared with the children under age 5 from the Sylhet division</w:t>
      </w:r>
      <w:r>
        <w:rPr>
          <w:rFonts w:ascii="Times New Roman" w:eastAsia="Times New Roman" w:hAnsi="Times New Roman" w:cs="Times New Roman"/>
          <w:color w:val="313131"/>
          <w:sz w:val="24"/>
          <w:szCs w:val="24"/>
        </w:rPr>
        <w:t xml:space="preserve"> in 2006</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 xml:space="preserve"> 2012, and 2019 survey,</w:t>
      </w:r>
      <w:r w:rsidRPr="00F411AC">
        <w:rPr>
          <w:rFonts w:ascii="Times New Roman" w:eastAsia="Times New Roman" w:hAnsi="Times New Roman" w:cs="Times New Roman"/>
          <w:color w:val="313131"/>
          <w:sz w:val="24"/>
          <w:szCs w:val="24"/>
        </w:rPr>
        <w:t xml:space="preserve"> children of Barisal division had </w:t>
      </w:r>
      <w:r>
        <w:rPr>
          <w:rFonts w:ascii="Times New Roman" w:eastAsia="Times New Roman" w:hAnsi="Times New Roman" w:cs="Times New Roman"/>
          <w:color w:val="313131"/>
          <w:sz w:val="24"/>
          <w:szCs w:val="24"/>
        </w:rPr>
        <w:t>1.27</w:t>
      </w:r>
      <w:r w:rsidRPr="00F411AC">
        <w:rPr>
          <w:rFonts w:ascii="Times New Roman" w:eastAsia="Times New Roman" w:hAnsi="Times New Roman" w:cs="Times New Roman"/>
          <w:color w:val="313131"/>
          <w:sz w:val="24"/>
          <w:szCs w:val="24"/>
        </w:rPr>
        <w:t xml:space="preserve"> (</w:t>
      </w:r>
      <w:r w:rsidR="00294443">
        <w:rPr>
          <w:rFonts w:ascii="Times New Roman" w:eastAsia="Times New Roman" w:hAnsi="Times New Roman" w:cs="Times New Roman"/>
          <w:color w:val="313131"/>
          <w:sz w:val="24"/>
          <w:szCs w:val="24"/>
        </w:rPr>
        <w:t>A</w:t>
      </w:r>
      <w:r w:rsidRPr="00F411AC">
        <w:rPr>
          <w:rFonts w:ascii="Times New Roman" w:eastAsia="Times New Roman" w:hAnsi="Times New Roman" w:cs="Times New Roman"/>
          <w:color w:val="313131"/>
          <w:sz w:val="24"/>
          <w:szCs w:val="24"/>
        </w:rPr>
        <w:t>OR: 1.</w:t>
      </w:r>
      <w:r>
        <w:rPr>
          <w:rFonts w:ascii="Times New Roman" w:eastAsia="Times New Roman" w:hAnsi="Times New Roman" w:cs="Times New Roman"/>
          <w:color w:val="313131"/>
          <w:sz w:val="24"/>
          <w:szCs w:val="24"/>
        </w:rPr>
        <w:t>27</w:t>
      </w:r>
      <w:r w:rsidRPr="00F411AC">
        <w:rPr>
          <w:rFonts w:ascii="Times New Roman" w:eastAsia="Times New Roman" w:hAnsi="Times New Roman" w:cs="Times New Roman"/>
          <w:color w:val="313131"/>
          <w:sz w:val="24"/>
          <w:szCs w:val="24"/>
        </w:rPr>
        <w:t xml:space="preserve">, 95% CI: </w:t>
      </w:r>
      <w:r>
        <w:rPr>
          <w:rFonts w:ascii="Times New Roman" w:eastAsia="Times New Roman" w:hAnsi="Times New Roman" w:cs="Times New Roman"/>
          <w:color w:val="313131"/>
          <w:sz w:val="24"/>
          <w:szCs w:val="24"/>
        </w:rPr>
        <w:t>0</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99</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1.63</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 xml:space="preserve"> and 2.51</w:t>
      </w:r>
      <w:r w:rsidRPr="00F411AC">
        <w:rPr>
          <w:rFonts w:ascii="Times New Roman" w:eastAsia="Times New Roman" w:hAnsi="Times New Roman" w:cs="Times New Roman"/>
          <w:color w:val="313131"/>
          <w:sz w:val="24"/>
          <w:szCs w:val="24"/>
        </w:rPr>
        <w:t xml:space="preserve"> (</w:t>
      </w:r>
      <w:r w:rsidR="00294443">
        <w:rPr>
          <w:rFonts w:ascii="Times New Roman" w:eastAsia="Times New Roman" w:hAnsi="Times New Roman" w:cs="Times New Roman"/>
          <w:color w:val="313131"/>
          <w:sz w:val="24"/>
          <w:szCs w:val="24"/>
        </w:rPr>
        <w:t>A</w:t>
      </w:r>
      <w:r w:rsidRPr="00F411AC">
        <w:rPr>
          <w:rFonts w:ascii="Times New Roman" w:eastAsia="Times New Roman" w:hAnsi="Times New Roman" w:cs="Times New Roman"/>
          <w:color w:val="313131"/>
          <w:sz w:val="24"/>
          <w:szCs w:val="24"/>
        </w:rPr>
        <w:t xml:space="preserve">OR: </w:t>
      </w:r>
      <w:r>
        <w:rPr>
          <w:rFonts w:ascii="Times New Roman" w:eastAsia="Times New Roman" w:hAnsi="Times New Roman" w:cs="Times New Roman"/>
          <w:color w:val="313131"/>
          <w:sz w:val="24"/>
          <w:szCs w:val="24"/>
        </w:rPr>
        <w:t>2.51</w:t>
      </w:r>
      <w:r w:rsidRPr="00F411AC">
        <w:rPr>
          <w:rFonts w:ascii="Times New Roman" w:eastAsia="Times New Roman" w:hAnsi="Times New Roman" w:cs="Times New Roman"/>
          <w:color w:val="313131"/>
          <w:sz w:val="24"/>
          <w:szCs w:val="24"/>
        </w:rPr>
        <w:t>, 95% CI: 1.</w:t>
      </w:r>
      <w:r>
        <w:rPr>
          <w:rFonts w:ascii="Times New Roman" w:eastAsia="Times New Roman" w:hAnsi="Times New Roman" w:cs="Times New Roman"/>
          <w:color w:val="313131"/>
          <w:sz w:val="24"/>
          <w:szCs w:val="24"/>
        </w:rPr>
        <w:t>74</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3.63</w:t>
      </w:r>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 xml:space="preserve"> times</w:t>
      </w:r>
      <w:r w:rsidRPr="00F411AC">
        <w:rPr>
          <w:rFonts w:ascii="Times New Roman" w:eastAsia="Times New Roman" w:hAnsi="Times New Roman" w:cs="Times New Roman"/>
          <w:color w:val="313131"/>
          <w:sz w:val="24"/>
          <w:szCs w:val="24"/>
        </w:rPr>
        <w:t xml:space="preserve"> higher chance of having diarrhea</w:t>
      </w:r>
      <w:r>
        <w:rPr>
          <w:rFonts w:ascii="Times New Roman" w:eastAsia="Times New Roman" w:hAnsi="Times New Roman" w:cs="Times New Roman"/>
          <w:color w:val="313131"/>
          <w:sz w:val="24"/>
          <w:szCs w:val="24"/>
        </w:rPr>
        <w:t>, respectively</w:t>
      </w:r>
      <w:r w:rsidRPr="00F411AC">
        <w:rPr>
          <w:rFonts w:ascii="Times New Roman" w:eastAsia="Times New Roman" w:hAnsi="Times New Roman" w:cs="Times New Roman"/>
          <w:color w:val="313131"/>
          <w:sz w:val="24"/>
          <w:szCs w:val="24"/>
        </w:rPr>
        <w:t xml:space="preserve">. </w:t>
      </w:r>
      <w:r>
        <w:rPr>
          <w:rFonts w:ascii="Times New Roman" w:eastAsia="Times New Roman" w:hAnsi="Times New Roman" w:cs="Times New Roman"/>
          <w:color w:val="313131"/>
          <w:sz w:val="24"/>
          <w:szCs w:val="24"/>
        </w:rPr>
        <w:t xml:space="preserve">However, in 2012 survey, </w:t>
      </w:r>
      <w:r w:rsidRPr="00F411AC">
        <w:rPr>
          <w:rFonts w:ascii="Times New Roman" w:eastAsia="Times New Roman" w:hAnsi="Times New Roman" w:cs="Times New Roman"/>
          <w:color w:val="313131"/>
          <w:sz w:val="24"/>
          <w:szCs w:val="24"/>
        </w:rPr>
        <w:t xml:space="preserve">children of Barisal division had </w:t>
      </w:r>
      <w:ins w:id="2742" w:author="Mohammad Nayeem Hasan" w:date="2023-01-28T01:52:00Z">
        <w:r w:rsidR="00D15616">
          <w:rPr>
            <w:rFonts w:ascii="Times New Roman" w:eastAsia="Times New Roman" w:hAnsi="Times New Roman" w:cs="Times New Roman"/>
            <w:color w:val="313131"/>
            <w:sz w:val="24"/>
            <w:szCs w:val="24"/>
          </w:rPr>
          <w:t>33</w:t>
        </w:r>
      </w:ins>
      <w:del w:id="2743" w:author="Mohammad Nayeem Hasan" w:date="2023-01-28T01:52:00Z">
        <w:r w:rsidR="00C6039D" w:rsidDel="00D15616">
          <w:rPr>
            <w:rFonts w:ascii="Times New Roman" w:eastAsia="Times New Roman" w:hAnsi="Times New Roman" w:cs="Times New Roman"/>
            <w:color w:val="313131"/>
            <w:sz w:val="24"/>
            <w:szCs w:val="24"/>
          </w:rPr>
          <w:delText>26</w:delText>
        </w:r>
      </w:del>
      <w:r w:rsidR="00C6039D">
        <w:rPr>
          <w:rFonts w:ascii="Times New Roman" w:eastAsia="Times New Roman" w:hAnsi="Times New Roman" w:cs="Times New Roman"/>
          <w:color w:val="313131"/>
          <w:sz w:val="24"/>
          <w:szCs w:val="24"/>
        </w:rPr>
        <w:t>%</w:t>
      </w:r>
      <w:r w:rsidRPr="00F411AC">
        <w:rPr>
          <w:rFonts w:ascii="Times New Roman" w:eastAsia="Times New Roman" w:hAnsi="Times New Roman" w:cs="Times New Roman"/>
          <w:color w:val="313131"/>
          <w:sz w:val="24"/>
          <w:szCs w:val="24"/>
        </w:rPr>
        <w:t xml:space="preserve"> (</w:t>
      </w:r>
      <w:r w:rsidR="00294443">
        <w:rPr>
          <w:rFonts w:ascii="Times New Roman" w:eastAsia="Times New Roman" w:hAnsi="Times New Roman" w:cs="Times New Roman"/>
          <w:color w:val="313131"/>
          <w:sz w:val="24"/>
          <w:szCs w:val="24"/>
        </w:rPr>
        <w:t>A</w:t>
      </w:r>
      <w:r w:rsidRPr="00F411AC">
        <w:rPr>
          <w:rFonts w:ascii="Times New Roman" w:eastAsia="Times New Roman" w:hAnsi="Times New Roman" w:cs="Times New Roman"/>
          <w:color w:val="313131"/>
          <w:sz w:val="24"/>
          <w:szCs w:val="24"/>
        </w:rPr>
        <w:t xml:space="preserve">OR: </w:t>
      </w:r>
      <w:r w:rsidR="00C6039D">
        <w:rPr>
          <w:rFonts w:ascii="Times New Roman" w:eastAsia="Times New Roman" w:hAnsi="Times New Roman" w:cs="Times New Roman"/>
          <w:color w:val="313131"/>
          <w:sz w:val="24"/>
          <w:szCs w:val="24"/>
        </w:rPr>
        <w:t>0.</w:t>
      </w:r>
      <w:ins w:id="2744" w:author="Mohammad Nayeem Hasan" w:date="2023-01-28T01:52:00Z">
        <w:r w:rsidR="00D15616">
          <w:rPr>
            <w:rFonts w:ascii="Times New Roman" w:eastAsia="Times New Roman" w:hAnsi="Times New Roman" w:cs="Times New Roman"/>
            <w:color w:val="313131"/>
            <w:sz w:val="24"/>
            <w:szCs w:val="24"/>
          </w:rPr>
          <w:t>67</w:t>
        </w:r>
      </w:ins>
      <w:del w:id="2745" w:author="Mohammad Nayeem Hasan" w:date="2023-01-28T01:52:00Z">
        <w:r w:rsidR="00C6039D" w:rsidDel="00D15616">
          <w:rPr>
            <w:rFonts w:ascii="Times New Roman" w:eastAsia="Times New Roman" w:hAnsi="Times New Roman" w:cs="Times New Roman"/>
            <w:color w:val="313131"/>
            <w:sz w:val="24"/>
            <w:szCs w:val="24"/>
          </w:rPr>
          <w:delText>74</w:delText>
        </w:r>
      </w:del>
      <w:r w:rsidRPr="00F411AC">
        <w:rPr>
          <w:rFonts w:ascii="Times New Roman" w:eastAsia="Times New Roman" w:hAnsi="Times New Roman" w:cs="Times New Roman"/>
          <w:color w:val="313131"/>
          <w:sz w:val="24"/>
          <w:szCs w:val="24"/>
        </w:rPr>
        <w:t xml:space="preserve">, 95% CI: </w:t>
      </w:r>
      <w:r>
        <w:rPr>
          <w:rFonts w:ascii="Times New Roman" w:eastAsia="Times New Roman" w:hAnsi="Times New Roman" w:cs="Times New Roman"/>
          <w:color w:val="313131"/>
          <w:sz w:val="24"/>
          <w:szCs w:val="24"/>
        </w:rPr>
        <w:t>0</w:t>
      </w:r>
      <w:r w:rsidRPr="00F411AC">
        <w:rPr>
          <w:rFonts w:ascii="Times New Roman" w:eastAsia="Times New Roman" w:hAnsi="Times New Roman" w:cs="Times New Roman"/>
          <w:color w:val="313131"/>
          <w:sz w:val="24"/>
          <w:szCs w:val="24"/>
        </w:rPr>
        <w:t>.</w:t>
      </w:r>
      <w:ins w:id="2746" w:author="Mohammad Nayeem Hasan" w:date="2023-01-28T01:52:00Z">
        <w:r w:rsidR="00D15616">
          <w:rPr>
            <w:rFonts w:ascii="Times New Roman" w:eastAsia="Times New Roman" w:hAnsi="Times New Roman" w:cs="Times New Roman"/>
            <w:color w:val="313131"/>
            <w:sz w:val="24"/>
            <w:szCs w:val="24"/>
          </w:rPr>
          <w:t>27</w:t>
        </w:r>
      </w:ins>
      <w:del w:id="2747" w:author="Mohammad Nayeem Hasan" w:date="2023-01-28T01:52:00Z">
        <w:r w:rsidR="00C6039D" w:rsidDel="00D15616">
          <w:rPr>
            <w:rFonts w:ascii="Times New Roman" w:eastAsia="Times New Roman" w:hAnsi="Times New Roman" w:cs="Times New Roman"/>
            <w:color w:val="313131"/>
            <w:sz w:val="24"/>
            <w:szCs w:val="24"/>
          </w:rPr>
          <w:delText>30</w:delText>
        </w:r>
      </w:del>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1.</w:t>
      </w:r>
      <w:ins w:id="2748" w:author="Mohammad Nayeem Hasan" w:date="2023-01-28T01:52:00Z">
        <w:r w:rsidR="00D15616">
          <w:rPr>
            <w:rFonts w:ascii="Times New Roman" w:eastAsia="Times New Roman" w:hAnsi="Times New Roman" w:cs="Times New Roman"/>
            <w:color w:val="313131"/>
            <w:sz w:val="24"/>
            <w:szCs w:val="24"/>
          </w:rPr>
          <w:t>63</w:t>
        </w:r>
      </w:ins>
      <w:del w:id="2749" w:author="Mohammad Nayeem Hasan" w:date="2023-01-28T01:52:00Z">
        <w:r w:rsidR="00C6039D" w:rsidDel="00D15616">
          <w:rPr>
            <w:rFonts w:ascii="Times New Roman" w:eastAsia="Times New Roman" w:hAnsi="Times New Roman" w:cs="Times New Roman"/>
            <w:color w:val="313131"/>
            <w:sz w:val="24"/>
            <w:szCs w:val="24"/>
          </w:rPr>
          <w:delText>79</w:delText>
        </w:r>
      </w:del>
      <w:r w:rsidRPr="00F411AC">
        <w:rPr>
          <w:rFonts w:ascii="Times New Roman" w:eastAsia="Times New Roman" w:hAnsi="Times New Roman" w:cs="Times New Roman"/>
          <w:color w:val="313131"/>
          <w:sz w:val="24"/>
          <w:szCs w:val="24"/>
        </w:rPr>
        <w:t>)</w:t>
      </w:r>
      <w:r>
        <w:rPr>
          <w:rFonts w:ascii="Times New Roman" w:eastAsia="Times New Roman" w:hAnsi="Times New Roman" w:cs="Times New Roman"/>
          <w:color w:val="313131"/>
          <w:sz w:val="24"/>
          <w:szCs w:val="24"/>
        </w:rPr>
        <w:t xml:space="preserve"> times</w:t>
      </w:r>
      <w:r w:rsidRPr="00F411AC">
        <w:rPr>
          <w:rFonts w:ascii="Times New Roman" w:eastAsia="Times New Roman" w:hAnsi="Times New Roman" w:cs="Times New Roman"/>
          <w:color w:val="313131"/>
          <w:sz w:val="24"/>
          <w:szCs w:val="24"/>
        </w:rPr>
        <w:t xml:space="preserve"> </w:t>
      </w:r>
      <w:r w:rsidR="00C6039D">
        <w:rPr>
          <w:rFonts w:ascii="Times New Roman" w:eastAsia="Times New Roman" w:hAnsi="Times New Roman" w:cs="Times New Roman"/>
          <w:color w:val="313131"/>
          <w:sz w:val="24"/>
          <w:szCs w:val="24"/>
        </w:rPr>
        <w:t>lower</w:t>
      </w:r>
      <w:r w:rsidRPr="00F411AC">
        <w:rPr>
          <w:rFonts w:ascii="Times New Roman" w:eastAsia="Times New Roman" w:hAnsi="Times New Roman" w:cs="Times New Roman"/>
          <w:color w:val="313131"/>
          <w:sz w:val="24"/>
          <w:szCs w:val="24"/>
        </w:rPr>
        <w:t xml:space="preserve"> chance of having diarrhea</w:t>
      </w:r>
      <w:r>
        <w:rPr>
          <w:rFonts w:ascii="Times New Roman" w:eastAsia="Times New Roman" w:hAnsi="Times New Roman" w:cs="Times New Roman"/>
          <w:color w:val="313131"/>
          <w:sz w:val="24"/>
          <w:szCs w:val="24"/>
        </w:rPr>
        <w:t xml:space="preserve">. </w:t>
      </w:r>
      <w:r w:rsidRPr="00F411AC">
        <w:rPr>
          <w:rFonts w:ascii="Times New Roman" w:eastAsia="Times New Roman" w:hAnsi="Times New Roman" w:cs="Times New Roman"/>
          <w:color w:val="313131"/>
          <w:sz w:val="24"/>
          <w:szCs w:val="24"/>
        </w:rPr>
        <w:t xml:space="preserve">Children from poorest family had </w:t>
      </w:r>
      <w:r w:rsidR="00C6039D">
        <w:rPr>
          <w:rFonts w:ascii="Times New Roman" w:eastAsia="Times New Roman" w:hAnsi="Times New Roman" w:cs="Times New Roman"/>
          <w:color w:val="313131"/>
          <w:sz w:val="24"/>
          <w:szCs w:val="24"/>
        </w:rPr>
        <w:t>30</w:t>
      </w:r>
      <w:r w:rsidRPr="00F411AC">
        <w:rPr>
          <w:rFonts w:ascii="Times New Roman" w:eastAsia="Times New Roman" w:hAnsi="Times New Roman" w:cs="Times New Roman"/>
          <w:color w:val="313131"/>
          <w:sz w:val="24"/>
          <w:szCs w:val="24"/>
        </w:rPr>
        <w:t xml:space="preserve">% (MICS 2006 </w:t>
      </w:r>
      <w:r w:rsidR="00294443">
        <w:rPr>
          <w:rFonts w:ascii="Times New Roman" w:eastAsia="Times New Roman" w:hAnsi="Times New Roman" w:cs="Times New Roman"/>
          <w:color w:val="313131"/>
          <w:sz w:val="24"/>
          <w:szCs w:val="24"/>
        </w:rPr>
        <w:t>A</w:t>
      </w:r>
      <w:r w:rsidRPr="00F411AC">
        <w:rPr>
          <w:rFonts w:ascii="Times New Roman" w:eastAsia="Times New Roman" w:hAnsi="Times New Roman" w:cs="Times New Roman"/>
          <w:color w:val="313131"/>
          <w:sz w:val="24"/>
          <w:szCs w:val="24"/>
        </w:rPr>
        <w:t>OR: 1.</w:t>
      </w:r>
      <w:r w:rsidR="00C6039D">
        <w:rPr>
          <w:rFonts w:ascii="Times New Roman" w:eastAsia="Times New Roman" w:hAnsi="Times New Roman" w:cs="Times New Roman"/>
          <w:color w:val="313131"/>
          <w:sz w:val="24"/>
          <w:szCs w:val="24"/>
        </w:rPr>
        <w:t>30</w:t>
      </w:r>
      <w:r w:rsidRPr="00F411AC">
        <w:rPr>
          <w:rFonts w:ascii="Times New Roman" w:eastAsia="Times New Roman" w:hAnsi="Times New Roman" w:cs="Times New Roman"/>
          <w:color w:val="313131"/>
          <w:sz w:val="24"/>
          <w:szCs w:val="24"/>
        </w:rPr>
        <w:t>, 95% CI:1.</w:t>
      </w:r>
      <w:r w:rsidR="00C6039D">
        <w:rPr>
          <w:rFonts w:ascii="Times New Roman" w:eastAsia="Times New Roman" w:hAnsi="Times New Roman" w:cs="Times New Roman"/>
          <w:color w:val="313131"/>
          <w:sz w:val="24"/>
          <w:szCs w:val="24"/>
        </w:rPr>
        <w:t>01</w:t>
      </w:r>
      <w:r w:rsidRPr="00F411AC">
        <w:rPr>
          <w:rFonts w:ascii="Times New Roman" w:eastAsia="Times New Roman" w:hAnsi="Times New Roman" w:cs="Times New Roman"/>
          <w:color w:val="313131"/>
          <w:sz w:val="24"/>
          <w:szCs w:val="24"/>
        </w:rPr>
        <w:t>-1.</w:t>
      </w:r>
      <w:r w:rsidR="00C6039D">
        <w:rPr>
          <w:rFonts w:ascii="Times New Roman" w:eastAsia="Times New Roman" w:hAnsi="Times New Roman" w:cs="Times New Roman"/>
          <w:color w:val="313131"/>
          <w:sz w:val="24"/>
          <w:szCs w:val="24"/>
        </w:rPr>
        <w:t>65</w:t>
      </w:r>
      <w:r w:rsidRPr="00F411AC">
        <w:rPr>
          <w:rFonts w:ascii="Times New Roman" w:eastAsia="Times New Roman" w:hAnsi="Times New Roman" w:cs="Times New Roman"/>
          <w:color w:val="313131"/>
          <w:sz w:val="24"/>
          <w:szCs w:val="24"/>
        </w:rPr>
        <w:t>)</w:t>
      </w:r>
      <w:r w:rsidR="00C6039D">
        <w:rPr>
          <w:rFonts w:ascii="Times New Roman" w:eastAsia="Times New Roman" w:hAnsi="Times New Roman" w:cs="Times New Roman"/>
          <w:color w:val="313131"/>
          <w:sz w:val="24"/>
          <w:szCs w:val="24"/>
        </w:rPr>
        <w:t xml:space="preserve"> and</w:t>
      </w:r>
      <w:r>
        <w:rPr>
          <w:rFonts w:ascii="Times New Roman" w:eastAsia="Times New Roman" w:hAnsi="Times New Roman" w:cs="Times New Roman"/>
          <w:color w:val="313131"/>
          <w:sz w:val="24"/>
          <w:szCs w:val="24"/>
        </w:rPr>
        <w:t xml:space="preserve"> </w:t>
      </w:r>
      <w:ins w:id="2750" w:author="Mohammad Nayeem Hasan" w:date="2023-01-28T01:55:00Z">
        <w:r w:rsidR="00402190">
          <w:rPr>
            <w:rFonts w:ascii="Times New Roman" w:eastAsia="Times New Roman" w:hAnsi="Times New Roman" w:cs="Times New Roman"/>
            <w:color w:val="313131"/>
            <w:sz w:val="24"/>
            <w:szCs w:val="24"/>
          </w:rPr>
          <w:t>1</w:t>
        </w:r>
      </w:ins>
      <w:del w:id="2751" w:author="Mohammad Nayeem Hasan" w:date="2023-01-28T01:55:00Z">
        <w:r w:rsidR="00C6039D" w:rsidDel="00402190">
          <w:rPr>
            <w:rFonts w:ascii="Times New Roman" w:eastAsia="Times New Roman" w:hAnsi="Times New Roman" w:cs="Times New Roman"/>
            <w:color w:val="313131"/>
            <w:sz w:val="24"/>
            <w:szCs w:val="24"/>
          </w:rPr>
          <w:delText>3</w:delText>
        </w:r>
      </w:del>
      <w:r w:rsidR="00C6039D">
        <w:rPr>
          <w:rFonts w:ascii="Times New Roman" w:eastAsia="Times New Roman" w:hAnsi="Times New Roman" w:cs="Times New Roman"/>
          <w:color w:val="313131"/>
          <w:sz w:val="24"/>
          <w:szCs w:val="24"/>
        </w:rPr>
        <w:t>4</w:t>
      </w:r>
      <w:r w:rsidRPr="00F411AC">
        <w:rPr>
          <w:rFonts w:ascii="Times New Roman" w:eastAsia="Times New Roman" w:hAnsi="Times New Roman" w:cs="Times New Roman"/>
          <w:color w:val="313131"/>
          <w:sz w:val="24"/>
          <w:szCs w:val="24"/>
        </w:rPr>
        <w:t>% (MICS 20</w:t>
      </w:r>
      <w:r>
        <w:rPr>
          <w:rFonts w:ascii="Times New Roman" w:eastAsia="Times New Roman" w:hAnsi="Times New Roman" w:cs="Times New Roman"/>
          <w:color w:val="313131"/>
          <w:sz w:val="24"/>
          <w:szCs w:val="24"/>
        </w:rPr>
        <w:t>1</w:t>
      </w:r>
      <w:r w:rsidR="00C6039D">
        <w:rPr>
          <w:rFonts w:ascii="Times New Roman" w:eastAsia="Times New Roman" w:hAnsi="Times New Roman" w:cs="Times New Roman"/>
          <w:color w:val="313131"/>
          <w:sz w:val="24"/>
          <w:szCs w:val="24"/>
        </w:rPr>
        <w:t>9</w:t>
      </w:r>
      <w:r w:rsidRPr="00F411AC">
        <w:rPr>
          <w:rFonts w:ascii="Times New Roman" w:eastAsia="Times New Roman" w:hAnsi="Times New Roman" w:cs="Times New Roman"/>
          <w:color w:val="313131"/>
          <w:sz w:val="24"/>
          <w:szCs w:val="24"/>
        </w:rPr>
        <w:t xml:space="preserve"> </w:t>
      </w:r>
      <w:r w:rsidR="00294443">
        <w:rPr>
          <w:rFonts w:ascii="Times New Roman" w:eastAsia="Times New Roman" w:hAnsi="Times New Roman" w:cs="Times New Roman"/>
          <w:color w:val="313131"/>
          <w:sz w:val="24"/>
          <w:szCs w:val="24"/>
        </w:rPr>
        <w:t>A</w:t>
      </w:r>
      <w:r w:rsidRPr="00F411AC">
        <w:rPr>
          <w:rFonts w:ascii="Times New Roman" w:eastAsia="Times New Roman" w:hAnsi="Times New Roman" w:cs="Times New Roman"/>
          <w:color w:val="313131"/>
          <w:sz w:val="24"/>
          <w:szCs w:val="24"/>
        </w:rPr>
        <w:t>OR: 1.</w:t>
      </w:r>
      <w:ins w:id="2752" w:author="Mohammad Nayeem Hasan" w:date="2023-01-28T01:55:00Z">
        <w:r w:rsidR="00402190">
          <w:rPr>
            <w:rFonts w:ascii="Times New Roman" w:eastAsia="Times New Roman" w:hAnsi="Times New Roman" w:cs="Times New Roman"/>
            <w:color w:val="313131"/>
            <w:sz w:val="24"/>
            <w:szCs w:val="24"/>
          </w:rPr>
          <w:t>1</w:t>
        </w:r>
      </w:ins>
      <w:del w:id="2753" w:author="Mohammad Nayeem Hasan" w:date="2023-01-28T01:55:00Z">
        <w:r w:rsidR="00C6039D" w:rsidDel="00402190">
          <w:rPr>
            <w:rFonts w:ascii="Times New Roman" w:eastAsia="Times New Roman" w:hAnsi="Times New Roman" w:cs="Times New Roman"/>
            <w:color w:val="313131"/>
            <w:sz w:val="24"/>
            <w:szCs w:val="24"/>
          </w:rPr>
          <w:delText>3</w:delText>
        </w:r>
      </w:del>
      <w:r w:rsidR="00C6039D">
        <w:rPr>
          <w:rFonts w:ascii="Times New Roman" w:eastAsia="Times New Roman" w:hAnsi="Times New Roman" w:cs="Times New Roman"/>
          <w:color w:val="313131"/>
          <w:sz w:val="24"/>
          <w:szCs w:val="24"/>
        </w:rPr>
        <w:t>4</w:t>
      </w:r>
      <w:r w:rsidRPr="00F411AC">
        <w:rPr>
          <w:rFonts w:ascii="Times New Roman" w:eastAsia="Times New Roman" w:hAnsi="Times New Roman" w:cs="Times New Roman"/>
          <w:color w:val="313131"/>
          <w:sz w:val="24"/>
          <w:szCs w:val="24"/>
        </w:rPr>
        <w:t>, 95% CI:</w:t>
      </w:r>
      <w:del w:id="2754" w:author="Mohammad Nayeem Hasan" w:date="2023-01-28T01:55:00Z">
        <w:r w:rsidRPr="00F411AC" w:rsidDel="00402190">
          <w:rPr>
            <w:rFonts w:ascii="Times New Roman" w:eastAsia="Times New Roman" w:hAnsi="Times New Roman" w:cs="Times New Roman"/>
            <w:color w:val="313131"/>
            <w:sz w:val="24"/>
            <w:szCs w:val="24"/>
          </w:rPr>
          <w:delText>1</w:delText>
        </w:r>
      </w:del>
      <w:r>
        <w:rPr>
          <w:rFonts w:ascii="Times New Roman" w:eastAsia="Times New Roman" w:hAnsi="Times New Roman" w:cs="Times New Roman"/>
          <w:color w:val="313131"/>
          <w:sz w:val="24"/>
          <w:szCs w:val="24"/>
        </w:rPr>
        <w:t xml:space="preserve"> 0.</w:t>
      </w:r>
      <w:r w:rsidR="00C6039D">
        <w:rPr>
          <w:rFonts w:ascii="Times New Roman" w:eastAsia="Times New Roman" w:hAnsi="Times New Roman" w:cs="Times New Roman"/>
          <w:color w:val="313131"/>
          <w:sz w:val="24"/>
          <w:szCs w:val="24"/>
        </w:rPr>
        <w:t>90</w:t>
      </w:r>
      <w:r w:rsidRPr="00F411AC">
        <w:rPr>
          <w:rFonts w:ascii="Times New Roman" w:eastAsia="Times New Roman" w:hAnsi="Times New Roman" w:cs="Times New Roman"/>
          <w:color w:val="313131"/>
          <w:sz w:val="24"/>
          <w:szCs w:val="24"/>
        </w:rPr>
        <w:t>-1.</w:t>
      </w:r>
      <w:r w:rsidR="00C6039D">
        <w:rPr>
          <w:rFonts w:ascii="Times New Roman" w:eastAsia="Times New Roman" w:hAnsi="Times New Roman" w:cs="Times New Roman"/>
          <w:color w:val="313131"/>
          <w:sz w:val="24"/>
          <w:szCs w:val="24"/>
        </w:rPr>
        <w:t>44</w:t>
      </w:r>
      <w:r w:rsidRPr="00F411AC">
        <w:rPr>
          <w:rFonts w:ascii="Times New Roman" w:eastAsia="Times New Roman" w:hAnsi="Times New Roman" w:cs="Times New Roman"/>
          <w:color w:val="313131"/>
          <w:sz w:val="24"/>
          <w:szCs w:val="24"/>
        </w:rPr>
        <w:t xml:space="preserve">) higher </w:t>
      </w:r>
      <w:r w:rsidR="00C6039D">
        <w:rPr>
          <w:rFonts w:ascii="Times New Roman" w:eastAsia="Times New Roman" w:hAnsi="Times New Roman" w:cs="Times New Roman"/>
          <w:color w:val="313131"/>
          <w:sz w:val="24"/>
          <w:szCs w:val="24"/>
        </w:rPr>
        <w:t>odds</w:t>
      </w:r>
      <w:r w:rsidRPr="00F411AC">
        <w:rPr>
          <w:rFonts w:ascii="Times New Roman" w:eastAsia="Times New Roman" w:hAnsi="Times New Roman" w:cs="Times New Roman"/>
          <w:color w:val="313131"/>
          <w:sz w:val="24"/>
          <w:szCs w:val="24"/>
        </w:rPr>
        <w:t xml:space="preserve"> of having diarrhea compared with children from richest family. We found that among the children whose families use the shared toilet had </w:t>
      </w:r>
      <w:r w:rsidR="00B3123E">
        <w:rPr>
          <w:rFonts w:ascii="Times New Roman" w:eastAsia="Times New Roman" w:hAnsi="Times New Roman" w:cs="Times New Roman"/>
          <w:color w:val="313131"/>
          <w:sz w:val="24"/>
          <w:szCs w:val="24"/>
        </w:rPr>
        <w:t>7</w:t>
      </w:r>
      <w:r w:rsidRPr="00F411AC">
        <w:rPr>
          <w:rFonts w:ascii="Times New Roman" w:eastAsia="Times New Roman" w:hAnsi="Times New Roman" w:cs="Times New Roman"/>
          <w:color w:val="313131"/>
          <w:sz w:val="24"/>
          <w:szCs w:val="24"/>
        </w:rPr>
        <w:t>% (</w:t>
      </w:r>
      <w:r w:rsidR="00294443">
        <w:rPr>
          <w:rFonts w:ascii="Times New Roman" w:eastAsia="Times New Roman" w:hAnsi="Times New Roman" w:cs="Times New Roman"/>
          <w:color w:val="313131"/>
          <w:sz w:val="24"/>
          <w:szCs w:val="24"/>
        </w:rPr>
        <w:t>A</w:t>
      </w:r>
      <w:r w:rsidRPr="00F411AC">
        <w:rPr>
          <w:rFonts w:ascii="Times New Roman" w:eastAsia="Times New Roman" w:hAnsi="Times New Roman" w:cs="Times New Roman"/>
          <w:color w:val="313131"/>
          <w:sz w:val="24"/>
          <w:szCs w:val="24"/>
        </w:rPr>
        <w:t>OR: 1.</w:t>
      </w:r>
      <w:r w:rsidR="00B3123E">
        <w:rPr>
          <w:rFonts w:ascii="Times New Roman" w:eastAsia="Times New Roman" w:hAnsi="Times New Roman" w:cs="Times New Roman"/>
          <w:color w:val="313131"/>
          <w:sz w:val="24"/>
          <w:szCs w:val="24"/>
        </w:rPr>
        <w:t>07</w:t>
      </w:r>
      <w:r w:rsidRPr="00F411AC">
        <w:rPr>
          <w:rFonts w:ascii="Times New Roman" w:eastAsia="Times New Roman" w:hAnsi="Times New Roman" w:cs="Times New Roman"/>
          <w:color w:val="313131"/>
          <w:sz w:val="24"/>
          <w:szCs w:val="24"/>
        </w:rPr>
        <w:t xml:space="preserve">, 95% CI: </w:t>
      </w:r>
      <w:r w:rsidR="00B3123E">
        <w:rPr>
          <w:rFonts w:ascii="Times New Roman" w:eastAsia="Times New Roman" w:hAnsi="Times New Roman" w:cs="Times New Roman"/>
          <w:color w:val="313131"/>
          <w:sz w:val="24"/>
          <w:szCs w:val="24"/>
        </w:rPr>
        <w:t>0.96</w:t>
      </w:r>
      <w:r w:rsidRPr="00F411AC">
        <w:rPr>
          <w:rFonts w:ascii="Times New Roman" w:eastAsia="Times New Roman" w:hAnsi="Times New Roman" w:cs="Times New Roman"/>
          <w:color w:val="313131"/>
          <w:sz w:val="24"/>
          <w:szCs w:val="24"/>
        </w:rPr>
        <w:t>-1.2</w:t>
      </w:r>
      <w:r w:rsidR="00B3123E">
        <w:rPr>
          <w:rFonts w:ascii="Times New Roman" w:eastAsia="Times New Roman" w:hAnsi="Times New Roman" w:cs="Times New Roman"/>
          <w:color w:val="313131"/>
          <w:sz w:val="24"/>
          <w:szCs w:val="24"/>
        </w:rPr>
        <w:t>0</w:t>
      </w:r>
      <w:r w:rsidRPr="00F411AC">
        <w:rPr>
          <w:rFonts w:ascii="Times New Roman" w:eastAsia="Times New Roman" w:hAnsi="Times New Roman" w:cs="Times New Roman"/>
          <w:color w:val="313131"/>
          <w:sz w:val="24"/>
          <w:szCs w:val="24"/>
        </w:rPr>
        <w:t xml:space="preserve">) </w:t>
      </w:r>
      <w:r>
        <w:rPr>
          <w:rFonts w:ascii="Times New Roman" w:hAnsi="Times New Roman" w:cs="Times New Roman"/>
          <w:color w:val="313131"/>
          <w:sz w:val="24"/>
          <w:szCs w:val="24"/>
          <w:shd w:val="clear" w:color="auto" w:fill="FFFFFF"/>
        </w:rPr>
        <w:t>and</w:t>
      </w:r>
      <w:r w:rsidRPr="00F411AC" w:rsidDel="00E0777D">
        <w:rPr>
          <w:rFonts w:ascii="Times New Roman" w:eastAsia="Times New Roman" w:hAnsi="Times New Roman" w:cs="Times New Roman"/>
          <w:color w:val="313131"/>
          <w:sz w:val="24"/>
          <w:szCs w:val="24"/>
        </w:rPr>
        <w:t xml:space="preserve"> </w:t>
      </w:r>
      <w:r w:rsidRPr="00F411AC">
        <w:rPr>
          <w:rFonts w:ascii="Times New Roman" w:eastAsia="Times New Roman" w:hAnsi="Times New Roman" w:cs="Times New Roman"/>
          <w:color w:val="313131"/>
          <w:sz w:val="24"/>
          <w:szCs w:val="24"/>
        </w:rPr>
        <w:t>2</w:t>
      </w:r>
      <w:r w:rsidR="00B3123E">
        <w:rPr>
          <w:rFonts w:ascii="Times New Roman" w:eastAsia="Times New Roman" w:hAnsi="Times New Roman" w:cs="Times New Roman"/>
          <w:color w:val="313131"/>
          <w:sz w:val="24"/>
          <w:szCs w:val="24"/>
        </w:rPr>
        <w:t>3</w:t>
      </w:r>
      <w:r w:rsidRPr="00F411AC">
        <w:rPr>
          <w:rFonts w:ascii="Times New Roman" w:eastAsia="Times New Roman" w:hAnsi="Times New Roman" w:cs="Times New Roman"/>
          <w:color w:val="313131"/>
          <w:sz w:val="24"/>
          <w:szCs w:val="24"/>
        </w:rPr>
        <w:t>% (</w:t>
      </w:r>
      <w:r w:rsidR="00294443">
        <w:rPr>
          <w:rFonts w:ascii="Times New Roman" w:eastAsia="Times New Roman" w:hAnsi="Times New Roman" w:cs="Times New Roman"/>
          <w:color w:val="313131"/>
          <w:sz w:val="24"/>
          <w:szCs w:val="24"/>
        </w:rPr>
        <w:t>A</w:t>
      </w:r>
      <w:r w:rsidRPr="00F411AC">
        <w:rPr>
          <w:rFonts w:ascii="Times New Roman" w:eastAsia="Times New Roman" w:hAnsi="Times New Roman" w:cs="Times New Roman"/>
          <w:color w:val="313131"/>
          <w:sz w:val="24"/>
          <w:szCs w:val="24"/>
        </w:rPr>
        <w:t>OR: 1.2</w:t>
      </w:r>
      <w:r w:rsidR="00B3123E">
        <w:rPr>
          <w:rFonts w:ascii="Times New Roman" w:eastAsia="Times New Roman" w:hAnsi="Times New Roman" w:cs="Times New Roman"/>
          <w:color w:val="313131"/>
          <w:sz w:val="24"/>
          <w:szCs w:val="24"/>
        </w:rPr>
        <w:t>3</w:t>
      </w:r>
      <w:r w:rsidRPr="00F411AC">
        <w:rPr>
          <w:rFonts w:ascii="Times New Roman" w:eastAsia="Times New Roman" w:hAnsi="Times New Roman" w:cs="Times New Roman"/>
          <w:color w:val="313131"/>
          <w:sz w:val="24"/>
          <w:szCs w:val="24"/>
        </w:rPr>
        <w:t>, 95% CI: 1.0</w:t>
      </w:r>
      <w:r w:rsidR="00B3123E">
        <w:rPr>
          <w:rFonts w:ascii="Times New Roman" w:eastAsia="Times New Roman" w:hAnsi="Times New Roman" w:cs="Times New Roman"/>
          <w:color w:val="313131"/>
          <w:sz w:val="24"/>
          <w:szCs w:val="24"/>
        </w:rPr>
        <w:t>7</w:t>
      </w:r>
      <w:r w:rsidRPr="00F411AC">
        <w:rPr>
          <w:rFonts w:ascii="Times New Roman" w:eastAsia="Times New Roman" w:hAnsi="Times New Roman" w:cs="Times New Roman"/>
          <w:color w:val="313131"/>
          <w:sz w:val="24"/>
          <w:szCs w:val="24"/>
        </w:rPr>
        <w:t>-1.</w:t>
      </w:r>
      <w:r w:rsidR="00B3123E">
        <w:rPr>
          <w:rFonts w:ascii="Times New Roman" w:eastAsia="Times New Roman" w:hAnsi="Times New Roman" w:cs="Times New Roman"/>
          <w:color w:val="313131"/>
          <w:sz w:val="24"/>
          <w:szCs w:val="24"/>
        </w:rPr>
        <w:t>42</w:t>
      </w:r>
      <w:r w:rsidRPr="00F411AC">
        <w:rPr>
          <w:rFonts w:ascii="Times New Roman" w:eastAsia="Times New Roman" w:hAnsi="Times New Roman" w:cs="Times New Roman"/>
          <w:color w:val="313131"/>
          <w:sz w:val="24"/>
          <w:szCs w:val="24"/>
        </w:rPr>
        <w:t>) higher odds of having diarrhea in 2006 and 2019 respectively</w:t>
      </w:r>
      <w:r>
        <w:rPr>
          <w:rFonts w:ascii="Times New Roman" w:eastAsia="Times New Roman" w:hAnsi="Times New Roman" w:cs="Times New Roman"/>
          <w:color w:val="313131"/>
          <w:sz w:val="24"/>
          <w:szCs w:val="24"/>
        </w:rPr>
        <w:t xml:space="preserve">, in MICS 2012, </w:t>
      </w:r>
      <w:r w:rsidR="00B3123E">
        <w:rPr>
          <w:rFonts w:ascii="Times New Roman" w:eastAsia="Times New Roman" w:hAnsi="Times New Roman" w:cs="Times New Roman"/>
          <w:color w:val="313131"/>
          <w:sz w:val="24"/>
          <w:szCs w:val="24"/>
        </w:rPr>
        <w:t>40</w:t>
      </w:r>
      <w:r w:rsidRPr="00F411AC">
        <w:rPr>
          <w:rFonts w:ascii="Times New Roman" w:eastAsia="Times New Roman" w:hAnsi="Times New Roman" w:cs="Times New Roman"/>
          <w:color w:val="313131"/>
          <w:sz w:val="24"/>
          <w:szCs w:val="24"/>
        </w:rPr>
        <w:t>% (</w:t>
      </w:r>
      <w:r w:rsidR="00294443">
        <w:rPr>
          <w:rFonts w:ascii="Times New Roman" w:eastAsia="Times New Roman" w:hAnsi="Times New Roman" w:cs="Times New Roman"/>
          <w:color w:val="313131"/>
          <w:sz w:val="24"/>
          <w:szCs w:val="24"/>
        </w:rPr>
        <w:t>A</w:t>
      </w:r>
      <w:r w:rsidRPr="00F411AC">
        <w:rPr>
          <w:rFonts w:ascii="Times New Roman" w:eastAsia="Times New Roman" w:hAnsi="Times New Roman" w:cs="Times New Roman"/>
          <w:color w:val="313131"/>
          <w:sz w:val="24"/>
          <w:szCs w:val="24"/>
        </w:rPr>
        <w:t>OR: 0.</w:t>
      </w:r>
      <w:r w:rsidR="00B3123E">
        <w:rPr>
          <w:rFonts w:ascii="Times New Roman" w:eastAsia="Times New Roman" w:hAnsi="Times New Roman" w:cs="Times New Roman"/>
          <w:color w:val="313131"/>
          <w:sz w:val="24"/>
          <w:szCs w:val="24"/>
        </w:rPr>
        <w:t>60</w:t>
      </w:r>
      <w:r w:rsidRPr="00F411AC">
        <w:rPr>
          <w:rFonts w:ascii="Times New Roman" w:eastAsia="Times New Roman" w:hAnsi="Times New Roman" w:cs="Times New Roman"/>
          <w:color w:val="313131"/>
          <w:sz w:val="24"/>
          <w:szCs w:val="24"/>
        </w:rPr>
        <w:t>, 95% CI: 0.</w:t>
      </w:r>
      <w:r w:rsidR="00B3123E">
        <w:rPr>
          <w:rFonts w:ascii="Times New Roman" w:eastAsia="Times New Roman" w:hAnsi="Times New Roman" w:cs="Times New Roman"/>
          <w:color w:val="313131"/>
          <w:sz w:val="24"/>
          <w:szCs w:val="24"/>
        </w:rPr>
        <w:t>3</w:t>
      </w:r>
      <w:ins w:id="2755" w:author="Mohammad Nayeem Hasan" w:date="2023-01-28T01:56:00Z">
        <w:r w:rsidR="00402190">
          <w:rPr>
            <w:rFonts w:ascii="Times New Roman" w:eastAsia="Times New Roman" w:hAnsi="Times New Roman" w:cs="Times New Roman"/>
            <w:color w:val="313131"/>
            <w:sz w:val="24"/>
            <w:szCs w:val="24"/>
          </w:rPr>
          <w:t>6</w:t>
        </w:r>
      </w:ins>
      <w:del w:id="2756" w:author="Mohammad Nayeem Hasan" w:date="2023-01-28T01:56:00Z">
        <w:r w:rsidR="00B3123E" w:rsidDel="00402190">
          <w:rPr>
            <w:rFonts w:ascii="Times New Roman" w:eastAsia="Times New Roman" w:hAnsi="Times New Roman" w:cs="Times New Roman"/>
            <w:color w:val="313131"/>
            <w:sz w:val="24"/>
            <w:szCs w:val="24"/>
          </w:rPr>
          <w:delText>7</w:delText>
        </w:r>
      </w:del>
      <w:r w:rsidRPr="00F411AC">
        <w:rPr>
          <w:rFonts w:ascii="Times New Roman" w:eastAsia="Times New Roman" w:hAnsi="Times New Roman" w:cs="Times New Roman"/>
          <w:color w:val="313131"/>
          <w:sz w:val="24"/>
          <w:szCs w:val="24"/>
        </w:rPr>
        <w:t>-0.</w:t>
      </w:r>
      <w:r w:rsidR="00B3123E">
        <w:rPr>
          <w:rFonts w:ascii="Times New Roman" w:eastAsia="Times New Roman" w:hAnsi="Times New Roman" w:cs="Times New Roman"/>
          <w:color w:val="313131"/>
          <w:sz w:val="24"/>
          <w:szCs w:val="24"/>
        </w:rPr>
        <w:t>99</w:t>
      </w:r>
      <w:r w:rsidRPr="00F411AC">
        <w:rPr>
          <w:rFonts w:ascii="Times New Roman" w:eastAsia="Times New Roman" w:hAnsi="Times New Roman" w:cs="Times New Roman"/>
          <w:color w:val="313131"/>
          <w:sz w:val="24"/>
          <w:szCs w:val="24"/>
        </w:rPr>
        <w:t xml:space="preserve">) lower </w:t>
      </w:r>
      <w:r>
        <w:rPr>
          <w:rFonts w:ascii="Times New Roman" w:eastAsia="Times New Roman" w:hAnsi="Times New Roman" w:cs="Times New Roman"/>
          <w:color w:val="313131"/>
          <w:sz w:val="24"/>
          <w:szCs w:val="24"/>
        </w:rPr>
        <w:t>odds</w:t>
      </w:r>
      <w:r w:rsidRPr="00F411AC">
        <w:rPr>
          <w:rFonts w:ascii="Times New Roman" w:eastAsia="Times New Roman" w:hAnsi="Times New Roman" w:cs="Times New Roman"/>
          <w:color w:val="313131"/>
          <w:sz w:val="24"/>
          <w:szCs w:val="24"/>
        </w:rPr>
        <w:t xml:space="preserve"> of having diarrhea in compared with the children whose family did not use the shared toilet</w:t>
      </w:r>
      <w:ins w:id="2757" w:author="Mohammad Nayeem Hasan" w:date="2023-01-28T02:01:00Z">
        <w:r w:rsidR="00402190">
          <w:rPr>
            <w:rFonts w:ascii="Times New Roman" w:eastAsia="Times New Roman" w:hAnsi="Times New Roman" w:cs="Times New Roman"/>
            <w:color w:val="313131"/>
            <w:sz w:val="24"/>
            <w:szCs w:val="24"/>
          </w:rPr>
          <w:t xml:space="preserve"> (Table 3 and Figure 3)</w:t>
        </w:r>
      </w:ins>
      <w:r w:rsidRPr="00F411AC">
        <w:rPr>
          <w:rFonts w:ascii="Times New Roman" w:eastAsia="Times New Roman" w:hAnsi="Times New Roman" w:cs="Times New Roman"/>
          <w:color w:val="313131"/>
          <w:sz w:val="24"/>
          <w:szCs w:val="24"/>
        </w:rPr>
        <w:t>.</w:t>
      </w:r>
    </w:p>
    <w:p w14:paraId="0F471A2E" w14:textId="0BEC85FA" w:rsidR="00CF12F8" w:rsidRPr="0088002A" w:rsidDel="00B24BD6" w:rsidRDefault="00B24BD6">
      <w:pPr>
        <w:shd w:val="clear" w:color="auto" w:fill="FFFFFF"/>
        <w:spacing w:line="240" w:lineRule="auto"/>
        <w:ind w:firstLine="720"/>
        <w:rPr>
          <w:del w:id="2758" w:author="Mohammad Nayeem Hasan" w:date="2023-01-21T14:55:00Z"/>
          <w:rFonts w:ascii="Times New Roman" w:eastAsia="Times New Roman" w:hAnsi="Times New Roman" w:cs="Times New Roman"/>
          <w:color w:val="313131"/>
          <w:sz w:val="24"/>
          <w:szCs w:val="24"/>
        </w:rPr>
        <w:pPrChange w:id="2759" w:author="Mohammad Nayeem Hasan" w:date="2023-01-21T14:56:00Z">
          <w:pPr>
            <w:shd w:val="clear" w:color="auto" w:fill="FFFFFF"/>
            <w:spacing w:line="235" w:lineRule="atLeast"/>
            <w:ind w:firstLine="720"/>
            <w:jc w:val="both"/>
          </w:pPr>
        </w:pPrChange>
      </w:pPr>
      <w:ins w:id="2760" w:author="Mohammad Nayeem Hasan" w:date="2023-01-21T14:55:00Z">
        <w:del w:id="2761" w:author="Mst. Farzana Akter" w:date="2023-01-21T21:50:00Z">
          <w:r w:rsidRPr="00B24BD6" w:rsidDel="00682909">
            <w:rPr>
              <w:rFonts w:ascii="Times New Roman" w:eastAsia="Times New Roman" w:hAnsi="Times New Roman" w:cs="Times New Roman"/>
              <w:color w:val="313131"/>
              <w:sz w:val="24"/>
              <w:szCs w:val="24"/>
            </w:rPr>
            <w:delText>According to our model fitting criteria, the</w:delText>
          </w:r>
        </w:del>
      </w:ins>
      <w:ins w:id="2762" w:author="Mst. Farzana Akter" w:date="2023-01-21T21:50:00Z">
        <w:r w:rsidR="00682909">
          <w:rPr>
            <w:rFonts w:ascii="Times New Roman" w:eastAsia="Times New Roman" w:hAnsi="Times New Roman" w:cs="Times New Roman"/>
            <w:color w:val="313131"/>
            <w:sz w:val="24"/>
            <w:szCs w:val="24"/>
          </w:rPr>
          <w:t>The area under the</w:t>
        </w:r>
      </w:ins>
      <w:ins w:id="2763" w:author="Mohammad Nayeem Hasan" w:date="2023-01-21T14:55:00Z">
        <w:del w:id="2764" w:author="Mst. Farzana Akter" w:date="2023-01-21T21:50:00Z">
          <w:r w:rsidRPr="00B24BD6" w:rsidDel="00682909">
            <w:rPr>
              <w:rFonts w:ascii="Times New Roman" w:eastAsia="Times New Roman" w:hAnsi="Times New Roman" w:cs="Times New Roman"/>
              <w:color w:val="313131"/>
              <w:sz w:val="24"/>
              <w:szCs w:val="24"/>
            </w:rPr>
            <w:delText xml:space="preserve"> AUC</w:delText>
          </w:r>
        </w:del>
        <w:r w:rsidRPr="00B24BD6">
          <w:rPr>
            <w:rFonts w:ascii="Times New Roman" w:eastAsia="Times New Roman" w:hAnsi="Times New Roman" w:cs="Times New Roman"/>
            <w:color w:val="313131"/>
            <w:sz w:val="24"/>
            <w:szCs w:val="24"/>
          </w:rPr>
          <w:t xml:space="preserve"> </w:t>
        </w:r>
        <w:del w:id="2765" w:author="Mst. Farzana Akter" w:date="2023-01-21T21:50:00Z">
          <w:r w:rsidRPr="00B24BD6" w:rsidDel="00682909">
            <w:rPr>
              <w:rFonts w:ascii="Times New Roman" w:eastAsia="Times New Roman" w:hAnsi="Times New Roman" w:cs="Times New Roman"/>
              <w:color w:val="313131"/>
              <w:sz w:val="24"/>
              <w:szCs w:val="24"/>
            </w:rPr>
            <w:delText>of receiver operating characteristic curve's (</w:delText>
          </w:r>
        </w:del>
        <w:r w:rsidRPr="00B24BD6">
          <w:rPr>
            <w:rFonts w:ascii="Times New Roman" w:eastAsia="Times New Roman" w:hAnsi="Times New Roman" w:cs="Times New Roman"/>
            <w:color w:val="313131"/>
            <w:sz w:val="24"/>
            <w:szCs w:val="24"/>
          </w:rPr>
          <w:t>ROC</w:t>
        </w:r>
      </w:ins>
      <w:ins w:id="2766" w:author="Mst. Farzana Akter" w:date="2023-01-21T21:50:00Z">
        <w:r w:rsidR="00682909">
          <w:rPr>
            <w:rFonts w:ascii="Times New Roman" w:eastAsia="Times New Roman" w:hAnsi="Times New Roman" w:cs="Times New Roman"/>
            <w:color w:val="313131"/>
            <w:sz w:val="24"/>
            <w:szCs w:val="24"/>
          </w:rPr>
          <w:t xml:space="preserve"> curve</w:t>
        </w:r>
      </w:ins>
      <w:ins w:id="2767" w:author="Mohammad Nayeem Hasan" w:date="2023-01-21T14:55:00Z">
        <w:del w:id="2768" w:author="Mst. Farzana Akter" w:date="2023-01-21T21:50:00Z">
          <w:r w:rsidRPr="00B24BD6" w:rsidDel="00682909">
            <w:rPr>
              <w:rFonts w:ascii="Times New Roman" w:eastAsia="Times New Roman" w:hAnsi="Times New Roman" w:cs="Times New Roman"/>
              <w:color w:val="313131"/>
              <w:sz w:val="24"/>
              <w:szCs w:val="24"/>
            </w:rPr>
            <w:delText>)</w:delText>
          </w:r>
        </w:del>
        <w:r w:rsidRPr="00B24BD6">
          <w:rPr>
            <w:rFonts w:ascii="Times New Roman" w:eastAsia="Times New Roman" w:hAnsi="Times New Roman" w:cs="Times New Roman"/>
            <w:color w:val="313131"/>
            <w:sz w:val="24"/>
            <w:szCs w:val="24"/>
          </w:rPr>
          <w:t> was found to be 0.6210 (P &lt; 0.001), 0.6</w:t>
        </w:r>
      </w:ins>
      <w:ins w:id="2769" w:author="Mohammad Nayeem Hasan" w:date="2023-01-28T01:57:00Z">
        <w:r w:rsidR="00402190">
          <w:rPr>
            <w:rFonts w:ascii="Times New Roman" w:eastAsia="Times New Roman" w:hAnsi="Times New Roman" w:cs="Times New Roman"/>
            <w:color w:val="313131"/>
            <w:sz w:val="24"/>
            <w:szCs w:val="24"/>
          </w:rPr>
          <w:t>826</w:t>
        </w:r>
      </w:ins>
      <w:ins w:id="2770" w:author="Mohammad Nayeem Hasan" w:date="2023-01-21T14:55:00Z">
        <w:r w:rsidRPr="00B24BD6">
          <w:rPr>
            <w:rFonts w:ascii="Times New Roman" w:eastAsia="Times New Roman" w:hAnsi="Times New Roman" w:cs="Times New Roman"/>
            <w:color w:val="313131"/>
            <w:sz w:val="24"/>
            <w:szCs w:val="24"/>
          </w:rPr>
          <w:t xml:space="preserve"> (P &lt; 0.001), and 0.671</w:t>
        </w:r>
      </w:ins>
      <w:ins w:id="2771" w:author="Mohammad Nayeem Hasan" w:date="2023-01-28T01:57:00Z">
        <w:r w:rsidR="00402190">
          <w:rPr>
            <w:rFonts w:ascii="Times New Roman" w:eastAsia="Times New Roman" w:hAnsi="Times New Roman" w:cs="Times New Roman"/>
            <w:color w:val="313131"/>
            <w:sz w:val="24"/>
            <w:szCs w:val="24"/>
          </w:rPr>
          <w:t>7</w:t>
        </w:r>
      </w:ins>
      <w:ins w:id="2772" w:author="Mohammad Nayeem Hasan" w:date="2023-01-21T14:55:00Z">
        <w:r w:rsidRPr="00B24BD6">
          <w:rPr>
            <w:rFonts w:ascii="Times New Roman" w:eastAsia="Times New Roman" w:hAnsi="Times New Roman" w:cs="Times New Roman"/>
            <w:color w:val="313131"/>
            <w:sz w:val="24"/>
            <w:szCs w:val="24"/>
          </w:rPr>
          <w:t xml:space="preserve"> (P &lt; 0.001)</w:t>
        </w:r>
        <w:del w:id="2773" w:author="Mst. Farzana Akter" w:date="2023-01-21T21:52:00Z">
          <w:r w:rsidRPr="00B24BD6" w:rsidDel="00682909">
            <w:rPr>
              <w:rFonts w:ascii="Times New Roman" w:eastAsia="Times New Roman" w:hAnsi="Times New Roman" w:cs="Times New Roman"/>
              <w:color w:val="313131"/>
              <w:sz w:val="24"/>
              <w:szCs w:val="24"/>
            </w:rPr>
            <w:delText>, respectively</w:delText>
          </w:r>
        </w:del>
        <w:r w:rsidRPr="00B24BD6">
          <w:rPr>
            <w:rFonts w:ascii="Times New Roman" w:eastAsia="Times New Roman" w:hAnsi="Times New Roman" w:cs="Times New Roman"/>
            <w:color w:val="313131"/>
            <w:sz w:val="24"/>
            <w:szCs w:val="24"/>
          </w:rPr>
          <w:t>. This indicated that the final model chosen for the MICS-2006, MICS-2012, and MICS-2019 surveys each displayed an area under the curve that was higher than 0.50</w:t>
        </w:r>
      </w:ins>
      <w:ins w:id="2774" w:author="Mohammad Nayeem Hasan" w:date="2023-01-28T02:04:00Z">
        <w:r w:rsidR="00402190">
          <w:rPr>
            <w:rFonts w:ascii="Times New Roman" w:eastAsia="Times New Roman" w:hAnsi="Times New Roman" w:cs="Times New Roman"/>
            <w:color w:val="313131"/>
            <w:sz w:val="24"/>
            <w:szCs w:val="24"/>
          </w:rPr>
          <w:t xml:space="preserve"> (Figure 2)</w:t>
        </w:r>
      </w:ins>
      <w:ins w:id="2775" w:author="Mohammad Nayeem Hasan" w:date="2023-01-21T14:55:00Z">
        <w:r w:rsidRPr="00B24BD6">
          <w:rPr>
            <w:rFonts w:ascii="Times New Roman" w:eastAsia="Times New Roman" w:hAnsi="Times New Roman" w:cs="Times New Roman"/>
            <w:color w:val="313131"/>
            <w:sz w:val="24"/>
            <w:szCs w:val="24"/>
          </w:rPr>
          <w:t>. The improved goodness-of-fit statistics for the final multivariate logistic model lend credence to this inference. In comparison to the MICS-2006 (AIC = 14322.83, BIC = 14545.</w:t>
        </w:r>
      </w:ins>
      <w:ins w:id="2776" w:author="Mohammad Nayeem Hasan" w:date="2023-01-28T01:57:00Z">
        <w:r w:rsidR="00402190">
          <w:rPr>
            <w:rFonts w:ascii="Times New Roman" w:eastAsia="Times New Roman" w:hAnsi="Times New Roman" w:cs="Times New Roman"/>
            <w:color w:val="313131"/>
            <w:sz w:val="24"/>
            <w:szCs w:val="24"/>
          </w:rPr>
          <w:t>55</w:t>
        </w:r>
      </w:ins>
      <w:ins w:id="2777" w:author="Mohammad Nayeem Hasan" w:date="2023-01-21T14:55:00Z">
        <w:r w:rsidRPr="00B24BD6">
          <w:rPr>
            <w:rFonts w:ascii="Times New Roman" w:eastAsia="Times New Roman" w:hAnsi="Times New Roman" w:cs="Times New Roman"/>
            <w:color w:val="313131"/>
            <w:sz w:val="24"/>
            <w:szCs w:val="24"/>
          </w:rPr>
          <w:t>) and MICS-2019 (AIC = 9610.</w:t>
        </w:r>
      </w:ins>
      <w:ins w:id="2778" w:author="Mohammad Nayeem Hasan" w:date="2023-01-28T01:57:00Z">
        <w:r w:rsidR="00402190">
          <w:rPr>
            <w:rFonts w:ascii="Times New Roman" w:eastAsia="Times New Roman" w:hAnsi="Times New Roman" w:cs="Times New Roman"/>
            <w:color w:val="313131"/>
            <w:sz w:val="24"/>
            <w:szCs w:val="24"/>
          </w:rPr>
          <w:t>21</w:t>
        </w:r>
      </w:ins>
      <w:ins w:id="2779" w:author="Mohammad Nayeem Hasan" w:date="2023-01-21T14:55:00Z">
        <w:r w:rsidRPr="00B24BD6">
          <w:rPr>
            <w:rFonts w:ascii="Times New Roman" w:eastAsia="Times New Roman" w:hAnsi="Times New Roman" w:cs="Times New Roman"/>
            <w:color w:val="313131"/>
            <w:sz w:val="24"/>
            <w:szCs w:val="24"/>
          </w:rPr>
          <w:t>, BIC = 987</w:t>
        </w:r>
      </w:ins>
      <w:ins w:id="2780" w:author="Mohammad Nayeem Hasan" w:date="2023-01-28T01:57:00Z">
        <w:r w:rsidR="00402190">
          <w:rPr>
            <w:rFonts w:ascii="Times New Roman" w:eastAsia="Times New Roman" w:hAnsi="Times New Roman" w:cs="Times New Roman"/>
            <w:color w:val="313131"/>
            <w:sz w:val="24"/>
            <w:szCs w:val="24"/>
          </w:rPr>
          <w:t>0</w:t>
        </w:r>
      </w:ins>
      <w:ins w:id="2781" w:author="Mohammad Nayeem Hasan" w:date="2023-01-21T14:55:00Z">
        <w:r w:rsidRPr="00B24BD6">
          <w:rPr>
            <w:rFonts w:ascii="Times New Roman" w:eastAsia="Times New Roman" w:hAnsi="Times New Roman" w:cs="Times New Roman"/>
            <w:color w:val="313131"/>
            <w:sz w:val="24"/>
            <w:szCs w:val="24"/>
          </w:rPr>
          <w:t>.</w:t>
        </w:r>
      </w:ins>
      <w:ins w:id="2782" w:author="Mohammad Nayeem Hasan" w:date="2023-01-28T01:57:00Z">
        <w:r w:rsidR="00402190">
          <w:rPr>
            <w:rFonts w:ascii="Times New Roman" w:eastAsia="Times New Roman" w:hAnsi="Times New Roman" w:cs="Times New Roman"/>
            <w:color w:val="313131"/>
            <w:sz w:val="24"/>
            <w:szCs w:val="24"/>
          </w:rPr>
          <w:t>85</w:t>
        </w:r>
      </w:ins>
      <w:ins w:id="2783" w:author="Mohammad Nayeem Hasan" w:date="2023-01-21T14:55:00Z">
        <w:r w:rsidRPr="00B24BD6">
          <w:rPr>
            <w:rFonts w:ascii="Times New Roman" w:eastAsia="Times New Roman" w:hAnsi="Times New Roman" w:cs="Times New Roman"/>
            <w:color w:val="313131"/>
            <w:sz w:val="24"/>
            <w:szCs w:val="24"/>
          </w:rPr>
          <w:t>) final multivariate logistic model, MICS-2012 demonstrated (AIC = 1</w:t>
        </w:r>
      </w:ins>
      <w:ins w:id="2784" w:author="Mohammad Nayeem Hasan" w:date="2023-01-28T02:00:00Z">
        <w:r w:rsidR="00402190">
          <w:rPr>
            <w:rFonts w:ascii="Times New Roman" w:eastAsia="Times New Roman" w:hAnsi="Times New Roman" w:cs="Times New Roman"/>
            <w:color w:val="313131"/>
            <w:sz w:val="24"/>
            <w:szCs w:val="24"/>
          </w:rPr>
          <w:t>167</w:t>
        </w:r>
      </w:ins>
      <w:ins w:id="2785" w:author="Mohammad Nayeem Hasan" w:date="2023-01-21T14:55:00Z">
        <w:r w:rsidRPr="00B24BD6">
          <w:rPr>
            <w:rFonts w:ascii="Times New Roman" w:eastAsia="Times New Roman" w:hAnsi="Times New Roman" w:cs="Times New Roman"/>
            <w:color w:val="313131"/>
            <w:sz w:val="24"/>
            <w:szCs w:val="24"/>
          </w:rPr>
          <w:t>.6</w:t>
        </w:r>
      </w:ins>
      <w:ins w:id="2786" w:author="Mohammad Nayeem Hasan" w:date="2023-01-28T02:00:00Z">
        <w:r w:rsidR="00402190">
          <w:rPr>
            <w:rFonts w:ascii="Times New Roman" w:eastAsia="Times New Roman" w:hAnsi="Times New Roman" w:cs="Times New Roman"/>
            <w:color w:val="313131"/>
            <w:sz w:val="24"/>
            <w:szCs w:val="24"/>
          </w:rPr>
          <w:t>6</w:t>
        </w:r>
      </w:ins>
      <w:ins w:id="2787" w:author="Mohammad Nayeem Hasan" w:date="2023-01-21T14:55:00Z">
        <w:r w:rsidRPr="00B24BD6">
          <w:rPr>
            <w:rFonts w:ascii="Times New Roman" w:eastAsia="Times New Roman" w:hAnsi="Times New Roman" w:cs="Times New Roman"/>
            <w:color w:val="313131"/>
            <w:sz w:val="24"/>
            <w:szCs w:val="24"/>
          </w:rPr>
          <w:t>, BIC = 1</w:t>
        </w:r>
      </w:ins>
      <w:ins w:id="2788" w:author="Mohammad Nayeem Hasan" w:date="2023-01-28T02:00:00Z">
        <w:r w:rsidR="00402190">
          <w:rPr>
            <w:rFonts w:ascii="Times New Roman" w:eastAsia="Times New Roman" w:hAnsi="Times New Roman" w:cs="Times New Roman"/>
            <w:color w:val="313131"/>
            <w:sz w:val="24"/>
            <w:szCs w:val="24"/>
          </w:rPr>
          <w:t>295</w:t>
        </w:r>
      </w:ins>
      <w:ins w:id="2789" w:author="Mohammad Nayeem Hasan" w:date="2023-01-21T14:55:00Z">
        <w:r w:rsidRPr="00B24BD6">
          <w:rPr>
            <w:rFonts w:ascii="Times New Roman" w:eastAsia="Times New Roman" w:hAnsi="Times New Roman" w:cs="Times New Roman"/>
            <w:color w:val="313131"/>
            <w:sz w:val="24"/>
            <w:szCs w:val="24"/>
          </w:rPr>
          <w:t>.</w:t>
        </w:r>
      </w:ins>
      <w:ins w:id="2790" w:author="Mohammad Nayeem Hasan" w:date="2023-01-28T02:00:00Z">
        <w:r w:rsidR="00402190">
          <w:rPr>
            <w:rFonts w:ascii="Times New Roman" w:eastAsia="Times New Roman" w:hAnsi="Times New Roman" w:cs="Times New Roman"/>
            <w:color w:val="313131"/>
            <w:sz w:val="24"/>
            <w:szCs w:val="24"/>
          </w:rPr>
          <w:t>21</w:t>
        </w:r>
      </w:ins>
      <w:ins w:id="2791" w:author="Mohammad Nayeem Hasan" w:date="2023-01-21T14:55:00Z">
        <w:r w:rsidRPr="00B24BD6">
          <w:rPr>
            <w:rFonts w:ascii="Times New Roman" w:eastAsia="Times New Roman" w:hAnsi="Times New Roman" w:cs="Times New Roman"/>
            <w:color w:val="313131"/>
            <w:sz w:val="24"/>
            <w:szCs w:val="24"/>
          </w:rPr>
          <w:t>). The MICS-2012 survey model therefore provided good fit, and a normal binary logistic model with variables included in this survey model suggested to use to describe this type of analysis</w:t>
        </w:r>
      </w:ins>
      <w:ins w:id="2792" w:author="Mohammad Nayeem Hasan" w:date="2023-01-28T02:04:00Z">
        <w:r w:rsidR="00402190">
          <w:rPr>
            <w:rFonts w:ascii="Times New Roman" w:eastAsia="Times New Roman" w:hAnsi="Times New Roman" w:cs="Times New Roman"/>
            <w:color w:val="313131"/>
            <w:sz w:val="24"/>
            <w:szCs w:val="24"/>
          </w:rPr>
          <w:t xml:space="preserve"> (Table 4)</w:t>
        </w:r>
      </w:ins>
      <w:ins w:id="2793" w:author="Mohammad Nayeem Hasan" w:date="2023-01-21T14:55:00Z">
        <w:r w:rsidRPr="00B24BD6">
          <w:rPr>
            <w:rFonts w:ascii="Times New Roman" w:eastAsia="Times New Roman" w:hAnsi="Times New Roman" w:cs="Times New Roman"/>
            <w:color w:val="313131"/>
            <w:sz w:val="24"/>
            <w:szCs w:val="24"/>
          </w:rPr>
          <w:t>.</w:t>
        </w:r>
      </w:ins>
    </w:p>
    <w:p w14:paraId="4E3A5F4D" w14:textId="50886F1D" w:rsidR="00781C63" w:rsidRPr="00D97196" w:rsidDel="00C2040A" w:rsidRDefault="00F119BB">
      <w:pPr>
        <w:spacing w:line="240" w:lineRule="auto"/>
        <w:ind w:firstLine="720"/>
        <w:rPr>
          <w:del w:id="2794" w:author="Mohammad Nayeem Hasan" w:date="2023-01-21T00:39:00Z"/>
          <w:rFonts w:ascii="Times New Roman" w:hAnsi="Times New Roman" w:cs="Times New Roman"/>
          <w:b/>
          <w:sz w:val="24"/>
          <w:szCs w:val="24"/>
        </w:rPr>
        <w:pPrChange w:id="2795" w:author="Mohammad Nayeem Hasan" w:date="2023-01-21T14:56:00Z">
          <w:pPr>
            <w:jc w:val="both"/>
          </w:pPr>
        </w:pPrChange>
      </w:pPr>
      <w:del w:id="2796" w:author="Mohammad Nayeem Hasan" w:date="2023-01-21T00:39:00Z">
        <w:r w:rsidRPr="00D97196" w:rsidDel="00C2040A">
          <w:rPr>
            <w:rFonts w:ascii="Times New Roman" w:hAnsi="Times New Roman" w:cs="Times New Roman"/>
            <w:b/>
            <w:sz w:val="24"/>
            <w:szCs w:val="24"/>
          </w:rPr>
          <w:delText>Table.3</w:delText>
        </w:r>
        <w:r w:rsidR="00781C63" w:rsidRPr="00D97196" w:rsidDel="00C2040A">
          <w:rPr>
            <w:rFonts w:ascii="Times New Roman" w:hAnsi="Times New Roman" w:cs="Times New Roman"/>
            <w:b/>
            <w:sz w:val="24"/>
            <w:szCs w:val="24"/>
          </w:rPr>
          <w:delText xml:space="preserve"> Factors associated with t</w:delText>
        </w:r>
        <w:r w:rsidR="00E60104" w:rsidRPr="00D97196" w:rsidDel="00C2040A">
          <w:rPr>
            <w:rFonts w:ascii="Times New Roman" w:hAnsi="Times New Roman" w:cs="Times New Roman"/>
            <w:b/>
            <w:sz w:val="24"/>
            <w:szCs w:val="24"/>
          </w:rPr>
          <w:delText xml:space="preserve">he </w:delText>
        </w:r>
        <w:r w:rsidR="00220F3A" w:rsidRPr="00D97196" w:rsidDel="00C2040A">
          <w:rPr>
            <w:rFonts w:ascii="Times New Roman" w:hAnsi="Times New Roman" w:cs="Times New Roman"/>
            <w:b/>
            <w:sz w:val="24"/>
            <w:szCs w:val="24"/>
          </w:rPr>
          <w:delText>diarrhea</w:delText>
        </w:r>
        <w:r w:rsidR="00E60104" w:rsidRPr="00D97196" w:rsidDel="00C2040A">
          <w:rPr>
            <w:rFonts w:ascii="Times New Roman" w:hAnsi="Times New Roman" w:cs="Times New Roman"/>
            <w:b/>
            <w:sz w:val="24"/>
            <w:szCs w:val="24"/>
          </w:rPr>
          <w:delText xml:space="preserve"> s</w:delText>
        </w:r>
        <w:r w:rsidR="00852B74" w:rsidRPr="00D97196" w:rsidDel="00C2040A">
          <w:rPr>
            <w:rFonts w:ascii="Times New Roman" w:hAnsi="Times New Roman" w:cs="Times New Roman"/>
            <w:b/>
            <w:sz w:val="24"/>
            <w:szCs w:val="24"/>
          </w:rPr>
          <w:delText>tatus of children using multi</w:delText>
        </w:r>
        <w:r w:rsidR="00E60104" w:rsidRPr="00D97196" w:rsidDel="00C2040A">
          <w:rPr>
            <w:rFonts w:ascii="Times New Roman" w:hAnsi="Times New Roman" w:cs="Times New Roman"/>
            <w:b/>
            <w:sz w:val="24"/>
            <w:szCs w:val="24"/>
          </w:rPr>
          <w:delText>variate logistic regression model</w:delText>
        </w:r>
        <w:r w:rsidR="00781C63" w:rsidRPr="00D97196" w:rsidDel="00C2040A">
          <w:rPr>
            <w:rFonts w:ascii="Times New Roman" w:hAnsi="Times New Roman" w:cs="Times New Roman"/>
            <w:b/>
            <w:sz w:val="24"/>
            <w:szCs w:val="24"/>
          </w:rPr>
          <w:delText xml:space="preserve"> </w:delText>
        </w:r>
        <w:r w:rsidR="00E60104" w:rsidRPr="00D97196" w:rsidDel="00C2040A">
          <w:rPr>
            <w:rFonts w:ascii="Times New Roman" w:hAnsi="Times New Roman" w:cs="Times New Roman"/>
            <w:b/>
            <w:sz w:val="24"/>
            <w:szCs w:val="24"/>
          </w:rPr>
          <w:delText>(</w:delText>
        </w:r>
        <w:r w:rsidR="00781C63" w:rsidRPr="00D97196" w:rsidDel="00C2040A">
          <w:rPr>
            <w:rFonts w:ascii="Times New Roman" w:hAnsi="Times New Roman" w:cs="Times New Roman"/>
            <w:b/>
            <w:sz w:val="24"/>
            <w:szCs w:val="24"/>
          </w:rPr>
          <w:delText xml:space="preserve">MICS 2006, </w:delText>
        </w:r>
        <w:r w:rsidR="00E60104" w:rsidRPr="00D97196" w:rsidDel="00C2040A">
          <w:rPr>
            <w:rFonts w:ascii="Times New Roman" w:hAnsi="Times New Roman" w:cs="Times New Roman"/>
            <w:b/>
            <w:sz w:val="24"/>
            <w:szCs w:val="24"/>
          </w:rPr>
          <w:delText>2012 and 2019)</w:delText>
        </w:r>
      </w:del>
    </w:p>
    <w:tbl>
      <w:tblPr>
        <w:tblStyle w:val="TableGrid"/>
        <w:tblW w:w="5000" w:type="pct"/>
        <w:jc w:val="center"/>
        <w:tblLook w:val="04A0" w:firstRow="1" w:lastRow="0" w:firstColumn="1" w:lastColumn="0" w:noHBand="0" w:noVBand="1"/>
      </w:tblPr>
      <w:tblGrid>
        <w:gridCol w:w="1315"/>
        <w:gridCol w:w="844"/>
        <w:gridCol w:w="988"/>
        <w:gridCol w:w="931"/>
        <w:gridCol w:w="844"/>
        <w:gridCol w:w="861"/>
        <w:gridCol w:w="931"/>
        <w:gridCol w:w="844"/>
        <w:gridCol w:w="861"/>
        <w:gridCol w:w="931"/>
      </w:tblGrid>
      <w:tr w:rsidR="00275578" w:rsidRPr="00D97196" w:rsidDel="00C2040A" w14:paraId="1E84946B" w14:textId="0DA269E9" w:rsidTr="00386483">
        <w:trPr>
          <w:trHeight w:val="161"/>
          <w:jc w:val="center"/>
          <w:del w:id="2797" w:author="Mohammad Nayeem Hasan" w:date="2023-01-21T00:39:00Z"/>
        </w:trPr>
        <w:tc>
          <w:tcPr>
            <w:tcW w:w="811" w:type="pct"/>
            <w:vMerge w:val="restart"/>
            <w:vAlign w:val="center"/>
          </w:tcPr>
          <w:p w14:paraId="3066F918" w14:textId="46650831" w:rsidR="00CE604A" w:rsidRPr="00D97196" w:rsidDel="00C2040A" w:rsidRDefault="00CE604A">
            <w:pPr>
              <w:ind w:firstLine="720"/>
              <w:rPr>
                <w:del w:id="2798" w:author="Mohammad Nayeem Hasan" w:date="2023-01-21T00:39:00Z"/>
                <w:rFonts w:ascii="Times New Roman" w:hAnsi="Times New Roman" w:cs="Times New Roman"/>
                <w:sz w:val="24"/>
                <w:szCs w:val="24"/>
              </w:rPr>
              <w:pPrChange w:id="2799" w:author="Mohammad Nayeem Hasan" w:date="2023-01-21T14:56:00Z">
                <w:pPr>
                  <w:jc w:val="both"/>
                </w:pPr>
              </w:pPrChange>
            </w:pPr>
            <w:del w:id="2800" w:author="Mohammad Nayeem Hasan" w:date="2023-01-21T00:39:00Z">
              <w:r w:rsidRPr="00D97196" w:rsidDel="00C2040A">
                <w:rPr>
                  <w:rFonts w:ascii="Times New Roman" w:hAnsi="Times New Roman" w:cs="Times New Roman"/>
                  <w:sz w:val="24"/>
                  <w:szCs w:val="24"/>
                </w:rPr>
                <w:delText>Characteristics</w:delText>
              </w:r>
            </w:del>
          </w:p>
        </w:tc>
        <w:tc>
          <w:tcPr>
            <w:tcW w:w="1265" w:type="pct"/>
            <w:gridSpan w:val="3"/>
            <w:vAlign w:val="center"/>
          </w:tcPr>
          <w:p w14:paraId="796EEBAD" w14:textId="42B4F481" w:rsidR="00CE604A" w:rsidRPr="00D97196" w:rsidDel="00C2040A" w:rsidRDefault="00CE604A">
            <w:pPr>
              <w:ind w:firstLine="720"/>
              <w:rPr>
                <w:del w:id="2801" w:author="Mohammad Nayeem Hasan" w:date="2023-01-21T00:39:00Z"/>
                <w:rFonts w:ascii="Times New Roman" w:hAnsi="Times New Roman" w:cs="Times New Roman"/>
                <w:sz w:val="24"/>
                <w:szCs w:val="24"/>
              </w:rPr>
              <w:pPrChange w:id="2802" w:author="Mohammad Nayeem Hasan" w:date="2023-01-21T14:56:00Z">
                <w:pPr>
                  <w:jc w:val="both"/>
                </w:pPr>
              </w:pPrChange>
            </w:pPr>
            <w:del w:id="2803" w:author="Mohammad Nayeem Hasan" w:date="2023-01-21T00:39:00Z">
              <w:r w:rsidRPr="00D97196" w:rsidDel="00C2040A">
                <w:rPr>
                  <w:rFonts w:ascii="Times New Roman" w:hAnsi="Times New Roman" w:cs="Times New Roman"/>
                  <w:sz w:val="24"/>
                  <w:szCs w:val="24"/>
                </w:rPr>
                <w:delText>2006</w:delText>
              </w:r>
            </w:del>
          </w:p>
        </w:tc>
        <w:tc>
          <w:tcPr>
            <w:tcW w:w="1441" w:type="pct"/>
            <w:gridSpan w:val="3"/>
            <w:vAlign w:val="center"/>
          </w:tcPr>
          <w:p w14:paraId="2F544382" w14:textId="3FB642A4" w:rsidR="00CE604A" w:rsidRPr="00D97196" w:rsidDel="00C2040A" w:rsidRDefault="00CE604A">
            <w:pPr>
              <w:ind w:firstLine="720"/>
              <w:rPr>
                <w:del w:id="2804" w:author="Mohammad Nayeem Hasan" w:date="2023-01-21T00:39:00Z"/>
                <w:rFonts w:ascii="Times New Roman" w:hAnsi="Times New Roman" w:cs="Times New Roman"/>
                <w:sz w:val="24"/>
                <w:szCs w:val="24"/>
              </w:rPr>
              <w:pPrChange w:id="2805" w:author="Mohammad Nayeem Hasan" w:date="2023-01-21T14:56:00Z">
                <w:pPr>
                  <w:jc w:val="both"/>
                </w:pPr>
              </w:pPrChange>
            </w:pPr>
            <w:del w:id="2806" w:author="Mohammad Nayeem Hasan" w:date="2023-01-21T00:39:00Z">
              <w:r w:rsidRPr="00D97196" w:rsidDel="00C2040A">
                <w:rPr>
                  <w:rFonts w:ascii="Times New Roman" w:hAnsi="Times New Roman" w:cs="Times New Roman"/>
                  <w:sz w:val="24"/>
                  <w:szCs w:val="24"/>
                </w:rPr>
                <w:delText>2012</w:delText>
              </w:r>
            </w:del>
          </w:p>
        </w:tc>
        <w:tc>
          <w:tcPr>
            <w:tcW w:w="1483" w:type="pct"/>
            <w:gridSpan w:val="3"/>
            <w:vAlign w:val="center"/>
          </w:tcPr>
          <w:p w14:paraId="4EAEAF36" w14:textId="5A4113D3" w:rsidR="00CE604A" w:rsidRPr="00D97196" w:rsidDel="00C2040A" w:rsidRDefault="00CE604A">
            <w:pPr>
              <w:ind w:firstLine="720"/>
              <w:rPr>
                <w:del w:id="2807" w:author="Mohammad Nayeem Hasan" w:date="2023-01-21T00:39:00Z"/>
                <w:rFonts w:ascii="Times New Roman" w:hAnsi="Times New Roman" w:cs="Times New Roman"/>
                <w:sz w:val="24"/>
                <w:szCs w:val="24"/>
              </w:rPr>
              <w:pPrChange w:id="2808" w:author="Mohammad Nayeem Hasan" w:date="2023-01-21T14:56:00Z">
                <w:pPr>
                  <w:jc w:val="both"/>
                </w:pPr>
              </w:pPrChange>
            </w:pPr>
            <w:del w:id="2809" w:author="Mohammad Nayeem Hasan" w:date="2023-01-21T00:39:00Z">
              <w:r w:rsidRPr="00D97196" w:rsidDel="00C2040A">
                <w:rPr>
                  <w:rFonts w:ascii="Times New Roman" w:hAnsi="Times New Roman" w:cs="Times New Roman"/>
                  <w:sz w:val="24"/>
                  <w:szCs w:val="24"/>
                </w:rPr>
                <w:delText>2019</w:delText>
              </w:r>
            </w:del>
          </w:p>
        </w:tc>
      </w:tr>
      <w:tr w:rsidR="00275578" w:rsidRPr="00D97196" w:rsidDel="00C2040A" w14:paraId="64721E07" w14:textId="2729041D" w:rsidTr="00D3090E">
        <w:trPr>
          <w:trHeight w:val="684"/>
          <w:jc w:val="center"/>
          <w:del w:id="2810" w:author="Mohammad Nayeem Hasan" w:date="2023-01-21T00:39:00Z"/>
        </w:trPr>
        <w:tc>
          <w:tcPr>
            <w:tcW w:w="811" w:type="pct"/>
            <w:vMerge/>
            <w:vAlign w:val="center"/>
          </w:tcPr>
          <w:p w14:paraId="2317DEA1" w14:textId="2AC5C478" w:rsidR="00CE604A" w:rsidRPr="00D97196" w:rsidDel="00C2040A" w:rsidRDefault="00CE604A">
            <w:pPr>
              <w:ind w:firstLine="720"/>
              <w:rPr>
                <w:del w:id="2811" w:author="Mohammad Nayeem Hasan" w:date="2023-01-21T00:39:00Z"/>
                <w:rFonts w:ascii="Times New Roman" w:hAnsi="Times New Roman" w:cs="Times New Roman"/>
                <w:sz w:val="24"/>
                <w:szCs w:val="24"/>
              </w:rPr>
              <w:pPrChange w:id="2812" w:author="Mohammad Nayeem Hasan" w:date="2023-01-21T14:56:00Z">
                <w:pPr>
                  <w:jc w:val="both"/>
                </w:pPr>
              </w:pPrChange>
            </w:pPr>
          </w:p>
        </w:tc>
        <w:tc>
          <w:tcPr>
            <w:tcW w:w="391" w:type="pct"/>
            <w:vAlign w:val="center"/>
          </w:tcPr>
          <w:p w14:paraId="65C48726" w14:textId="2E64E6DC" w:rsidR="00CE604A" w:rsidRPr="00D97196" w:rsidDel="00C2040A" w:rsidRDefault="002258E4">
            <w:pPr>
              <w:ind w:firstLine="720"/>
              <w:rPr>
                <w:del w:id="2813" w:author="Mohammad Nayeem Hasan" w:date="2023-01-21T00:39:00Z"/>
                <w:rFonts w:ascii="Times New Roman" w:hAnsi="Times New Roman" w:cs="Times New Roman"/>
                <w:sz w:val="24"/>
                <w:szCs w:val="24"/>
              </w:rPr>
              <w:pPrChange w:id="2814" w:author="Mohammad Nayeem Hasan" w:date="2023-01-21T14:56:00Z">
                <w:pPr>
                  <w:jc w:val="both"/>
                </w:pPr>
              </w:pPrChange>
            </w:pPr>
            <w:del w:id="2815" w:author="Mohammad Nayeem Hasan" w:date="2023-01-21T00:39:00Z">
              <w:r w:rsidRPr="00D97196" w:rsidDel="00C2040A">
                <w:rPr>
                  <w:rFonts w:ascii="Times New Roman" w:hAnsi="Times New Roman" w:cs="Times New Roman"/>
                  <w:sz w:val="24"/>
                  <w:szCs w:val="24"/>
                </w:rPr>
                <w:delText>A</w:delText>
              </w:r>
              <w:r w:rsidR="00CE604A" w:rsidRPr="00D97196" w:rsidDel="00C2040A">
                <w:rPr>
                  <w:rFonts w:ascii="Times New Roman" w:hAnsi="Times New Roman" w:cs="Times New Roman"/>
                  <w:sz w:val="24"/>
                  <w:szCs w:val="24"/>
                </w:rPr>
                <w:delText>OR</w:delText>
              </w:r>
            </w:del>
          </w:p>
        </w:tc>
        <w:tc>
          <w:tcPr>
            <w:tcW w:w="457" w:type="pct"/>
            <w:vAlign w:val="center"/>
          </w:tcPr>
          <w:p w14:paraId="3F81B3A4" w14:textId="490A397B" w:rsidR="00CE604A" w:rsidRPr="00D97196" w:rsidDel="00C2040A" w:rsidRDefault="00CE604A">
            <w:pPr>
              <w:ind w:firstLine="720"/>
              <w:rPr>
                <w:del w:id="2816" w:author="Mohammad Nayeem Hasan" w:date="2023-01-21T00:39:00Z"/>
                <w:rFonts w:ascii="Times New Roman" w:hAnsi="Times New Roman" w:cs="Times New Roman"/>
                <w:sz w:val="24"/>
                <w:szCs w:val="24"/>
              </w:rPr>
              <w:pPrChange w:id="2817" w:author="Mohammad Nayeem Hasan" w:date="2023-01-21T14:56:00Z">
                <w:pPr>
                  <w:jc w:val="both"/>
                </w:pPr>
              </w:pPrChange>
            </w:pPr>
            <w:del w:id="2818" w:author="Mohammad Nayeem Hasan" w:date="2023-01-21T00:39:00Z">
              <w:r w:rsidRPr="00D97196" w:rsidDel="00C2040A">
                <w:rPr>
                  <w:rFonts w:ascii="Times New Roman" w:hAnsi="Times New Roman" w:cs="Times New Roman"/>
                  <w:sz w:val="24"/>
                  <w:szCs w:val="24"/>
                </w:rPr>
                <w:delText>95% CI</w:delText>
              </w:r>
            </w:del>
          </w:p>
        </w:tc>
        <w:tc>
          <w:tcPr>
            <w:tcW w:w="417" w:type="pct"/>
            <w:vAlign w:val="center"/>
          </w:tcPr>
          <w:p w14:paraId="6DD57790" w14:textId="0940AD37" w:rsidR="00CE604A" w:rsidRPr="00D97196" w:rsidDel="00C2040A" w:rsidRDefault="00CE604A">
            <w:pPr>
              <w:ind w:firstLine="720"/>
              <w:rPr>
                <w:del w:id="2819" w:author="Mohammad Nayeem Hasan" w:date="2023-01-21T00:39:00Z"/>
                <w:rFonts w:ascii="Times New Roman" w:hAnsi="Times New Roman" w:cs="Times New Roman"/>
                <w:sz w:val="24"/>
                <w:szCs w:val="24"/>
              </w:rPr>
              <w:pPrChange w:id="2820" w:author="Mohammad Nayeem Hasan" w:date="2023-01-21T14:56:00Z">
                <w:pPr>
                  <w:jc w:val="both"/>
                </w:pPr>
              </w:pPrChange>
            </w:pPr>
            <w:del w:id="2821" w:author="Mohammad Nayeem Hasan" w:date="2023-01-21T00:39:00Z">
              <w:r w:rsidRPr="00D97196" w:rsidDel="00C2040A">
                <w:rPr>
                  <w:rFonts w:ascii="Times New Roman" w:hAnsi="Times New Roman" w:cs="Times New Roman"/>
                  <w:sz w:val="24"/>
                  <w:szCs w:val="24"/>
                </w:rPr>
                <w:delText>P-value</w:delText>
              </w:r>
            </w:del>
          </w:p>
        </w:tc>
        <w:tc>
          <w:tcPr>
            <w:tcW w:w="456" w:type="pct"/>
            <w:vAlign w:val="center"/>
          </w:tcPr>
          <w:p w14:paraId="3158B91D" w14:textId="72FD4C82" w:rsidR="00CE604A" w:rsidRPr="00D97196" w:rsidDel="00C2040A" w:rsidRDefault="002258E4">
            <w:pPr>
              <w:ind w:firstLine="720"/>
              <w:rPr>
                <w:del w:id="2822" w:author="Mohammad Nayeem Hasan" w:date="2023-01-21T00:39:00Z"/>
                <w:rFonts w:ascii="Times New Roman" w:hAnsi="Times New Roman" w:cs="Times New Roman"/>
                <w:sz w:val="24"/>
                <w:szCs w:val="24"/>
              </w:rPr>
              <w:pPrChange w:id="2823" w:author="Mohammad Nayeem Hasan" w:date="2023-01-21T14:56:00Z">
                <w:pPr>
                  <w:jc w:val="both"/>
                </w:pPr>
              </w:pPrChange>
            </w:pPr>
            <w:del w:id="2824" w:author="Mohammad Nayeem Hasan" w:date="2023-01-21T00:39:00Z">
              <w:r w:rsidRPr="00D97196" w:rsidDel="00C2040A">
                <w:rPr>
                  <w:rFonts w:ascii="Times New Roman" w:hAnsi="Times New Roman" w:cs="Times New Roman"/>
                  <w:sz w:val="24"/>
                  <w:szCs w:val="24"/>
                </w:rPr>
                <w:delText>A</w:delText>
              </w:r>
              <w:r w:rsidR="00CE604A" w:rsidRPr="00D97196" w:rsidDel="00C2040A">
                <w:rPr>
                  <w:rFonts w:ascii="Times New Roman" w:hAnsi="Times New Roman" w:cs="Times New Roman"/>
                  <w:sz w:val="24"/>
                  <w:szCs w:val="24"/>
                </w:rPr>
                <w:delText>OR</w:delText>
              </w:r>
            </w:del>
          </w:p>
        </w:tc>
        <w:tc>
          <w:tcPr>
            <w:tcW w:w="456" w:type="pct"/>
            <w:vAlign w:val="center"/>
          </w:tcPr>
          <w:p w14:paraId="33C2534B" w14:textId="453FD342" w:rsidR="00CE604A" w:rsidRPr="00D97196" w:rsidDel="00C2040A" w:rsidRDefault="00CE604A">
            <w:pPr>
              <w:ind w:firstLine="720"/>
              <w:rPr>
                <w:del w:id="2825" w:author="Mohammad Nayeem Hasan" w:date="2023-01-21T00:39:00Z"/>
                <w:rFonts w:ascii="Times New Roman" w:hAnsi="Times New Roman" w:cs="Times New Roman"/>
                <w:sz w:val="24"/>
                <w:szCs w:val="24"/>
              </w:rPr>
              <w:pPrChange w:id="2826" w:author="Mohammad Nayeem Hasan" w:date="2023-01-21T14:56:00Z">
                <w:pPr>
                  <w:jc w:val="both"/>
                </w:pPr>
              </w:pPrChange>
            </w:pPr>
            <w:del w:id="2827" w:author="Mohammad Nayeem Hasan" w:date="2023-01-21T00:39:00Z">
              <w:r w:rsidRPr="00D97196" w:rsidDel="00C2040A">
                <w:rPr>
                  <w:rFonts w:ascii="Times New Roman" w:hAnsi="Times New Roman" w:cs="Times New Roman"/>
                  <w:sz w:val="24"/>
                  <w:szCs w:val="24"/>
                </w:rPr>
                <w:delText>95% CI</w:delText>
              </w:r>
            </w:del>
          </w:p>
        </w:tc>
        <w:tc>
          <w:tcPr>
            <w:tcW w:w="529" w:type="pct"/>
            <w:vAlign w:val="center"/>
          </w:tcPr>
          <w:p w14:paraId="41024235" w14:textId="3DB0F3FA" w:rsidR="00CE604A" w:rsidRPr="00D97196" w:rsidDel="00C2040A" w:rsidRDefault="00CE604A">
            <w:pPr>
              <w:ind w:firstLine="720"/>
              <w:rPr>
                <w:del w:id="2828" w:author="Mohammad Nayeem Hasan" w:date="2023-01-21T00:39:00Z"/>
                <w:rFonts w:ascii="Times New Roman" w:hAnsi="Times New Roman" w:cs="Times New Roman"/>
                <w:sz w:val="24"/>
                <w:szCs w:val="24"/>
              </w:rPr>
              <w:pPrChange w:id="2829" w:author="Mohammad Nayeem Hasan" w:date="2023-01-21T14:56:00Z">
                <w:pPr>
                  <w:jc w:val="both"/>
                </w:pPr>
              </w:pPrChange>
            </w:pPr>
            <w:del w:id="2830" w:author="Mohammad Nayeem Hasan" w:date="2023-01-21T00:39:00Z">
              <w:r w:rsidRPr="00D97196" w:rsidDel="00C2040A">
                <w:rPr>
                  <w:rFonts w:ascii="Times New Roman" w:hAnsi="Times New Roman" w:cs="Times New Roman"/>
                  <w:sz w:val="24"/>
                  <w:szCs w:val="24"/>
                </w:rPr>
                <w:delText>P-value</w:delText>
              </w:r>
            </w:del>
          </w:p>
        </w:tc>
        <w:tc>
          <w:tcPr>
            <w:tcW w:w="434" w:type="pct"/>
            <w:vAlign w:val="center"/>
          </w:tcPr>
          <w:p w14:paraId="0EB2BC8E" w14:textId="3D8642A9" w:rsidR="00CE604A" w:rsidRPr="00D97196" w:rsidDel="00C2040A" w:rsidRDefault="002258E4">
            <w:pPr>
              <w:ind w:firstLine="720"/>
              <w:rPr>
                <w:del w:id="2831" w:author="Mohammad Nayeem Hasan" w:date="2023-01-21T00:39:00Z"/>
                <w:rFonts w:ascii="Times New Roman" w:hAnsi="Times New Roman" w:cs="Times New Roman"/>
                <w:sz w:val="24"/>
                <w:szCs w:val="24"/>
              </w:rPr>
              <w:pPrChange w:id="2832" w:author="Mohammad Nayeem Hasan" w:date="2023-01-21T14:56:00Z">
                <w:pPr>
                  <w:jc w:val="both"/>
                </w:pPr>
              </w:pPrChange>
            </w:pPr>
            <w:del w:id="2833" w:author="Mohammad Nayeem Hasan" w:date="2023-01-21T00:39:00Z">
              <w:r w:rsidRPr="00D97196" w:rsidDel="00C2040A">
                <w:rPr>
                  <w:rFonts w:ascii="Times New Roman" w:hAnsi="Times New Roman" w:cs="Times New Roman"/>
                  <w:sz w:val="24"/>
                  <w:szCs w:val="24"/>
                </w:rPr>
                <w:delText>A</w:delText>
              </w:r>
              <w:r w:rsidR="00CE604A" w:rsidRPr="00D97196" w:rsidDel="00C2040A">
                <w:rPr>
                  <w:rFonts w:ascii="Times New Roman" w:hAnsi="Times New Roman" w:cs="Times New Roman"/>
                  <w:sz w:val="24"/>
                  <w:szCs w:val="24"/>
                </w:rPr>
                <w:delText>OR</w:delText>
              </w:r>
            </w:del>
          </w:p>
        </w:tc>
        <w:tc>
          <w:tcPr>
            <w:tcW w:w="522" w:type="pct"/>
            <w:vAlign w:val="center"/>
          </w:tcPr>
          <w:p w14:paraId="79F84A21" w14:textId="4B78B4FB" w:rsidR="00CE604A" w:rsidRPr="00D97196" w:rsidDel="00C2040A" w:rsidRDefault="00CE604A">
            <w:pPr>
              <w:ind w:firstLine="720"/>
              <w:rPr>
                <w:del w:id="2834" w:author="Mohammad Nayeem Hasan" w:date="2023-01-21T00:39:00Z"/>
                <w:rFonts w:ascii="Times New Roman" w:hAnsi="Times New Roman" w:cs="Times New Roman"/>
                <w:sz w:val="24"/>
                <w:szCs w:val="24"/>
              </w:rPr>
              <w:pPrChange w:id="2835" w:author="Mohammad Nayeem Hasan" w:date="2023-01-21T14:56:00Z">
                <w:pPr>
                  <w:jc w:val="both"/>
                </w:pPr>
              </w:pPrChange>
            </w:pPr>
            <w:del w:id="2836" w:author="Mohammad Nayeem Hasan" w:date="2023-01-21T00:39:00Z">
              <w:r w:rsidRPr="00D97196" w:rsidDel="00C2040A">
                <w:rPr>
                  <w:rFonts w:ascii="Times New Roman" w:hAnsi="Times New Roman" w:cs="Times New Roman"/>
                  <w:sz w:val="24"/>
                  <w:szCs w:val="24"/>
                </w:rPr>
                <w:delText>95% CI</w:delText>
              </w:r>
            </w:del>
          </w:p>
        </w:tc>
        <w:tc>
          <w:tcPr>
            <w:tcW w:w="527" w:type="pct"/>
            <w:vAlign w:val="center"/>
          </w:tcPr>
          <w:p w14:paraId="4540DD2F" w14:textId="24C4A635" w:rsidR="00CE604A" w:rsidRPr="00D97196" w:rsidDel="00C2040A" w:rsidRDefault="00CE604A">
            <w:pPr>
              <w:ind w:firstLine="720"/>
              <w:rPr>
                <w:del w:id="2837" w:author="Mohammad Nayeem Hasan" w:date="2023-01-21T00:39:00Z"/>
                <w:rFonts w:ascii="Times New Roman" w:hAnsi="Times New Roman" w:cs="Times New Roman"/>
                <w:sz w:val="24"/>
                <w:szCs w:val="24"/>
              </w:rPr>
              <w:pPrChange w:id="2838" w:author="Mohammad Nayeem Hasan" w:date="2023-01-21T14:56:00Z">
                <w:pPr>
                  <w:jc w:val="both"/>
                </w:pPr>
              </w:pPrChange>
            </w:pPr>
            <w:del w:id="2839" w:author="Mohammad Nayeem Hasan" w:date="2023-01-21T00:39:00Z">
              <w:r w:rsidRPr="00D97196" w:rsidDel="00C2040A">
                <w:rPr>
                  <w:rFonts w:ascii="Times New Roman" w:hAnsi="Times New Roman" w:cs="Times New Roman"/>
                  <w:sz w:val="24"/>
                  <w:szCs w:val="24"/>
                </w:rPr>
                <w:delText>P-value</w:delText>
              </w:r>
            </w:del>
          </w:p>
        </w:tc>
      </w:tr>
      <w:tr w:rsidR="00275578" w:rsidRPr="00D97196" w:rsidDel="00C2040A" w14:paraId="00A6AAC9" w14:textId="68E5C05E" w:rsidTr="00C30CFA">
        <w:trPr>
          <w:trHeight w:val="161"/>
          <w:jc w:val="center"/>
          <w:del w:id="2840" w:author="Mohammad Nayeem Hasan" w:date="2023-01-21T00:39:00Z"/>
        </w:trPr>
        <w:tc>
          <w:tcPr>
            <w:tcW w:w="5000" w:type="pct"/>
            <w:gridSpan w:val="10"/>
            <w:vAlign w:val="center"/>
          </w:tcPr>
          <w:p w14:paraId="08F6D71A" w14:textId="00842756" w:rsidR="00227D57" w:rsidRPr="00D97196" w:rsidDel="00C2040A" w:rsidRDefault="00227D57">
            <w:pPr>
              <w:ind w:firstLine="720"/>
              <w:rPr>
                <w:del w:id="2841" w:author="Mohammad Nayeem Hasan" w:date="2023-01-21T00:39:00Z"/>
                <w:rFonts w:ascii="Times New Roman" w:hAnsi="Times New Roman" w:cs="Times New Roman"/>
                <w:sz w:val="24"/>
                <w:szCs w:val="24"/>
              </w:rPr>
              <w:pPrChange w:id="2842" w:author="Mohammad Nayeem Hasan" w:date="2023-01-21T14:56:00Z">
                <w:pPr>
                  <w:jc w:val="both"/>
                </w:pPr>
              </w:pPrChange>
            </w:pPr>
            <w:del w:id="2843" w:author="Mohammad Nayeem Hasan" w:date="2023-01-21T00:39:00Z">
              <w:r w:rsidRPr="00D97196" w:rsidDel="00C2040A">
                <w:rPr>
                  <w:rFonts w:ascii="Times New Roman" w:hAnsi="Times New Roman" w:cs="Times New Roman"/>
                  <w:sz w:val="24"/>
                  <w:szCs w:val="24"/>
                </w:rPr>
                <w:delText>CHILD CHARACTERISTICS</w:delText>
              </w:r>
            </w:del>
          </w:p>
        </w:tc>
      </w:tr>
      <w:tr w:rsidR="00275578" w:rsidRPr="00D97196" w:rsidDel="00C2040A" w14:paraId="37129683" w14:textId="7303ECC1" w:rsidTr="00C30CFA">
        <w:trPr>
          <w:trHeight w:val="161"/>
          <w:jc w:val="center"/>
          <w:del w:id="2844" w:author="Mohammad Nayeem Hasan" w:date="2023-01-21T00:39:00Z"/>
        </w:trPr>
        <w:tc>
          <w:tcPr>
            <w:tcW w:w="5000" w:type="pct"/>
            <w:gridSpan w:val="10"/>
            <w:vAlign w:val="center"/>
          </w:tcPr>
          <w:p w14:paraId="14F28630" w14:textId="319317C7" w:rsidR="00227D57" w:rsidRPr="00D97196" w:rsidDel="00C2040A" w:rsidRDefault="00227D57">
            <w:pPr>
              <w:ind w:firstLine="720"/>
              <w:rPr>
                <w:del w:id="2845" w:author="Mohammad Nayeem Hasan" w:date="2023-01-21T00:39:00Z"/>
                <w:rFonts w:ascii="Times New Roman" w:hAnsi="Times New Roman" w:cs="Times New Roman"/>
                <w:sz w:val="24"/>
                <w:szCs w:val="24"/>
              </w:rPr>
              <w:pPrChange w:id="2846" w:author="Mohammad Nayeem Hasan" w:date="2023-01-21T14:56:00Z">
                <w:pPr>
                  <w:jc w:val="both"/>
                </w:pPr>
              </w:pPrChange>
            </w:pPr>
            <w:del w:id="2847" w:author="Mohammad Nayeem Hasan" w:date="2023-01-21T00:39:00Z">
              <w:r w:rsidRPr="00D97196" w:rsidDel="00C2040A">
                <w:rPr>
                  <w:rFonts w:ascii="Times New Roman" w:hAnsi="Times New Roman" w:cs="Times New Roman"/>
                  <w:sz w:val="24"/>
                  <w:szCs w:val="24"/>
                </w:rPr>
                <w:delText>Age of child (in months)</w:delText>
              </w:r>
            </w:del>
          </w:p>
        </w:tc>
      </w:tr>
      <w:tr w:rsidR="00275578" w:rsidRPr="00D97196" w:rsidDel="00C2040A" w14:paraId="1AC7D404" w14:textId="3779BFD8" w:rsidTr="00275578">
        <w:trPr>
          <w:trHeight w:val="250"/>
          <w:jc w:val="center"/>
          <w:del w:id="2848" w:author="Mohammad Nayeem Hasan" w:date="2023-01-21T00:39:00Z"/>
        </w:trPr>
        <w:tc>
          <w:tcPr>
            <w:tcW w:w="811" w:type="pct"/>
            <w:vAlign w:val="center"/>
          </w:tcPr>
          <w:p w14:paraId="5F24F1F9" w14:textId="78CEA734" w:rsidR="00F7765E" w:rsidRPr="00D97196" w:rsidDel="00C2040A" w:rsidRDefault="00F7765E">
            <w:pPr>
              <w:ind w:firstLine="720"/>
              <w:rPr>
                <w:del w:id="2849" w:author="Mohammad Nayeem Hasan" w:date="2023-01-21T00:39:00Z"/>
                <w:rFonts w:ascii="Times New Roman" w:hAnsi="Times New Roman" w:cs="Times New Roman"/>
                <w:sz w:val="24"/>
                <w:szCs w:val="24"/>
              </w:rPr>
              <w:pPrChange w:id="2850" w:author="Mohammad Nayeem Hasan" w:date="2023-01-21T14:56:00Z">
                <w:pPr>
                  <w:jc w:val="both"/>
                </w:pPr>
              </w:pPrChange>
            </w:pPr>
            <w:commentRangeStart w:id="2851"/>
            <w:del w:id="2852" w:author="Mohammad Nayeem Hasan" w:date="2023-01-21T00:39:00Z">
              <w:r w:rsidRPr="00D97196" w:rsidDel="00C2040A">
                <w:rPr>
                  <w:rFonts w:ascii="Times New Roman" w:hAnsi="Times New Roman" w:cs="Times New Roman"/>
                  <w:sz w:val="24"/>
                  <w:szCs w:val="24"/>
                </w:rPr>
                <w:delText>0-11</w:delText>
              </w:r>
            </w:del>
          </w:p>
        </w:tc>
        <w:tc>
          <w:tcPr>
            <w:tcW w:w="391" w:type="pct"/>
            <w:vAlign w:val="center"/>
          </w:tcPr>
          <w:p w14:paraId="2763BF77" w14:textId="0A24614D" w:rsidR="00F7765E" w:rsidRPr="00D97196" w:rsidDel="00C2040A" w:rsidRDefault="00F7765E">
            <w:pPr>
              <w:ind w:firstLine="720"/>
              <w:rPr>
                <w:del w:id="2853" w:author="Mohammad Nayeem Hasan" w:date="2023-01-21T00:39:00Z"/>
                <w:rFonts w:ascii="Times New Roman" w:hAnsi="Times New Roman" w:cs="Times New Roman"/>
                <w:sz w:val="24"/>
                <w:szCs w:val="24"/>
              </w:rPr>
              <w:pPrChange w:id="2854" w:author="Mohammad Nayeem Hasan" w:date="2023-01-21T14:56:00Z">
                <w:pPr>
                  <w:jc w:val="both"/>
                </w:pPr>
              </w:pPrChange>
            </w:pPr>
            <w:commentRangeStart w:id="2855"/>
            <w:del w:id="2856" w:author="Mohammad Nayeem Hasan" w:date="2023-01-21T00:39:00Z">
              <w:r w:rsidRPr="00D97196" w:rsidDel="00C2040A">
                <w:rPr>
                  <w:rFonts w:ascii="Times New Roman" w:hAnsi="Times New Roman" w:cs="Times New Roman"/>
                  <w:sz w:val="24"/>
                  <w:szCs w:val="24"/>
                </w:rPr>
                <w:delText>1.81</w:delText>
              </w:r>
            </w:del>
          </w:p>
        </w:tc>
        <w:tc>
          <w:tcPr>
            <w:tcW w:w="457" w:type="pct"/>
            <w:vAlign w:val="center"/>
          </w:tcPr>
          <w:p w14:paraId="38B5022F" w14:textId="07DE928F" w:rsidR="00F7765E" w:rsidRPr="00D97196" w:rsidDel="00C2040A" w:rsidRDefault="00F7765E">
            <w:pPr>
              <w:ind w:firstLine="720"/>
              <w:rPr>
                <w:del w:id="2857" w:author="Mohammad Nayeem Hasan" w:date="2023-01-21T00:39:00Z"/>
                <w:rFonts w:ascii="Times New Roman" w:hAnsi="Times New Roman" w:cs="Times New Roman"/>
                <w:sz w:val="24"/>
                <w:szCs w:val="24"/>
              </w:rPr>
              <w:pPrChange w:id="2858" w:author="Mohammad Nayeem Hasan" w:date="2023-01-21T14:56:00Z">
                <w:pPr>
                  <w:jc w:val="both"/>
                </w:pPr>
              </w:pPrChange>
            </w:pPr>
            <w:del w:id="2859" w:author="Mohammad Nayeem Hasan" w:date="2023-01-21T00:39:00Z">
              <w:r w:rsidRPr="00D97196" w:rsidDel="00C2040A">
                <w:rPr>
                  <w:rFonts w:ascii="Times New Roman" w:hAnsi="Times New Roman" w:cs="Times New Roman"/>
                  <w:sz w:val="24"/>
                  <w:szCs w:val="24"/>
                </w:rPr>
                <w:delText>1.50 – 2.18</w:delText>
              </w:r>
              <w:commentRangeEnd w:id="2855"/>
              <w:r w:rsidR="00AA7BE0" w:rsidDel="00C2040A">
                <w:rPr>
                  <w:rStyle w:val="CommentReference"/>
                </w:rPr>
                <w:commentReference w:id="2855"/>
              </w:r>
              <w:r w:rsidR="00545AE3" w:rsidDel="00C2040A">
                <w:rPr>
                  <w:rStyle w:val="CommentReference"/>
                </w:rPr>
                <w:commentReference w:id="2851"/>
              </w:r>
            </w:del>
          </w:p>
        </w:tc>
        <w:tc>
          <w:tcPr>
            <w:tcW w:w="417" w:type="pct"/>
            <w:vAlign w:val="center"/>
          </w:tcPr>
          <w:p w14:paraId="1321A9A2" w14:textId="76863429" w:rsidR="00F7765E" w:rsidRPr="00F411AC" w:rsidDel="00C2040A" w:rsidRDefault="00F7765E">
            <w:pPr>
              <w:ind w:firstLine="720"/>
              <w:rPr>
                <w:del w:id="2860" w:author="Mohammad Nayeem Hasan" w:date="2023-01-21T00:39:00Z"/>
                <w:rFonts w:ascii="Times New Roman" w:hAnsi="Times New Roman" w:cs="Times New Roman"/>
                <w:b/>
                <w:bCs/>
                <w:sz w:val="24"/>
                <w:szCs w:val="24"/>
              </w:rPr>
              <w:pPrChange w:id="2861" w:author="Mohammad Nayeem Hasan" w:date="2023-01-21T14:56:00Z">
                <w:pPr>
                  <w:jc w:val="both"/>
                </w:pPr>
              </w:pPrChange>
            </w:pPr>
            <w:del w:id="2862" w:author="Mohammad Nayeem Hasan" w:date="2023-01-21T00:39:00Z">
              <w:r w:rsidRPr="00F411AC" w:rsidDel="00C2040A">
                <w:rPr>
                  <w:rFonts w:ascii="Times New Roman" w:hAnsi="Times New Roman" w:cs="Times New Roman"/>
                  <w:b/>
                  <w:bCs/>
                  <w:sz w:val="24"/>
                  <w:szCs w:val="24"/>
                </w:rPr>
                <w:delText>&lt;0.001</w:delText>
              </w:r>
            </w:del>
          </w:p>
        </w:tc>
        <w:tc>
          <w:tcPr>
            <w:tcW w:w="456" w:type="pct"/>
            <w:vAlign w:val="center"/>
          </w:tcPr>
          <w:p w14:paraId="0D755631" w14:textId="37FB24BB" w:rsidR="00F7765E" w:rsidRPr="00D97196" w:rsidDel="00C2040A" w:rsidRDefault="00F7765E">
            <w:pPr>
              <w:ind w:firstLine="720"/>
              <w:rPr>
                <w:del w:id="2863" w:author="Mohammad Nayeem Hasan" w:date="2023-01-21T00:39:00Z"/>
                <w:rFonts w:ascii="Times New Roman" w:hAnsi="Times New Roman" w:cs="Times New Roman"/>
                <w:sz w:val="24"/>
                <w:szCs w:val="24"/>
              </w:rPr>
              <w:pPrChange w:id="2864" w:author="Mohammad Nayeem Hasan" w:date="2023-01-21T14:56:00Z">
                <w:pPr>
                  <w:jc w:val="both"/>
                </w:pPr>
              </w:pPrChange>
            </w:pPr>
            <w:del w:id="2865" w:author="Mohammad Nayeem Hasan" w:date="2023-01-21T00:39:00Z">
              <w:r w:rsidRPr="00D97196" w:rsidDel="00C2040A">
                <w:rPr>
                  <w:rFonts w:ascii="Times New Roman" w:hAnsi="Times New Roman" w:cs="Times New Roman"/>
                  <w:sz w:val="24"/>
                  <w:szCs w:val="24"/>
                </w:rPr>
                <w:delText>4.39</w:delText>
              </w:r>
            </w:del>
          </w:p>
        </w:tc>
        <w:tc>
          <w:tcPr>
            <w:tcW w:w="456" w:type="pct"/>
            <w:vAlign w:val="center"/>
          </w:tcPr>
          <w:p w14:paraId="69783AF7" w14:textId="4381E8DF" w:rsidR="00F7765E" w:rsidRPr="00D97196" w:rsidDel="00C2040A" w:rsidRDefault="00F7765E">
            <w:pPr>
              <w:ind w:firstLine="720"/>
              <w:rPr>
                <w:del w:id="2866" w:author="Mohammad Nayeem Hasan" w:date="2023-01-21T00:39:00Z"/>
                <w:rFonts w:ascii="Times New Roman" w:hAnsi="Times New Roman" w:cs="Times New Roman"/>
                <w:sz w:val="24"/>
                <w:szCs w:val="24"/>
              </w:rPr>
              <w:pPrChange w:id="2867" w:author="Mohammad Nayeem Hasan" w:date="2023-01-21T14:56:00Z">
                <w:pPr>
                  <w:jc w:val="both"/>
                </w:pPr>
              </w:pPrChange>
            </w:pPr>
            <w:del w:id="2868" w:author="Mohammad Nayeem Hasan" w:date="2023-01-21T00:39:00Z">
              <w:r w:rsidRPr="00D97196" w:rsidDel="00C2040A">
                <w:rPr>
                  <w:rFonts w:ascii="Times New Roman" w:hAnsi="Times New Roman" w:cs="Times New Roman"/>
                  <w:sz w:val="24"/>
                  <w:szCs w:val="24"/>
                </w:rPr>
                <w:delText>2.11 – 9.14</w:delText>
              </w:r>
            </w:del>
          </w:p>
        </w:tc>
        <w:tc>
          <w:tcPr>
            <w:tcW w:w="529" w:type="pct"/>
            <w:vAlign w:val="center"/>
          </w:tcPr>
          <w:p w14:paraId="3BCF7F81" w14:textId="57AC57C6" w:rsidR="00F7765E" w:rsidRPr="00F411AC" w:rsidDel="00C2040A" w:rsidRDefault="00F7765E">
            <w:pPr>
              <w:ind w:firstLine="720"/>
              <w:rPr>
                <w:del w:id="2869" w:author="Mohammad Nayeem Hasan" w:date="2023-01-21T00:39:00Z"/>
                <w:rFonts w:ascii="Times New Roman" w:hAnsi="Times New Roman" w:cs="Times New Roman"/>
                <w:b/>
                <w:bCs/>
                <w:sz w:val="24"/>
                <w:szCs w:val="24"/>
              </w:rPr>
              <w:pPrChange w:id="2870" w:author="Mohammad Nayeem Hasan" w:date="2023-01-21T14:56:00Z">
                <w:pPr>
                  <w:jc w:val="both"/>
                </w:pPr>
              </w:pPrChange>
            </w:pPr>
            <w:del w:id="2871" w:author="Mohammad Nayeem Hasan" w:date="2023-01-21T00:39:00Z">
              <w:r w:rsidRPr="00F411AC" w:rsidDel="00C2040A">
                <w:rPr>
                  <w:rFonts w:ascii="Times New Roman" w:hAnsi="Times New Roman" w:cs="Times New Roman"/>
                  <w:b/>
                  <w:bCs/>
                  <w:sz w:val="24"/>
                  <w:szCs w:val="24"/>
                </w:rPr>
                <w:delText>&lt;0.001</w:delText>
              </w:r>
            </w:del>
          </w:p>
        </w:tc>
        <w:tc>
          <w:tcPr>
            <w:tcW w:w="434" w:type="pct"/>
            <w:vAlign w:val="center"/>
          </w:tcPr>
          <w:p w14:paraId="225B4B43" w14:textId="48B46B66" w:rsidR="00F7765E" w:rsidRPr="00D97196" w:rsidDel="00C2040A" w:rsidRDefault="00F7765E">
            <w:pPr>
              <w:ind w:firstLine="720"/>
              <w:rPr>
                <w:del w:id="2872" w:author="Mohammad Nayeem Hasan" w:date="2023-01-21T00:39:00Z"/>
                <w:rFonts w:ascii="Times New Roman" w:hAnsi="Times New Roman" w:cs="Times New Roman"/>
                <w:sz w:val="24"/>
                <w:szCs w:val="24"/>
              </w:rPr>
              <w:pPrChange w:id="2873" w:author="Mohammad Nayeem Hasan" w:date="2023-01-21T14:56:00Z">
                <w:pPr>
                  <w:jc w:val="both"/>
                </w:pPr>
              </w:pPrChange>
            </w:pPr>
            <w:del w:id="2874" w:author="Mohammad Nayeem Hasan" w:date="2023-01-21T00:39:00Z">
              <w:r w:rsidRPr="00D97196" w:rsidDel="00C2040A">
                <w:rPr>
                  <w:rFonts w:ascii="Times New Roman" w:hAnsi="Times New Roman" w:cs="Times New Roman"/>
                  <w:sz w:val="24"/>
                  <w:szCs w:val="24"/>
                </w:rPr>
                <w:delText>3.32</w:delText>
              </w:r>
            </w:del>
          </w:p>
        </w:tc>
        <w:tc>
          <w:tcPr>
            <w:tcW w:w="522" w:type="pct"/>
            <w:vAlign w:val="center"/>
          </w:tcPr>
          <w:p w14:paraId="23630330" w14:textId="3CA4FC30" w:rsidR="00F7765E" w:rsidRPr="00D97196" w:rsidDel="00C2040A" w:rsidRDefault="00F7765E">
            <w:pPr>
              <w:ind w:firstLine="720"/>
              <w:rPr>
                <w:del w:id="2875" w:author="Mohammad Nayeem Hasan" w:date="2023-01-21T00:39:00Z"/>
                <w:rFonts w:ascii="Times New Roman" w:hAnsi="Times New Roman" w:cs="Times New Roman"/>
                <w:sz w:val="24"/>
                <w:szCs w:val="24"/>
              </w:rPr>
              <w:pPrChange w:id="2876" w:author="Mohammad Nayeem Hasan" w:date="2023-01-21T14:56:00Z">
                <w:pPr>
                  <w:jc w:val="both"/>
                </w:pPr>
              </w:pPrChange>
            </w:pPr>
            <w:del w:id="2877" w:author="Mohammad Nayeem Hasan" w:date="2023-01-21T00:39:00Z">
              <w:r w:rsidRPr="00D97196" w:rsidDel="00C2040A">
                <w:rPr>
                  <w:rFonts w:ascii="Times New Roman" w:hAnsi="Times New Roman" w:cs="Times New Roman"/>
                  <w:sz w:val="24"/>
                  <w:szCs w:val="24"/>
                </w:rPr>
                <w:delText>2.63–4.19</w:delText>
              </w:r>
            </w:del>
          </w:p>
        </w:tc>
        <w:tc>
          <w:tcPr>
            <w:tcW w:w="527" w:type="pct"/>
            <w:vAlign w:val="center"/>
          </w:tcPr>
          <w:p w14:paraId="506055C9" w14:textId="57CB90AA" w:rsidR="00F7765E" w:rsidRPr="00F411AC" w:rsidDel="00C2040A" w:rsidRDefault="00F7765E">
            <w:pPr>
              <w:ind w:firstLine="720"/>
              <w:rPr>
                <w:del w:id="2878" w:author="Mohammad Nayeem Hasan" w:date="2023-01-21T00:39:00Z"/>
                <w:rFonts w:ascii="Times New Roman" w:hAnsi="Times New Roman" w:cs="Times New Roman"/>
                <w:b/>
                <w:bCs/>
                <w:sz w:val="24"/>
                <w:szCs w:val="24"/>
                <w:highlight w:val="yellow"/>
              </w:rPr>
              <w:pPrChange w:id="2879" w:author="Mohammad Nayeem Hasan" w:date="2023-01-21T14:56:00Z">
                <w:pPr>
                  <w:jc w:val="both"/>
                </w:pPr>
              </w:pPrChange>
            </w:pPr>
            <w:del w:id="2880" w:author="Mohammad Nayeem Hasan" w:date="2023-01-21T00:39:00Z">
              <w:r w:rsidRPr="00F411AC" w:rsidDel="00C2040A">
                <w:rPr>
                  <w:rFonts w:ascii="Times New Roman" w:hAnsi="Times New Roman" w:cs="Times New Roman"/>
                  <w:b/>
                  <w:bCs/>
                  <w:sz w:val="24"/>
                  <w:szCs w:val="24"/>
                </w:rPr>
                <w:delText>&lt;0.001</w:delText>
              </w:r>
            </w:del>
          </w:p>
        </w:tc>
      </w:tr>
      <w:commentRangeEnd w:id="2851"/>
      <w:tr w:rsidR="00275578" w:rsidRPr="00D97196" w:rsidDel="00C2040A" w14:paraId="25BD8333" w14:textId="28720688" w:rsidTr="00275578">
        <w:trPr>
          <w:trHeight w:val="138"/>
          <w:jc w:val="center"/>
          <w:del w:id="2881" w:author="Mohammad Nayeem Hasan" w:date="2023-01-21T00:39:00Z"/>
        </w:trPr>
        <w:tc>
          <w:tcPr>
            <w:tcW w:w="811" w:type="pct"/>
            <w:vAlign w:val="center"/>
          </w:tcPr>
          <w:p w14:paraId="7F1D68AD" w14:textId="23F6E5C9" w:rsidR="00F7765E" w:rsidRPr="00D97196" w:rsidDel="00C2040A" w:rsidRDefault="00F7765E">
            <w:pPr>
              <w:ind w:firstLine="720"/>
              <w:rPr>
                <w:del w:id="2882" w:author="Mohammad Nayeem Hasan" w:date="2023-01-21T00:39:00Z"/>
                <w:rFonts w:ascii="Times New Roman" w:hAnsi="Times New Roman" w:cs="Times New Roman"/>
                <w:sz w:val="24"/>
                <w:szCs w:val="24"/>
              </w:rPr>
              <w:pPrChange w:id="2883" w:author="Mohammad Nayeem Hasan" w:date="2023-01-21T14:56:00Z">
                <w:pPr>
                  <w:jc w:val="both"/>
                </w:pPr>
              </w:pPrChange>
            </w:pPr>
            <w:del w:id="2884" w:author="Mohammad Nayeem Hasan" w:date="2023-01-21T00:39:00Z">
              <w:r w:rsidRPr="00D97196" w:rsidDel="00C2040A">
                <w:rPr>
                  <w:rFonts w:ascii="Times New Roman" w:hAnsi="Times New Roman" w:cs="Times New Roman"/>
                  <w:sz w:val="24"/>
                  <w:szCs w:val="24"/>
                </w:rPr>
                <w:delText>12-23</w:delText>
              </w:r>
            </w:del>
          </w:p>
        </w:tc>
        <w:tc>
          <w:tcPr>
            <w:tcW w:w="391" w:type="pct"/>
            <w:vAlign w:val="center"/>
          </w:tcPr>
          <w:p w14:paraId="2645C323" w14:textId="35F297B8" w:rsidR="00F7765E" w:rsidRPr="00D97196" w:rsidDel="00C2040A" w:rsidRDefault="00F7765E">
            <w:pPr>
              <w:ind w:firstLine="720"/>
              <w:rPr>
                <w:del w:id="2885" w:author="Mohammad Nayeem Hasan" w:date="2023-01-21T00:39:00Z"/>
                <w:rFonts w:ascii="Times New Roman" w:hAnsi="Times New Roman" w:cs="Times New Roman"/>
                <w:sz w:val="24"/>
                <w:szCs w:val="24"/>
              </w:rPr>
              <w:pPrChange w:id="2886" w:author="Mohammad Nayeem Hasan" w:date="2023-01-21T14:56:00Z">
                <w:pPr>
                  <w:jc w:val="both"/>
                </w:pPr>
              </w:pPrChange>
            </w:pPr>
            <w:del w:id="2887" w:author="Mohammad Nayeem Hasan" w:date="2023-01-21T00:39:00Z">
              <w:r w:rsidRPr="00D97196" w:rsidDel="00C2040A">
                <w:rPr>
                  <w:rFonts w:ascii="Times New Roman" w:hAnsi="Times New Roman" w:cs="Times New Roman"/>
                  <w:sz w:val="24"/>
                  <w:szCs w:val="24"/>
                </w:rPr>
                <w:delText>2.22</w:delText>
              </w:r>
            </w:del>
          </w:p>
        </w:tc>
        <w:tc>
          <w:tcPr>
            <w:tcW w:w="457" w:type="pct"/>
            <w:vAlign w:val="center"/>
          </w:tcPr>
          <w:p w14:paraId="5D5BED28" w14:textId="17AC4C6C" w:rsidR="00F7765E" w:rsidRPr="00D97196" w:rsidDel="00C2040A" w:rsidRDefault="00F7765E">
            <w:pPr>
              <w:ind w:firstLine="720"/>
              <w:rPr>
                <w:del w:id="2888" w:author="Mohammad Nayeem Hasan" w:date="2023-01-21T00:39:00Z"/>
                <w:rFonts w:ascii="Times New Roman" w:hAnsi="Times New Roman" w:cs="Times New Roman"/>
                <w:sz w:val="24"/>
                <w:szCs w:val="24"/>
              </w:rPr>
              <w:pPrChange w:id="2889" w:author="Mohammad Nayeem Hasan" w:date="2023-01-21T14:56:00Z">
                <w:pPr>
                  <w:jc w:val="both"/>
                </w:pPr>
              </w:pPrChange>
            </w:pPr>
            <w:del w:id="2890" w:author="Mohammad Nayeem Hasan" w:date="2023-01-21T00:39:00Z">
              <w:r w:rsidRPr="00D97196" w:rsidDel="00C2040A">
                <w:rPr>
                  <w:rFonts w:ascii="Times New Roman" w:hAnsi="Times New Roman" w:cs="Times New Roman"/>
                  <w:sz w:val="24"/>
                  <w:szCs w:val="24"/>
                </w:rPr>
                <w:delText>1.86 – 2.65</w:delText>
              </w:r>
            </w:del>
          </w:p>
        </w:tc>
        <w:tc>
          <w:tcPr>
            <w:tcW w:w="417" w:type="pct"/>
            <w:vAlign w:val="center"/>
          </w:tcPr>
          <w:p w14:paraId="2AA5F066" w14:textId="3B93296E" w:rsidR="00F7765E" w:rsidRPr="00F411AC" w:rsidDel="00C2040A" w:rsidRDefault="00F7765E">
            <w:pPr>
              <w:ind w:firstLine="720"/>
              <w:rPr>
                <w:del w:id="2891" w:author="Mohammad Nayeem Hasan" w:date="2023-01-21T00:39:00Z"/>
                <w:rFonts w:ascii="Times New Roman" w:hAnsi="Times New Roman" w:cs="Times New Roman"/>
                <w:b/>
                <w:bCs/>
                <w:sz w:val="24"/>
                <w:szCs w:val="24"/>
              </w:rPr>
              <w:pPrChange w:id="2892" w:author="Mohammad Nayeem Hasan" w:date="2023-01-21T14:56:00Z">
                <w:pPr>
                  <w:jc w:val="both"/>
                </w:pPr>
              </w:pPrChange>
            </w:pPr>
            <w:del w:id="2893" w:author="Mohammad Nayeem Hasan" w:date="2023-01-21T00:39:00Z">
              <w:r w:rsidRPr="00F411AC" w:rsidDel="00C2040A">
                <w:rPr>
                  <w:rFonts w:ascii="Times New Roman" w:hAnsi="Times New Roman" w:cs="Times New Roman"/>
                  <w:b/>
                  <w:bCs/>
                  <w:sz w:val="24"/>
                  <w:szCs w:val="24"/>
                </w:rPr>
                <w:delText>&lt;0.001</w:delText>
              </w:r>
            </w:del>
          </w:p>
        </w:tc>
        <w:tc>
          <w:tcPr>
            <w:tcW w:w="456" w:type="pct"/>
            <w:vAlign w:val="center"/>
          </w:tcPr>
          <w:p w14:paraId="3B043CDE" w14:textId="5047B2E8" w:rsidR="00F7765E" w:rsidRPr="00D97196" w:rsidDel="00C2040A" w:rsidRDefault="00F7765E">
            <w:pPr>
              <w:ind w:firstLine="720"/>
              <w:rPr>
                <w:del w:id="2894" w:author="Mohammad Nayeem Hasan" w:date="2023-01-21T00:39:00Z"/>
                <w:rFonts w:ascii="Times New Roman" w:hAnsi="Times New Roman" w:cs="Times New Roman"/>
                <w:sz w:val="24"/>
                <w:szCs w:val="24"/>
              </w:rPr>
              <w:pPrChange w:id="2895" w:author="Mohammad Nayeem Hasan" w:date="2023-01-21T14:56:00Z">
                <w:pPr>
                  <w:jc w:val="both"/>
                </w:pPr>
              </w:pPrChange>
            </w:pPr>
            <w:del w:id="2896" w:author="Mohammad Nayeem Hasan" w:date="2023-01-21T00:39:00Z">
              <w:r w:rsidRPr="00D97196" w:rsidDel="00C2040A">
                <w:rPr>
                  <w:rFonts w:ascii="Times New Roman" w:hAnsi="Times New Roman" w:cs="Times New Roman"/>
                  <w:sz w:val="24"/>
                  <w:szCs w:val="24"/>
                </w:rPr>
                <w:delText>5.46</w:delText>
              </w:r>
            </w:del>
          </w:p>
        </w:tc>
        <w:tc>
          <w:tcPr>
            <w:tcW w:w="456" w:type="pct"/>
            <w:vAlign w:val="center"/>
          </w:tcPr>
          <w:p w14:paraId="2C9FD2E3" w14:textId="1F0815C4" w:rsidR="00F7765E" w:rsidRPr="00D97196" w:rsidDel="00C2040A" w:rsidRDefault="00F7765E">
            <w:pPr>
              <w:ind w:firstLine="720"/>
              <w:rPr>
                <w:del w:id="2897" w:author="Mohammad Nayeem Hasan" w:date="2023-01-21T00:39:00Z"/>
                <w:rFonts w:ascii="Times New Roman" w:hAnsi="Times New Roman" w:cs="Times New Roman"/>
                <w:sz w:val="24"/>
                <w:szCs w:val="24"/>
              </w:rPr>
              <w:pPrChange w:id="2898" w:author="Mohammad Nayeem Hasan" w:date="2023-01-21T14:56:00Z">
                <w:pPr>
                  <w:jc w:val="both"/>
                </w:pPr>
              </w:pPrChange>
            </w:pPr>
            <w:del w:id="2899" w:author="Mohammad Nayeem Hasan" w:date="2023-01-21T00:39:00Z">
              <w:r w:rsidRPr="00D97196" w:rsidDel="00C2040A">
                <w:rPr>
                  <w:rFonts w:ascii="Times New Roman" w:hAnsi="Times New Roman" w:cs="Times New Roman"/>
                  <w:sz w:val="24"/>
                  <w:szCs w:val="24"/>
                </w:rPr>
                <w:delText>2.63 – 11.33</w:delText>
              </w:r>
            </w:del>
          </w:p>
        </w:tc>
        <w:tc>
          <w:tcPr>
            <w:tcW w:w="529" w:type="pct"/>
            <w:vAlign w:val="center"/>
          </w:tcPr>
          <w:p w14:paraId="0A6A17D3" w14:textId="4A3DF142" w:rsidR="00F7765E" w:rsidRPr="00F411AC" w:rsidDel="00C2040A" w:rsidRDefault="00F7765E">
            <w:pPr>
              <w:ind w:firstLine="720"/>
              <w:rPr>
                <w:del w:id="2900" w:author="Mohammad Nayeem Hasan" w:date="2023-01-21T00:39:00Z"/>
                <w:rFonts w:ascii="Times New Roman" w:hAnsi="Times New Roman" w:cs="Times New Roman"/>
                <w:b/>
                <w:bCs/>
                <w:sz w:val="24"/>
                <w:szCs w:val="24"/>
              </w:rPr>
              <w:pPrChange w:id="2901" w:author="Mohammad Nayeem Hasan" w:date="2023-01-21T14:56:00Z">
                <w:pPr>
                  <w:jc w:val="both"/>
                </w:pPr>
              </w:pPrChange>
            </w:pPr>
            <w:del w:id="2902" w:author="Mohammad Nayeem Hasan" w:date="2023-01-21T00:39:00Z">
              <w:r w:rsidRPr="00F411AC" w:rsidDel="00C2040A">
                <w:rPr>
                  <w:rFonts w:ascii="Times New Roman" w:hAnsi="Times New Roman" w:cs="Times New Roman"/>
                  <w:b/>
                  <w:bCs/>
                  <w:sz w:val="24"/>
                  <w:szCs w:val="24"/>
                </w:rPr>
                <w:delText>&lt;0.001</w:delText>
              </w:r>
            </w:del>
          </w:p>
        </w:tc>
        <w:tc>
          <w:tcPr>
            <w:tcW w:w="434" w:type="pct"/>
            <w:vAlign w:val="center"/>
          </w:tcPr>
          <w:p w14:paraId="2320A676" w14:textId="24B62080" w:rsidR="00F7765E" w:rsidRPr="00D97196" w:rsidDel="00C2040A" w:rsidRDefault="00F7765E">
            <w:pPr>
              <w:ind w:firstLine="720"/>
              <w:rPr>
                <w:del w:id="2903" w:author="Mohammad Nayeem Hasan" w:date="2023-01-21T00:39:00Z"/>
                <w:rFonts w:ascii="Times New Roman" w:hAnsi="Times New Roman" w:cs="Times New Roman"/>
                <w:sz w:val="24"/>
                <w:szCs w:val="24"/>
              </w:rPr>
              <w:pPrChange w:id="2904" w:author="Mohammad Nayeem Hasan" w:date="2023-01-21T14:56:00Z">
                <w:pPr>
                  <w:jc w:val="both"/>
                </w:pPr>
              </w:pPrChange>
            </w:pPr>
            <w:del w:id="2905" w:author="Mohammad Nayeem Hasan" w:date="2023-01-21T00:39:00Z">
              <w:r w:rsidRPr="00D97196" w:rsidDel="00C2040A">
                <w:rPr>
                  <w:rFonts w:ascii="Times New Roman" w:hAnsi="Times New Roman" w:cs="Times New Roman"/>
                  <w:sz w:val="24"/>
                  <w:szCs w:val="24"/>
                </w:rPr>
                <w:delText>3.36</w:delText>
              </w:r>
            </w:del>
          </w:p>
        </w:tc>
        <w:tc>
          <w:tcPr>
            <w:tcW w:w="522" w:type="pct"/>
            <w:vAlign w:val="center"/>
          </w:tcPr>
          <w:p w14:paraId="369EC82C" w14:textId="5BB4CF81" w:rsidR="00F7765E" w:rsidRPr="00D97196" w:rsidDel="00C2040A" w:rsidRDefault="00F7765E">
            <w:pPr>
              <w:ind w:firstLine="720"/>
              <w:rPr>
                <w:del w:id="2906" w:author="Mohammad Nayeem Hasan" w:date="2023-01-21T00:39:00Z"/>
                <w:rFonts w:ascii="Times New Roman" w:hAnsi="Times New Roman" w:cs="Times New Roman"/>
                <w:sz w:val="24"/>
                <w:szCs w:val="24"/>
              </w:rPr>
              <w:pPrChange w:id="2907" w:author="Mohammad Nayeem Hasan" w:date="2023-01-21T14:56:00Z">
                <w:pPr>
                  <w:jc w:val="both"/>
                </w:pPr>
              </w:pPrChange>
            </w:pPr>
            <w:del w:id="2908" w:author="Mohammad Nayeem Hasan" w:date="2023-01-21T00:39:00Z">
              <w:r w:rsidRPr="00D97196" w:rsidDel="00C2040A">
                <w:rPr>
                  <w:rFonts w:ascii="Times New Roman" w:hAnsi="Times New Roman" w:cs="Times New Roman"/>
                  <w:sz w:val="24"/>
                  <w:szCs w:val="24"/>
                </w:rPr>
                <w:delText>2.67–4.22</w:delText>
              </w:r>
            </w:del>
          </w:p>
        </w:tc>
        <w:tc>
          <w:tcPr>
            <w:tcW w:w="527" w:type="pct"/>
            <w:vAlign w:val="center"/>
          </w:tcPr>
          <w:p w14:paraId="04720885" w14:textId="2FA357F4" w:rsidR="00F7765E" w:rsidRPr="00F411AC" w:rsidDel="00C2040A" w:rsidRDefault="00F7765E">
            <w:pPr>
              <w:ind w:firstLine="720"/>
              <w:rPr>
                <w:del w:id="2909" w:author="Mohammad Nayeem Hasan" w:date="2023-01-21T00:39:00Z"/>
                <w:rFonts w:ascii="Times New Roman" w:hAnsi="Times New Roman" w:cs="Times New Roman"/>
                <w:b/>
                <w:bCs/>
                <w:sz w:val="24"/>
                <w:szCs w:val="24"/>
              </w:rPr>
              <w:pPrChange w:id="2910" w:author="Mohammad Nayeem Hasan" w:date="2023-01-21T14:56:00Z">
                <w:pPr>
                  <w:jc w:val="both"/>
                </w:pPr>
              </w:pPrChange>
            </w:pPr>
            <w:del w:id="2911" w:author="Mohammad Nayeem Hasan" w:date="2023-01-21T00:39:00Z">
              <w:r w:rsidRPr="00F411AC" w:rsidDel="00C2040A">
                <w:rPr>
                  <w:rFonts w:ascii="Times New Roman" w:hAnsi="Times New Roman" w:cs="Times New Roman"/>
                  <w:b/>
                  <w:bCs/>
                  <w:sz w:val="24"/>
                  <w:szCs w:val="24"/>
                </w:rPr>
                <w:delText>&lt;0.001</w:delText>
              </w:r>
            </w:del>
          </w:p>
        </w:tc>
      </w:tr>
      <w:tr w:rsidR="00275578" w:rsidRPr="00D97196" w:rsidDel="00C2040A" w14:paraId="09D8F071" w14:textId="38BA887D" w:rsidTr="00275578">
        <w:trPr>
          <w:trHeight w:val="138"/>
          <w:jc w:val="center"/>
          <w:del w:id="2912" w:author="Mohammad Nayeem Hasan" w:date="2023-01-21T00:39:00Z"/>
        </w:trPr>
        <w:tc>
          <w:tcPr>
            <w:tcW w:w="811" w:type="pct"/>
            <w:vAlign w:val="center"/>
          </w:tcPr>
          <w:p w14:paraId="725F0DCC" w14:textId="4B0573EB" w:rsidR="00F7765E" w:rsidRPr="00D97196" w:rsidDel="00C2040A" w:rsidRDefault="00F7765E">
            <w:pPr>
              <w:ind w:firstLine="720"/>
              <w:rPr>
                <w:del w:id="2913" w:author="Mohammad Nayeem Hasan" w:date="2023-01-21T00:39:00Z"/>
                <w:rFonts w:ascii="Times New Roman" w:hAnsi="Times New Roman" w:cs="Times New Roman"/>
                <w:sz w:val="24"/>
                <w:szCs w:val="24"/>
              </w:rPr>
              <w:pPrChange w:id="2914" w:author="Mohammad Nayeem Hasan" w:date="2023-01-21T14:56:00Z">
                <w:pPr>
                  <w:jc w:val="both"/>
                </w:pPr>
              </w:pPrChange>
            </w:pPr>
            <w:del w:id="2915" w:author="Mohammad Nayeem Hasan" w:date="2023-01-21T00:39:00Z">
              <w:r w:rsidRPr="00D97196" w:rsidDel="00C2040A">
                <w:rPr>
                  <w:rFonts w:ascii="Times New Roman" w:hAnsi="Times New Roman" w:cs="Times New Roman"/>
                  <w:sz w:val="24"/>
                  <w:szCs w:val="24"/>
                </w:rPr>
                <w:delText>24-35</w:delText>
              </w:r>
            </w:del>
          </w:p>
        </w:tc>
        <w:tc>
          <w:tcPr>
            <w:tcW w:w="391" w:type="pct"/>
            <w:vAlign w:val="center"/>
          </w:tcPr>
          <w:p w14:paraId="43A135E2" w14:textId="574B0C48" w:rsidR="00F7765E" w:rsidRPr="00D97196" w:rsidDel="00C2040A" w:rsidRDefault="00F7765E">
            <w:pPr>
              <w:ind w:firstLine="720"/>
              <w:rPr>
                <w:del w:id="2916" w:author="Mohammad Nayeem Hasan" w:date="2023-01-21T00:39:00Z"/>
                <w:rFonts w:ascii="Times New Roman" w:hAnsi="Times New Roman" w:cs="Times New Roman"/>
                <w:sz w:val="24"/>
                <w:szCs w:val="24"/>
              </w:rPr>
              <w:pPrChange w:id="2917" w:author="Mohammad Nayeem Hasan" w:date="2023-01-21T14:56:00Z">
                <w:pPr>
                  <w:jc w:val="both"/>
                </w:pPr>
              </w:pPrChange>
            </w:pPr>
            <w:del w:id="2918" w:author="Mohammad Nayeem Hasan" w:date="2023-01-21T00:39:00Z">
              <w:r w:rsidRPr="00D97196" w:rsidDel="00C2040A">
                <w:rPr>
                  <w:rFonts w:ascii="Times New Roman" w:hAnsi="Times New Roman" w:cs="Times New Roman"/>
                  <w:sz w:val="24"/>
                  <w:szCs w:val="24"/>
                </w:rPr>
                <w:delText>1.45</w:delText>
              </w:r>
            </w:del>
          </w:p>
        </w:tc>
        <w:tc>
          <w:tcPr>
            <w:tcW w:w="457" w:type="pct"/>
            <w:vAlign w:val="center"/>
          </w:tcPr>
          <w:p w14:paraId="1A9CF2CD" w14:textId="5B73036B" w:rsidR="00F7765E" w:rsidRPr="00D97196" w:rsidDel="00C2040A" w:rsidRDefault="00F7765E">
            <w:pPr>
              <w:ind w:firstLine="720"/>
              <w:rPr>
                <w:del w:id="2919" w:author="Mohammad Nayeem Hasan" w:date="2023-01-21T00:39:00Z"/>
                <w:rFonts w:ascii="Times New Roman" w:hAnsi="Times New Roman" w:cs="Times New Roman"/>
                <w:sz w:val="24"/>
                <w:szCs w:val="24"/>
              </w:rPr>
              <w:pPrChange w:id="2920" w:author="Mohammad Nayeem Hasan" w:date="2023-01-21T14:56:00Z">
                <w:pPr>
                  <w:jc w:val="both"/>
                </w:pPr>
              </w:pPrChange>
            </w:pPr>
            <w:del w:id="2921" w:author="Mohammad Nayeem Hasan" w:date="2023-01-21T00:39:00Z">
              <w:r w:rsidRPr="00D97196" w:rsidDel="00C2040A">
                <w:rPr>
                  <w:rFonts w:ascii="Times New Roman" w:hAnsi="Times New Roman" w:cs="Times New Roman"/>
                  <w:sz w:val="24"/>
                  <w:szCs w:val="24"/>
                </w:rPr>
                <w:delText>1.22 – 1.73</w:delText>
              </w:r>
            </w:del>
          </w:p>
        </w:tc>
        <w:tc>
          <w:tcPr>
            <w:tcW w:w="417" w:type="pct"/>
            <w:vAlign w:val="center"/>
          </w:tcPr>
          <w:p w14:paraId="121B51D5" w14:textId="343A6FD2" w:rsidR="00F7765E" w:rsidRPr="00F411AC" w:rsidDel="00C2040A" w:rsidRDefault="00F7765E">
            <w:pPr>
              <w:ind w:firstLine="720"/>
              <w:rPr>
                <w:del w:id="2922" w:author="Mohammad Nayeem Hasan" w:date="2023-01-21T00:39:00Z"/>
                <w:rFonts w:ascii="Times New Roman" w:hAnsi="Times New Roman" w:cs="Times New Roman"/>
                <w:b/>
                <w:bCs/>
                <w:sz w:val="24"/>
                <w:szCs w:val="24"/>
              </w:rPr>
              <w:pPrChange w:id="2923" w:author="Mohammad Nayeem Hasan" w:date="2023-01-21T14:56:00Z">
                <w:pPr>
                  <w:jc w:val="both"/>
                </w:pPr>
              </w:pPrChange>
            </w:pPr>
            <w:del w:id="2924" w:author="Mohammad Nayeem Hasan" w:date="2023-01-21T00:39:00Z">
              <w:r w:rsidRPr="00F411AC" w:rsidDel="00C2040A">
                <w:rPr>
                  <w:rFonts w:ascii="Times New Roman" w:hAnsi="Times New Roman" w:cs="Times New Roman"/>
                  <w:b/>
                  <w:bCs/>
                  <w:sz w:val="24"/>
                  <w:szCs w:val="24"/>
                </w:rPr>
                <w:delText>&lt;0.001</w:delText>
              </w:r>
            </w:del>
          </w:p>
        </w:tc>
        <w:tc>
          <w:tcPr>
            <w:tcW w:w="456" w:type="pct"/>
            <w:vAlign w:val="center"/>
          </w:tcPr>
          <w:p w14:paraId="3D1F0410" w14:textId="04BE7994" w:rsidR="00F7765E" w:rsidRPr="00D97196" w:rsidDel="00C2040A" w:rsidRDefault="00F7765E">
            <w:pPr>
              <w:ind w:firstLine="720"/>
              <w:rPr>
                <w:del w:id="2925" w:author="Mohammad Nayeem Hasan" w:date="2023-01-21T00:39:00Z"/>
                <w:rFonts w:ascii="Times New Roman" w:hAnsi="Times New Roman" w:cs="Times New Roman"/>
                <w:sz w:val="24"/>
                <w:szCs w:val="24"/>
              </w:rPr>
              <w:pPrChange w:id="2926" w:author="Mohammad Nayeem Hasan" w:date="2023-01-21T14:56:00Z">
                <w:pPr>
                  <w:jc w:val="both"/>
                </w:pPr>
              </w:pPrChange>
            </w:pPr>
            <w:del w:id="2927" w:author="Mohammad Nayeem Hasan" w:date="2023-01-21T00:39:00Z">
              <w:r w:rsidRPr="00D97196" w:rsidDel="00C2040A">
                <w:rPr>
                  <w:rFonts w:ascii="Times New Roman" w:hAnsi="Times New Roman" w:cs="Times New Roman"/>
                  <w:sz w:val="24"/>
                  <w:szCs w:val="24"/>
                </w:rPr>
                <w:delText>1.74</w:delText>
              </w:r>
            </w:del>
          </w:p>
        </w:tc>
        <w:tc>
          <w:tcPr>
            <w:tcW w:w="456" w:type="pct"/>
            <w:vAlign w:val="center"/>
          </w:tcPr>
          <w:p w14:paraId="69EBAFAE" w14:textId="1437CB5C" w:rsidR="00F7765E" w:rsidRPr="00D97196" w:rsidDel="00C2040A" w:rsidRDefault="00F7765E">
            <w:pPr>
              <w:ind w:firstLine="720"/>
              <w:rPr>
                <w:del w:id="2928" w:author="Mohammad Nayeem Hasan" w:date="2023-01-21T00:39:00Z"/>
                <w:rFonts w:ascii="Times New Roman" w:hAnsi="Times New Roman" w:cs="Times New Roman"/>
                <w:sz w:val="24"/>
                <w:szCs w:val="24"/>
              </w:rPr>
              <w:pPrChange w:id="2929" w:author="Mohammad Nayeem Hasan" w:date="2023-01-21T14:56:00Z">
                <w:pPr>
                  <w:jc w:val="both"/>
                </w:pPr>
              </w:pPrChange>
            </w:pPr>
            <w:del w:id="2930" w:author="Mohammad Nayeem Hasan" w:date="2023-01-21T00:39:00Z">
              <w:r w:rsidRPr="00D97196" w:rsidDel="00C2040A">
                <w:rPr>
                  <w:rFonts w:ascii="Times New Roman" w:hAnsi="Times New Roman" w:cs="Times New Roman"/>
                  <w:sz w:val="24"/>
                  <w:szCs w:val="24"/>
                </w:rPr>
                <w:delText>0.78 – 3.86</w:delText>
              </w:r>
            </w:del>
          </w:p>
        </w:tc>
        <w:tc>
          <w:tcPr>
            <w:tcW w:w="529" w:type="pct"/>
            <w:vAlign w:val="center"/>
          </w:tcPr>
          <w:p w14:paraId="11BF8632" w14:textId="44D9221C" w:rsidR="00F7765E" w:rsidRPr="00D97196" w:rsidDel="00C2040A" w:rsidRDefault="00F7765E">
            <w:pPr>
              <w:ind w:firstLine="720"/>
              <w:rPr>
                <w:del w:id="2931" w:author="Mohammad Nayeem Hasan" w:date="2023-01-21T00:39:00Z"/>
                <w:rFonts w:ascii="Times New Roman" w:hAnsi="Times New Roman" w:cs="Times New Roman"/>
                <w:sz w:val="24"/>
                <w:szCs w:val="24"/>
              </w:rPr>
              <w:pPrChange w:id="2932" w:author="Mohammad Nayeem Hasan" w:date="2023-01-21T14:56:00Z">
                <w:pPr>
                  <w:jc w:val="both"/>
                </w:pPr>
              </w:pPrChange>
            </w:pPr>
            <w:del w:id="2933" w:author="Mohammad Nayeem Hasan" w:date="2023-01-21T00:39:00Z">
              <w:r w:rsidRPr="00D97196" w:rsidDel="00C2040A">
                <w:rPr>
                  <w:rFonts w:ascii="Times New Roman" w:hAnsi="Times New Roman" w:cs="Times New Roman"/>
                  <w:sz w:val="24"/>
                  <w:szCs w:val="24"/>
                </w:rPr>
                <w:delText>0.173</w:delText>
              </w:r>
            </w:del>
          </w:p>
        </w:tc>
        <w:tc>
          <w:tcPr>
            <w:tcW w:w="434" w:type="pct"/>
            <w:vAlign w:val="center"/>
          </w:tcPr>
          <w:p w14:paraId="7B8BF9C9" w14:textId="347F3D09" w:rsidR="00F7765E" w:rsidRPr="00D97196" w:rsidDel="00C2040A" w:rsidRDefault="00F7765E">
            <w:pPr>
              <w:ind w:firstLine="720"/>
              <w:rPr>
                <w:del w:id="2934" w:author="Mohammad Nayeem Hasan" w:date="2023-01-21T00:39:00Z"/>
                <w:rFonts w:ascii="Times New Roman" w:hAnsi="Times New Roman" w:cs="Times New Roman"/>
                <w:sz w:val="24"/>
                <w:szCs w:val="24"/>
              </w:rPr>
              <w:pPrChange w:id="2935" w:author="Mohammad Nayeem Hasan" w:date="2023-01-21T14:56:00Z">
                <w:pPr>
                  <w:jc w:val="both"/>
                </w:pPr>
              </w:pPrChange>
            </w:pPr>
            <w:del w:id="2936" w:author="Mohammad Nayeem Hasan" w:date="2023-01-21T00:39:00Z">
              <w:r w:rsidRPr="00D97196" w:rsidDel="00C2040A">
                <w:rPr>
                  <w:rFonts w:ascii="Times New Roman" w:hAnsi="Times New Roman" w:cs="Times New Roman"/>
                  <w:sz w:val="24"/>
                  <w:szCs w:val="24"/>
                </w:rPr>
                <w:delText>2.26</w:delText>
              </w:r>
            </w:del>
          </w:p>
        </w:tc>
        <w:tc>
          <w:tcPr>
            <w:tcW w:w="522" w:type="pct"/>
            <w:vAlign w:val="center"/>
          </w:tcPr>
          <w:p w14:paraId="43FA9B1E" w14:textId="356533B9" w:rsidR="00F7765E" w:rsidRPr="00D97196" w:rsidDel="00C2040A" w:rsidRDefault="00F7765E">
            <w:pPr>
              <w:ind w:firstLine="720"/>
              <w:rPr>
                <w:del w:id="2937" w:author="Mohammad Nayeem Hasan" w:date="2023-01-21T00:39:00Z"/>
                <w:rFonts w:ascii="Times New Roman" w:hAnsi="Times New Roman" w:cs="Times New Roman"/>
                <w:sz w:val="24"/>
                <w:szCs w:val="24"/>
              </w:rPr>
              <w:pPrChange w:id="2938" w:author="Mohammad Nayeem Hasan" w:date="2023-01-21T14:56:00Z">
                <w:pPr>
                  <w:jc w:val="both"/>
                </w:pPr>
              </w:pPrChange>
            </w:pPr>
            <w:del w:id="2939" w:author="Mohammad Nayeem Hasan" w:date="2023-01-21T00:39:00Z">
              <w:r w:rsidRPr="00D97196" w:rsidDel="00C2040A">
                <w:rPr>
                  <w:rFonts w:ascii="Times New Roman" w:hAnsi="Times New Roman" w:cs="Times New Roman"/>
                  <w:sz w:val="24"/>
                  <w:szCs w:val="24"/>
                </w:rPr>
                <w:delText>1.76 –2.89</w:delText>
              </w:r>
            </w:del>
          </w:p>
        </w:tc>
        <w:tc>
          <w:tcPr>
            <w:tcW w:w="527" w:type="pct"/>
            <w:vAlign w:val="center"/>
          </w:tcPr>
          <w:p w14:paraId="001D948F" w14:textId="2FF08211" w:rsidR="00F7765E" w:rsidRPr="00F411AC" w:rsidDel="00C2040A" w:rsidRDefault="00F7765E">
            <w:pPr>
              <w:ind w:firstLine="720"/>
              <w:rPr>
                <w:del w:id="2940" w:author="Mohammad Nayeem Hasan" w:date="2023-01-21T00:39:00Z"/>
                <w:rFonts w:ascii="Times New Roman" w:hAnsi="Times New Roman" w:cs="Times New Roman"/>
                <w:b/>
                <w:bCs/>
                <w:sz w:val="24"/>
                <w:szCs w:val="24"/>
                <w:highlight w:val="yellow"/>
              </w:rPr>
              <w:pPrChange w:id="2941" w:author="Mohammad Nayeem Hasan" w:date="2023-01-21T14:56:00Z">
                <w:pPr>
                  <w:jc w:val="both"/>
                </w:pPr>
              </w:pPrChange>
            </w:pPr>
            <w:del w:id="2942" w:author="Mohammad Nayeem Hasan" w:date="2023-01-21T00:39:00Z">
              <w:r w:rsidRPr="00F411AC" w:rsidDel="00C2040A">
                <w:rPr>
                  <w:rFonts w:ascii="Times New Roman" w:hAnsi="Times New Roman" w:cs="Times New Roman"/>
                  <w:b/>
                  <w:bCs/>
                  <w:sz w:val="24"/>
                  <w:szCs w:val="24"/>
                </w:rPr>
                <w:delText>&lt;0.001</w:delText>
              </w:r>
            </w:del>
          </w:p>
        </w:tc>
      </w:tr>
      <w:tr w:rsidR="00275578" w:rsidRPr="00D97196" w:rsidDel="00C2040A" w14:paraId="3D654723" w14:textId="1CF2BAB5" w:rsidTr="00275578">
        <w:trPr>
          <w:trHeight w:val="138"/>
          <w:jc w:val="center"/>
          <w:del w:id="2943" w:author="Mohammad Nayeem Hasan" w:date="2023-01-21T00:39:00Z"/>
        </w:trPr>
        <w:tc>
          <w:tcPr>
            <w:tcW w:w="811" w:type="pct"/>
            <w:vAlign w:val="center"/>
          </w:tcPr>
          <w:p w14:paraId="628CE542" w14:textId="5D1D4258" w:rsidR="00F7765E" w:rsidRPr="00D97196" w:rsidDel="00C2040A" w:rsidRDefault="00F7765E">
            <w:pPr>
              <w:ind w:firstLine="720"/>
              <w:rPr>
                <w:del w:id="2944" w:author="Mohammad Nayeem Hasan" w:date="2023-01-21T00:39:00Z"/>
                <w:rFonts w:ascii="Times New Roman" w:hAnsi="Times New Roman" w:cs="Times New Roman"/>
                <w:sz w:val="24"/>
                <w:szCs w:val="24"/>
              </w:rPr>
              <w:pPrChange w:id="2945" w:author="Mohammad Nayeem Hasan" w:date="2023-01-21T14:56:00Z">
                <w:pPr>
                  <w:jc w:val="both"/>
                </w:pPr>
              </w:pPrChange>
            </w:pPr>
            <w:del w:id="2946" w:author="Mohammad Nayeem Hasan" w:date="2023-01-21T00:39:00Z">
              <w:r w:rsidRPr="00D97196" w:rsidDel="00C2040A">
                <w:rPr>
                  <w:rFonts w:ascii="Times New Roman" w:hAnsi="Times New Roman" w:cs="Times New Roman"/>
                  <w:sz w:val="24"/>
                  <w:szCs w:val="24"/>
                </w:rPr>
                <w:delText>36-47</w:delText>
              </w:r>
            </w:del>
          </w:p>
        </w:tc>
        <w:tc>
          <w:tcPr>
            <w:tcW w:w="391" w:type="pct"/>
            <w:vAlign w:val="center"/>
          </w:tcPr>
          <w:p w14:paraId="524404C2" w14:textId="484A6419" w:rsidR="00F7765E" w:rsidRPr="00D97196" w:rsidDel="00C2040A" w:rsidRDefault="00F7765E">
            <w:pPr>
              <w:ind w:firstLine="720"/>
              <w:rPr>
                <w:del w:id="2947" w:author="Mohammad Nayeem Hasan" w:date="2023-01-21T00:39:00Z"/>
                <w:rFonts w:ascii="Times New Roman" w:hAnsi="Times New Roman" w:cs="Times New Roman"/>
                <w:sz w:val="24"/>
                <w:szCs w:val="24"/>
              </w:rPr>
              <w:pPrChange w:id="2948" w:author="Mohammad Nayeem Hasan" w:date="2023-01-21T14:56:00Z">
                <w:pPr>
                  <w:jc w:val="both"/>
                </w:pPr>
              </w:pPrChange>
            </w:pPr>
            <w:del w:id="2949" w:author="Mohammad Nayeem Hasan" w:date="2023-01-21T00:39:00Z">
              <w:r w:rsidRPr="00D97196" w:rsidDel="00C2040A">
                <w:rPr>
                  <w:rFonts w:ascii="Times New Roman" w:hAnsi="Times New Roman" w:cs="Times New Roman"/>
                  <w:sz w:val="24"/>
                  <w:szCs w:val="24"/>
                </w:rPr>
                <w:delText>1.17</w:delText>
              </w:r>
            </w:del>
          </w:p>
        </w:tc>
        <w:tc>
          <w:tcPr>
            <w:tcW w:w="457" w:type="pct"/>
            <w:vAlign w:val="center"/>
          </w:tcPr>
          <w:p w14:paraId="167777B2" w14:textId="32B03823" w:rsidR="00F7765E" w:rsidRPr="00D97196" w:rsidDel="00C2040A" w:rsidRDefault="00F7765E">
            <w:pPr>
              <w:ind w:firstLine="720"/>
              <w:rPr>
                <w:del w:id="2950" w:author="Mohammad Nayeem Hasan" w:date="2023-01-21T00:39:00Z"/>
                <w:rFonts w:ascii="Times New Roman" w:hAnsi="Times New Roman" w:cs="Times New Roman"/>
                <w:sz w:val="24"/>
                <w:szCs w:val="24"/>
              </w:rPr>
              <w:pPrChange w:id="2951" w:author="Mohammad Nayeem Hasan" w:date="2023-01-21T14:56:00Z">
                <w:pPr>
                  <w:jc w:val="both"/>
                </w:pPr>
              </w:pPrChange>
            </w:pPr>
            <w:del w:id="2952" w:author="Mohammad Nayeem Hasan" w:date="2023-01-21T00:39:00Z">
              <w:r w:rsidRPr="00D97196" w:rsidDel="00C2040A">
                <w:rPr>
                  <w:rFonts w:ascii="Times New Roman" w:hAnsi="Times New Roman" w:cs="Times New Roman"/>
                  <w:sz w:val="24"/>
                  <w:szCs w:val="24"/>
                </w:rPr>
                <w:delText>0.97 – 1.42</w:delText>
              </w:r>
            </w:del>
          </w:p>
        </w:tc>
        <w:tc>
          <w:tcPr>
            <w:tcW w:w="417" w:type="pct"/>
            <w:vAlign w:val="center"/>
          </w:tcPr>
          <w:p w14:paraId="0037ACC1" w14:textId="4DDEEA6C" w:rsidR="00F7765E" w:rsidRPr="00D97196" w:rsidDel="00C2040A" w:rsidRDefault="00F7765E">
            <w:pPr>
              <w:ind w:firstLine="720"/>
              <w:rPr>
                <w:del w:id="2953" w:author="Mohammad Nayeem Hasan" w:date="2023-01-21T00:39:00Z"/>
                <w:rFonts w:ascii="Times New Roman" w:hAnsi="Times New Roman" w:cs="Times New Roman"/>
                <w:sz w:val="24"/>
                <w:szCs w:val="24"/>
              </w:rPr>
              <w:pPrChange w:id="2954" w:author="Mohammad Nayeem Hasan" w:date="2023-01-21T14:56:00Z">
                <w:pPr>
                  <w:jc w:val="both"/>
                </w:pPr>
              </w:pPrChange>
            </w:pPr>
            <w:del w:id="2955" w:author="Mohammad Nayeem Hasan" w:date="2023-01-21T00:39:00Z">
              <w:r w:rsidRPr="00D97196" w:rsidDel="00C2040A">
                <w:rPr>
                  <w:rFonts w:ascii="Times New Roman" w:hAnsi="Times New Roman" w:cs="Times New Roman"/>
                  <w:sz w:val="24"/>
                  <w:szCs w:val="24"/>
                </w:rPr>
                <w:delText>0.108</w:delText>
              </w:r>
            </w:del>
          </w:p>
        </w:tc>
        <w:tc>
          <w:tcPr>
            <w:tcW w:w="456" w:type="pct"/>
            <w:vAlign w:val="center"/>
          </w:tcPr>
          <w:p w14:paraId="72EB075B" w14:textId="3B814304" w:rsidR="00F7765E" w:rsidRPr="00D97196" w:rsidDel="00C2040A" w:rsidRDefault="00F7765E">
            <w:pPr>
              <w:ind w:firstLine="720"/>
              <w:rPr>
                <w:del w:id="2956" w:author="Mohammad Nayeem Hasan" w:date="2023-01-21T00:39:00Z"/>
                <w:rFonts w:ascii="Times New Roman" w:hAnsi="Times New Roman" w:cs="Times New Roman"/>
                <w:sz w:val="24"/>
                <w:szCs w:val="24"/>
              </w:rPr>
              <w:pPrChange w:id="2957" w:author="Mohammad Nayeem Hasan" w:date="2023-01-21T14:56:00Z">
                <w:pPr>
                  <w:jc w:val="both"/>
                </w:pPr>
              </w:pPrChange>
            </w:pPr>
            <w:del w:id="2958" w:author="Mohammad Nayeem Hasan" w:date="2023-01-21T00:39:00Z">
              <w:r w:rsidRPr="00D97196" w:rsidDel="00C2040A">
                <w:rPr>
                  <w:rFonts w:ascii="Times New Roman" w:hAnsi="Times New Roman" w:cs="Times New Roman"/>
                  <w:sz w:val="24"/>
                  <w:szCs w:val="24"/>
                </w:rPr>
                <w:delText>2.09</w:delText>
              </w:r>
            </w:del>
          </w:p>
        </w:tc>
        <w:tc>
          <w:tcPr>
            <w:tcW w:w="456" w:type="pct"/>
            <w:vAlign w:val="center"/>
          </w:tcPr>
          <w:p w14:paraId="3D862472" w14:textId="68F4CBF0" w:rsidR="00F7765E" w:rsidRPr="00D97196" w:rsidDel="00C2040A" w:rsidRDefault="00F7765E">
            <w:pPr>
              <w:ind w:firstLine="720"/>
              <w:rPr>
                <w:del w:id="2959" w:author="Mohammad Nayeem Hasan" w:date="2023-01-21T00:39:00Z"/>
                <w:rFonts w:ascii="Times New Roman" w:hAnsi="Times New Roman" w:cs="Times New Roman"/>
                <w:sz w:val="24"/>
                <w:szCs w:val="24"/>
              </w:rPr>
              <w:pPrChange w:id="2960" w:author="Mohammad Nayeem Hasan" w:date="2023-01-21T14:56:00Z">
                <w:pPr>
                  <w:jc w:val="both"/>
                </w:pPr>
              </w:pPrChange>
            </w:pPr>
            <w:del w:id="2961" w:author="Mohammad Nayeem Hasan" w:date="2023-01-21T00:39:00Z">
              <w:r w:rsidRPr="00D97196" w:rsidDel="00C2040A">
                <w:rPr>
                  <w:rFonts w:ascii="Times New Roman" w:hAnsi="Times New Roman" w:cs="Times New Roman"/>
                  <w:sz w:val="24"/>
                  <w:szCs w:val="24"/>
                </w:rPr>
                <w:delText>0.91 – 4.80</w:delText>
              </w:r>
            </w:del>
          </w:p>
        </w:tc>
        <w:tc>
          <w:tcPr>
            <w:tcW w:w="529" w:type="pct"/>
            <w:vAlign w:val="center"/>
          </w:tcPr>
          <w:p w14:paraId="5E311157" w14:textId="1240AE13" w:rsidR="00F7765E" w:rsidRPr="00D97196" w:rsidDel="00C2040A" w:rsidRDefault="00F7765E">
            <w:pPr>
              <w:ind w:firstLine="720"/>
              <w:rPr>
                <w:del w:id="2962" w:author="Mohammad Nayeem Hasan" w:date="2023-01-21T00:39:00Z"/>
                <w:rFonts w:ascii="Times New Roman" w:hAnsi="Times New Roman" w:cs="Times New Roman"/>
                <w:sz w:val="24"/>
                <w:szCs w:val="24"/>
              </w:rPr>
              <w:pPrChange w:id="2963" w:author="Mohammad Nayeem Hasan" w:date="2023-01-21T14:56:00Z">
                <w:pPr>
                  <w:jc w:val="both"/>
                </w:pPr>
              </w:pPrChange>
            </w:pPr>
            <w:del w:id="2964" w:author="Mohammad Nayeem Hasan" w:date="2023-01-21T00:39:00Z">
              <w:r w:rsidRPr="00D97196" w:rsidDel="00C2040A">
                <w:rPr>
                  <w:rFonts w:ascii="Times New Roman" w:hAnsi="Times New Roman" w:cs="Times New Roman"/>
                  <w:sz w:val="24"/>
                  <w:szCs w:val="24"/>
                </w:rPr>
                <w:delText>0.081</w:delText>
              </w:r>
            </w:del>
          </w:p>
        </w:tc>
        <w:tc>
          <w:tcPr>
            <w:tcW w:w="434" w:type="pct"/>
            <w:vAlign w:val="center"/>
          </w:tcPr>
          <w:p w14:paraId="1B730DF9" w14:textId="103DACA5" w:rsidR="00F7765E" w:rsidRPr="00D97196" w:rsidDel="00C2040A" w:rsidRDefault="00F7765E">
            <w:pPr>
              <w:ind w:firstLine="720"/>
              <w:rPr>
                <w:del w:id="2965" w:author="Mohammad Nayeem Hasan" w:date="2023-01-21T00:39:00Z"/>
                <w:rFonts w:ascii="Times New Roman" w:hAnsi="Times New Roman" w:cs="Times New Roman"/>
                <w:sz w:val="24"/>
                <w:szCs w:val="24"/>
              </w:rPr>
              <w:pPrChange w:id="2966" w:author="Mohammad Nayeem Hasan" w:date="2023-01-21T14:56:00Z">
                <w:pPr>
                  <w:jc w:val="both"/>
                </w:pPr>
              </w:pPrChange>
            </w:pPr>
            <w:del w:id="2967" w:author="Mohammad Nayeem Hasan" w:date="2023-01-21T00:39:00Z">
              <w:r w:rsidRPr="00D97196" w:rsidDel="00C2040A">
                <w:rPr>
                  <w:rFonts w:ascii="Times New Roman" w:hAnsi="Times New Roman" w:cs="Times New Roman"/>
                  <w:sz w:val="24"/>
                  <w:szCs w:val="24"/>
                </w:rPr>
                <w:delText>1.52</w:delText>
              </w:r>
            </w:del>
          </w:p>
        </w:tc>
        <w:tc>
          <w:tcPr>
            <w:tcW w:w="522" w:type="pct"/>
            <w:vAlign w:val="center"/>
          </w:tcPr>
          <w:p w14:paraId="27EBDB5B" w14:textId="209C52F2" w:rsidR="00F7765E" w:rsidRPr="00D97196" w:rsidDel="00C2040A" w:rsidRDefault="00F7765E">
            <w:pPr>
              <w:ind w:firstLine="720"/>
              <w:rPr>
                <w:del w:id="2968" w:author="Mohammad Nayeem Hasan" w:date="2023-01-21T00:39:00Z"/>
                <w:rFonts w:ascii="Times New Roman" w:hAnsi="Times New Roman" w:cs="Times New Roman"/>
                <w:sz w:val="24"/>
                <w:szCs w:val="24"/>
              </w:rPr>
              <w:pPrChange w:id="2969" w:author="Mohammad Nayeem Hasan" w:date="2023-01-21T14:56:00Z">
                <w:pPr>
                  <w:jc w:val="both"/>
                </w:pPr>
              </w:pPrChange>
            </w:pPr>
            <w:del w:id="2970" w:author="Mohammad Nayeem Hasan" w:date="2023-01-21T00:39:00Z">
              <w:r w:rsidRPr="00D97196" w:rsidDel="00C2040A">
                <w:rPr>
                  <w:rFonts w:ascii="Times New Roman" w:hAnsi="Times New Roman" w:cs="Times New Roman"/>
                  <w:sz w:val="24"/>
                  <w:szCs w:val="24"/>
                </w:rPr>
                <w:delText>1.18 –1.95</w:delText>
              </w:r>
            </w:del>
          </w:p>
        </w:tc>
        <w:tc>
          <w:tcPr>
            <w:tcW w:w="527" w:type="pct"/>
            <w:vAlign w:val="center"/>
          </w:tcPr>
          <w:p w14:paraId="1E4AF9FE" w14:textId="726B6446" w:rsidR="00F7765E" w:rsidRPr="00F411AC" w:rsidDel="00C2040A" w:rsidRDefault="00F7765E">
            <w:pPr>
              <w:ind w:firstLine="720"/>
              <w:rPr>
                <w:del w:id="2971" w:author="Mohammad Nayeem Hasan" w:date="2023-01-21T00:39:00Z"/>
                <w:rFonts w:ascii="Times New Roman" w:hAnsi="Times New Roman" w:cs="Times New Roman"/>
                <w:b/>
                <w:bCs/>
                <w:sz w:val="24"/>
                <w:szCs w:val="24"/>
              </w:rPr>
              <w:pPrChange w:id="2972" w:author="Mohammad Nayeem Hasan" w:date="2023-01-21T14:56:00Z">
                <w:pPr>
                  <w:jc w:val="both"/>
                </w:pPr>
              </w:pPrChange>
            </w:pPr>
            <w:del w:id="2973" w:author="Mohammad Nayeem Hasan" w:date="2023-01-21T00:39:00Z">
              <w:r w:rsidRPr="00F411AC" w:rsidDel="00C2040A">
                <w:rPr>
                  <w:rFonts w:ascii="Times New Roman" w:hAnsi="Times New Roman" w:cs="Times New Roman"/>
                  <w:b/>
                  <w:bCs/>
                  <w:sz w:val="24"/>
                  <w:szCs w:val="24"/>
                </w:rPr>
                <w:delText>0.001</w:delText>
              </w:r>
            </w:del>
          </w:p>
        </w:tc>
      </w:tr>
      <w:tr w:rsidR="00275578" w:rsidRPr="00D97196" w:rsidDel="00C2040A" w14:paraId="42D309AF" w14:textId="3FAE3C28" w:rsidTr="00275578">
        <w:trPr>
          <w:trHeight w:val="138"/>
          <w:jc w:val="center"/>
          <w:del w:id="2974" w:author="Mohammad Nayeem Hasan" w:date="2023-01-21T00:39:00Z"/>
        </w:trPr>
        <w:tc>
          <w:tcPr>
            <w:tcW w:w="811" w:type="pct"/>
            <w:vAlign w:val="center"/>
          </w:tcPr>
          <w:p w14:paraId="7166D697" w14:textId="16F60C66" w:rsidR="00F7765E" w:rsidRPr="00D97196" w:rsidDel="00C2040A" w:rsidRDefault="00F7765E">
            <w:pPr>
              <w:ind w:firstLine="720"/>
              <w:rPr>
                <w:del w:id="2975" w:author="Mohammad Nayeem Hasan" w:date="2023-01-21T00:39:00Z"/>
                <w:rFonts w:ascii="Times New Roman" w:hAnsi="Times New Roman" w:cs="Times New Roman"/>
                <w:sz w:val="24"/>
                <w:szCs w:val="24"/>
              </w:rPr>
              <w:pPrChange w:id="2976" w:author="Mohammad Nayeem Hasan" w:date="2023-01-21T14:56:00Z">
                <w:pPr>
                  <w:jc w:val="both"/>
                </w:pPr>
              </w:pPrChange>
            </w:pPr>
            <w:del w:id="2977" w:author="Mohammad Nayeem Hasan" w:date="2023-01-21T00:39:00Z">
              <w:r w:rsidRPr="00D97196" w:rsidDel="00C2040A">
                <w:rPr>
                  <w:rFonts w:ascii="Times New Roman" w:hAnsi="Times New Roman" w:cs="Times New Roman"/>
                  <w:sz w:val="24"/>
                  <w:szCs w:val="24"/>
                </w:rPr>
                <w:delText>48-59</w:delText>
              </w:r>
            </w:del>
          </w:p>
        </w:tc>
        <w:tc>
          <w:tcPr>
            <w:tcW w:w="391" w:type="pct"/>
            <w:vAlign w:val="center"/>
          </w:tcPr>
          <w:p w14:paraId="114346A2" w14:textId="4134833F" w:rsidR="00F7765E" w:rsidRPr="00D97196" w:rsidDel="00C2040A" w:rsidRDefault="00F7765E">
            <w:pPr>
              <w:ind w:firstLine="720"/>
              <w:rPr>
                <w:del w:id="2978" w:author="Mohammad Nayeem Hasan" w:date="2023-01-21T00:39:00Z"/>
                <w:rFonts w:ascii="Times New Roman" w:hAnsi="Times New Roman" w:cs="Times New Roman"/>
                <w:sz w:val="24"/>
                <w:szCs w:val="24"/>
              </w:rPr>
              <w:pPrChange w:id="2979" w:author="Mohammad Nayeem Hasan" w:date="2023-01-21T14:56:00Z">
                <w:pPr>
                  <w:jc w:val="both"/>
                </w:pPr>
              </w:pPrChange>
            </w:pPr>
            <w:del w:id="2980" w:author="Mohammad Nayeem Hasan" w:date="2023-01-21T00:39:00Z">
              <w:r w:rsidRPr="00D97196" w:rsidDel="00C2040A">
                <w:rPr>
                  <w:rFonts w:ascii="Times New Roman" w:hAnsi="Times New Roman" w:cs="Times New Roman"/>
                  <w:sz w:val="24"/>
                  <w:szCs w:val="24"/>
                </w:rPr>
                <w:delText>Ref.</w:delText>
              </w:r>
            </w:del>
          </w:p>
        </w:tc>
        <w:tc>
          <w:tcPr>
            <w:tcW w:w="457" w:type="pct"/>
            <w:vAlign w:val="center"/>
          </w:tcPr>
          <w:p w14:paraId="5CF97E5B" w14:textId="74A57472" w:rsidR="00F7765E" w:rsidRPr="00D97196" w:rsidDel="00C2040A" w:rsidRDefault="00F7765E">
            <w:pPr>
              <w:ind w:firstLine="720"/>
              <w:rPr>
                <w:del w:id="2981" w:author="Mohammad Nayeem Hasan" w:date="2023-01-21T00:39:00Z"/>
                <w:rFonts w:ascii="Times New Roman" w:hAnsi="Times New Roman" w:cs="Times New Roman"/>
                <w:sz w:val="24"/>
                <w:szCs w:val="24"/>
              </w:rPr>
              <w:pPrChange w:id="2982" w:author="Mohammad Nayeem Hasan" w:date="2023-01-21T14:56:00Z">
                <w:pPr>
                  <w:jc w:val="both"/>
                </w:pPr>
              </w:pPrChange>
            </w:pPr>
            <w:del w:id="2983"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6A714A2A" w14:textId="3590EA93" w:rsidR="00F7765E" w:rsidRPr="00D97196" w:rsidDel="00C2040A" w:rsidRDefault="00F7765E">
            <w:pPr>
              <w:ind w:firstLine="720"/>
              <w:rPr>
                <w:del w:id="2984" w:author="Mohammad Nayeem Hasan" w:date="2023-01-21T00:39:00Z"/>
                <w:rFonts w:ascii="Times New Roman" w:hAnsi="Times New Roman" w:cs="Times New Roman"/>
                <w:sz w:val="24"/>
                <w:szCs w:val="24"/>
              </w:rPr>
              <w:pPrChange w:id="2985" w:author="Mohammad Nayeem Hasan" w:date="2023-01-21T14:56:00Z">
                <w:pPr>
                  <w:jc w:val="both"/>
                </w:pPr>
              </w:pPrChange>
            </w:pPr>
            <w:del w:id="2986"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173716AF" w14:textId="46F66495" w:rsidR="00F7765E" w:rsidRPr="00D97196" w:rsidDel="00C2040A" w:rsidRDefault="00F7765E">
            <w:pPr>
              <w:ind w:firstLine="720"/>
              <w:rPr>
                <w:del w:id="2987" w:author="Mohammad Nayeem Hasan" w:date="2023-01-21T00:39:00Z"/>
                <w:rFonts w:ascii="Times New Roman" w:hAnsi="Times New Roman" w:cs="Times New Roman"/>
                <w:sz w:val="24"/>
                <w:szCs w:val="24"/>
              </w:rPr>
              <w:pPrChange w:id="2988" w:author="Mohammad Nayeem Hasan" w:date="2023-01-21T14:56:00Z">
                <w:pPr>
                  <w:jc w:val="both"/>
                </w:pPr>
              </w:pPrChange>
            </w:pPr>
            <w:del w:id="2989" w:author="Mohammad Nayeem Hasan" w:date="2023-01-21T00:39:00Z">
              <w:r w:rsidRPr="00D97196" w:rsidDel="00C2040A">
                <w:rPr>
                  <w:rFonts w:ascii="Times New Roman" w:hAnsi="Times New Roman" w:cs="Times New Roman"/>
                  <w:sz w:val="24"/>
                  <w:szCs w:val="24"/>
                </w:rPr>
                <w:delText>Ref</w:delText>
              </w:r>
            </w:del>
          </w:p>
        </w:tc>
        <w:tc>
          <w:tcPr>
            <w:tcW w:w="456" w:type="pct"/>
            <w:vAlign w:val="center"/>
          </w:tcPr>
          <w:p w14:paraId="376E00DB" w14:textId="6A1282B9" w:rsidR="00F7765E" w:rsidRPr="00D97196" w:rsidDel="00C2040A" w:rsidRDefault="00F7765E">
            <w:pPr>
              <w:ind w:firstLine="720"/>
              <w:rPr>
                <w:del w:id="2990" w:author="Mohammad Nayeem Hasan" w:date="2023-01-21T00:39:00Z"/>
                <w:rFonts w:ascii="Times New Roman" w:hAnsi="Times New Roman" w:cs="Times New Roman"/>
                <w:sz w:val="24"/>
                <w:szCs w:val="24"/>
              </w:rPr>
              <w:pPrChange w:id="2991" w:author="Mohammad Nayeem Hasan" w:date="2023-01-21T14:56:00Z">
                <w:pPr>
                  <w:jc w:val="both"/>
                </w:pPr>
              </w:pPrChange>
            </w:pPr>
            <w:del w:id="2992"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12239DC4" w14:textId="70A145B3" w:rsidR="00F7765E" w:rsidRPr="00D97196" w:rsidDel="00C2040A" w:rsidRDefault="00F7765E">
            <w:pPr>
              <w:ind w:firstLine="720"/>
              <w:rPr>
                <w:del w:id="2993" w:author="Mohammad Nayeem Hasan" w:date="2023-01-21T00:39:00Z"/>
                <w:rFonts w:ascii="Times New Roman" w:hAnsi="Times New Roman" w:cs="Times New Roman"/>
                <w:sz w:val="24"/>
                <w:szCs w:val="24"/>
              </w:rPr>
              <w:pPrChange w:id="2994" w:author="Mohammad Nayeem Hasan" w:date="2023-01-21T14:56:00Z">
                <w:pPr>
                  <w:jc w:val="both"/>
                </w:pPr>
              </w:pPrChange>
            </w:pPr>
            <w:del w:id="2995"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7B681143" w14:textId="59199814" w:rsidR="00F7765E" w:rsidRPr="00D97196" w:rsidDel="00C2040A" w:rsidRDefault="00F7765E">
            <w:pPr>
              <w:ind w:firstLine="720"/>
              <w:rPr>
                <w:del w:id="2996" w:author="Mohammad Nayeem Hasan" w:date="2023-01-21T00:39:00Z"/>
                <w:rFonts w:ascii="Times New Roman" w:hAnsi="Times New Roman" w:cs="Times New Roman"/>
                <w:sz w:val="24"/>
                <w:szCs w:val="24"/>
              </w:rPr>
              <w:pPrChange w:id="2997" w:author="Mohammad Nayeem Hasan" w:date="2023-01-21T14:56:00Z">
                <w:pPr>
                  <w:jc w:val="both"/>
                </w:pPr>
              </w:pPrChange>
            </w:pPr>
            <w:del w:id="2998" w:author="Mohammad Nayeem Hasan" w:date="2023-01-21T00:39:00Z">
              <w:r w:rsidRPr="00D97196" w:rsidDel="00C2040A">
                <w:rPr>
                  <w:rFonts w:ascii="Times New Roman" w:hAnsi="Times New Roman" w:cs="Times New Roman"/>
                  <w:sz w:val="24"/>
                  <w:szCs w:val="24"/>
                </w:rPr>
                <w:delText>Ref.</w:delText>
              </w:r>
            </w:del>
          </w:p>
        </w:tc>
        <w:tc>
          <w:tcPr>
            <w:tcW w:w="522" w:type="pct"/>
            <w:vAlign w:val="center"/>
          </w:tcPr>
          <w:p w14:paraId="626B25DB" w14:textId="0F4FE857" w:rsidR="00F7765E" w:rsidRPr="00D97196" w:rsidDel="00C2040A" w:rsidRDefault="00F7765E">
            <w:pPr>
              <w:ind w:firstLine="720"/>
              <w:rPr>
                <w:del w:id="2999" w:author="Mohammad Nayeem Hasan" w:date="2023-01-21T00:39:00Z"/>
                <w:rFonts w:ascii="Times New Roman" w:hAnsi="Times New Roman" w:cs="Times New Roman"/>
                <w:sz w:val="24"/>
                <w:szCs w:val="24"/>
              </w:rPr>
              <w:pPrChange w:id="3000" w:author="Mohammad Nayeem Hasan" w:date="2023-01-21T14:56:00Z">
                <w:pPr>
                  <w:jc w:val="both"/>
                </w:pPr>
              </w:pPrChange>
            </w:pPr>
            <w:del w:id="3001"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43983FC4" w14:textId="651A5EA8" w:rsidR="00F7765E" w:rsidRPr="00D97196" w:rsidDel="00C2040A" w:rsidRDefault="00F7765E">
            <w:pPr>
              <w:ind w:firstLine="720"/>
              <w:rPr>
                <w:del w:id="3002" w:author="Mohammad Nayeem Hasan" w:date="2023-01-21T00:39:00Z"/>
                <w:rFonts w:ascii="Times New Roman" w:hAnsi="Times New Roman" w:cs="Times New Roman"/>
                <w:sz w:val="24"/>
                <w:szCs w:val="24"/>
              </w:rPr>
              <w:pPrChange w:id="3003" w:author="Mohammad Nayeem Hasan" w:date="2023-01-21T14:56:00Z">
                <w:pPr>
                  <w:jc w:val="both"/>
                </w:pPr>
              </w:pPrChange>
            </w:pPr>
            <w:del w:id="3004"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431B594C" w14:textId="383F3D52" w:rsidTr="00C30CFA">
        <w:trPr>
          <w:trHeight w:val="138"/>
          <w:jc w:val="center"/>
          <w:del w:id="3005" w:author="Mohammad Nayeem Hasan" w:date="2023-01-21T00:39:00Z"/>
        </w:trPr>
        <w:tc>
          <w:tcPr>
            <w:tcW w:w="5000" w:type="pct"/>
            <w:gridSpan w:val="10"/>
            <w:vAlign w:val="center"/>
          </w:tcPr>
          <w:p w14:paraId="3527635B" w14:textId="2233CCA9" w:rsidR="00F7765E" w:rsidRPr="00D97196" w:rsidDel="00C2040A" w:rsidRDefault="00F7765E">
            <w:pPr>
              <w:ind w:firstLine="720"/>
              <w:rPr>
                <w:del w:id="3006" w:author="Mohammad Nayeem Hasan" w:date="2023-01-21T00:39:00Z"/>
                <w:rFonts w:ascii="Times New Roman" w:hAnsi="Times New Roman" w:cs="Times New Roman"/>
                <w:sz w:val="24"/>
                <w:szCs w:val="24"/>
              </w:rPr>
              <w:pPrChange w:id="3007" w:author="Mohammad Nayeem Hasan" w:date="2023-01-21T14:56:00Z">
                <w:pPr>
                  <w:jc w:val="both"/>
                </w:pPr>
              </w:pPrChange>
            </w:pPr>
            <w:del w:id="3008" w:author="Mohammad Nayeem Hasan" w:date="2023-01-21T00:39:00Z">
              <w:r w:rsidRPr="00D97196" w:rsidDel="00C2040A">
                <w:rPr>
                  <w:rFonts w:ascii="Times New Roman" w:hAnsi="Times New Roman" w:cs="Times New Roman"/>
                  <w:sz w:val="24"/>
                  <w:szCs w:val="24"/>
                </w:rPr>
                <w:delText>Child’s sex</w:delText>
              </w:r>
            </w:del>
          </w:p>
        </w:tc>
      </w:tr>
      <w:tr w:rsidR="00275578" w:rsidRPr="00D97196" w:rsidDel="00C2040A" w14:paraId="25DF6A48" w14:textId="304AAB60" w:rsidTr="00275578">
        <w:trPr>
          <w:trHeight w:val="268"/>
          <w:jc w:val="center"/>
          <w:del w:id="3009" w:author="Mohammad Nayeem Hasan" w:date="2023-01-21T00:39:00Z"/>
        </w:trPr>
        <w:tc>
          <w:tcPr>
            <w:tcW w:w="811" w:type="pct"/>
            <w:vAlign w:val="center"/>
          </w:tcPr>
          <w:p w14:paraId="0B3D9E24" w14:textId="0A9E945F" w:rsidR="00F7765E" w:rsidRPr="00D97196" w:rsidDel="00C2040A" w:rsidRDefault="00F7765E">
            <w:pPr>
              <w:ind w:firstLine="720"/>
              <w:rPr>
                <w:del w:id="3010" w:author="Mohammad Nayeem Hasan" w:date="2023-01-21T00:39:00Z"/>
                <w:rFonts w:ascii="Times New Roman" w:hAnsi="Times New Roman" w:cs="Times New Roman"/>
                <w:sz w:val="24"/>
                <w:szCs w:val="24"/>
              </w:rPr>
              <w:pPrChange w:id="3011" w:author="Mohammad Nayeem Hasan" w:date="2023-01-21T14:56:00Z">
                <w:pPr>
                  <w:jc w:val="both"/>
                </w:pPr>
              </w:pPrChange>
            </w:pPr>
            <w:del w:id="3012" w:author="Mohammad Nayeem Hasan" w:date="2023-01-21T00:39:00Z">
              <w:r w:rsidRPr="00D97196" w:rsidDel="00C2040A">
                <w:rPr>
                  <w:rFonts w:ascii="Times New Roman" w:hAnsi="Times New Roman" w:cs="Times New Roman"/>
                  <w:sz w:val="24"/>
                  <w:szCs w:val="24"/>
                </w:rPr>
                <w:delText>Male</w:delText>
              </w:r>
            </w:del>
          </w:p>
        </w:tc>
        <w:tc>
          <w:tcPr>
            <w:tcW w:w="391" w:type="pct"/>
            <w:vAlign w:val="center"/>
          </w:tcPr>
          <w:p w14:paraId="55E88346" w14:textId="4A1638C1" w:rsidR="00F7765E" w:rsidRPr="00D97196" w:rsidDel="00C2040A" w:rsidRDefault="00F7765E">
            <w:pPr>
              <w:ind w:firstLine="720"/>
              <w:rPr>
                <w:del w:id="3013" w:author="Mohammad Nayeem Hasan" w:date="2023-01-21T00:39:00Z"/>
                <w:rFonts w:ascii="Times New Roman" w:hAnsi="Times New Roman" w:cs="Times New Roman"/>
                <w:sz w:val="24"/>
                <w:szCs w:val="24"/>
              </w:rPr>
              <w:pPrChange w:id="3014" w:author="Mohammad Nayeem Hasan" w:date="2023-01-21T14:56:00Z">
                <w:pPr>
                  <w:jc w:val="both"/>
                </w:pPr>
              </w:pPrChange>
            </w:pPr>
            <w:del w:id="3015" w:author="Mohammad Nayeem Hasan" w:date="2023-01-21T00:39:00Z">
              <w:r w:rsidRPr="00D97196" w:rsidDel="00C2040A">
                <w:rPr>
                  <w:rFonts w:ascii="Times New Roman" w:hAnsi="Times New Roman" w:cs="Times New Roman"/>
                  <w:sz w:val="24"/>
                  <w:szCs w:val="24"/>
                </w:rPr>
                <w:delText>1.05</w:delText>
              </w:r>
            </w:del>
          </w:p>
        </w:tc>
        <w:tc>
          <w:tcPr>
            <w:tcW w:w="457" w:type="pct"/>
            <w:vAlign w:val="center"/>
          </w:tcPr>
          <w:p w14:paraId="5400F71C" w14:textId="0663426B" w:rsidR="00F7765E" w:rsidRPr="00D97196" w:rsidDel="00C2040A" w:rsidRDefault="00F7765E">
            <w:pPr>
              <w:ind w:firstLine="720"/>
              <w:rPr>
                <w:del w:id="3016" w:author="Mohammad Nayeem Hasan" w:date="2023-01-21T00:39:00Z"/>
                <w:rFonts w:ascii="Times New Roman" w:hAnsi="Times New Roman" w:cs="Times New Roman"/>
                <w:sz w:val="24"/>
                <w:szCs w:val="24"/>
              </w:rPr>
              <w:pPrChange w:id="3017" w:author="Mohammad Nayeem Hasan" w:date="2023-01-21T14:56:00Z">
                <w:pPr>
                  <w:jc w:val="both"/>
                </w:pPr>
              </w:pPrChange>
            </w:pPr>
            <w:del w:id="3018" w:author="Mohammad Nayeem Hasan" w:date="2023-01-21T00:39:00Z">
              <w:r w:rsidRPr="00D97196" w:rsidDel="00C2040A">
                <w:rPr>
                  <w:rFonts w:ascii="Times New Roman" w:hAnsi="Times New Roman" w:cs="Times New Roman"/>
                  <w:sz w:val="24"/>
                  <w:szCs w:val="24"/>
                </w:rPr>
                <w:delText>0.95 – 1.16</w:delText>
              </w:r>
            </w:del>
          </w:p>
        </w:tc>
        <w:tc>
          <w:tcPr>
            <w:tcW w:w="417" w:type="pct"/>
            <w:vAlign w:val="center"/>
          </w:tcPr>
          <w:p w14:paraId="4414CF7A" w14:textId="44AD8863" w:rsidR="00F7765E" w:rsidRPr="00D97196" w:rsidDel="00C2040A" w:rsidRDefault="00F7765E">
            <w:pPr>
              <w:ind w:firstLine="720"/>
              <w:rPr>
                <w:del w:id="3019" w:author="Mohammad Nayeem Hasan" w:date="2023-01-21T00:39:00Z"/>
                <w:rFonts w:ascii="Times New Roman" w:hAnsi="Times New Roman" w:cs="Times New Roman"/>
                <w:sz w:val="24"/>
                <w:szCs w:val="24"/>
              </w:rPr>
              <w:pPrChange w:id="3020" w:author="Mohammad Nayeem Hasan" w:date="2023-01-21T14:56:00Z">
                <w:pPr>
                  <w:jc w:val="both"/>
                </w:pPr>
              </w:pPrChange>
            </w:pPr>
            <w:del w:id="3021" w:author="Mohammad Nayeem Hasan" w:date="2023-01-21T00:39:00Z">
              <w:r w:rsidRPr="00D97196" w:rsidDel="00C2040A">
                <w:rPr>
                  <w:rFonts w:ascii="Times New Roman" w:hAnsi="Times New Roman" w:cs="Times New Roman"/>
                  <w:sz w:val="24"/>
                  <w:szCs w:val="24"/>
                </w:rPr>
                <w:delText>0.351</w:delText>
              </w:r>
            </w:del>
          </w:p>
        </w:tc>
        <w:tc>
          <w:tcPr>
            <w:tcW w:w="456" w:type="pct"/>
            <w:vAlign w:val="center"/>
          </w:tcPr>
          <w:p w14:paraId="6D686125" w14:textId="141811C6" w:rsidR="00F7765E" w:rsidRPr="00D97196" w:rsidDel="00C2040A" w:rsidRDefault="00F7765E">
            <w:pPr>
              <w:ind w:firstLine="720"/>
              <w:rPr>
                <w:del w:id="3022" w:author="Mohammad Nayeem Hasan" w:date="2023-01-21T00:39:00Z"/>
                <w:rFonts w:ascii="Times New Roman" w:hAnsi="Times New Roman" w:cs="Times New Roman"/>
                <w:sz w:val="24"/>
                <w:szCs w:val="24"/>
              </w:rPr>
              <w:pPrChange w:id="3023" w:author="Mohammad Nayeem Hasan" w:date="2023-01-21T14:56:00Z">
                <w:pPr>
                  <w:jc w:val="both"/>
                </w:pPr>
              </w:pPrChange>
            </w:pPr>
            <w:del w:id="3024"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5863C2E0" w14:textId="0190FAFA" w:rsidR="00F7765E" w:rsidRPr="00D97196" w:rsidDel="00C2040A" w:rsidRDefault="00F7765E">
            <w:pPr>
              <w:ind w:firstLine="720"/>
              <w:rPr>
                <w:del w:id="3025" w:author="Mohammad Nayeem Hasan" w:date="2023-01-21T00:39:00Z"/>
                <w:rFonts w:ascii="Times New Roman" w:hAnsi="Times New Roman" w:cs="Times New Roman"/>
                <w:sz w:val="24"/>
                <w:szCs w:val="24"/>
              </w:rPr>
              <w:pPrChange w:id="3026" w:author="Mohammad Nayeem Hasan" w:date="2023-01-21T14:56:00Z">
                <w:pPr>
                  <w:jc w:val="both"/>
                </w:pPr>
              </w:pPrChange>
            </w:pPr>
            <w:del w:id="3027"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2841CD96" w14:textId="3A1028F8" w:rsidR="00F7765E" w:rsidRPr="00D97196" w:rsidDel="00C2040A" w:rsidRDefault="00F7765E">
            <w:pPr>
              <w:ind w:firstLine="720"/>
              <w:rPr>
                <w:del w:id="3028" w:author="Mohammad Nayeem Hasan" w:date="2023-01-21T00:39:00Z"/>
                <w:rFonts w:ascii="Times New Roman" w:hAnsi="Times New Roman" w:cs="Times New Roman"/>
                <w:sz w:val="24"/>
                <w:szCs w:val="24"/>
              </w:rPr>
              <w:pPrChange w:id="3029" w:author="Mohammad Nayeem Hasan" w:date="2023-01-21T14:56:00Z">
                <w:pPr>
                  <w:jc w:val="both"/>
                </w:pPr>
              </w:pPrChange>
            </w:pPr>
            <w:del w:id="3030"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7F78C2FD" w14:textId="458DAB64" w:rsidR="00F7765E" w:rsidRPr="00D97196" w:rsidDel="00C2040A" w:rsidRDefault="003C06CC">
            <w:pPr>
              <w:ind w:firstLine="720"/>
              <w:rPr>
                <w:del w:id="3031" w:author="Mohammad Nayeem Hasan" w:date="2023-01-21T00:39:00Z"/>
                <w:rFonts w:ascii="Times New Roman" w:hAnsi="Times New Roman" w:cs="Times New Roman"/>
                <w:sz w:val="24"/>
                <w:szCs w:val="24"/>
              </w:rPr>
              <w:pPrChange w:id="3032" w:author="Mohammad Nayeem Hasan" w:date="2023-01-21T14:56:00Z">
                <w:pPr>
                  <w:jc w:val="both"/>
                </w:pPr>
              </w:pPrChange>
            </w:pPr>
            <w:del w:id="3033" w:author="Mohammad Nayeem Hasan" w:date="2023-01-21T00:39:00Z">
              <w:r w:rsidRPr="00D97196" w:rsidDel="00C2040A">
                <w:rPr>
                  <w:rFonts w:ascii="Times New Roman" w:hAnsi="Times New Roman" w:cs="Times New Roman"/>
                  <w:sz w:val="24"/>
                  <w:szCs w:val="24"/>
                </w:rPr>
                <w:delText>1.04</w:delText>
              </w:r>
            </w:del>
          </w:p>
        </w:tc>
        <w:tc>
          <w:tcPr>
            <w:tcW w:w="522" w:type="pct"/>
            <w:vAlign w:val="center"/>
          </w:tcPr>
          <w:p w14:paraId="56DD5966" w14:textId="5E4BC5D8" w:rsidR="00F7765E" w:rsidRPr="00D97196" w:rsidDel="00C2040A" w:rsidRDefault="003C06CC">
            <w:pPr>
              <w:ind w:firstLine="720"/>
              <w:rPr>
                <w:del w:id="3034" w:author="Mohammad Nayeem Hasan" w:date="2023-01-21T00:39:00Z"/>
                <w:rFonts w:ascii="Times New Roman" w:hAnsi="Times New Roman" w:cs="Times New Roman"/>
                <w:sz w:val="24"/>
                <w:szCs w:val="24"/>
              </w:rPr>
              <w:pPrChange w:id="3035" w:author="Mohammad Nayeem Hasan" w:date="2023-01-21T14:56:00Z">
                <w:pPr>
                  <w:jc w:val="both"/>
                </w:pPr>
              </w:pPrChange>
            </w:pPr>
            <w:del w:id="3036" w:author="Mohammad Nayeem Hasan" w:date="2023-01-21T00:39:00Z">
              <w:r w:rsidRPr="00D97196" w:rsidDel="00C2040A">
                <w:rPr>
                  <w:rFonts w:ascii="Times New Roman" w:hAnsi="Times New Roman" w:cs="Times New Roman"/>
                  <w:sz w:val="24"/>
                  <w:szCs w:val="24"/>
                </w:rPr>
                <w:delText>0.92 -1.19</w:delText>
              </w:r>
            </w:del>
          </w:p>
        </w:tc>
        <w:tc>
          <w:tcPr>
            <w:tcW w:w="527" w:type="pct"/>
            <w:vAlign w:val="center"/>
          </w:tcPr>
          <w:p w14:paraId="04BB70B4" w14:textId="275CDB02" w:rsidR="00F7765E" w:rsidRPr="00D97196" w:rsidDel="00C2040A" w:rsidRDefault="003C06CC">
            <w:pPr>
              <w:ind w:firstLine="720"/>
              <w:rPr>
                <w:del w:id="3037" w:author="Mohammad Nayeem Hasan" w:date="2023-01-21T00:39:00Z"/>
                <w:rFonts w:ascii="Times New Roman" w:hAnsi="Times New Roman" w:cs="Times New Roman"/>
                <w:sz w:val="24"/>
                <w:szCs w:val="24"/>
              </w:rPr>
              <w:pPrChange w:id="3038" w:author="Mohammad Nayeem Hasan" w:date="2023-01-21T14:56:00Z">
                <w:pPr>
                  <w:jc w:val="both"/>
                </w:pPr>
              </w:pPrChange>
            </w:pPr>
            <w:del w:id="3039" w:author="Mohammad Nayeem Hasan" w:date="2023-01-21T00:39:00Z">
              <w:r w:rsidRPr="00D97196" w:rsidDel="00C2040A">
                <w:rPr>
                  <w:rFonts w:ascii="Times New Roman" w:hAnsi="Times New Roman" w:cs="Times New Roman"/>
                  <w:sz w:val="24"/>
                  <w:szCs w:val="24"/>
                </w:rPr>
                <w:delText>0.526</w:delText>
              </w:r>
            </w:del>
          </w:p>
        </w:tc>
      </w:tr>
      <w:tr w:rsidR="00275578" w:rsidRPr="00D97196" w:rsidDel="00C2040A" w14:paraId="0C22753B" w14:textId="262ADCC2" w:rsidTr="00275578">
        <w:trPr>
          <w:trHeight w:val="138"/>
          <w:jc w:val="center"/>
          <w:del w:id="3040" w:author="Mohammad Nayeem Hasan" w:date="2023-01-21T00:39:00Z"/>
        </w:trPr>
        <w:tc>
          <w:tcPr>
            <w:tcW w:w="811" w:type="pct"/>
            <w:vAlign w:val="center"/>
          </w:tcPr>
          <w:p w14:paraId="06FD0B2D" w14:textId="1F4FE798" w:rsidR="003C06CC" w:rsidRPr="00D97196" w:rsidDel="00C2040A" w:rsidRDefault="003C06CC">
            <w:pPr>
              <w:ind w:firstLine="720"/>
              <w:rPr>
                <w:del w:id="3041" w:author="Mohammad Nayeem Hasan" w:date="2023-01-21T00:39:00Z"/>
                <w:rFonts w:ascii="Times New Roman" w:hAnsi="Times New Roman" w:cs="Times New Roman"/>
                <w:sz w:val="24"/>
                <w:szCs w:val="24"/>
              </w:rPr>
              <w:pPrChange w:id="3042" w:author="Mohammad Nayeem Hasan" w:date="2023-01-21T14:56:00Z">
                <w:pPr>
                  <w:jc w:val="both"/>
                </w:pPr>
              </w:pPrChange>
            </w:pPr>
            <w:del w:id="3043" w:author="Mohammad Nayeem Hasan" w:date="2023-01-21T00:39:00Z">
              <w:r w:rsidRPr="00D97196" w:rsidDel="00C2040A">
                <w:rPr>
                  <w:rFonts w:ascii="Times New Roman" w:hAnsi="Times New Roman" w:cs="Times New Roman"/>
                  <w:sz w:val="24"/>
                  <w:szCs w:val="24"/>
                </w:rPr>
                <w:delText>Female</w:delText>
              </w:r>
            </w:del>
          </w:p>
        </w:tc>
        <w:tc>
          <w:tcPr>
            <w:tcW w:w="391" w:type="pct"/>
            <w:vAlign w:val="center"/>
          </w:tcPr>
          <w:p w14:paraId="34A2679C" w14:textId="298D76E5" w:rsidR="003C06CC" w:rsidRPr="00D97196" w:rsidDel="00C2040A" w:rsidRDefault="003C06CC">
            <w:pPr>
              <w:ind w:firstLine="720"/>
              <w:rPr>
                <w:del w:id="3044" w:author="Mohammad Nayeem Hasan" w:date="2023-01-21T00:39:00Z"/>
                <w:rFonts w:ascii="Times New Roman" w:hAnsi="Times New Roman" w:cs="Times New Roman"/>
                <w:sz w:val="24"/>
                <w:szCs w:val="24"/>
              </w:rPr>
              <w:pPrChange w:id="3045" w:author="Mohammad Nayeem Hasan" w:date="2023-01-21T14:56:00Z">
                <w:pPr>
                  <w:jc w:val="both"/>
                </w:pPr>
              </w:pPrChange>
            </w:pPr>
            <w:del w:id="3046" w:author="Mohammad Nayeem Hasan" w:date="2023-01-21T00:39:00Z">
              <w:r w:rsidRPr="00D97196" w:rsidDel="00C2040A">
                <w:rPr>
                  <w:rFonts w:ascii="Times New Roman" w:hAnsi="Times New Roman" w:cs="Times New Roman"/>
                  <w:sz w:val="24"/>
                  <w:szCs w:val="24"/>
                </w:rPr>
                <w:delText>Ref.</w:delText>
              </w:r>
            </w:del>
          </w:p>
        </w:tc>
        <w:tc>
          <w:tcPr>
            <w:tcW w:w="457" w:type="pct"/>
            <w:vAlign w:val="center"/>
          </w:tcPr>
          <w:p w14:paraId="556D903B" w14:textId="13F37E67" w:rsidR="003C06CC" w:rsidRPr="00D97196" w:rsidDel="00C2040A" w:rsidRDefault="003C06CC">
            <w:pPr>
              <w:ind w:firstLine="720"/>
              <w:rPr>
                <w:del w:id="3047" w:author="Mohammad Nayeem Hasan" w:date="2023-01-21T00:39:00Z"/>
                <w:rFonts w:ascii="Times New Roman" w:hAnsi="Times New Roman" w:cs="Times New Roman"/>
                <w:sz w:val="24"/>
                <w:szCs w:val="24"/>
              </w:rPr>
              <w:pPrChange w:id="3048" w:author="Mohammad Nayeem Hasan" w:date="2023-01-21T14:56:00Z">
                <w:pPr>
                  <w:jc w:val="both"/>
                </w:pPr>
              </w:pPrChange>
            </w:pPr>
            <w:del w:id="3049"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674308FD" w14:textId="1348381D" w:rsidR="003C06CC" w:rsidRPr="00D97196" w:rsidDel="00C2040A" w:rsidRDefault="003C06CC">
            <w:pPr>
              <w:ind w:firstLine="720"/>
              <w:rPr>
                <w:del w:id="3050" w:author="Mohammad Nayeem Hasan" w:date="2023-01-21T00:39:00Z"/>
                <w:rFonts w:ascii="Times New Roman" w:hAnsi="Times New Roman" w:cs="Times New Roman"/>
                <w:sz w:val="24"/>
                <w:szCs w:val="24"/>
              </w:rPr>
              <w:pPrChange w:id="3051" w:author="Mohammad Nayeem Hasan" w:date="2023-01-21T14:56:00Z">
                <w:pPr>
                  <w:jc w:val="both"/>
                </w:pPr>
              </w:pPrChange>
            </w:pPr>
            <w:del w:id="3052"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11BCBEC9" w14:textId="3773FD58" w:rsidR="003C06CC" w:rsidRPr="00D97196" w:rsidDel="00C2040A" w:rsidRDefault="003C06CC">
            <w:pPr>
              <w:ind w:firstLine="720"/>
              <w:rPr>
                <w:del w:id="3053" w:author="Mohammad Nayeem Hasan" w:date="2023-01-21T00:39:00Z"/>
                <w:rFonts w:ascii="Times New Roman" w:hAnsi="Times New Roman" w:cs="Times New Roman"/>
                <w:sz w:val="24"/>
                <w:szCs w:val="24"/>
              </w:rPr>
              <w:pPrChange w:id="3054" w:author="Mohammad Nayeem Hasan" w:date="2023-01-21T14:56:00Z">
                <w:pPr>
                  <w:jc w:val="both"/>
                </w:pPr>
              </w:pPrChange>
            </w:pPr>
            <w:del w:id="3055"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10EFD594" w14:textId="410DF2A5" w:rsidR="003C06CC" w:rsidRPr="00D97196" w:rsidDel="00C2040A" w:rsidRDefault="003C06CC">
            <w:pPr>
              <w:ind w:firstLine="720"/>
              <w:rPr>
                <w:del w:id="3056" w:author="Mohammad Nayeem Hasan" w:date="2023-01-21T00:39:00Z"/>
                <w:rFonts w:ascii="Times New Roman" w:hAnsi="Times New Roman" w:cs="Times New Roman"/>
                <w:sz w:val="24"/>
                <w:szCs w:val="24"/>
              </w:rPr>
              <w:pPrChange w:id="3057" w:author="Mohammad Nayeem Hasan" w:date="2023-01-21T14:56:00Z">
                <w:pPr>
                  <w:jc w:val="both"/>
                </w:pPr>
              </w:pPrChange>
            </w:pPr>
            <w:del w:id="3058"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5BE136DA" w14:textId="7A3D27F2" w:rsidR="003C06CC" w:rsidRPr="00D97196" w:rsidDel="00C2040A" w:rsidRDefault="003C06CC">
            <w:pPr>
              <w:ind w:firstLine="720"/>
              <w:rPr>
                <w:del w:id="3059" w:author="Mohammad Nayeem Hasan" w:date="2023-01-21T00:39:00Z"/>
                <w:rFonts w:ascii="Times New Roman" w:hAnsi="Times New Roman" w:cs="Times New Roman"/>
                <w:sz w:val="24"/>
                <w:szCs w:val="24"/>
              </w:rPr>
              <w:pPrChange w:id="3060" w:author="Mohammad Nayeem Hasan" w:date="2023-01-21T14:56:00Z">
                <w:pPr>
                  <w:jc w:val="both"/>
                </w:pPr>
              </w:pPrChange>
            </w:pPr>
            <w:del w:id="3061"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6A0229DA" w14:textId="0231826E" w:rsidR="003C06CC" w:rsidRPr="00D97196" w:rsidDel="00C2040A" w:rsidRDefault="003C06CC">
            <w:pPr>
              <w:ind w:firstLine="720"/>
              <w:rPr>
                <w:del w:id="3062" w:author="Mohammad Nayeem Hasan" w:date="2023-01-21T00:39:00Z"/>
                <w:rFonts w:ascii="Times New Roman" w:hAnsi="Times New Roman" w:cs="Times New Roman"/>
                <w:sz w:val="24"/>
                <w:szCs w:val="24"/>
              </w:rPr>
              <w:pPrChange w:id="3063" w:author="Mohammad Nayeem Hasan" w:date="2023-01-21T14:56:00Z">
                <w:pPr>
                  <w:jc w:val="both"/>
                </w:pPr>
              </w:pPrChange>
            </w:pPr>
            <w:del w:id="3064" w:author="Mohammad Nayeem Hasan" w:date="2023-01-21T00:39:00Z">
              <w:r w:rsidRPr="00D97196" w:rsidDel="00C2040A">
                <w:rPr>
                  <w:rFonts w:ascii="Times New Roman" w:hAnsi="Times New Roman" w:cs="Times New Roman"/>
                  <w:sz w:val="24"/>
                  <w:szCs w:val="24"/>
                </w:rPr>
                <w:delText>Ref.</w:delText>
              </w:r>
            </w:del>
          </w:p>
        </w:tc>
        <w:tc>
          <w:tcPr>
            <w:tcW w:w="522" w:type="pct"/>
            <w:vAlign w:val="center"/>
          </w:tcPr>
          <w:p w14:paraId="700C762C" w14:textId="0C06B0D3" w:rsidR="003C06CC" w:rsidRPr="00D97196" w:rsidDel="00C2040A" w:rsidRDefault="003C06CC">
            <w:pPr>
              <w:ind w:firstLine="720"/>
              <w:rPr>
                <w:del w:id="3065" w:author="Mohammad Nayeem Hasan" w:date="2023-01-21T00:39:00Z"/>
                <w:rFonts w:ascii="Times New Roman" w:hAnsi="Times New Roman" w:cs="Times New Roman"/>
                <w:sz w:val="24"/>
                <w:szCs w:val="24"/>
              </w:rPr>
              <w:pPrChange w:id="3066" w:author="Mohammad Nayeem Hasan" w:date="2023-01-21T14:56:00Z">
                <w:pPr>
                  <w:jc w:val="both"/>
                </w:pPr>
              </w:pPrChange>
            </w:pPr>
            <w:del w:id="3067"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291E57FE" w14:textId="400BF7B6" w:rsidR="003C06CC" w:rsidRPr="00D97196" w:rsidDel="00C2040A" w:rsidRDefault="003C06CC">
            <w:pPr>
              <w:ind w:firstLine="720"/>
              <w:rPr>
                <w:del w:id="3068" w:author="Mohammad Nayeem Hasan" w:date="2023-01-21T00:39:00Z"/>
                <w:rFonts w:ascii="Times New Roman" w:hAnsi="Times New Roman" w:cs="Times New Roman"/>
                <w:sz w:val="24"/>
                <w:szCs w:val="24"/>
              </w:rPr>
              <w:pPrChange w:id="3069" w:author="Mohammad Nayeem Hasan" w:date="2023-01-21T14:56:00Z">
                <w:pPr>
                  <w:jc w:val="both"/>
                </w:pPr>
              </w:pPrChange>
            </w:pPr>
            <w:del w:id="3070"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6888C8D2" w14:textId="53296F40" w:rsidTr="00C30CFA">
        <w:trPr>
          <w:trHeight w:val="138"/>
          <w:jc w:val="center"/>
          <w:del w:id="3071" w:author="Mohammad Nayeem Hasan" w:date="2023-01-21T00:39:00Z"/>
        </w:trPr>
        <w:tc>
          <w:tcPr>
            <w:tcW w:w="5000" w:type="pct"/>
            <w:gridSpan w:val="10"/>
            <w:vAlign w:val="center"/>
          </w:tcPr>
          <w:p w14:paraId="20F816A0" w14:textId="6D86459C" w:rsidR="003C06CC" w:rsidRPr="00D97196" w:rsidDel="00C2040A" w:rsidRDefault="003C06CC">
            <w:pPr>
              <w:ind w:firstLine="720"/>
              <w:rPr>
                <w:del w:id="3072" w:author="Mohammad Nayeem Hasan" w:date="2023-01-21T00:39:00Z"/>
                <w:rFonts w:ascii="Times New Roman" w:hAnsi="Times New Roman" w:cs="Times New Roman"/>
                <w:sz w:val="24"/>
                <w:szCs w:val="24"/>
              </w:rPr>
              <w:pPrChange w:id="3073" w:author="Mohammad Nayeem Hasan" w:date="2023-01-21T14:56:00Z">
                <w:pPr>
                  <w:jc w:val="both"/>
                </w:pPr>
              </w:pPrChange>
            </w:pPr>
            <w:del w:id="3074" w:author="Mohammad Nayeem Hasan" w:date="2023-01-21T00:39:00Z">
              <w:r w:rsidRPr="00D97196" w:rsidDel="00C2040A">
                <w:rPr>
                  <w:rFonts w:ascii="Times New Roman" w:hAnsi="Times New Roman" w:cs="Times New Roman"/>
                  <w:sz w:val="24"/>
                  <w:szCs w:val="24"/>
                </w:rPr>
                <w:delText>Inadequate Supervision</w:delText>
              </w:r>
            </w:del>
          </w:p>
        </w:tc>
      </w:tr>
      <w:tr w:rsidR="00275578" w:rsidRPr="00D97196" w:rsidDel="00C2040A" w14:paraId="4A243A3C" w14:textId="52BFE61E" w:rsidTr="00275578">
        <w:trPr>
          <w:trHeight w:val="138"/>
          <w:jc w:val="center"/>
          <w:del w:id="3075" w:author="Mohammad Nayeem Hasan" w:date="2023-01-21T00:39:00Z"/>
        </w:trPr>
        <w:tc>
          <w:tcPr>
            <w:tcW w:w="811" w:type="pct"/>
            <w:vAlign w:val="center"/>
          </w:tcPr>
          <w:p w14:paraId="628D122E" w14:textId="7CF0DB92" w:rsidR="00330FA8" w:rsidRPr="00D97196" w:rsidDel="00C2040A" w:rsidRDefault="00330FA8">
            <w:pPr>
              <w:ind w:firstLine="720"/>
              <w:rPr>
                <w:del w:id="3076" w:author="Mohammad Nayeem Hasan" w:date="2023-01-21T00:39:00Z"/>
                <w:rFonts w:ascii="Times New Roman" w:hAnsi="Times New Roman" w:cs="Times New Roman"/>
                <w:sz w:val="24"/>
                <w:szCs w:val="24"/>
              </w:rPr>
              <w:pPrChange w:id="3077" w:author="Mohammad Nayeem Hasan" w:date="2023-01-21T14:56:00Z">
                <w:pPr>
                  <w:jc w:val="both"/>
                </w:pPr>
              </w:pPrChange>
            </w:pPr>
            <w:del w:id="3078" w:author="Mohammad Nayeem Hasan" w:date="2023-01-21T00:39:00Z">
              <w:r w:rsidRPr="00D97196" w:rsidDel="00C2040A">
                <w:rPr>
                  <w:rFonts w:ascii="Times New Roman" w:hAnsi="Times New Roman" w:cs="Times New Roman"/>
                  <w:sz w:val="24"/>
                  <w:szCs w:val="24"/>
                </w:rPr>
                <w:delText>Yes</w:delText>
              </w:r>
            </w:del>
          </w:p>
        </w:tc>
        <w:tc>
          <w:tcPr>
            <w:tcW w:w="391" w:type="pct"/>
            <w:vAlign w:val="center"/>
          </w:tcPr>
          <w:p w14:paraId="58FF4C25" w14:textId="7603B479" w:rsidR="00330FA8" w:rsidRPr="00D97196" w:rsidDel="00C2040A" w:rsidRDefault="00330FA8">
            <w:pPr>
              <w:ind w:firstLine="720"/>
              <w:rPr>
                <w:del w:id="3079" w:author="Mohammad Nayeem Hasan" w:date="2023-01-21T00:39:00Z"/>
                <w:rFonts w:ascii="Times New Roman" w:hAnsi="Times New Roman" w:cs="Times New Roman"/>
                <w:sz w:val="24"/>
                <w:szCs w:val="24"/>
              </w:rPr>
              <w:pPrChange w:id="3080" w:author="Mohammad Nayeem Hasan" w:date="2023-01-21T14:56:00Z">
                <w:pPr>
                  <w:jc w:val="both"/>
                </w:pPr>
              </w:pPrChange>
            </w:pPr>
            <w:del w:id="3081" w:author="Mohammad Nayeem Hasan" w:date="2023-01-21T00:39:00Z">
              <w:r w:rsidRPr="00D97196" w:rsidDel="00C2040A">
                <w:rPr>
                  <w:rFonts w:ascii="Times New Roman" w:hAnsi="Times New Roman" w:cs="Times New Roman"/>
                  <w:sz w:val="24"/>
                  <w:szCs w:val="24"/>
                </w:rPr>
                <w:delText>-</w:delText>
              </w:r>
            </w:del>
          </w:p>
        </w:tc>
        <w:tc>
          <w:tcPr>
            <w:tcW w:w="457" w:type="pct"/>
            <w:vAlign w:val="center"/>
          </w:tcPr>
          <w:p w14:paraId="551914B0" w14:textId="41CDEC29" w:rsidR="00330FA8" w:rsidRPr="00D97196" w:rsidDel="00C2040A" w:rsidRDefault="00330FA8">
            <w:pPr>
              <w:ind w:firstLine="720"/>
              <w:rPr>
                <w:del w:id="3082" w:author="Mohammad Nayeem Hasan" w:date="2023-01-21T00:39:00Z"/>
                <w:rFonts w:ascii="Times New Roman" w:hAnsi="Times New Roman" w:cs="Times New Roman"/>
                <w:sz w:val="24"/>
                <w:szCs w:val="24"/>
              </w:rPr>
              <w:pPrChange w:id="3083" w:author="Mohammad Nayeem Hasan" w:date="2023-01-21T14:56:00Z">
                <w:pPr>
                  <w:jc w:val="both"/>
                </w:pPr>
              </w:pPrChange>
            </w:pPr>
            <w:del w:id="3084"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3E3B7755" w14:textId="09572858" w:rsidR="00330FA8" w:rsidRPr="00D97196" w:rsidDel="00C2040A" w:rsidRDefault="00330FA8">
            <w:pPr>
              <w:ind w:firstLine="720"/>
              <w:rPr>
                <w:del w:id="3085" w:author="Mohammad Nayeem Hasan" w:date="2023-01-21T00:39:00Z"/>
                <w:rFonts w:ascii="Times New Roman" w:hAnsi="Times New Roman" w:cs="Times New Roman"/>
                <w:sz w:val="24"/>
                <w:szCs w:val="24"/>
              </w:rPr>
              <w:pPrChange w:id="3086" w:author="Mohammad Nayeem Hasan" w:date="2023-01-21T14:56:00Z">
                <w:pPr>
                  <w:jc w:val="both"/>
                </w:pPr>
              </w:pPrChange>
            </w:pPr>
            <w:del w:id="3087"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0A5DD817" w14:textId="4F2B3D3C" w:rsidR="00330FA8" w:rsidRPr="00D97196" w:rsidDel="00C2040A" w:rsidRDefault="00330FA8">
            <w:pPr>
              <w:ind w:firstLine="720"/>
              <w:rPr>
                <w:del w:id="3088" w:author="Mohammad Nayeem Hasan" w:date="2023-01-21T00:39:00Z"/>
                <w:rFonts w:ascii="Times New Roman" w:hAnsi="Times New Roman" w:cs="Times New Roman"/>
                <w:sz w:val="24"/>
                <w:szCs w:val="24"/>
              </w:rPr>
              <w:pPrChange w:id="3089" w:author="Mohammad Nayeem Hasan" w:date="2023-01-21T14:56:00Z">
                <w:pPr>
                  <w:jc w:val="both"/>
                </w:pPr>
              </w:pPrChange>
            </w:pPr>
            <w:del w:id="3090" w:author="Mohammad Nayeem Hasan" w:date="2023-01-21T00:39:00Z">
              <w:r w:rsidRPr="00D97196" w:rsidDel="00C2040A">
                <w:rPr>
                  <w:rFonts w:ascii="Times New Roman" w:hAnsi="Times New Roman" w:cs="Times New Roman"/>
                  <w:sz w:val="24"/>
                  <w:szCs w:val="24"/>
                </w:rPr>
                <w:delText>1.45</w:delText>
              </w:r>
            </w:del>
          </w:p>
        </w:tc>
        <w:tc>
          <w:tcPr>
            <w:tcW w:w="456" w:type="pct"/>
            <w:vAlign w:val="center"/>
          </w:tcPr>
          <w:p w14:paraId="4D37A686" w14:textId="493C3067" w:rsidR="00330FA8" w:rsidRPr="00D97196" w:rsidDel="00C2040A" w:rsidRDefault="00330FA8">
            <w:pPr>
              <w:ind w:firstLine="720"/>
              <w:rPr>
                <w:del w:id="3091" w:author="Mohammad Nayeem Hasan" w:date="2023-01-21T00:39:00Z"/>
                <w:rFonts w:ascii="Times New Roman" w:hAnsi="Times New Roman" w:cs="Times New Roman"/>
                <w:sz w:val="24"/>
                <w:szCs w:val="24"/>
              </w:rPr>
              <w:pPrChange w:id="3092" w:author="Mohammad Nayeem Hasan" w:date="2023-01-21T14:56:00Z">
                <w:pPr>
                  <w:jc w:val="both"/>
                </w:pPr>
              </w:pPrChange>
            </w:pPr>
            <w:del w:id="3093" w:author="Mohammad Nayeem Hasan" w:date="2023-01-21T00:39:00Z">
              <w:r w:rsidRPr="00D97196" w:rsidDel="00C2040A">
                <w:rPr>
                  <w:rFonts w:ascii="Times New Roman" w:hAnsi="Times New Roman" w:cs="Times New Roman"/>
                  <w:sz w:val="24"/>
                  <w:szCs w:val="24"/>
                </w:rPr>
                <w:delText>0.73 – 2.89</w:delText>
              </w:r>
            </w:del>
          </w:p>
        </w:tc>
        <w:tc>
          <w:tcPr>
            <w:tcW w:w="529" w:type="pct"/>
            <w:vAlign w:val="center"/>
          </w:tcPr>
          <w:p w14:paraId="6AFC370C" w14:textId="66A5AD7E" w:rsidR="00330FA8" w:rsidRPr="00D97196" w:rsidDel="00C2040A" w:rsidRDefault="00330FA8">
            <w:pPr>
              <w:ind w:firstLine="720"/>
              <w:rPr>
                <w:del w:id="3094" w:author="Mohammad Nayeem Hasan" w:date="2023-01-21T00:39:00Z"/>
                <w:rFonts w:ascii="Times New Roman" w:hAnsi="Times New Roman" w:cs="Times New Roman"/>
                <w:sz w:val="24"/>
                <w:szCs w:val="24"/>
              </w:rPr>
              <w:pPrChange w:id="3095" w:author="Mohammad Nayeem Hasan" w:date="2023-01-21T14:56:00Z">
                <w:pPr>
                  <w:jc w:val="both"/>
                </w:pPr>
              </w:pPrChange>
            </w:pPr>
            <w:del w:id="3096" w:author="Mohammad Nayeem Hasan" w:date="2023-01-21T00:39:00Z">
              <w:r w:rsidRPr="00D97196" w:rsidDel="00C2040A">
                <w:rPr>
                  <w:rFonts w:ascii="Times New Roman" w:hAnsi="Times New Roman" w:cs="Times New Roman"/>
                  <w:sz w:val="24"/>
                  <w:szCs w:val="24"/>
                </w:rPr>
                <w:delText>0.286</w:delText>
              </w:r>
            </w:del>
          </w:p>
        </w:tc>
        <w:tc>
          <w:tcPr>
            <w:tcW w:w="434" w:type="pct"/>
            <w:vAlign w:val="center"/>
          </w:tcPr>
          <w:p w14:paraId="68D8B56D" w14:textId="2940856E" w:rsidR="00330FA8" w:rsidRPr="00D97196" w:rsidDel="00C2040A" w:rsidRDefault="00330FA8">
            <w:pPr>
              <w:ind w:firstLine="720"/>
              <w:rPr>
                <w:del w:id="3097" w:author="Mohammad Nayeem Hasan" w:date="2023-01-21T00:39:00Z"/>
                <w:rFonts w:ascii="Times New Roman" w:hAnsi="Times New Roman" w:cs="Times New Roman"/>
                <w:sz w:val="24"/>
                <w:szCs w:val="24"/>
              </w:rPr>
              <w:pPrChange w:id="3098" w:author="Mohammad Nayeem Hasan" w:date="2023-01-21T14:56:00Z">
                <w:pPr>
                  <w:jc w:val="both"/>
                </w:pPr>
              </w:pPrChange>
            </w:pPr>
            <w:del w:id="3099" w:author="Mohammad Nayeem Hasan" w:date="2023-01-21T00:39:00Z">
              <w:r w:rsidRPr="00D97196" w:rsidDel="00C2040A">
                <w:rPr>
                  <w:rFonts w:ascii="Times New Roman" w:hAnsi="Times New Roman" w:cs="Times New Roman"/>
                  <w:sz w:val="24"/>
                  <w:szCs w:val="24"/>
                </w:rPr>
                <w:delText>1.18</w:delText>
              </w:r>
            </w:del>
          </w:p>
        </w:tc>
        <w:tc>
          <w:tcPr>
            <w:tcW w:w="522" w:type="pct"/>
            <w:vAlign w:val="center"/>
          </w:tcPr>
          <w:p w14:paraId="5CB5105B" w14:textId="0E50EEE9" w:rsidR="00330FA8" w:rsidRPr="00D97196" w:rsidDel="00C2040A" w:rsidRDefault="00330FA8">
            <w:pPr>
              <w:ind w:firstLine="720"/>
              <w:rPr>
                <w:del w:id="3100" w:author="Mohammad Nayeem Hasan" w:date="2023-01-21T00:39:00Z"/>
                <w:rFonts w:ascii="Times New Roman" w:hAnsi="Times New Roman" w:cs="Times New Roman"/>
                <w:sz w:val="24"/>
                <w:szCs w:val="24"/>
              </w:rPr>
              <w:pPrChange w:id="3101" w:author="Mohammad Nayeem Hasan" w:date="2023-01-21T14:56:00Z">
                <w:pPr>
                  <w:jc w:val="both"/>
                </w:pPr>
              </w:pPrChange>
            </w:pPr>
            <w:del w:id="3102" w:author="Mohammad Nayeem Hasan" w:date="2023-01-21T00:39:00Z">
              <w:r w:rsidRPr="00D97196" w:rsidDel="00C2040A">
                <w:rPr>
                  <w:rFonts w:ascii="Times New Roman" w:hAnsi="Times New Roman" w:cs="Times New Roman"/>
                  <w:sz w:val="24"/>
                  <w:szCs w:val="24"/>
                </w:rPr>
                <w:delText>0.94 – 1.48</w:delText>
              </w:r>
            </w:del>
          </w:p>
        </w:tc>
        <w:tc>
          <w:tcPr>
            <w:tcW w:w="527" w:type="pct"/>
            <w:vAlign w:val="center"/>
          </w:tcPr>
          <w:p w14:paraId="29415345" w14:textId="1B7781EB" w:rsidR="00330FA8" w:rsidRPr="00D97196" w:rsidDel="00C2040A" w:rsidRDefault="00330FA8">
            <w:pPr>
              <w:ind w:firstLine="720"/>
              <w:rPr>
                <w:del w:id="3103" w:author="Mohammad Nayeem Hasan" w:date="2023-01-21T00:39:00Z"/>
                <w:rFonts w:ascii="Times New Roman" w:hAnsi="Times New Roman" w:cs="Times New Roman"/>
                <w:sz w:val="24"/>
                <w:szCs w:val="24"/>
              </w:rPr>
              <w:pPrChange w:id="3104" w:author="Mohammad Nayeem Hasan" w:date="2023-01-21T14:56:00Z">
                <w:pPr>
                  <w:jc w:val="both"/>
                </w:pPr>
              </w:pPrChange>
            </w:pPr>
            <w:del w:id="3105" w:author="Mohammad Nayeem Hasan" w:date="2023-01-21T00:39:00Z">
              <w:r w:rsidRPr="00D97196" w:rsidDel="00C2040A">
                <w:rPr>
                  <w:rFonts w:ascii="Times New Roman" w:hAnsi="Times New Roman" w:cs="Times New Roman"/>
                  <w:sz w:val="24"/>
                  <w:szCs w:val="24"/>
                </w:rPr>
                <w:delText>0.148</w:delText>
              </w:r>
            </w:del>
          </w:p>
        </w:tc>
      </w:tr>
      <w:tr w:rsidR="00275578" w:rsidRPr="00D97196" w:rsidDel="00C2040A" w14:paraId="24B63BEA" w14:textId="5F57957F" w:rsidTr="00275578">
        <w:trPr>
          <w:trHeight w:val="138"/>
          <w:jc w:val="center"/>
          <w:del w:id="3106" w:author="Mohammad Nayeem Hasan" w:date="2023-01-21T00:39:00Z"/>
        </w:trPr>
        <w:tc>
          <w:tcPr>
            <w:tcW w:w="811" w:type="pct"/>
            <w:vAlign w:val="center"/>
          </w:tcPr>
          <w:p w14:paraId="6ADAE42A" w14:textId="43F9C715" w:rsidR="00330FA8" w:rsidRPr="00D97196" w:rsidDel="00C2040A" w:rsidRDefault="00330FA8">
            <w:pPr>
              <w:ind w:firstLine="720"/>
              <w:rPr>
                <w:del w:id="3107" w:author="Mohammad Nayeem Hasan" w:date="2023-01-21T00:39:00Z"/>
                <w:rFonts w:ascii="Times New Roman" w:hAnsi="Times New Roman" w:cs="Times New Roman"/>
                <w:sz w:val="24"/>
                <w:szCs w:val="24"/>
              </w:rPr>
              <w:pPrChange w:id="3108" w:author="Mohammad Nayeem Hasan" w:date="2023-01-21T14:56:00Z">
                <w:pPr>
                  <w:jc w:val="both"/>
                </w:pPr>
              </w:pPrChange>
            </w:pPr>
            <w:del w:id="3109" w:author="Mohammad Nayeem Hasan" w:date="2023-01-21T00:39:00Z">
              <w:r w:rsidRPr="00D97196" w:rsidDel="00C2040A">
                <w:rPr>
                  <w:rFonts w:ascii="Times New Roman" w:hAnsi="Times New Roman" w:cs="Times New Roman"/>
                  <w:sz w:val="24"/>
                  <w:szCs w:val="24"/>
                </w:rPr>
                <w:delText>No</w:delText>
              </w:r>
            </w:del>
          </w:p>
        </w:tc>
        <w:tc>
          <w:tcPr>
            <w:tcW w:w="391" w:type="pct"/>
            <w:vAlign w:val="center"/>
          </w:tcPr>
          <w:p w14:paraId="6A700D53" w14:textId="0DC2A6F0" w:rsidR="00330FA8" w:rsidRPr="00D97196" w:rsidDel="00C2040A" w:rsidRDefault="00330FA8">
            <w:pPr>
              <w:ind w:firstLine="720"/>
              <w:rPr>
                <w:del w:id="3110" w:author="Mohammad Nayeem Hasan" w:date="2023-01-21T00:39:00Z"/>
                <w:rFonts w:ascii="Times New Roman" w:hAnsi="Times New Roman" w:cs="Times New Roman"/>
                <w:sz w:val="24"/>
                <w:szCs w:val="24"/>
              </w:rPr>
              <w:pPrChange w:id="3111" w:author="Mohammad Nayeem Hasan" w:date="2023-01-21T14:56:00Z">
                <w:pPr>
                  <w:jc w:val="both"/>
                </w:pPr>
              </w:pPrChange>
            </w:pPr>
            <w:del w:id="3112" w:author="Mohammad Nayeem Hasan" w:date="2023-01-21T00:39:00Z">
              <w:r w:rsidRPr="00D97196" w:rsidDel="00C2040A">
                <w:rPr>
                  <w:rFonts w:ascii="Times New Roman" w:hAnsi="Times New Roman" w:cs="Times New Roman"/>
                  <w:sz w:val="24"/>
                  <w:szCs w:val="24"/>
                </w:rPr>
                <w:delText>-</w:delText>
              </w:r>
            </w:del>
          </w:p>
        </w:tc>
        <w:tc>
          <w:tcPr>
            <w:tcW w:w="457" w:type="pct"/>
            <w:vAlign w:val="center"/>
          </w:tcPr>
          <w:p w14:paraId="67BC22E9" w14:textId="0F6A1AD7" w:rsidR="00330FA8" w:rsidRPr="00D97196" w:rsidDel="00C2040A" w:rsidRDefault="00330FA8">
            <w:pPr>
              <w:ind w:firstLine="720"/>
              <w:rPr>
                <w:del w:id="3113" w:author="Mohammad Nayeem Hasan" w:date="2023-01-21T00:39:00Z"/>
                <w:rFonts w:ascii="Times New Roman" w:hAnsi="Times New Roman" w:cs="Times New Roman"/>
                <w:sz w:val="24"/>
                <w:szCs w:val="24"/>
              </w:rPr>
              <w:pPrChange w:id="3114" w:author="Mohammad Nayeem Hasan" w:date="2023-01-21T14:56:00Z">
                <w:pPr>
                  <w:jc w:val="both"/>
                </w:pPr>
              </w:pPrChange>
            </w:pPr>
            <w:del w:id="3115"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379424DA" w14:textId="7D551216" w:rsidR="00330FA8" w:rsidRPr="00D97196" w:rsidDel="00C2040A" w:rsidRDefault="00330FA8">
            <w:pPr>
              <w:ind w:firstLine="720"/>
              <w:rPr>
                <w:del w:id="3116" w:author="Mohammad Nayeem Hasan" w:date="2023-01-21T00:39:00Z"/>
                <w:rFonts w:ascii="Times New Roman" w:hAnsi="Times New Roman" w:cs="Times New Roman"/>
                <w:sz w:val="24"/>
                <w:szCs w:val="24"/>
              </w:rPr>
              <w:pPrChange w:id="3117" w:author="Mohammad Nayeem Hasan" w:date="2023-01-21T14:56:00Z">
                <w:pPr>
                  <w:jc w:val="both"/>
                </w:pPr>
              </w:pPrChange>
            </w:pPr>
            <w:del w:id="3118"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4956A1BA" w14:textId="5662DA5B" w:rsidR="00330FA8" w:rsidRPr="00D97196" w:rsidDel="00C2040A" w:rsidRDefault="00330FA8">
            <w:pPr>
              <w:ind w:firstLine="720"/>
              <w:rPr>
                <w:del w:id="3119" w:author="Mohammad Nayeem Hasan" w:date="2023-01-21T00:39:00Z"/>
                <w:rFonts w:ascii="Times New Roman" w:hAnsi="Times New Roman" w:cs="Times New Roman"/>
                <w:sz w:val="24"/>
                <w:szCs w:val="24"/>
              </w:rPr>
              <w:pPrChange w:id="3120" w:author="Mohammad Nayeem Hasan" w:date="2023-01-21T14:56:00Z">
                <w:pPr>
                  <w:jc w:val="both"/>
                </w:pPr>
              </w:pPrChange>
            </w:pPr>
            <w:del w:id="3121" w:author="Mohammad Nayeem Hasan" w:date="2023-01-21T00:39:00Z">
              <w:r w:rsidRPr="00D97196" w:rsidDel="00C2040A">
                <w:rPr>
                  <w:rFonts w:ascii="Times New Roman" w:hAnsi="Times New Roman" w:cs="Times New Roman"/>
                  <w:sz w:val="24"/>
                  <w:szCs w:val="24"/>
                </w:rPr>
                <w:delText>Ref</w:delText>
              </w:r>
            </w:del>
          </w:p>
        </w:tc>
        <w:tc>
          <w:tcPr>
            <w:tcW w:w="456" w:type="pct"/>
            <w:vAlign w:val="center"/>
          </w:tcPr>
          <w:p w14:paraId="1B8730F1" w14:textId="66AA7311" w:rsidR="00330FA8" w:rsidRPr="00D97196" w:rsidDel="00C2040A" w:rsidRDefault="00330FA8">
            <w:pPr>
              <w:ind w:firstLine="720"/>
              <w:rPr>
                <w:del w:id="3122" w:author="Mohammad Nayeem Hasan" w:date="2023-01-21T00:39:00Z"/>
                <w:rFonts w:ascii="Times New Roman" w:hAnsi="Times New Roman" w:cs="Times New Roman"/>
                <w:sz w:val="24"/>
                <w:szCs w:val="24"/>
              </w:rPr>
              <w:pPrChange w:id="3123" w:author="Mohammad Nayeem Hasan" w:date="2023-01-21T14:56:00Z">
                <w:pPr>
                  <w:jc w:val="both"/>
                </w:pPr>
              </w:pPrChange>
            </w:pPr>
            <w:del w:id="3124"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2C6D5542" w14:textId="7ADD8918" w:rsidR="00330FA8" w:rsidRPr="00D97196" w:rsidDel="00C2040A" w:rsidRDefault="00330FA8">
            <w:pPr>
              <w:ind w:firstLine="720"/>
              <w:rPr>
                <w:del w:id="3125" w:author="Mohammad Nayeem Hasan" w:date="2023-01-21T00:39:00Z"/>
                <w:rFonts w:ascii="Times New Roman" w:hAnsi="Times New Roman" w:cs="Times New Roman"/>
                <w:sz w:val="24"/>
                <w:szCs w:val="24"/>
              </w:rPr>
              <w:pPrChange w:id="3126" w:author="Mohammad Nayeem Hasan" w:date="2023-01-21T14:56:00Z">
                <w:pPr>
                  <w:jc w:val="both"/>
                </w:pPr>
              </w:pPrChange>
            </w:pPr>
            <w:del w:id="3127"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796C984B" w14:textId="2133B735" w:rsidR="00330FA8" w:rsidRPr="00D97196" w:rsidDel="00C2040A" w:rsidRDefault="00330FA8">
            <w:pPr>
              <w:ind w:firstLine="720"/>
              <w:rPr>
                <w:del w:id="3128" w:author="Mohammad Nayeem Hasan" w:date="2023-01-21T00:39:00Z"/>
                <w:rFonts w:ascii="Times New Roman" w:hAnsi="Times New Roman" w:cs="Times New Roman"/>
                <w:sz w:val="24"/>
                <w:szCs w:val="24"/>
              </w:rPr>
              <w:pPrChange w:id="3129" w:author="Mohammad Nayeem Hasan" w:date="2023-01-21T14:56:00Z">
                <w:pPr>
                  <w:jc w:val="both"/>
                </w:pPr>
              </w:pPrChange>
            </w:pPr>
            <w:del w:id="3130" w:author="Mohammad Nayeem Hasan" w:date="2023-01-21T00:39:00Z">
              <w:r w:rsidRPr="00D97196" w:rsidDel="00C2040A">
                <w:rPr>
                  <w:rFonts w:ascii="Times New Roman" w:hAnsi="Times New Roman" w:cs="Times New Roman"/>
                  <w:sz w:val="24"/>
                  <w:szCs w:val="24"/>
                </w:rPr>
                <w:delText>Ref.</w:delText>
              </w:r>
            </w:del>
          </w:p>
        </w:tc>
        <w:tc>
          <w:tcPr>
            <w:tcW w:w="522" w:type="pct"/>
            <w:vAlign w:val="center"/>
          </w:tcPr>
          <w:p w14:paraId="561B74D9" w14:textId="4F5F04EF" w:rsidR="00330FA8" w:rsidRPr="00D97196" w:rsidDel="00C2040A" w:rsidRDefault="00330FA8">
            <w:pPr>
              <w:ind w:firstLine="720"/>
              <w:rPr>
                <w:del w:id="3131" w:author="Mohammad Nayeem Hasan" w:date="2023-01-21T00:39:00Z"/>
                <w:rFonts w:ascii="Times New Roman" w:hAnsi="Times New Roman" w:cs="Times New Roman"/>
                <w:sz w:val="24"/>
                <w:szCs w:val="24"/>
              </w:rPr>
              <w:pPrChange w:id="3132" w:author="Mohammad Nayeem Hasan" w:date="2023-01-21T14:56:00Z">
                <w:pPr>
                  <w:jc w:val="both"/>
                </w:pPr>
              </w:pPrChange>
            </w:pPr>
            <w:del w:id="3133"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765E8F8E" w14:textId="2AF6F667" w:rsidR="00330FA8" w:rsidRPr="00D97196" w:rsidDel="00C2040A" w:rsidRDefault="00330FA8">
            <w:pPr>
              <w:ind w:firstLine="720"/>
              <w:rPr>
                <w:del w:id="3134" w:author="Mohammad Nayeem Hasan" w:date="2023-01-21T00:39:00Z"/>
                <w:rFonts w:ascii="Times New Roman" w:hAnsi="Times New Roman" w:cs="Times New Roman"/>
                <w:sz w:val="24"/>
                <w:szCs w:val="24"/>
              </w:rPr>
              <w:pPrChange w:id="3135" w:author="Mohammad Nayeem Hasan" w:date="2023-01-21T14:56:00Z">
                <w:pPr>
                  <w:jc w:val="both"/>
                </w:pPr>
              </w:pPrChange>
            </w:pPr>
            <w:del w:id="3136"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772BCB93" w14:textId="134ECFD6" w:rsidTr="00C30CFA">
        <w:trPr>
          <w:trHeight w:val="138"/>
          <w:jc w:val="center"/>
          <w:del w:id="3137" w:author="Mohammad Nayeem Hasan" w:date="2023-01-21T00:39:00Z"/>
        </w:trPr>
        <w:tc>
          <w:tcPr>
            <w:tcW w:w="5000" w:type="pct"/>
            <w:gridSpan w:val="10"/>
            <w:vAlign w:val="center"/>
          </w:tcPr>
          <w:p w14:paraId="7E254743" w14:textId="6530919B" w:rsidR="00330FA8" w:rsidRPr="00D97196" w:rsidDel="00C2040A" w:rsidRDefault="00330FA8">
            <w:pPr>
              <w:ind w:firstLine="720"/>
              <w:rPr>
                <w:del w:id="3138" w:author="Mohammad Nayeem Hasan" w:date="2023-01-21T00:39:00Z"/>
                <w:rFonts w:ascii="Times New Roman" w:hAnsi="Times New Roman" w:cs="Times New Roman"/>
                <w:sz w:val="24"/>
                <w:szCs w:val="24"/>
              </w:rPr>
              <w:pPrChange w:id="3139" w:author="Mohammad Nayeem Hasan" w:date="2023-01-21T14:56:00Z">
                <w:pPr>
                  <w:jc w:val="both"/>
                </w:pPr>
              </w:pPrChange>
            </w:pPr>
            <w:del w:id="3140" w:author="Mohammad Nayeem Hasan" w:date="2023-01-21T00:39:00Z">
              <w:r w:rsidRPr="00D97196" w:rsidDel="00C2040A">
                <w:rPr>
                  <w:rFonts w:ascii="Times New Roman" w:hAnsi="Times New Roman" w:cs="Times New Roman"/>
                  <w:sz w:val="24"/>
                  <w:szCs w:val="24"/>
                </w:rPr>
                <w:delText>Underweight</w:delText>
              </w:r>
            </w:del>
          </w:p>
        </w:tc>
      </w:tr>
      <w:tr w:rsidR="00275578" w:rsidRPr="00D97196" w:rsidDel="00C2040A" w14:paraId="65FFC04C" w14:textId="6E42FCB2" w:rsidTr="00386483">
        <w:trPr>
          <w:trHeight w:val="138"/>
          <w:jc w:val="center"/>
          <w:del w:id="3141" w:author="Mohammad Nayeem Hasan" w:date="2023-01-21T00:39:00Z"/>
        </w:trPr>
        <w:tc>
          <w:tcPr>
            <w:tcW w:w="811" w:type="pct"/>
            <w:vAlign w:val="center"/>
          </w:tcPr>
          <w:p w14:paraId="662DB884" w14:textId="6A865447" w:rsidR="00330FA8" w:rsidRPr="00D97196" w:rsidDel="00C2040A" w:rsidRDefault="00330FA8">
            <w:pPr>
              <w:ind w:firstLine="720"/>
              <w:rPr>
                <w:del w:id="3142" w:author="Mohammad Nayeem Hasan" w:date="2023-01-21T00:39:00Z"/>
                <w:rFonts w:ascii="Times New Roman" w:hAnsi="Times New Roman" w:cs="Times New Roman"/>
                <w:sz w:val="24"/>
                <w:szCs w:val="24"/>
              </w:rPr>
              <w:pPrChange w:id="3143" w:author="Mohammad Nayeem Hasan" w:date="2023-01-21T14:56:00Z">
                <w:pPr>
                  <w:jc w:val="both"/>
                </w:pPr>
              </w:pPrChange>
            </w:pPr>
            <w:del w:id="3144" w:author="Mohammad Nayeem Hasan" w:date="2023-01-21T00:39:00Z">
              <w:r w:rsidRPr="00D97196" w:rsidDel="00C2040A">
                <w:rPr>
                  <w:rFonts w:ascii="Times New Roman" w:hAnsi="Times New Roman" w:cs="Times New Roman"/>
                  <w:sz w:val="24"/>
                  <w:szCs w:val="24"/>
                </w:rPr>
                <w:delText>Yes</w:delText>
              </w:r>
            </w:del>
          </w:p>
        </w:tc>
        <w:tc>
          <w:tcPr>
            <w:tcW w:w="391" w:type="pct"/>
            <w:vAlign w:val="center"/>
          </w:tcPr>
          <w:p w14:paraId="030C925F" w14:textId="6E3B2D0B" w:rsidR="00330FA8" w:rsidRPr="00D97196" w:rsidDel="00C2040A" w:rsidRDefault="00330FA8">
            <w:pPr>
              <w:ind w:firstLine="720"/>
              <w:rPr>
                <w:del w:id="3145" w:author="Mohammad Nayeem Hasan" w:date="2023-01-21T00:39:00Z"/>
                <w:rFonts w:ascii="Times New Roman" w:hAnsi="Times New Roman" w:cs="Times New Roman"/>
                <w:sz w:val="24"/>
                <w:szCs w:val="24"/>
              </w:rPr>
              <w:pPrChange w:id="3146" w:author="Mohammad Nayeem Hasan" w:date="2023-01-21T14:56:00Z">
                <w:pPr>
                  <w:jc w:val="both"/>
                </w:pPr>
              </w:pPrChange>
            </w:pPr>
            <w:del w:id="3147" w:author="Mohammad Nayeem Hasan" w:date="2023-01-21T00:39:00Z">
              <w:r w:rsidRPr="00D97196" w:rsidDel="00C2040A">
                <w:rPr>
                  <w:rFonts w:ascii="Times New Roman" w:hAnsi="Times New Roman" w:cs="Times New Roman"/>
                  <w:sz w:val="24"/>
                  <w:szCs w:val="24"/>
                </w:rPr>
                <w:delText>-</w:delText>
              </w:r>
            </w:del>
          </w:p>
        </w:tc>
        <w:tc>
          <w:tcPr>
            <w:tcW w:w="457" w:type="pct"/>
          </w:tcPr>
          <w:p w14:paraId="14580801" w14:textId="6813E361" w:rsidR="00330FA8" w:rsidRPr="00D97196" w:rsidDel="00C2040A" w:rsidRDefault="00330FA8">
            <w:pPr>
              <w:ind w:firstLine="720"/>
              <w:rPr>
                <w:del w:id="3148" w:author="Mohammad Nayeem Hasan" w:date="2023-01-21T00:39:00Z"/>
                <w:rFonts w:ascii="Times New Roman" w:hAnsi="Times New Roman" w:cs="Times New Roman"/>
                <w:sz w:val="24"/>
                <w:szCs w:val="24"/>
              </w:rPr>
              <w:pPrChange w:id="3149" w:author="Mohammad Nayeem Hasan" w:date="2023-01-21T14:56:00Z">
                <w:pPr>
                  <w:jc w:val="both"/>
                </w:pPr>
              </w:pPrChange>
            </w:pPr>
            <w:del w:id="3150"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1037B867" w14:textId="496FF159" w:rsidR="00330FA8" w:rsidRPr="00D97196" w:rsidDel="00C2040A" w:rsidRDefault="00330FA8">
            <w:pPr>
              <w:ind w:firstLine="720"/>
              <w:rPr>
                <w:del w:id="3151" w:author="Mohammad Nayeem Hasan" w:date="2023-01-21T00:39:00Z"/>
                <w:rFonts w:ascii="Times New Roman" w:hAnsi="Times New Roman" w:cs="Times New Roman"/>
                <w:sz w:val="24"/>
                <w:szCs w:val="24"/>
              </w:rPr>
              <w:pPrChange w:id="3152" w:author="Mohammad Nayeem Hasan" w:date="2023-01-21T14:56:00Z">
                <w:pPr>
                  <w:jc w:val="both"/>
                </w:pPr>
              </w:pPrChange>
            </w:pPr>
            <w:del w:id="3153"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44AA0E13" w14:textId="75B5B990" w:rsidR="00330FA8" w:rsidRPr="00D97196" w:rsidDel="00C2040A" w:rsidRDefault="00330FA8">
            <w:pPr>
              <w:ind w:firstLine="720"/>
              <w:rPr>
                <w:del w:id="3154" w:author="Mohammad Nayeem Hasan" w:date="2023-01-21T00:39:00Z"/>
                <w:rFonts w:ascii="Times New Roman" w:hAnsi="Times New Roman" w:cs="Times New Roman"/>
                <w:sz w:val="24"/>
                <w:szCs w:val="24"/>
              </w:rPr>
              <w:pPrChange w:id="3155" w:author="Mohammad Nayeem Hasan" w:date="2023-01-21T14:56:00Z">
                <w:pPr>
                  <w:jc w:val="both"/>
                </w:pPr>
              </w:pPrChange>
            </w:pPr>
            <w:del w:id="3156"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4AEAD3C1" w14:textId="35C614DF" w:rsidR="00330FA8" w:rsidRPr="00D97196" w:rsidDel="00C2040A" w:rsidRDefault="00330FA8">
            <w:pPr>
              <w:ind w:firstLine="720"/>
              <w:rPr>
                <w:del w:id="3157" w:author="Mohammad Nayeem Hasan" w:date="2023-01-21T00:39:00Z"/>
                <w:rFonts w:ascii="Times New Roman" w:hAnsi="Times New Roman" w:cs="Times New Roman"/>
                <w:sz w:val="24"/>
                <w:szCs w:val="24"/>
              </w:rPr>
              <w:pPrChange w:id="3158" w:author="Mohammad Nayeem Hasan" w:date="2023-01-21T14:56:00Z">
                <w:pPr>
                  <w:jc w:val="both"/>
                </w:pPr>
              </w:pPrChange>
            </w:pPr>
            <w:del w:id="3159"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2DCA7FB0" w14:textId="3A66847B" w:rsidR="00330FA8" w:rsidRPr="00D97196" w:rsidDel="00C2040A" w:rsidRDefault="00330FA8">
            <w:pPr>
              <w:ind w:firstLine="720"/>
              <w:rPr>
                <w:del w:id="3160" w:author="Mohammad Nayeem Hasan" w:date="2023-01-21T00:39:00Z"/>
                <w:rFonts w:ascii="Times New Roman" w:hAnsi="Times New Roman" w:cs="Times New Roman"/>
                <w:sz w:val="24"/>
                <w:szCs w:val="24"/>
              </w:rPr>
              <w:pPrChange w:id="3161" w:author="Mohammad Nayeem Hasan" w:date="2023-01-21T14:56:00Z">
                <w:pPr>
                  <w:jc w:val="both"/>
                </w:pPr>
              </w:pPrChange>
            </w:pPr>
            <w:del w:id="3162"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4C913DFB" w14:textId="1E342878" w:rsidR="00330FA8" w:rsidRPr="00D97196" w:rsidDel="00C2040A" w:rsidRDefault="00330FA8">
            <w:pPr>
              <w:ind w:firstLine="720"/>
              <w:rPr>
                <w:del w:id="3163" w:author="Mohammad Nayeem Hasan" w:date="2023-01-21T00:39:00Z"/>
                <w:rFonts w:ascii="Times New Roman" w:hAnsi="Times New Roman" w:cs="Times New Roman"/>
                <w:sz w:val="24"/>
                <w:szCs w:val="24"/>
              </w:rPr>
              <w:pPrChange w:id="3164" w:author="Mohammad Nayeem Hasan" w:date="2023-01-21T14:56:00Z">
                <w:pPr>
                  <w:jc w:val="both"/>
                </w:pPr>
              </w:pPrChange>
            </w:pPr>
            <w:del w:id="3165" w:author="Mohammad Nayeem Hasan" w:date="2023-01-21T00:39:00Z">
              <w:r w:rsidRPr="00D97196" w:rsidDel="00C2040A">
                <w:rPr>
                  <w:rFonts w:ascii="Times New Roman" w:hAnsi="Times New Roman" w:cs="Times New Roman"/>
                  <w:sz w:val="24"/>
                  <w:szCs w:val="24"/>
                </w:rPr>
                <w:delText>1.44</w:delText>
              </w:r>
            </w:del>
          </w:p>
        </w:tc>
        <w:tc>
          <w:tcPr>
            <w:tcW w:w="522" w:type="pct"/>
            <w:vAlign w:val="center"/>
          </w:tcPr>
          <w:p w14:paraId="7B03A51D" w14:textId="6334C5FF" w:rsidR="00330FA8" w:rsidRPr="00D97196" w:rsidDel="00C2040A" w:rsidRDefault="00330FA8">
            <w:pPr>
              <w:ind w:firstLine="720"/>
              <w:rPr>
                <w:del w:id="3166" w:author="Mohammad Nayeem Hasan" w:date="2023-01-21T00:39:00Z"/>
                <w:rFonts w:ascii="Times New Roman" w:hAnsi="Times New Roman" w:cs="Times New Roman"/>
                <w:sz w:val="24"/>
                <w:szCs w:val="24"/>
              </w:rPr>
              <w:pPrChange w:id="3167" w:author="Mohammad Nayeem Hasan" w:date="2023-01-21T14:56:00Z">
                <w:pPr>
                  <w:jc w:val="both"/>
                </w:pPr>
              </w:pPrChange>
            </w:pPr>
            <w:del w:id="3168" w:author="Mohammad Nayeem Hasan" w:date="2023-01-21T00:39:00Z">
              <w:r w:rsidRPr="00D97196" w:rsidDel="00C2040A">
                <w:rPr>
                  <w:rFonts w:ascii="Times New Roman" w:hAnsi="Times New Roman" w:cs="Times New Roman"/>
                  <w:sz w:val="24"/>
                  <w:szCs w:val="24"/>
                </w:rPr>
                <w:delText>1.20 – 1.73</w:delText>
              </w:r>
            </w:del>
          </w:p>
        </w:tc>
        <w:tc>
          <w:tcPr>
            <w:tcW w:w="527" w:type="pct"/>
            <w:vAlign w:val="center"/>
          </w:tcPr>
          <w:p w14:paraId="55E24F0E" w14:textId="68B476EB" w:rsidR="00330FA8" w:rsidRPr="00F411AC" w:rsidDel="00C2040A" w:rsidRDefault="00330FA8">
            <w:pPr>
              <w:ind w:firstLine="720"/>
              <w:rPr>
                <w:del w:id="3169" w:author="Mohammad Nayeem Hasan" w:date="2023-01-21T00:39:00Z"/>
                <w:rFonts w:ascii="Times New Roman" w:hAnsi="Times New Roman" w:cs="Times New Roman"/>
                <w:b/>
                <w:bCs/>
                <w:sz w:val="24"/>
                <w:szCs w:val="24"/>
              </w:rPr>
              <w:pPrChange w:id="3170" w:author="Mohammad Nayeem Hasan" w:date="2023-01-21T14:56:00Z">
                <w:pPr>
                  <w:jc w:val="both"/>
                </w:pPr>
              </w:pPrChange>
            </w:pPr>
            <w:del w:id="3171" w:author="Mohammad Nayeem Hasan" w:date="2023-01-21T00:39:00Z">
              <w:r w:rsidRPr="00F411AC" w:rsidDel="00C2040A">
                <w:rPr>
                  <w:rFonts w:ascii="Times New Roman" w:hAnsi="Times New Roman" w:cs="Times New Roman"/>
                  <w:b/>
                  <w:bCs/>
                  <w:sz w:val="24"/>
                  <w:szCs w:val="24"/>
                </w:rPr>
                <w:delText>&lt;0.001</w:delText>
              </w:r>
            </w:del>
          </w:p>
        </w:tc>
      </w:tr>
      <w:tr w:rsidR="00275578" w:rsidRPr="00D97196" w:rsidDel="00C2040A" w14:paraId="34E62597" w14:textId="2EAEFA48" w:rsidTr="00386483">
        <w:trPr>
          <w:trHeight w:val="138"/>
          <w:jc w:val="center"/>
          <w:del w:id="3172" w:author="Mohammad Nayeem Hasan" w:date="2023-01-21T00:39:00Z"/>
        </w:trPr>
        <w:tc>
          <w:tcPr>
            <w:tcW w:w="811" w:type="pct"/>
            <w:vAlign w:val="center"/>
          </w:tcPr>
          <w:p w14:paraId="1F811940" w14:textId="63C9B0BD" w:rsidR="00330FA8" w:rsidRPr="00D97196" w:rsidDel="00C2040A" w:rsidRDefault="00330FA8">
            <w:pPr>
              <w:ind w:firstLine="720"/>
              <w:rPr>
                <w:del w:id="3173" w:author="Mohammad Nayeem Hasan" w:date="2023-01-21T00:39:00Z"/>
                <w:rFonts w:ascii="Times New Roman" w:hAnsi="Times New Roman" w:cs="Times New Roman"/>
                <w:sz w:val="24"/>
                <w:szCs w:val="24"/>
              </w:rPr>
              <w:pPrChange w:id="3174" w:author="Mohammad Nayeem Hasan" w:date="2023-01-21T14:56:00Z">
                <w:pPr>
                  <w:jc w:val="both"/>
                </w:pPr>
              </w:pPrChange>
            </w:pPr>
            <w:del w:id="3175" w:author="Mohammad Nayeem Hasan" w:date="2023-01-21T00:39:00Z">
              <w:r w:rsidRPr="00D97196" w:rsidDel="00C2040A">
                <w:rPr>
                  <w:rFonts w:ascii="Times New Roman" w:hAnsi="Times New Roman" w:cs="Times New Roman"/>
                  <w:sz w:val="24"/>
                  <w:szCs w:val="24"/>
                </w:rPr>
                <w:delText>No</w:delText>
              </w:r>
            </w:del>
          </w:p>
        </w:tc>
        <w:tc>
          <w:tcPr>
            <w:tcW w:w="391" w:type="pct"/>
            <w:vAlign w:val="center"/>
          </w:tcPr>
          <w:p w14:paraId="36B26678" w14:textId="2A9C95FC" w:rsidR="00330FA8" w:rsidRPr="00D97196" w:rsidDel="00C2040A" w:rsidRDefault="00330FA8">
            <w:pPr>
              <w:ind w:firstLine="720"/>
              <w:rPr>
                <w:del w:id="3176" w:author="Mohammad Nayeem Hasan" w:date="2023-01-21T00:39:00Z"/>
                <w:rFonts w:ascii="Times New Roman" w:hAnsi="Times New Roman" w:cs="Times New Roman"/>
                <w:sz w:val="24"/>
                <w:szCs w:val="24"/>
              </w:rPr>
              <w:pPrChange w:id="3177" w:author="Mohammad Nayeem Hasan" w:date="2023-01-21T14:56:00Z">
                <w:pPr>
                  <w:jc w:val="both"/>
                </w:pPr>
              </w:pPrChange>
            </w:pPr>
            <w:del w:id="3178" w:author="Mohammad Nayeem Hasan" w:date="2023-01-21T00:39:00Z">
              <w:r w:rsidRPr="00D97196" w:rsidDel="00C2040A">
                <w:rPr>
                  <w:rFonts w:ascii="Times New Roman" w:hAnsi="Times New Roman" w:cs="Times New Roman"/>
                  <w:sz w:val="24"/>
                  <w:szCs w:val="24"/>
                </w:rPr>
                <w:delText>-</w:delText>
              </w:r>
            </w:del>
          </w:p>
        </w:tc>
        <w:tc>
          <w:tcPr>
            <w:tcW w:w="457" w:type="pct"/>
          </w:tcPr>
          <w:p w14:paraId="7511E89A" w14:textId="399F0F0F" w:rsidR="00330FA8" w:rsidRPr="00D97196" w:rsidDel="00C2040A" w:rsidRDefault="00330FA8">
            <w:pPr>
              <w:ind w:firstLine="720"/>
              <w:rPr>
                <w:del w:id="3179" w:author="Mohammad Nayeem Hasan" w:date="2023-01-21T00:39:00Z"/>
                <w:rFonts w:ascii="Times New Roman" w:hAnsi="Times New Roman" w:cs="Times New Roman"/>
                <w:sz w:val="24"/>
                <w:szCs w:val="24"/>
              </w:rPr>
              <w:pPrChange w:id="3180" w:author="Mohammad Nayeem Hasan" w:date="2023-01-21T14:56:00Z">
                <w:pPr>
                  <w:jc w:val="both"/>
                </w:pPr>
              </w:pPrChange>
            </w:pPr>
            <w:del w:id="3181"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4B154212" w14:textId="0B39D94F" w:rsidR="00330FA8" w:rsidRPr="00D97196" w:rsidDel="00C2040A" w:rsidRDefault="00330FA8">
            <w:pPr>
              <w:ind w:firstLine="720"/>
              <w:rPr>
                <w:del w:id="3182" w:author="Mohammad Nayeem Hasan" w:date="2023-01-21T00:39:00Z"/>
                <w:rFonts w:ascii="Times New Roman" w:hAnsi="Times New Roman" w:cs="Times New Roman"/>
                <w:sz w:val="24"/>
                <w:szCs w:val="24"/>
              </w:rPr>
              <w:pPrChange w:id="3183" w:author="Mohammad Nayeem Hasan" w:date="2023-01-21T14:56:00Z">
                <w:pPr>
                  <w:jc w:val="both"/>
                </w:pPr>
              </w:pPrChange>
            </w:pPr>
            <w:del w:id="3184"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09949C8F" w14:textId="020C0AB1" w:rsidR="00330FA8" w:rsidRPr="00D97196" w:rsidDel="00C2040A" w:rsidRDefault="00330FA8">
            <w:pPr>
              <w:ind w:firstLine="720"/>
              <w:rPr>
                <w:del w:id="3185" w:author="Mohammad Nayeem Hasan" w:date="2023-01-21T00:39:00Z"/>
                <w:rFonts w:ascii="Times New Roman" w:hAnsi="Times New Roman" w:cs="Times New Roman"/>
                <w:sz w:val="24"/>
                <w:szCs w:val="24"/>
              </w:rPr>
              <w:pPrChange w:id="3186" w:author="Mohammad Nayeem Hasan" w:date="2023-01-21T14:56:00Z">
                <w:pPr>
                  <w:jc w:val="both"/>
                </w:pPr>
              </w:pPrChange>
            </w:pPr>
            <w:del w:id="3187"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2546E2A2" w14:textId="3DADEA60" w:rsidR="00330FA8" w:rsidRPr="00D97196" w:rsidDel="00C2040A" w:rsidRDefault="00330FA8">
            <w:pPr>
              <w:ind w:firstLine="720"/>
              <w:rPr>
                <w:del w:id="3188" w:author="Mohammad Nayeem Hasan" w:date="2023-01-21T00:39:00Z"/>
                <w:rFonts w:ascii="Times New Roman" w:hAnsi="Times New Roman" w:cs="Times New Roman"/>
                <w:sz w:val="24"/>
                <w:szCs w:val="24"/>
              </w:rPr>
              <w:pPrChange w:id="3189" w:author="Mohammad Nayeem Hasan" w:date="2023-01-21T14:56:00Z">
                <w:pPr>
                  <w:jc w:val="both"/>
                </w:pPr>
              </w:pPrChange>
            </w:pPr>
            <w:del w:id="3190"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2B711BAC" w14:textId="6871C215" w:rsidR="00330FA8" w:rsidRPr="00D97196" w:rsidDel="00C2040A" w:rsidRDefault="00330FA8">
            <w:pPr>
              <w:ind w:firstLine="720"/>
              <w:rPr>
                <w:del w:id="3191" w:author="Mohammad Nayeem Hasan" w:date="2023-01-21T00:39:00Z"/>
                <w:rFonts w:ascii="Times New Roman" w:hAnsi="Times New Roman" w:cs="Times New Roman"/>
                <w:sz w:val="24"/>
                <w:szCs w:val="24"/>
              </w:rPr>
              <w:pPrChange w:id="3192" w:author="Mohammad Nayeem Hasan" w:date="2023-01-21T14:56:00Z">
                <w:pPr>
                  <w:jc w:val="both"/>
                </w:pPr>
              </w:pPrChange>
            </w:pPr>
            <w:del w:id="3193"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2D3F5F84" w14:textId="0CE0706C" w:rsidR="00330FA8" w:rsidRPr="00D97196" w:rsidDel="00C2040A" w:rsidRDefault="00330FA8">
            <w:pPr>
              <w:ind w:firstLine="720"/>
              <w:rPr>
                <w:del w:id="3194" w:author="Mohammad Nayeem Hasan" w:date="2023-01-21T00:39:00Z"/>
                <w:rFonts w:ascii="Times New Roman" w:hAnsi="Times New Roman" w:cs="Times New Roman"/>
                <w:sz w:val="24"/>
                <w:szCs w:val="24"/>
              </w:rPr>
              <w:pPrChange w:id="3195" w:author="Mohammad Nayeem Hasan" w:date="2023-01-21T14:56:00Z">
                <w:pPr>
                  <w:jc w:val="both"/>
                </w:pPr>
              </w:pPrChange>
            </w:pPr>
            <w:del w:id="3196" w:author="Mohammad Nayeem Hasan" w:date="2023-01-21T00:39:00Z">
              <w:r w:rsidRPr="00D97196" w:rsidDel="00C2040A">
                <w:rPr>
                  <w:rFonts w:ascii="Times New Roman" w:hAnsi="Times New Roman" w:cs="Times New Roman"/>
                  <w:sz w:val="24"/>
                  <w:szCs w:val="24"/>
                </w:rPr>
                <w:delText>Ref.</w:delText>
              </w:r>
            </w:del>
          </w:p>
        </w:tc>
        <w:tc>
          <w:tcPr>
            <w:tcW w:w="522" w:type="pct"/>
            <w:vAlign w:val="center"/>
          </w:tcPr>
          <w:p w14:paraId="7340101C" w14:textId="1E0B96EE" w:rsidR="00330FA8" w:rsidRPr="00D97196" w:rsidDel="00C2040A" w:rsidRDefault="00330FA8">
            <w:pPr>
              <w:ind w:firstLine="720"/>
              <w:rPr>
                <w:del w:id="3197" w:author="Mohammad Nayeem Hasan" w:date="2023-01-21T00:39:00Z"/>
                <w:rFonts w:ascii="Times New Roman" w:hAnsi="Times New Roman" w:cs="Times New Roman"/>
                <w:sz w:val="24"/>
                <w:szCs w:val="24"/>
              </w:rPr>
              <w:pPrChange w:id="3198" w:author="Mohammad Nayeem Hasan" w:date="2023-01-21T14:56:00Z">
                <w:pPr>
                  <w:jc w:val="both"/>
                </w:pPr>
              </w:pPrChange>
            </w:pPr>
            <w:del w:id="3199"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7BB6F51C" w14:textId="38339A30" w:rsidR="00330FA8" w:rsidRPr="00D97196" w:rsidDel="00C2040A" w:rsidRDefault="00330FA8">
            <w:pPr>
              <w:ind w:firstLine="720"/>
              <w:rPr>
                <w:del w:id="3200" w:author="Mohammad Nayeem Hasan" w:date="2023-01-21T00:39:00Z"/>
                <w:rFonts w:ascii="Times New Roman" w:hAnsi="Times New Roman" w:cs="Times New Roman"/>
                <w:sz w:val="24"/>
                <w:szCs w:val="24"/>
              </w:rPr>
              <w:pPrChange w:id="3201" w:author="Mohammad Nayeem Hasan" w:date="2023-01-21T14:56:00Z">
                <w:pPr>
                  <w:jc w:val="both"/>
                </w:pPr>
              </w:pPrChange>
            </w:pPr>
            <w:del w:id="3202"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4487873D" w14:textId="07101DE1" w:rsidTr="00C30CFA">
        <w:trPr>
          <w:trHeight w:val="138"/>
          <w:jc w:val="center"/>
          <w:del w:id="3203" w:author="Mohammad Nayeem Hasan" w:date="2023-01-21T00:39:00Z"/>
        </w:trPr>
        <w:tc>
          <w:tcPr>
            <w:tcW w:w="5000" w:type="pct"/>
            <w:gridSpan w:val="10"/>
            <w:vAlign w:val="center"/>
          </w:tcPr>
          <w:p w14:paraId="7C3CD36A" w14:textId="4E2F48FE" w:rsidR="00330FA8" w:rsidRPr="00D97196" w:rsidDel="00C2040A" w:rsidRDefault="00330FA8">
            <w:pPr>
              <w:ind w:firstLine="720"/>
              <w:rPr>
                <w:del w:id="3204" w:author="Mohammad Nayeem Hasan" w:date="2023-01-21T00:39:00Z"/>
                <w:rFonts w:ascii="Times New Roman" w:hAnsi="Times New Roman" w:cs="Times New Roman"/>
                <w:sz w:val="24"/>
                <w:szCs w:val="24"/>
              </w:rPr>
              <w:pPrChange w:id="3205" w:author="Mohammad Nayeem Hasan" w:date="2023-01-21T14:56:00Z">
                <w:pPr>
                  <w:jc w:val="both"/>
                </w:pPr>
              </w:pPrChange>
            </w:pPr>
            <w:del w:id="3206" w:author="Mohammad Nayeem Hasan" w:date="2023-01-21T00:39:00Z">
              <w:r w:rsidRPr="00D97196" w:rsidDel="00C2040A">
                <w:rPr>
                  <w:rFonts w:ascii="Times New Roman" w:hAnsi="Times New Roman" w:cs="Times New Roman"/>
                  <w:sz w:val="24"/>
                  <w:szCs w:val="24"/>
                </w:rPr>
                <w:delText>Stunned</w:delText>
              </w:r>
            </w:del>
          </w:p>
        </w:tc>
      </w:tr>
      <w:tr w:rsidR="00275578" w:rsidRPr="00D97196" w:rsidDel="00C2040A" w14:paraId="1811D333" w14:textId="464DF2F7" w:rsidTr="00386483">
        <w:trPr>
          <w:trHeight w:val="138"/>
          <w:jc w:val="center"/>
          <w:del w:id="3207" w:author="Mohammad Nayeem Hasan" w:date="2023-01-21T00:39:00Z"/>
        </w:trPr>
        <w:tc>
          <w:tcPr>
            <w:tcW w:w="811" w:type="pct"/>
            <w:vAlign w:val="center"/>
          </w:tcPr>
          <w:p w14:paraId="1E5C0136" w14:textId="74A41F79" w:rsidR="00330FA8" w:rsidRPr="00D97196" w:rsidDel="00C2040A" w:rsidRDefault="00330FA8">
            <w:pPr>
              <w:ind w:firstLine="720"/>
              <w:rPr>
                <w:del w:id="3208" w:author="Mohammad Nayeem Hasan" w:date="2023-01-21T00:39:00Z"/>
                <w:rFonts w:ascii="Times New Roman" w:hAnsi="Times New Roman" w:cs="Times New Roman"/>
                <w:sz w:val="24"/>
                <w:szCs w:val="24"/>
              </w:rPr>
              <w:pPrChange w:id="3209" w:author="Mohammad Nayeem Hasan" w:date="2023-01-21T14:56:00Z">
                <w:pPr>
                  <w:jc w:val="both"/>
                </w:pPr>
              </w:pPrChange>
            </w:pPr>
            <w:del w:id="3210" w:author="Mohammad Nayeem Hasan" w:date="2023-01-21T00:39:00Z">
              <w:r w:rsidRPr="00D97196" w:rsidDel="00C2040A">
                <w:rPr>
                  <w:rFonts w:ascii="Times New Roman" w:hAnsi="Times New Roman" w:cs="Times New Roman"/>
                  <w:sz w:val="24"/>
                  <w:szCs w:val="24"/>
                </w:rPr>
                <w:delText>Yes</w:delText>
              </w:r>
            </w:del>
          </w:p>
        </w:tc>
        <w:tc>
          <w:tcPr>
            <w:tcW w:w="391" w:type="pct"/>
            <w:vAlign w:val="center"/>
          </w:tcPr>
          <w:p w14:paraId="4AA7241F" w14:textId="7680D861" w:rsidR="00330FA8" w:rsidRPr="00D97196" w:rsidDel="00C2040A" w:rsidRDefault="00330FA8">
            <w:pPr>
              <w:ind w:firstLine="720"/>
              <w:rPr>
                <w:del w:id="3211" w:author="Mohammad Nayeem Hasan" w:date="2023-01-21T00:39:00Z"/>
                <w:rFonts w:ascii="Times New Roman" w:hAnsi="Times New Roman" w:cs="Times New Roman"/>
                <w:sz w:val="24"/>
                <w:szCs w:val="24"/>
              </w:rPr>
              <w:pPrChange w:id="3212" w:author="Mohammad Nayeem Hasan" w:date="2023-01-21T14:56:00Z">
                <w:pPr>
                  <w:jc w:val="both"/>
                </w:pPr>
              </w:pPrChange>
            </w:pPr>
            <w:del w:id="3213" w:author="Mohammad Nayeem Hasan" w:date="2023-01-21T00:39:00Z">
              <w:r w:rsidRPr="00D97196" w:rsidDel="00C2040A">
                <w:rPr>
                  <w:rFonts w:ascii="Times New Roman" w:hAnsi="Times New Roman" w:cs="Times New Roman"/>
                  <w:sz w:val="24"/>
                  <w:szCs w:val="24"/>
                </w:rPr>
                <w:delText>-</w:delText>
              </w:r>
            </w:del>
          </w:p>
        </w:tc>
        <w:tc>
          <w:tcPr>
            <w:tcW w:w="457" w:type="pct"/>
          </w:tcPr>
          <w:p w14:paraId="09219940" w14:textId="5A2D9F37" w:rsidR="00330FA8" w:rsidRPr="00D97196" w:rsidDel="00C2040A" w:rsidRDefault="00330FA8">
            <w:pPr>
              <w:ind w:firstLine="720"/>
              <w:rPr>
                <w:del w:id="3214" w:author="Mohammad Nayeem Hasan" w:date="2023-01-21T00:39:00Z"/>
                <w:rFonts w:ascii="Times New Roman" w:hAnsi="Times New Roman" w:cs="Times New Roman"/>
                <w:sz w:val="24"/>
                <w:szCs w:val="24"/>
              </w:rPr>
              <w:pPrChange w:id="3215" w:author="Mohammad Nayeem Hasan" w:date="2023-01-21T14:56:00Z">
                <w:pPr>
                  <w:jc w:val="both"/>
                </w:pPr>
              </w:pPrChange>
            </w:pPr>
            <w:del w:id="3216"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6900D383" w14:textId="351D664B" w:rsidR="00330FA8" w:rsidRPr="00D97196" w:rsidDel="00C2040A" w:rsidRDefault="00330FA8">
            <w:pPr>
              <w:ind w:firstLine="720"/>
              <w:rPr>
                <w:del w:id="3217" w:author="Mohammad Nayeem Hasan" w:date="2023-01-21T00:39:00Z"/>
                <w:rFonts w:ascii="Times New Roman" w:hAnsi="Times New Roman" w:cs="Times New Roman"/>
                <w:sz w:val="24"/>
                <w:szCs w:val="24"/>
              </w:rPr>
              <w:pPrChange w:id="3218" w:author="Mohammad Nayeem Hasan" w:date="2023-01-21T14:56:00Z">
                <w:pPr>
                  <w:jc w:val="both"/>
                </w:pPr>
              </w:pPrChange>
            </w:pPr>
            <w:del w:id="3219"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5FBF2952" w14:textId="053695DB" w:rsidR="00330FA8" w:rsidRPr="00D97196" w:rsidDel="00C2040A" w:rsidRDefault="00330FA8">
            <w:pPr>
              <w:ind w:firstLine="720"/>
              <w:rPr>
                <w:del w:id="3220" w:author="Mohammad Nayeem Hasan" w:date="2023-01-21T00:39:00Z"/>
                <w:rFonts w:ascii="Times New Roman" w:hAnsi="Times New Roman" w:cs="Times New Roman"/>
                <w:sz w:val="24"/>
                <w:szCs w:val="24"/>
              </w:rPr>
              <w:pPrChange w:id="3221" w:author="Mohammad Nayeem Hasan" w:date="2023-01-21T14:56:00Z">
                <w:pPr>
                  <w:jc w:val="both"/>
                </w:pPr>
              </w:pPrChange>
            </w:pPr>
            <w:del w:id="3222"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43A11BBC" w14:textId="48883797" w:rsidR="00330FA8" w:rsidRPr="00D97196" w:rsidDel="00C2040A" w:rsidRDefault="00330FA8">
            <w:pPr>
              <w:ind w:firstLine="720"/>
              <w:rPr>
                <w:del w:id="3223" w:author="Mohammad Nayeem Hasan" w:date="2023-01-21T00:39:00Z"/>
                <w:rFonts w:ascii="Times New Roman" w:hAnsi="Times New Roman" w:cs="Times New Roman"/>
                <w:sz w:val="24"/>
                <w:szCs w:val="24"/>
              </w:rPr>
              <w:pPrChange w:id="3224" w:author="Mohammad Nayeem Hasan" w:date="2023-01-21T14:56:00Z">
                <w:pPr>
                  <w:jc w:val="both"/>
                </w:pPr>
              </w:pPrChange>
            </w:pPr>
            <w:del w:id="3225"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16B1D92F" w14:textId="4A4741B8" w:rsidR="00330FA8" w:rsidRPr="00D97196" w:rsidDel="00C2040A" w:rsidRDefault="00330FA8">
            <w:pPr>
              <w:ind w:firstLine="720"/>
              <w:rPr>
                <w:del w:id="3226" w:author="Mohammad Nayeem Hasan" w:date="2023-01-21T00:39:00Z"/>
                <w:rFonts w:ascii="Times New Roman" w:hAnsi="Times New Roman" w:cs="Times New Roman"/>
                <w:sz w:val="24"/>
                <w:szCs w:val="24"/>
              </w:rPr>
              <w:pPrChange w:id="3227" w:author="Mohammad Nayeem Hasan" w:date="2023-01-21T14:56:00Z">
                <w:pPr>
                  <w:jc w:val="both"/>
                </w:pPr>
              </w:pPrChange>
            </w:pPr>
            <w:del w:id="3228"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3FE5AA67" w14:textId="67095682" w:rsidR="00330FA8" w:rsidRPr="00D97196" w:rsidDel="00C2040A" w:rsidRDefault="00330FA8">
            <w:pPr>
              <w:ind w:firstLine="720"/>
              <w:rPr>
                <w:del w:id="3229" w:author="Mohammad Nayeem Hasan" w:date="2023-01-21T00:39:00Z"/>
                <w:rFonts w:ascii="Times New Roman" w:hAnsi="Times New Roman" w:cs="Times New Roman"/>
                <w:sz w:val="24"/>
                <w:szCs w:val="24"/>
              </w:rPr>
              <w:pPrChange w:id="3230" w:author="Mohammad Nayeem Hasan" w:date="2023-01-21T14:56:00Z">
                <w:pPr>
                  <w:jc w:val="both"/>
                </w:pPr>
              </w:pPrChange>
            </w:pPr>
            <w:del w:id="3231" w:author="Mohammad Nayeem Hasan" w:date="2023-01-21T00:39:00Z">
              <w:r w:rsidRPr="00D97196" w:rsidDel="00C2040A">
                <w:rPr>
                  <w:rFonts w:ascii="Times New Roman" w:hAnsi="Times New Roman" w:cs="Times New Roman"/>
                  <w:sz w:val="24"/>
                  <w:szCs w:val="24"/>
                </w:rPr>
                <w:delText>0.93</w:delText>
              </w:r>
            </w:del>
          </w:p>
        </w:tc>
        <w:tc>
          <w:tcPr>
            <w:tcW w:w="522" w:type="pct"/>
            <w:vAlign w:val="center"/>
          </w:tcPr>
          <w:p w14:paraId="68C71273" w14:textId="3AC27C5F" w:rsidR="00330FA8" w:rsidRPr="00D97196" w:rsidDel="00C2040A" w:rsidRDefault="00330FA8">
            <w:pPr>
              <w:ind w:firstLine="720"/>
              <w:rPr>
                <w:del w:id="3232" w:author="Mohammad Nayeem Hasan" w:date="2023-01-21T00:39:00Z"/>
                <w:rFonts w:ascii="Times New Roman" w:hAnsi="Times New Roman" w:cs="Times New Roman"/>
                <w:sz w:val="24"/>
                <w:szCs w:val="24"/>
              </w:rPr>
              <w:pPrChange w:id="3233" w:author="Mohammad Nayeem Hasan" w:date="2023-01-21T14:56:00Z">
                <w:pPr>
                  <w:jc w:val="both"/>
                </w:pPr>
              </w:pPrChange>
            </w:pPr>
            <w:del w:id="3234" w:author="Mohammad Nayeem Hasan" w:date="2023-01-21T00:39:00Z">
              <w:r w:rsidRPr="00D97196" w:rsidDel="00C2040A">
                <w:rPr>
                  <w:rFonts w:ascii="Times New Roman" w:hAnsi="Times New Roman" w:cs="Times New Roman"/>
                  <w:sz w:val="24"/>
                  <w:szCs w:val="24"/>
                </w:rPr>
                <w:delText>0.77 – 1.10</w:delText>
              </w:r>
            </w:del>
          </w:p>
        </w:tc>
        <w:tc>
          <w:tcPr>
            <w:tcW w:w="527" w:type="pct"/>
            <w:vAlign w:val="center"/>
          </w:tcPr>
          <w:p w14:paraId="381BA83C" w14:textId="31D15245" w:rsidR="00330FA8" w:rsidRPr="00D97196" w:rsidDel="00C2040A" w:rsidRDefault="00330FA8">
            <w:pPr>
              <w:ind w:firstLine="720"/>
              <w:rPr>
                <w:del w:id="3235" w:author="Mohammad Nayeem Hasan" w:date="2023-01-21T00:39:00Z"/>
                <w:rFonts w:ascii="Times New Roman" w:hAnsi="Times New Roman" w:cs="Times New Roman"/>
                <w:sz w:val="24"/>
                <w:szCs w:val="24"/>
              </w:rPr>
              <w:pPrChange w:id="3236" w:author="Mohammad Nayeem Hasan" w:date="2023-01-21T14:56:00Z">
                <w:pPr>
                  <w:jc w:val="both"/>
                </w:pPr>
              </w:pPrChange>
            </w:pPr>
            <w:del w:id="3237" w:author="Mohammad Nayeem Hasan" w:date="2023-01-21T00:39:00Z">
              <w:r w:rsidRPr="00D97196" w:rsidDel="00C2040A">
                <w:rPr>
                  <w:rFonts w:ascii="Times New Roman" w:hAnsi="Times New Roman" w:cs="Times New Roman"/>
                  <w:sz w:val="24"/>
                  <w:szCs w:val="24"/>
                </w:rPr>
                <w:delText>0.385</w:delText>
              </w:r>
            </w:del>
          </w:p>
        </w:tc>
      </w:tr>
      <w:tr w:rsidR="00275578" w:rsidRPr="00D97196" w:rsidDel="00C2040A" w14:paraId="4CC566F7" w14:textId="1FB2E46B" w:rsidTr="00386483">
        <w:trPr>
          <w:trHeight w:val="138"/>
          <w:jc w:val="center"/>
          <w:del w:id="3238" w:author="Mohammad Nayeem Hasan" w:date="2023-01-21T00:39:00Z"/>
        </w:trPr>
        <w:tc>
          <w:tcPr>
            <w:tcW w:w="811" w:type="pct"/>
            <w:vAlign w:val="center"/>
          </w:tcPr>
          <w:p w14:paraId="7EE0175A" w14:textId="2D3BFC9F" w:rsidR="00330FA8" w:rsidRPr="00D97196" w:rsidDel="00C2040A" w:rsidRDefault="00330FA8">
            <w:pPr>
              <w:ind w:firstLine="720"/>
              <w:rPr>
                <w:del w:id="3239" w:author="Mohammad Nayeem Hasan" w:date="2023-01-21T00:39:00Z"/>
                <w:rFonts w:ascii="Times New Roman" w:hAnsi="Times New Roman" w:cs="Times New Roman"/>
                <w:sz w:val="24"/>
                <w:szCs w:val="24"/>
              </w:rPr>
              <w:pPrChange w:id="3240" w:author="Mohammad Nayeem Hasan" w:date="2023-01-21T14:56:00Z">
                <w:pPr>
                  <w:jc w:val="both"/>
                </w:pPr>
              </w:pPrChange>
            </w:pPr>
            <w:del w:id="3241" w:author="Mohammad Nayeem Hasan" w:date="2023-01-21T00:39:00Z">
              <w:r w:rsidRPr="00D97196" w:rsidDel="00C2040A">
                <w:rPr>
                  <w:rFonts w:ascii="Times New Roman" w:hAnsi="Times New Roman" w:cs="Times New Roman"/>
                  <w:sz w:val="24"/>
                  <w:szCs w:val="24"/>
                </w:rPr>
                <w:delText>No</w:delText>
              </w:r>
            </w:del>
          </w:p>
        </w:tc>
        <w:tc>
          <w:tcPr>
            <w:tcW w:w="391" w:type="pct"/>
            <w:vAlign w:val="center"/>
          </w:tcPr>
          <w:p w14:paraId="75ECD100" w14:textId="385850FE" w:rsidR="00330FA8" w:rsidRPr="00D97196" w:rsidDel="00C2040A" w:rsidRDefault="00330FA8">
            <w:pPr>
              <w:ind w:firstLine="720"/>
              <w:rPr>
                <w:del w:id="3242" w:author="Mohammad Nayeem Hasan" w:date="2023-01-21T00:39:00Z"/>
                <w:rFonts w:ascii="Times New Roman" w:hAnsi="Times New Roman" w:cs="Times New Roman"/>
                <w:sz w:val="24"/>
                <w:szCs w:val="24"/>
              </w:rPr>
              <w:pPrChange w:id="3243" w:author="Mohammad Nayeem Hasan" w:date="2023-01-21T14:56:00Z">
                <w:pPr>
                  <w:jc w:val="both"/>
                </w:pPr>
              </w:pPrChange>
            </w:pPr>
            <w:del w:id="3244" w:author="Mohammad Nayeem Hasan" w:date="2023-01-21T00:39:00Z">
              <w:r w:rsidRPr="00D97196" w:rsidDel="00C2040A">
                <w:rPr>
                  <w:rFonts w:ascii="Times New Roman" w:hAnsi="Times New Roman" w:cs="Times New Roman"/>
                  <w:sz w:val="24"/>
                  <w:szCs w:val="24"/>
                </w:rPr>
                <w:delText>-</w:delText>
              </w:r>
            </w:del>
          </w:p>
        </w:tc>
        <w:tc>
          <w:tcPr>
            <w:tcW w:w="457" w:type="pct"/>
          </w:tcPr>
          <w:p w14:paraId="191AF034" w14:textId="29405867" w:rsidR="00330FA8" w:rsidRPr="00D97196" w:rsidDel="00C2040A" w:rsidRDefault="00330FA8">
            <w:pPr>
              <w:ind w:firstLine="720"/>
              <w:rPr>
                <w:del w:id="3245" w:author="Mohammad Nayeem Hasan" w:date="2023-01-21T00:39:00Z"/>
                <w:rFonts w:ascii="Times New Roman" w:hAnsi="Times New Roman" w:cs="Times New Roman"/>
                <w:sz w:val="24"/>
                <w:szCs w:val="24"/>
              </w:rPr>
              <w:pPrChange w:id="3246" w:author="Mohammad Nayeem Hasan" w:date="2023-01-21T14:56:00Z">
                <w:pPr>
                  <w:jc w:val="both"/>
                </w:pPr>
              </w:pPrChange>
            </w:pPr>
            <w:del w:id="3247"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397DB077" w14:textId="304679F7" w:rsidR="00330FA8" w:rsidRPr="00D97196" w:rsidDel="00C2040A" w:rsidRDefault="00330FA8">
            <w:pPr>
              <w:ind w:firstLine="720"/>
              <w:rPr>
                <w:del w:id="3248" w:author="Mohammad Nayeem Hasan" w:date="2023-01-21T00:39:00Z"/>
                <w:rFonts w:ascii="Times New Roman" w:hAnsi="Times New Roman" w:cs="Times New Roman"/>
                <w:sz w:val="24"/>
                <w:szCs w:val="24"/>
              </w:rPr>
              <w:pPrChange w:id="3249" w:author="Mohammad Nayeem Hasan" w:date="2023-01-21T14:56:00Z">
                <w:pPr>
                  <w:jc w:val="both"/>
                </w:pPr>
              </w:pPrChange>
            </w:pPr>
            <w:del w:id="3250"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25E79A33" w14:textId="16ACD440" w:rsidR="00330FA8" w:rsidRPr="00D97196" w:rsidDel="00C2040A" w:rsidRDefault="00330FA8">
            <w:pPr>
              <w:ind w:firstLine="720"/>
              <w:rPr>
                <w:del w:id="3251" w:author="Mohammad Nayeem Hasan" w:date="2023-01-21T00:39:00Z"/>
                <w:rFonts w:ascii="Times New Roman" w:hAnsi="Times New Roman" w:cs="Times New Roman"/>
                <w:sz w:val="24"/>
                <w:szCs w:val="24"/>
              </w:rPr>
              <w:pPrChange w:id="3252" w:author="Mohammad Nayeem Hasan" w:date="2023-01-21T14:56:00Z">
                <w:pPr>
                  <w:jc w:val="both"/>
                </w:pPr>
              </w:pPrChange>
            </w:pPr>
            <w:del w:id="3253"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41136F9E" w14:textId="568D638C" w:rsidR="00330FA8" w:rsidRPr="00D97196" w:rsidDel="00C2040A" w:rsidRDefault="00330FA8">
            <w:pPr>
              <w:ind w:firstLine="720"/>
              <w:rPr>
                <w:del w:id="3254" w:author="Mohammad Nayeem Hasan" w:date="2023-01-21T00:39:00Z"/>
                <w:rFonts w:ascii="Times New Roman" w:hAnsi="Times New Roman" w:cs="Times New Roman"/>
                <w:sz w:val="24"/>
                <w:szCs w:val="24"/>
              </w:rPr>
              <w:pPrChange w:id="3255" w:author="Mohammad Nayeem Hasan" w:date="2023-01-21T14:56:00Z">
                <w:pPr>
                  <w:jc w:val="both"/>
                </w:pPr>
              </w:pPrChange>
            </w:pPr>
            <w:del w:id="3256"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21ADD91E" w14:textId="31FD4CF0" w:rsidR="00330FA8" w:rsidRPr="00D97196" w:rsidDel="00C2040A" w:rsidRDefault="00330FA8">
            <w:pPr>
              <w:ind w:firstLine="720"/>
              <w:rPr>
                <w:del w:id="3257" w:author="Mohammad Nayeem Hasan" w:date="2023-01-21T00:39:00Z"/>
                <w:rFonts w:ascii="Times New Roman" w:hAnsi="Times New Roman" w:cs="Times New Roman"/>
                <w:sz w:val="24"/>
                <w:szCs w:val="24"/>
              </w:rPr>
              <w:pPrChange w:id="3258" w:author="Mohammad Nayeem Hasan" w:date="2023-01-21T14:56:00Z">
                <w:pPr>
                  <w:jc w:val="both"/>
                </w:pPr>
              </w:pPrChange>
            </w:pPr>
            <w:del w:id="3259"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256F09C6" w14:textId="304531C9" w:rsidR="00330FA8" w:rsidRPr="00D97196" w:rsidDel="00C2040A" w:rsidRDefault="00330FA8">
            <w:pPr>
              <w:ind w:firstLine="720"/>
              <w:rPr>
                <w:del w:id="3260" w:author="Mohammad Nayeem Hasan" w:date="2023-01-21T00:39:00Z"/>
                <w:rFonts w:ascii="Times New Roman" w:hAnsi="Times New Roman" w:cs="Times New Roman"/>
                <w:sz w:val="24"/>
                <w:szCs w:val="24"/>
              </w:rPr>
              <w:pPrChange w:id="3261" w:author="Mohammad Nayeem Hasan" w:date="2023-01-21T14:56:00Z">
                <w:pPr>
                  <w:jc w:val="both"/>
                </w:pPr>
              </w:pPrChange>
            </w:pPr>
            <w:del w:id="3262" w:author="Mohammad Nayeem Hasan" w:date="2023-01-21T00:39:00Z">
              <w:r w:rsidRPr="00D97196" w:rsidDel="00C2040A">
                <w:rPr>
                  <w:rFonts w:ascii="Times New Roman" w:hAnsi="Times New Roman" w:cs="Times New Roman"/>
                  <w:sz w:val="24"/>
                  <w:szCs w:val="24"/>
                </w:rPr>
                <w:delText>Ref.</w:delText>
              </w:r>
            </w:del>
          </w:p>
        </w:tc>
        <w:tc>
          <w:tcPr>
            <w:tcW w:w="522" w:type="pct"/>
            <w:vAlign w:val="center"/>
          </w:tcPr>
          <w:p w14:paraId="2FD6BB69" w14:textId="6217FD40" w:rsidR="00330FA8" w:rsidRPr="00D97196" w:rsidDel="00C2040A" w:rsidRDefault="00330FA8">
            <w:pPr>
              <w:ind w:firstLine="720"/>
              <w:rPr>
                <w:del w:id="3263" w:author="Mohammad Nayeem Hasan" w:date="2023-01-21T00:39:00Z"/>
                <w:rFonts w:ascii="Times New Roman" w:hAnsi="Times New Roman" w:cs="Times New Roman"/>
                <w:sz w:val="24"/>
                <w:szCs w:val="24"/>
              </w:rPr>
              <w:pPrChange w:id="3264" w:author="Mohammad Nayeem Hasan" w:date="2023-01-21T14:56:00Z">
                <w:pPr>
                  <w:jc w:val="both"/>
                </w:pPr>
              </w:pPrChange>
            </w:pPr>
            <w:del w:id="3265"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5BE073C0" w14:textId="4914028E" w:rsidR="00330FA8" w:rsidRPr="00D97196" w:rsidDel="00C2040A" w:rsidRDefault="00330FA8">
            <w:pPr>
              <w:ind w:firstLine="720"/>
              <w:rPr>
                <w:del w:id="3266" w:author="Mohammad Nayeem Hasan" w:date="2023-01-21T00:39:00Z"/>
                <w:rFonts w:ascii="Times New Roman" w:hAnsi="Times New Roman" w:cs="Times New Roman"/>
                <w:sz w:val="24"/>
                <w:szCs w:val="24"/>
              </w:rPr>
              <w:pPrChange w:id="3267" w:author="Mohammad Nayeem Hasan" w:date="2023-01-21T14:56:00Z">
                <w:pPr>
                  <w:jc w:val="both"/>
                </w:pPr>
              </w:pPrChange>
            </w:pPr>
            <w:del w:id="3268"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7E98A5E2" w14:textId="32B54510" w:rsidTr="00C30CFA">
        <w:trPr>
          <w:trHeight w:val="138"/>
          <w:jc w:val="center"/>
          <w:del w:id="3269" w:author="Mohammad Nayeem Hasan" w:date="2023-01-21T00:39:00Z"/>
        </w:trPr>
        <w:tc>
          <w:tcPr>
            <w:tcW w:w="5000" w:type="pct"/>
            <w:gridSpan w:val="10"/>
            <w:vAlign w:val="center"/>
          </w:tcPr>
          <w:p w14:paraId="4C0BDFE1" w14:textId="4D96F156" w:rsidR="00330FA8" w:rsidRPr="00D97196" w:rsidDel="00C2040A" w:rsidRDefault="00330FA8">
            <w:pPr>
              <w:ind w:firstLine="720"/>
              <w:rPr>
                <w:del w:id="3270" w:author="Mohammad Nayeem Hasan" w:date="2023-01-21T00:39:00Z"/>
                <w:rFonts w:ascii="Times New Roman" w:hAnsi="Times New Roman" w:cs="Times New Roman"/>
                <w:sz w:val="24"/>
                <w:szCs w:val="24"/>
              </w:rPr>
              <w:pPrChange w:id="3271" w:author="Mohammad Nayeem Hasan" w:date="2023-01-21T14:56:00Z">
                <w:pPr>
                  <w:jc w:val="both"/>
                </w:pPr>
              </w:pPrChange>
            </w:pPr>
            <w:del w:id="3272" w:author="Mohammad Nayeem Hasan" w:date="2023-01-21T00:39:00Z">
              <w:r w:rsidRPr="00D97196" w:rsidDel="00C2040A">
                <w:rPr>
                  <w:rFonts w:ascii="Times New Roman" w:hAnsi="Times New Roman" w:cs="Times New Roman"/>
                  <w:sz w:val="24"/>
                  <w:szCs w:val="24"/>
                </w:rPr>
                <w:delText>Wasted</w:delText>
              </w:r>
            </w:del>
          </w:p>
        </w:tc>
      </w:tr>
      <w:tr w:rsidR="00275578" w:rsidRPr="00D97196" w:rsidDel="00C2040A" w14:paraId="4BF7F582" w14:textId="77037F5D" w:rsidTr="00386483">
        <w:trPr>
          <w:trHeight w:val="138"/>
          <w:jc w:val="center"/>
          <w:del w:id="3273" w:author="Mohammad Nayeem Hasan" w:date="2023-01-21T00:39:00Z"/>
        </w:trPr>
        <w:tc>
          <w:tcPr>
            <w:tcW w:w="811" w:type="pct"/>
            <w:vAlign w:val="center"/>
          </w:tcPr>
          <w:p w14:paraId="4120C590" w14:textId="501A81B0" w:rsidR="00330FA8" w:rsidRPr="00D97196" w:rsidDel="00C2040A" w:rsidRDefault="00330FA8">
            <w:pPr>
              <w:ind w:firstLine="720"/>
              <w:rPr>
                <w:del w:id="3274" w:author="Mohammad Nayeem Hasan" w:date="2023-01-21T00:39:00Z"/>
                <w:rFonts w:ascii="Times New Roman" w:hAnsi="Times New Roman" w:cs="Times New Roman"/>
                <w:sz w:val="24"/>
                <w:szCs w:val="24"/>
              </w:rPr>
              <w:pPrChange w:id="3275" w:author="Mohammad Nayeem Hasan" w:date="2023-01-21T14:56:00Z">
                <w:pPr>
                  <w:jc w:val="both"/>
                </w:pPr>
              </w:pPrChange>
            </w:pPr>
            <w:del w:id="3276" w:author="Mohammad Nayeem Hasan" w:date="2023-01-21T00:39:00Z">
              <w:r w:rsidRPr="00D97196" w:rsidDel="00C2040A">
                <w:rPr>
                  <w:rFonts w:ascii="Times New Roman" w:hAnsi="Times New Roman" w:cs="Times New Roman"/>
                  <w:sz w:val="24"/>
                  <w:szCs w:val="24"/>
                </w:rPr>
                <w:delText>Yes</w:delText>
              </w:r>
            </w:del>
          </w:p>
        </w:tc>
        <w:tc>
          <w:tcPr>
            <w:tcW w:w="391" w:type="pct"/>
            <w:vAlign w:val="center"/>
          </w:tcPr>
          <w:p w14:paraId="214805E6" w14:textId="00319EDD" w:rsidR="00330FA8" w:rsidRPr="00D97196" w:rsidDel="00C2040A" w:rsidRDefault="00330FA8">
            <w:pPr>
              <w:ind w:firstLine="720"/>
              <w:rPr>
                <w:del w:id="3277" w:author="Mohammad Nayeem Hasan" w:date="2023-01-21T00:39:00Z"/>
                <w:rFonts w:ascii="Times New Roman" w:hAnsi="Times New Roman" w:cs="Times New Roman"/>
                <w:sz w:val="24"/>
                <w:szCs w:val="24"/>
              </w:rPr>
              <w:pPrChange w:id="3278" w:author="Mohammad Nayeem Hasan" w:date="2023-01-21T14:56:00Z">
                <w:pPr>
                  <w:jc w:val="both"/>
                </w:pPr>
              </w:pPrChange>
            </w:pPr>
            <w:del w:id="3279" w:author="Mohammad Nayeem Hasan" w:date="2023-01-21T00:39:00Z">
              <w:r w:rsidRPr="00D97196" w:rsidDel="00C2040A">
                <w:rPr>
                  <w:rFonts w:ascii="Times New Roman" w:hAnsi="Times New Roman" w:cs="Times New Roman"/>
                  <w:sz w:val="24"/>
                  <w:szCs w:val="24"/>
                </w:rPr>
                <w:delText>-</w:delText>
              </w:r>
            </w:del>
          </w:p>
        </w:tc>
        <w:tc>
          <w:tcPr>
            <w:tcW w:w="457" w:type="pct"/>
          </w:tcPr>
          <w:p w14:paraId="63170133" w14:textId="74CBAA5A" w:rsidR="00330FA8" w:rsidRPr="00D97196" w:rsidDel="00C2040A" w:rsidRDefault="00330FA8">
            <w:pPr>
              <w:ind w:firstLine="720"/>
              <w:rPr>
                <w:del w:id="3280" w:author="Mohammad Nayeem Hasan" w:date="2023-01-21T00:39:00Z"/>
                <w:rFonts w:ascii="Times New Roman" w:hAnsi="Times New Roman" w:cs="Times New Roman"/>
                <w:sz w:val="24"/>
                <w:szCs w:val="24"/>
              </w:rPr>
              <w:pPrChange w:id="3281" w:author="Mohammad Nayeem Hasan" w:date="2023-01-21T14:56:00Z">
                <w:pPr>
                  <w:jc w:val="both"/>
                </w:pPr>
              </w:pPrChange>
            </w:pPr>
            <w:del w:id="3282"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0495E7A9" w14:textId="47810039" w:rsidR="00330FA8" w:rsidRPr="00D97196" w:rsidDel="00C2040A" w:rsidRDefault="00330FA8">
            <w:pPr>
              <w:ind w:firstLine="720"/>
              <w:rPr>
                <w:del w:id="3283" w:author="Mohammad Nayeem Hasan" w:date="2023-01-21T00:39:00Z"/>
                <w:rFonts w:ascii="Times New Roman" w:hAnsi="Times New Roman" w:cs="Times New Roman"/>
                <w:sz w:val="24"/>
                <w:szCs w:val="24"/>
              </w:rPr>
              <w:pPrChange w:id="3284" w:author="Mohammad Nayeem Hasan" w:date="2023-01-21T14:56:00Z">
                <w:pPr>
                  <w:jc w:val="both"/>
                </w:pPr>
              </w:pPrChange>
            </w:pPr>
            <w:del w:id="3285"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05E4E19D" w14:textId="7F3649F8" w:rsidR="00330FA8" w:rsidRPr="00D97196" w:rsidDel="00C2040A" w:rsidRDefault="00330FA8">
            <w:pPr>
              <w:ind w:firstLine="720"/>
              <w:rPr>
                <w:del w:id="3286" w:author="Mohammad Nayeem Hasan" w:date="2023-01-21T00:39:00Z"/>
                <w:rFonts w:ascii="Times New Roman" w:hAnsi="Times New Roman" w:cs="Times New Roman"/>
                <w:sz w:val="24"/>
                <w:szCs w:val="24"/>
              </w:rPr>
              <w:pPrChange w:id="3287" w:author="Mohammad Nayeem Hasan" w:date="2023-01-21T14:56:00Z">
                <w:pPr>
                  <w:jc w:val="both"/>
                </w:pPr>
              </w:pPrChange>
            </w:pPr>
            <w:del w:id="3288"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38B005BF" w14:textId="5A17B388" w:rsidR="00330FA8" w:rsidRPr="00D97196" w:rsidDel="00C2040A" w:rsidRDefault="00330FA8">
            <w:pPr>
              <w:ind w:firstLine="720"/>
              <w:rPr>
                <w:del w:id="3289" w:author="Mohammad Nayeem Hasan" w:date="2023-01-21T00:39:00Z"/>
                <w:rFonts w:ascii="Times New Roman" w:hAnsi="Times New Roman" w:cs="Times New Roman"/>
                <w:sz w:val="24"/>
                <w:szCs w:val="24"/>
              </w:rPr>
              <w:pPrChange w:id="3290" w:author="Mohammad Nayeem Hasan" w:date="2023-01-21T14:56:00Z">
                <w:pPr>
                  <w:jc w:val="both"/>
                </w:pPr>
              </w:pPrChange>
            </w:pPr>
            <w:del w:id="3291"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53D955B0" w14:textId="2F98C672" w:rsidR="00330FA8" w:rsidRPr="00D97196" w:rsidDel="00C2040A" w:rsidRDefault="00330FA8">
            <w:pPr>
              <w:ind w:firstLine="720"/>
              <w:rPr>
                <w:del w:id="3292" w:author="Mohammad Nayeem Hasan" w:date="2023-01-21T00:39:00Z"/>
                <w:rFonts w:ascii="Times New Roman" w:hAnsi="Times New Roman" w:cs="Times New Roman"/>
                <w:sz w:val="24"/>
                <w:szCs w:val="24"/>
              </w:rPr>
              <w:pPrChange w:id="3293" w:author="Mohammad Nayeem Hasan" w:date="2023-01-21T14:56:00Z">
                <w:pPr>
                  <w:jc w:val="both"/>
                </w:pPr>
              </w:pPrChange>
            </w:pPr>
            <w:del w:id="3294"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53B930F4" w14:textId="47615181" w:rsidR="00330FA8" w:rsidRPr="00D97196" w:rsidDel="00C2040A" w:rsidRDefault="00330FA8">
            <w:pPr>
              <w:ind w:firstLine="720"/>
              <w:rPr>
                <w:del w:id="3295" w:author="Mohammad Nayeem Hasan" w:date="2023-01-21T00:39:00Z"/>
                <w:rFonts w:ascii="Times New Roman" w:hAnsi="Times New Roman" w:cs="Times New Roman"/>
                <w:sz w:val="24"/>
                <w:szCs w:val="24"/>
              </w:rPr>
              <w:pPrChange w:id="3296" w:author="Mohammad Nayeem Hasan" w:date="2023-01-21T14:56:00Z">
                <w:pPr>
                  <w:jc w:val="both"/>
                </w:pPr>
              </w:pPrChange>
            </w:pPr>
            <w:del w:id="3297" w:author="Mohammad Nayeem Hasan" w:date="2023-01-21T00:39:00Z">
              <w:r w:rsidRPr="00D97196" w:rsidDel="00C2040A">
                <w:rPr>
                  <w:rFonts w:ascii="Times New Roman" w:hAnsi="Times New Roman" w:cs="Times New Roman"/>
                  <w:sz w:val="24"/>
                  <w:szCs w:val="24"/>
                </w:rPr>
                <w:delText>0.89</w:delText>
              </w:r>
            </w:del>
          </w:p>
        </w:tc>
        <w:tc>
          <w:tcPr>
            <w:tcW w:w="522" w:type="pct"/>
            <w:vAlign w:val="center"/>
          </w:tcPr>
          <w:p w14:paraId="0297EFB0" w14:textId="0F833E55" w:rsidR="00330FA8" w:rsidRPr="00D97196" w:rsidDel="00C2040A" w:rsidRDefault="00330FA8">
            <w:pPr>
              <w:ind w:firstLine="720"/>
              <w:rPr>
                <w:del w:id="3298" w:author="Mohammad Nayeem Hasan" w:date="2023-01-21T00:39:00Z"/>
                <w:rFonts w:ascii="Times New Roman" w:hAnsi="Times New Roman" w:cs="Times New Roman"/>
                <w:sz w:val="24"/>
                <w:szCs w:val="24"/>
              </w:rPr>
              <w:pPrChange w:id="3299" w:author="Mohammad Nayeem Hasan" w:date="2023-01-21T14:56:00Z">
                <w:pPr>
                  <w:jc w:val="both"/>
                </w:pPr>
              </w:pPrChange>
            </w:pPr>
            <w:del w:id="3300" w:author="Mohammad Nayeem Hasan" w:date="2023-01-21T00:39:00Z">
              <w:r w:rsidRPr="00D97196" w:rsidDel="00C2040A">
                <w:rPr>
                  <w:rFonts w:ascii="Times New Roman" w:hAnsi="Times New Roman" w:cs="Times New Roman"/>
                  <w:sz w:val="24"/>
                  <w:szCs w:val="24"/>
                </w:rPr>
                <w:delText>0.72 – 1.10</w:delText>
              </w:r>
            </w:del>
          </w:p>
        </w:tc>
        <w:tc>
          <w:tcPr>
            <w:tcW w:w="527" w:type="pct"/>
            <w:vAlign w:val="center"/>
          </w:tcPr>
          <w:p w14:paraId="19D2EDC2" w14:textId="11DD6F4C" w:rsidR="00330FA8" w:rsidRPr="00D97196" w:rsidDel="00C2040A" w:rsidRDefault="00330FA8">
            <w:pPr>
              <w:ind w:firstLine="720"/>
              <w:rPr>
                <w:del w:id="3301" w:author="Mohammad Nayeem Hasan" w:date="2023-01-21T00:39:00Z"/>
                <w:rFonts w:ascii="Times New Roman" w:hAnsi="Times New Roman" w:cs="Times New Roman"/>
                <w:sz w:val="24"/>
                <w:szCs w:val="24"/>
              </w:rPr>
              <w:pPrChange w:id="3302" w:author="Mohammad Nayeem Hasan" w:date="2023-01-21T14:56:00Z">
                <w:pPr>
                  <w:jc w:val="both"/>
                </w:pPr>
              </w:pPrChange>
            </w:pPr>
            <w:del w:id="3303" w:author="Mohammad Nayeem Hasan" w:date="2023-01-21T00:39:00Z">
              <w:r w:rsidRPr="00D97196" w:rsidDel="00C2040A">
                <w:rPr>
                  <w:rFonts w:ascii="Times New Roman" w:hAnsi="Times New Roman" w:cs="Times New Roman"/>
                  <w:sz w:val="24"/>
                  <w:szCs w:val="24"/>
                </w:rPr>
                <w:delText>0.294</w:delText>
              </w:r>
            </w:del>
          </w:p>
        </w:tc>
      </w:tr>
      <w:tr w:rsidR="00275578" w:rsidRPr="00D97196" w:rsidDel="00C2040A" w14:paraId="3303B52D" w14:textId="405D7C49" w:rsidTr="00386483">
        <w:trPr>
          <w:trHeight w:val="138"/>
          <w:jc w:val="center"/>
          <w:del w:id="3304" w:author="Mohammad Nayeem Hasan" w:date="2023-01-21T00:39:00Z"/>
        </w:trPr>
        <w:tc>
          <w:tcPr>
            <w:tcW w:w="811" w:type="pct"/>
            <w:vAlign w:val="center"/>
          </w:tcPr>
          <w:p w14:paraId="02925864" w14:textId="375C8F3F" w:rsidR="00330FA8" w:rsidRPr="00D97196" w:rsidDel="00C2040A" w:rsidRDefault="00330FA8">
            <w:pPr>
              <w:ind w:firstLine="720"/>
              <w:rPr>
                <w:del w:id="3305" w:author="Mohammad Nayeem Hasan" w:date="2023-01-21T00:39:00Z"/>
                <w:rFonts w:ascii="Times New Roman" w:hAnsi="Times New Roman" w:cs="Times New Roman"/>
                <w:sz w:val="24"/>
                <w:szCs w:val="24"/>
              </w:rPr>
              <w:pPrChange w:id="3306" w:author="Mohammad Nayeem Hasan" w:date="2023-01-21T14:56:00Z">
                <w:pPr>
                  <w:jc w:val="both"/>
                </w:pPr>
              </w:pPrChange>
            </w:pPr>
            <w:del w:id="3307" w:author="Mohammad Nayeem Hasan" w:date="2023-01-21T00:39:00Z">
              <w:r w:rsidRPr="00D97196" w:rsidDel="00C2040A">
                <w:rPr>
                  <w:rFonts w:ascii="Times New Roman" w:hAnsi="Times New Roman" w:cs="Times New Roman"/>
                  <w:sz w:val="24"/>
                  <w:szCs w:val="24"/>
                </w:rPr>
                <w:delText>No</w:delText>
              </w:r>
            </w:del>
          </w:p>
        </w:tc>
        <w:tc>
          <w:tcPr>
            <w:tcW w:w="391" w:type="pct"/>
            <w:vAlign w:val="center"/>
          </w:tcPr>
          <w:p w14:paraId="4355B7D7" w14:textId="3E88853C" w:rsidR="00330FA8" w:rsidRPr="00D97196" w:rsidDel="00C2040A" w:rsidRDefault="00330FA8">
            <w:pPr>
              <w:ind w:firstLine="720"/>
              <w:rPr>
                <w:del w:id="3308" w:author="Mohammad Nayeem Hasan" w:date="2023-01-21T00:39:00Z"/>
                <w:rFonts w:ascii="Times New Roman" w:hAnsi="Times New Roman" w:cs="Times New Roman"/>
                <w:sz w:val="24"/>
                <w:szCs w:val="24"/>
              </w:rPr>
              <w:pPrChange w:id="3309" w:author="Mohammad Nayeem Hasan" w:date="2023-01-21T14:56:00Z">
                <w:pPr>
                  <w:jc w:val="both"/>
                </w:pPr>
              </w:pPrChange>
            </w:pPr>
            <w:del w:id="3310" w:author="Mohammad Nayeem Hasan" w:date="2023-01-21T00:39:00Z">
              <w:r w:rsidRPr="00D97196" w:rsidDel="00C2040A">
                <w:rPr>
                  <w:rFonts w:ascii="Times New Roman" w:hAnsi="Times New Roman" w:cs="Times New Roman"/>
                  <w:sz w:val="24"/>
                  <w:szCs w:val="24"/>
                </w:rPr>
                <w:delText>-</w:delText>
              </w:r>
            </w:del>
          </w:p>
        </w:tc>
        <w:tc>
          <w:tcPr>
            <w:tcW w:w="457" w:type="pct"/>
          </w:tcPr>
          <w:p w14:paraId="4A7A7FD6" w14:textId="4F11FEDE" w:rsidR="00330FA8" w:rsidRPr="00D97196" w:rsidDel="00C2040A" w:rsidRDefault="00330FA8">
            <w:pPr>
              <w:ind w:firstLine="720"/>
              <w:rPr>
                <w:del w:id="3311" w:author="Mohammad Nayeem Hasan" w:date="2023-01-21T00:39:00Z"/>
                <w:rFonts w:ascii="Times New Roman" w:hAnsi="Times New Roman" w:cs="Times New Roman"/>
                <w:sz w:val="24"/>
                <w:szCs w:val="24"/>
              </w:rPr>
              <w:pPrChange w:id="3312" w:author="Mohammad Nayeem Hasan" w:date="2023-01-21T14:56:00Z">
                <w:pPr>
                  <w:jc w:val="both"/>
                </w:pPr>
              </w:pPrChange>
            </w:pPr>
            <w:del w:id="3313"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5886FF38" w14:textId="34DDCB5B" w:rsidR="00330FA8" w:rsidRPr="00D97196" w:rsidDel="00C2040A" w:rsidRDefault="00330FA8">
            <w:pPr>
              <w:ind w:firstLine="720"/>
              <w:rPr>
                <w:del w:id="3314" w:author="Mohammad Nayeem Hasan" w:date="2023-01-21T00:39:00Z"/>
                <w:rFonts w:ascii="Times New Roman" w:hAnsi="Times New Roman" w:cs="Times New Roman"/>
                <w:sz w:val="24"/>
                <w:szCs w:val="24"/>
              </w:rPr>
              <w:pPrChange w:id="3315" w:author="Mohammad Nayeem Hasan" w:date="2023-01-21T14:56:00Z">
                <w:pPr>
                  <w:jc w:val="both"/>
                </w:pPr>
              </w:pPrChange>
            </w:pPr>
            <w:del w:id="3316"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4DF9F650" w14:textId="17E3879C" w:rsidR="00330FA8" w:rsidRPr="00D97196" w:rsidDel="00C2040A" w:rsidRDefault="00330FA8">
            <w:pPr>
              <w:ind w:firstLine="720"/>
              <w:rPr>
                <w:del w:id="3317" w:author="Mohammad Nayeem Hasan" w:date="2023-01-21T00:39:00Z"/>
                <w:rFonts w:ascii="Times New Roman" w:hAnsi="Times New Roman" w:cs="Times New Roman"/>
                <w:sz w:val="24"/>
                <w:szCs w:val="24"/>
              </w:rPr>
              <w:pPrChange w:id="3318" w:author="Mohammad Nayeem Hasan" w:date="2023-01-21T14:56:00Z">
                <w:pPr>
                  <w:jc w:val="both"/>
                </w:pPr>
              </w:pPrChange>
            </w:pPr>
            <w:del w:id="3319"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096B3548" w14:textId="4ADCBF4A" w:rsidR="00330FA8" w:rsidRPr="00D97196" w:rsidDel="00C2040A" w:rsidRDefault="00330FA8">
            <w:pPr>
              <w:ind w:firstLine="720"/>
              <w:rPr>
                <w:del w:id="3320" w:author="Mohammad Nayeem Hasan" w:date="2023-01-21T00:39:00Z"/>
                <w:rFonts w:ascii="Times New Roman" w:hAnsi="Times New Roman" w:cs="Times New Roman"/>
                <w:sz w:val="24"/>
                <w:szCs w:val="24"/>
              </w:rPr>
              <w:pPrChange w:id="3321" w:author="Mohammad Nayeem Hasan" w:date="2023-01-21T14:56:00Z">
                <w:pPr>
                  <w:jc w:val="both"/>
                </w:pPr>
              </w:pPrChange>
            </w:pPr>
            <w:del w:id="3322"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70E7B2F1" w14:textId="445674C8" w:rsidR="00330FA8" w:rsidRPr="00D97196" w:rsidDel="00C2040A" w:rsidRDefault="00330FA8">
            <w:pPr>
              <w:ind w:firstLine="720"/>
              <w:rPr>
                <w:del w:id="3323" w:author="Mohammad Nayeem Hasan" w:date="2023-01-21T00:39:00Z"/>
                <w:rFonts w:ascii="Times New Roman" w:hAnsi="Times New Roman" w:cs="Times New Roman"/>
                <w:sz w:val="24"/>
                <w:szCs w:val="24"/>
              </w:rPr>
              <w:pPrChange w:id="3324" w:author="Mohammad Nayeem Hasan" w:date="2023-01-21T14:56:00Z">
                <w:pPr>
                  <w:jc w:val="both"/>
                </w:pPr>
              </w:pPrChange>
            </w:pPr>
            <w:del w:id="3325"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03C8B2B4" w14:textId="5B53E3D6" w:rsidR="00330FA8" w:rsidRPr="00D97196" w:rsidDel="00C2040A" w:rsidRDefault="00330FA8">
            <w:pPr>
              <w:ind w:firstLine="720"/>
              <w:rPr>
                <w:del w:id="3326" w:author="Mohammad Nayeem Hasan" w:date="2023-01-21T00:39:00Z"/>
                <w:rFonts w:ascii="Times New Roman" w:hAnsi="Times New Roman" w:cs="Times New Roman"/>
                <w:sz w:val="24"/>
                <w:szCs w:val="24"/>
              </w:rPr>
              <w:pPrChange w:id="3327" w:author="Mohammad Nayeem Hasan" w:date="2023-01-21T14:56:00Z">
                <w:pPr>
                  <w:jc w:val="both"/>
                </w:pPr>
              </w:pPrChange>
            </w:pPr>
            <w:del w:id="3328" w:author="Mohammad Nayeem Hasan" w:date="2023-01-21T00:39:00Z">
              <w:r w:rsidRPr="00D97196" w:rsidDel="00C2040A">
                <w:rPr>
                  <w:rFonts w:ascii="Times New Roman" w:hAnsi="Times New Roman" w:cs="Times New Roman"/>
                  <w:sz w:val="24"/>
                  <w:szCs w:val="24"/>
                </w:rPr>
                <w:delText>Ref.</w:delText>
              </w:r>
            </w:del>
          </w:p>
        </w:tc>
        <w:tc>
          <w:tcPr>
            <w:tcW w:w="522" w:type="pct"/>
            <w:vAlign w:val="center"/>
          </w:tcPr>
          <w:p w14:paraId="457C4D47" w14:textId="25AB213A" w:rsidR="00330FA8" w:rsidRPr="00D97196" w:rsidDel="00C2040A" w:rsidRDefault="00330FA8">
            <w:pPr>
              <w:ind w:firstLine="720"/>
              <w:rPr>
                <w:del w:id="3329" w:author="Mohammad Nayeem Hasan" w:date="2023-01-21T00:39:00Z"/>
                <w:rFonts w:ascii="Times New Roman" w:hAnsi="Times New Roman" w:cs="Times New Roman"/>
                <w:sz w:val="24"/>
                <w:szCs w:val="24"/>
              </w:rPr>
              <w:pPrChange w:id="3330" w:author="Mohammad Nayeem Hasan" w:date="2023-01-21T14:56:00Z">
                <w:pPr>
                  <w:jc w:val="both"/>
                </w:pPr>
              </w:pPrChange>
            </w:pPr>
            <w:del w:id="3331"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4CAD64E0" w14:textId="29731E48" w:rsidR="00330FA8" w:rsidRPr="00D97196" w:rsidDel="00C2040A" w:rsidRDefault="00330FA8">
            <w:pPr>
              <w:ind w:firstLine="720"/>
              <w:rPr>
                <w:del w:id="3332" w:author="Mohammad Nayeem Hasan" w:date="2023-01-21T00:39:00Z"/>
                <w:rFonts w:ascii="Times New Roman" w:hAnsi="Times New Roman" w:cs="Times New Roman"/>
                <w:sz w:val="24"/>
                <w:szCs w:val="24"/>
              </w:rPr>
              <w:pPrChange w:id="3333" w:author="Mohammad Nayeem Hasan" w:date="2023-01-21T14:56:00Z">
                <w:pPr>
                  <w:jc w:val="both"/>
                </w:pPr>
              </w:pPrChange>
            </w:pPr>
            <w:del w:id="3334"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2C1EDCB6" w14:textId="016FD07A" w:rsidTr="00C30CFA">
        <w:trPr>
          <w:trHeight w:val="138"/>
          <w:jc w:val="center"/>
          <w:del w:id="3335" w:author="Mohammad Nayeem Hasan" w:date="2023-01-21T00:39:00Z"/>
        </w:trPr>
        <w:tc>
          <w:tcPr>
            <w:tcW w:w="5000" w:type="pct"/>
            <w:gridSpan w:val="10"/>
            <w:vAlign w:val="center"/>
          </w:tcPr>
          <w:p w14:paraId="304A43FC" w14:textId="0A12771A" w:rsidR="00330FA8" w:rsidRPr="00D97196" w:rsidDel="00C2040A" w:rsidRDefault="00330FA8">
            <w:pPr>
              <w:ind w:firstLine="720"/>
              <w:rPr>
                <w:del w:id="3336" w:author="Mohammad Nayeem Hasan" w:date="2023-01-21T00:39:00Z"/>
                <w:rFonts w:ascii="Times New Roman" w:hAnsi="Times New Roman" w:cs="Times New Roman"/>
                <w:sz w:val="24"/>
                <w:szCs w:val="24"/>
              </w:rPr>
              <w:pPrChange w:id="3337" w:author="Mohammad Nayeem Hasan" w:date="2023-01-21T14:56:00Z">
                <w:pPr>
                  <w:jc w:val="both"/>
                </w:pPr>
              </w:pPrChange>
            </w:pPr>
            <w:del w:id="3338" w:author="Mohammad Nayeem Hasan" w:date="2023-01-21T00:39:00Z">
              <w:r w:rsidRPr="00D97196" w:rsidDel="00C2040A">
                <w:rPr>
                  <w:rFonts w:ascii="Times New Roman" w:hAnsi="Times New Roman" w:cs="Times New Roman"/>
                  <w:sz w:val="24"/>
                  <w:szCs w:val="24"/>
                </w:rPr>
                <w:delText>Overweight</w:delText>
              </w:r>
            </w:del>
          </w:p>
        </w:tc>
      </w:tr>
      <w:tr w:rsidR="00275578" w:rsidRPr="00D97196" w:rsidDel="00C2040A" w14:paraId="793ADE1A" w14:textId="106282D8" w:rsidTr="00386483">
        <w:trPr>
          <w:trHeight w:val="138"/>
          <w:jc w:val="center"/>
          <w:del w:id="3339" w:author="Mohammad Nayeem Hasan" w:date="2023-01-21T00:39:00Z"/>
        </w:trPr>
        <w:tc>
          <w:tcPr>
            <w:tcW w:w="811" w:type="pct"/>
            <w:vAlign w:val="center"/>
          </w:tcPr>
          <w:p w14:paraId="3705F481" w14:textId="6E842633" w:rsidR="00330FA8" w:rsidRPr="00D97196" w:rsidDel="00C2040A" w:rsidRDefault="00330FA8">
            <w:pPr>
              <w:ind w:firstLine="720"/>
              <w:rPr>
                <w:del w:id="3340" w:author="Mohammad Nayeem Hasan" w:date="2023-01-21T00:39:00Z"/>
                <w:rFonts w:ascii="Times New Roman" w:hAnsi="Times New Roman" w:cs="Times New Roman"/>
                <w:sz w:val="24"/>
                <w:szCs w:val="24"/>
              </w:rPr>
              <w:pPrChange w:id="3341" w:author="Mohammad Nayeem Hasan" w:date="2023-01-21T14:56:00Z">
                <w:pPr>
                  <w:jc w:val="both"/>
                </w:pPr>
              </w:pPrChange>
            </w:pPr>
            <w:del w:id="3342" w:author="Mohammad Nayeem Hasan" w:date="2023-01-21T00:39:00Z">
              <w:r w:rsidRPr="00D97196" w:rsidDel="00C2040A">
                <w:rPr>
                  <w:rFonts w:ascii="Times New Roman" w:hAnsi="Times New Roman" w:cs="Times New Roman"/>
                  <w:sz w:val="24"/>
                  <w:szCs w:val="24"/>
                </w:rPr>
                <w:delText>Yes</w:delText>
              </w:r>
            </w:del>
          </w:p>
        </w:tc>
        <w:tc>
          <w:tcPr>
            <w:tcW w:w="391" w:type="pct"/>
            <w:vAlign w:val="center"/>
          </w:tcPr>
          <w:p w14:paraId="7A81D027" w14:textId="2F355FAF" w:rsidR="00330FA8" w:rsidRPr="00D97196" w:rsidDel="00C2040A" w:rsidRDefault="00330FA8">
            <w:pPr>
              <w:ind w:firstLine="720"/>
              <w:rPr>
                <w:del w:id="3343" w:author="Mohammad Nayeem Hasan" w:date="2023-01-21T00:39:00Z"/>
                <w:rFonts w:ascii="Times New Roman" w:hAnsi="Times New Roman" w:cs="Times New Roman"/>
                <w:sz w:val="24"/>
                <w:szCs w:val="24"/>
              </w:rPr>
              <w:pPrChange w:id="3344" w:author="Mohammad Nayeem Hasan" w:date="2023-01-21T14:56:00Z">
                <w:pPr>
                  <w:jc w:val="both"/>
                </w:pPr>
              </w:pPrChange>
            </w:pPr>
            <w:del w:id="3345" w:author="Mohammad Nayeem Hasan" w:date="2023-01-21T00:39:00Z">
              <w:r w:rsidRPr="00D97196" w:rsidDel="00C2040A">
                <w:rPr>
                  <w:rFonts w:ascii="Times New Roman" w:hAnsi="Times New Roman" w:cs="Times New Roman"/>
                  <w:sz w:val="24"/>
                  <w:szCs w:val="24"/>
                </w:rPr>
                <w:delText>-</w:delText>
              </w:r>
            </w:del>
          </w:p>
        </w:tc>
        <w:tc>
          <w:tcPr>
            <w:tcW w:w="457" w:type="pct"/>
          </w:tcPr>
          <w:p w14:paraId="611B5975" w14:textId="1EB24C1B" w:rsidR="00330FA8" w:rsidRPr="00D97196" w:rsidDel="00C2040A" w:rsidRDefault="00330FA8">
            <w:pPr>
              <w:ind w:firstLine="720"/>
              <w:rPr>
                <w:del w:id="3346" w:author="Mohammad Nayeem Hasan" w:date="2023-01-21T00:39:00Z"/>
                <w:rFonts w:ascii="Times New Roman" w:hAnsi="Times New Roman" w:cs="Times New Roman"/>
                <w:sz w:val="24"/>
                <w:szCs w:val="24"/>
              </w:rPr>
              <w:pPrChange w:id="3347" w:author="Mohammad Nayeem Hasan" w:date="2023-01-21T14:56:00Z">
                <w:pPr>
                  <w:jc w:val="both"/>
                </w:pPr>
              </w:pPrChange>
            </w:pPr>
            <w:del w:id="3348"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7143CFEB" w14:textId="5C47B533" w:rsidR="00330FA8" w:rsidRPr="00D97196" w:rsidDel="00C2040A" w:rsidRDefault="00330FA8">
            <w:pPr>
              <w:ind w:firstLine="720"/>
              <w:rPr>
                <w:del w:id="3349" w:author="Mohammad Nayeem Hasan" w:date="2023-01-21T00:39:00Z"/>
                <w:rFonts w:ascii="Times New Roman" w:hAnsi="Times New Roman" w:cs="Times New Roman"/>
                <w:sz w:val="24"/>
                <w:szCs w:val="24"/>
              </w:rPr>
              <w:pPrChange w:id="3350" w:author="Mohammad Nayeem Hasan" w:date="2023-01-21T14:56:00Z">
                <w:pPr>
                  <w:jc w:val="both"/>
                </w:pPr>
              </w:pPrChange>
            </w:pPr>
            <w:del w:id="3351"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518C5239" w14:textId="6E0355BD" w:rsidR="00330FA8" w:rsidRPr="00D97196" w:rsidDel="00C2040A" w:rsidRDefault="00330FA8">
            <w:pPr>
              <w:ind w:firstLine="720"/>
              <w:rPr>
                <w:del w:id="3352" w:author="Mohammad Nayeem Hasan" w:date="2023-01-21T00:39:00Z"/>
                <w:rFonts w:ascii="Times New Roman" w:hAnsi="Times New Roman" w:cs="Times New Roman"/>
                <w:sz w:val="24"/>
                <w:szCs w:val="24"/>
              </w:rPr>
              <w:pPrChange w:id="3353" w:author="Mohammad Nayeem Hasan" w:date="2023-01-21T14:56:00Z">
                <w:pPr>
                  <w:jc w:val="both"/>
                </w:pPr>
              </w:pPrChange>
            </w:pPr>
            <w:del w:id="3354"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0F3B2542" w14:textId="59BBF97C" w:rsidR="00330FA8" w:rsidRPr="00D97196" w:rsidDel="00C2040A" w:rsidRDefault="00330FA8">
            <w:pPr>
              <w:ind w:firstLine="720"/>
              <w:rPr>
                <w:del w:id="3355" w:author="Mohammad Nayeem Hasan" w:date="2023-01-21T00:39:00Z"/>
                <w:rFonts w:ascii="Times New Roman" w:hAnsi="Times New Roman" w:cs="Times New Roman"/>
                <w:sz w:val="24"/>
                <w:szCs w:val="24"/>
              </w:rPr>
              <w:pPrChange w:id="3356" w:author="Mohammad Nayeem Hasan" w:date="2023-01-21T14:56:00Z">
                <w:pPr>
                  <w:jc w:val="both"/>
                </w:pPr>
              </w:pPrChange>
            </w:pPr>
            <w:del w:id="3357"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6B111291" w14:textId="263340C8" w:rsidR="00330FA8" w:rsidRPr="00D97196" w:rsidDel="00C2040A" w:rsidRDefault="00330FA8">
            <w:pPr>
              <w:ind w:firstLine="720"/>
              <w:rPr>
                <w:del w:id="3358" w:author="Mohammad Nayeem Hasan" w:date="2023-01-21T00:39:00Z"/>
                <w:rFonts w:ascii="Times New Roman" w:hAnsi="Times New Roman" w:cs="Times New Roman"/>
                <w:sz w:val="24"/>
                <w:szCs w:val="24"/>
              </w:rPr>
              <w:pPrChange w:id="3359" w:author="Mohammad Nayeem Hasan" w:date="2023-01-21T14:56:00Z">
                <w:pPr>
                  <w:jc w:val="both"/>
                </w:pPr>
              </w:pPrChange>
            </w:pPr>
            <w:del w:id="3360"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09022A5B" w14:textId="64697C95" w:rsidR="00330FA8" w:rsidRPr="00D97196" w:rsidDel="00C2040A" w:rsidRDefault="00330FA8">
            <w:pPr>
              <w:ind w:firstLine="720"/>
              <w:rPr>
                <w:del w:id="3361" w:author="Mohammad Nayeem Hasan" w:date="2023-01-21T00:39:00Z"/>
                <w:rFonts w:ascii="Times New Roman" w:hAnsi="Times New Roman" w:cs="Times New Roman"/>
                <w:sz w:val="24"/>
                <w:szCs w:val="24"/>
              </w:rPr>
              <w:pPrChange w:id="3362" w:author="Mohammad Nayeem Hasan" w:date="2023-01-21T14:56:00Z">
                <w:pPr>
                  <w:jc w:val="both"/>
                </w:pPr>
              </w:pPrChange>
            </w:pPr>
            <w:del w:id="3363" w:author="Mohammad Nayeem Hasan" w:date="2023-01-21T00:39:00Z">
              <w:r w:rsidRPr="00D97196" w:rsidDel="00C2040A">
                <w:rPr>
                  <w:rFonts w:ascii="Times New Roman" w:hAnsi="Times New Roman" w:cs="Times New Roman"/>
                  <w:sz w:val="24"/>
                  <w:szCs w:val="24"/>
                </w:rPr>
                <w:delText>1.43</w:delText>
              </w:r>
            </w:del>
          </w:p>
        </w:tc>
        <w:tc>
          <w:tcPr>
            <w:tcW w:w="522" w:type="pct"/>
            <w:vAlign w:val="center"/>
          </w:tcPr>
          <w:p w14:paraId="331FAB44" w14:textId="6BDD4710" w:rsidR="00330FA8" w:rsidRPr="00D97196" w:rsidDel="00C2040A" w:rsidRDefault="00330FA8">
            <w:pPr>
              <w:ind w:firstLine="720"/>
              <w:rPr>
                <w:del w:id="3364" w:author="Mohammad Nayeem Hasan" w:date="2023-01-21T00:39:00Z"/>
                <w:rFonts w:ascii="Times New Roman" w:hAnsi="Times New Roman" w:cs="Times New Roman"/>
                <w:sz w:val="24"/>
                <w:szCs w:val="24"/>
              </w:rPr>
              <w:pPrChange w:id="3365" w:author="Mohammad Nayeem Hasan" w:date="2023-01-21T14:56:00Z">
                <w:pPr>
                  <w:jc w:val="both"/>
                </w:pPr>
              </w:pPrChange>
            </w:pPr>
            <w:del w:id="3366" w:author="Mohammad Nayeem Hasan" w:date="2023-01-21T00:39:00Z">
              <w:r w:rsidRPr="00D97196" w:rsidDel="00C2040A">
                <w:rPr>
                  <w:rFonts w:ascii="Times New Roman" w:hAnsi="Times New Roman" w:cs="Times New Roman"/>
                  <w:sz w:val="24"/>
                  <w:szCs w:val="24"/>
                </w:rPr>
                <w:delText>0.86 – 2.38</w:delText>
              </w:r>
            </w:del>
          </w:p>
        </w:tc>
        <w:tc>
          <w:tcPr>
            <w:tcW w:w="527" w:type="pct"/>
            <w:vAlign w:val="center"/>
          </w:tcPr>
          <w:p w14:paraId="60FA311C" w14:textId="3F8C9CA7" w:rsidR="00330FA8" w:rsidRPr="00D97196" w:rsidDel="00C2040A" w:rsidRDefault="00330FA8">
            <w:pPr>
              <w:ind w:firstLine="720"/>
              <w:rPr>
                <w:del w:id="3367" w:author="Mohammad Nayeem Hasan" w:date="2023-01-21T00:39:00Z"/>
                <w:rFonts w:ascii="Times New Roman" w:hAnsi="Times New Roman" w:cs="Times New Roman"/>
                <w:sz w:val="24"/>
                <w:szCs w:val="24"/>
              </w:rPr>
              <w:pPrChange w:id="3368" w:author="Mohammad Nayeem Hasan" w:date="2023-01-21T14:56:00Z">
                <w:pPr>
                  <w:jc w:val="both"/>
                </w:pPr>
              </w:pPrChange>
            </w:pPr>
            <w:del w:id="3369" w:author="Mohammad Nayeem Hasan" w:date="2023-01-21T00:39:00Z">
              <w:r w:rsidRPr="00D97196" w:rsidDel="00C2040A">
                <w:rPr>
                  <w:rFonts w:ascii="Times New Roman" w:hAnsi="Times New Roman" w:cs="Times New Roman"/>
                  <w:sz w:val="24"/>
                  <w:szCs w:val="24"/>
                </w:rPr>
                <w:delText>0.165</w:delText>
              </w:r>
            </w:del>
          </w:p>
        </w:tc>
      </w:tr>
      <w:tr w:rsidR="00275578" w:rsidRPr="00D97196" w:rsidDel="00C2040A" w14:paraId="2C75D634" w14:textId="61A49EA4" w:rsidTr="00386483">
        <w:trPr>
          <w:trHeight w:val="138"/>
          <w:jc w:val="center"/>
          <w:del w:id="3370" w:author="Mohammad Nayeem Hasan" w:date="2023-01-21T00:39:00Z"/>
        </w:trPr>
        <w:tc>
          <w:tcPr>
            <w:tcW w:w="811" w:type="pct"/>
            <w:vAlign w:val="center"/>
          </w:tcPr>
          <w:p w14:paraId="626790F7" w14:textId="42737D0C" w:rsidR="00330FA8" w:rsidRPr="00D97196" w:rsidDel="00C2040A" w:rsidRDefault="00330FA8">
            <w:pPr>
              <w:ind w:firstLine="720"/>
              <w:rPr>
                <w:del w:id="3371" w:author="Mohammad Nayeem Hasan" w:date="2023-01-21T00:39:00Z"/>
                <w:rFonts w:ascii="Times New Roman" w:hAnsi="Times New Roman" w:cs="Times New Roman"/>
                <w:sz w:val="24"/>
                <w:szCs w:val="24"/>
              </w:rPr>
              <w:pPrChange w:id="3372" w:author="Mohammad Nayeem Hasan" w:date="2023-01-21T14:56:00Z">
                <w:pPr>
                  <w:jc w:val="both"/>
                </w:pPr>
              </w:pPrChange>
            </w:pPr>
            <w:del w:id="3373" w:author="Mohammad Nayeem Hasan" w:date="2023-01-21T00:39:00Z">
              <w:r w:rsidRPr="00D97196" w:rsidDel="00C2040A">
                <w:rPr>
                  <w:rFonts w:ascii="Times New Roman" w:hAnsi="Times New Roman" w:cs="Times New Roman"/>
                  <w:sz w:val="24"/>
                  <w:szCs w:val="24"/>
                </w:rPr>
                <w:delText>No</w:delText>
              </w:r>
            </w:del>
          </w:p>
        </w:tc>
        <w:tc>
          <w:tcPr>
            <w:tcW w:w="391" w:type="pct"/>
            <w:vAlign w:val="center"/>
          </w:tcPr>
          <w:p w14:paraId="3A3147F2" w14:textId="5184CC3B" w:rsidR="00330FA8" w:rsidRPr="00D97196" w:rsidDel="00C2040A" w:rsidRDefault="00330FA8">
            <w:pPr>
              <w:ind w:firstLine="720"/>
              <w:rPr>
                <w:del w:id="3374" w:author="Mohammad Nayeem Hasan" w:date="2023-01-21T00:39:00Z"/>
                <w:rFonts w:ascii="Times New Roman" w:hAnsi="Times New Roman" w:cs="Times New Roman"/>
                <w:sz w:val="24"/>
                <w:szCs w:val="24"/>
              </w:rPr>
              <w:pPrChange w:id="3375" w:author="Mohammad Nayeem Hasan" w:date="2023-01-21T14:56:00Z">
                <w:pPr>
                  <w:jc w:val="both"/>
                </w:pPr>
              </w:pPrChange>
            </w:pPr>
            <w:del w:id="3376" w:author="Mohammad Nayeem Hasan" w:date="2023-01-21T00:39:00Z">
              <w:r w:rsidRPr="00D97196" w:rsidDel="00C2040A">
                <w:rPr>
                  <w:rFonts w:ascii="Times New Roman" w:hAnsi="Times New Roman" w:cs="Times New Roman"/>
                  <w:sz w:val="24"/>
                  <w:szCs w:val="24"/>
                </w:rPr>
                <w:delText>-</w:delText>
              </w:r>
            </w:del>
          </w:p>
        </w:tc>
        <w:tc>
          <w:tcPr>
            <w:tcW w:w="457" w:type="pct"/>
          </w:tcPr>
          <w:p w14:paraId="0FA1DE31" w14:textId="69B18D04" w:rsidR="00330FA8" w:rsidRPr="00D97196" w:rsidDel="00C2040A" w:rsidRDefault="00330FA8">
            <w:pPr>
              <w:ind w:firstLine="720"/>
              <w:rPr>
                <w:del w:id="3377" w:author="Mohammad Nayeem Hasan" w:date="2023-01-21T00:39:00Z"/>
                <w:rFonts w:ascii="Times New Roman" w:hAnsi="Times New Roman" w:cs="Times New Roman"/>
                <w:sz w:val="24"/>
                <w:szCs w:val="24"/>
              </w:rPr>
              <w:pPrChange w:id="3378" w:author="Mohammad Nayeem Hasan" w:date="2023-01-21T14:56:00Z">
                <w:pPr>
                  <w:jc w:val="both"/>
                </w:pPr>
              </w:pPrChange>
            </w:pPr>
            <w:del w:id="3379"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4FD5B805" w14:textId="32F50643" w:rsidR="00330FA8" w:rsidRPr="00D97196" w:rsidDel="00C2040A" w:rsidRDefault="00330FA8">
            <w:pPr>
              <w:ind w:firstLine="720"/>
              <w:rPr>
                <w:del w:id="3380" w:author="Mohammad Nayeem Hasan" w:date="2023-01-21T00:39:00Z"/>
                <w:rFonts w:ascii="Times New Roman" w:hAnsi="Times New Roman" w:cs="Times New Roman"/>
                <w:sz w:val="24"/>
                <w:szCs w:val="24"/>
              </w:rPr>
              <w:pPrChange w:id="3381" w:author="Mohammad Nayeem Hasan" w:date="2023-01-21T14:56:00Z">
                <w:pPr>
                  <w:jc w:val="both"/>
                </w:pPr>
              </w:pPrChange>
            </w:pPr>
            <w:del w:id="3382"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550176D3" w14:textId="3ABE785D" w:rsidR="00330FA8" w:rsidRPr="00D97196" w:rsidDel="00C2040A" w:rsidRDefault="00330FA8">
            <w:pPr>
              <w:ind w:firstLine="720"/>
              <w:rPr>
                <w:del w:id="3383" w:author="Mohammad Nayeem Hasan" w:date="2023-01-21T00:39:00Z"/>
                <w:rFonts w:ascii="Times New Roman" w:hAnsi="Times New Roman" w:cs="Times New Roman"/>
                <w:sz w:val="24"/>
                <w:szCs w:val="24"/>
              </w:rPr>
              <w:pPrChange w:id="3384" w:author="Mohammad Nayeem Hasan" w:date="2023-01-21T14:56:00Z">
                <w:pPr>
                  <w:jc w:val="both"/>
                </w:pPr>
              </w:pPrChange>
            </w:pPr>
            <w:del w:id="3385"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343862C8" w14:textId="35BCF312" w:rsidR="00330FA8" w:rsidRPr="00D97196" w:rsidDel="00C2040A" w:rsidRDefault="00330FA8">
            <w:pPr>
              <w:ind w:firstLine="720"/>
              <w:rPr>
                <w:del w:id="3386" w:author="Mohammad Nayeem Hasan" w:date="2023-01-21T00:39:00Z"/>
                <w:rFonts w:ascii="Times New Roman" w:hAnsi="Times New Roman" w:cs="Times New Roman"/>
                <w:sz w:val="24"/>
                <w:szCs w:val="24"/>
              </w:rPr>
              <w:pPrChange w:id="3387" w:author="Mohammad Nayeem Hasan" w:date="2023-01-21T14:56:00Z">
                <w:pPr>
                  <w:jc w:val="both"/>
                </w:pPr>
              </w:pPrChange>
            </w:pPr>
            <w:del w:id="3388"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72325C3C" w14:textId="3BF4C5CA" w:rsidR="00330FA8" w:rsidRPr="00D97196" w:rsidDel="00C2040A" w:rsidRDefault="00330FA8">
            <w:pPr>
              <w:ind w:firstLine="720"/>
              <w:rPr>
                <w:del w:id="3389" w:author="Mohammad Nayeem Hasan" w:date="2023-01-21T00:39:00Z"/>
                <w:rFonts w:ascii="Times New Roman" w:hAnsi="Times New Roman" w:cs="Times New Roman"/>
                <w:sz w:val="24"/>
                <w:szCs w:val="24"/>
              </w:rPr>
              <w:pPrChange w:id="3390" w:author="Mohammad Nayeem Hasan" w:date="2023-01-21T14:56:00Z">
                <w:pPr>
                  <w:jc w:val="both"/>
                </w:pPr>
              </w:pPrChange>
            </w:pPr>
            <w:del w:id="3391"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110951E0" w14:textId="252FBE6A" w:rsidR="00330FA8" w:rsidRPr="00D97196" w:rsidDel="00C2040A" w:rsidRDefault="00330FA8">
            <w:pPr>
              <w:ind w:firstLine="720"/>
              <w:rPr>
                <w:del w:id="3392" w:author="Mohammad Nayeem Hasan" w:date="2023-01-21T00:39:00Z"/>
                <w:rFonts w:ascii="Times New Roman" w:hAnsi="Times New Roman" w:cs="Times New Roman"/>
                <w:sz w:val="24"/>
                <w:szCs w:val="24"/>
              </w:rPr>
              <w:pPrChange w:id="3393" w:author="Mohammad Nayeem Hasan" w:date="2023-01-21T14:56:00Z">
                <w:pPr>
                  <w:jc w:val="both"/>
                </w:pPr>
              </w:pPrChange>
            </w:pPr>
            <w:del w:id="3394" w:author="Mohammad Nayeem Hasan" w:date="2023-01-21T00:39:00Z">
              <w:r w:rsidRPr="00D97196" w:rsidDel="00C2040A">
                <w:rPr>
                  <w:rFonts w:ascii="Times New Roman" w:hAnsi="Times New Roman" w:cs="Times New Roman"/>
                  <w:sz w:val="24"/>
                  <w:szCs w:val="24"/>
                </w:rPr>
                <w:delText>Ref.</w:delText>
              </w:r>
            </w:del>
          </w:p>
        </w:tc>
        <w:tc>
          <w:tcPr>
            <w:tcW w:w="522" w:type="pct"/>
            <w:vAlign w:val="center"/>
          </w:tcPr>
          <w:p w14:paraId="2D96BD64" w14:textId="68AE0A9C" w:rsidR="00330FA8" w:rsidRPr="00D97196" w:rsidDel="00C2040A" w:rsidRDefault="00330FA8">
            <w:pPr>
              <w:ind w:firstLine="720"/>
              <w:rPr>
                <w:del w:id="3395" w:author="Mohammad Nayeem Hasan" w:date="2023-01-21T00:39:00Z"/>
                <w:rFonts w:ascii="Times New Roman" w:hAnsi="Times New Roman" w:cs="Times New Roman"/>
                <w:sz w:val="24"/>
                <w:szCs w:val="24"/>
              </w:rPr>
              <w:pPrChange w:id="3396" w:author="Mohammad Nayeem Hasan" w:date="2023-01-21T14:56:00Z">
                <w:pPr>
                  <w:jc w:val="both"/>
                </w:pPr>
              </w:pPrChange>
            </w:pPr>
            <w:del w:id="3397"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0AEC75F4" w14:textId="000F2FAD" w:rsidR="00330FA8" w:rsidRPr="00D97196" w:rsidDel="00C2040A" w:rsidRDefault="00330FA8">
            <w:pPr>
              <w:ind w:firstLine="720"/>
              <w:rPr>
                <w:del w:id="3398" w:author="Mohammad Nayeem Hasan" w:date="2023-01-21T00:39:00Z"/>
                <w:rFonts w:ascii="Times New Roman" w:hAnsi="Times New Roman" w:cs="Times New Roman"/>
                <w:sz w:val="24"/>
                <w:szCs w:val="24"/>
              </w:rPr>
              <w:pPrChange w:id="3399" w:author="Mohammad Nayeem Hasan" w:date="2023-01-21T14:56:00Z">
                <w:pPr>
                  <w:jc w:val="both"/>
                </w:pPr>
              </w:pPrChange>
            </w:pPr>
            <w:del w:id="3400"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0EEBC681" w14:textId="0FAB44B9" w:rsidTr="00C30CFA">
        <w:trPr>
          <w:trHeight w:val="138"/>
          <w:jc w:val="center"/>
          <w:del w:id="3401" w:author="Mohammad Nayeem Hasan" w:date="2023-01-21T00:39:00Z"/>
        </w:trPr>
        <w:tc>
          <w:tcPr>
            <w:tcW w:w="5000" w:type="pct"/>
            <w:gridSpan w:val="10"/>
            <w:vAlign w:val="center"/>
          </w:tcPr>
          <w:p w14:paraId="3FA74416" w14:textId="1E8C83DC" w:rsidR="00330FA8" w:rsidRPr="00D97196" w:rsidDel="00C2040A" w:rsidRDefault="00330FA8">
            <w:pPr>
              <w:ind w:firstLine="720"/>
              <w:rPr>
                <w:del w:id="3402" w:author="Mohammad Nayeem Hasan" w:date="2023-01-21T00:39:00Z"/>
                <w:rFonts w:ascii="Times New Roman" w:hAnsi="Times New Roman" w:cs="Times New Roman"/>
                <w:sz w:val="24"/>
                <w:szCs w:val="24"/>
              </w:rPr>
              <w:pPrChange w:id="3403" w:author="Mohammad Nayeem Hasan" w:date="2023-01-21T14:56:00Z">
                <w:pPr>
                  <w:jc w:val="both"/>
                </w:pPr>
              </w:pPrChange>
            </w:pPr>
            <w:del w:id="3404" w:author="Mohammad Nayeem Hasan" w:date="2023-01-21T00:39:00Z">
              <w:r w:rsidRPr="00D97196" w:rsidDel="00C2040A">
                <w:rPr>
                  <w:rFonts w:ascii="Times New Roman" w:hAnsi="Times New Roman" w:cs="Times New Roman"/>
                  <w:sz w:val="24"/>
                  <w:szCs w:val="24"/>
                </w:rPr>
                <w:delText>COMMUNITY CHARACTERISTICS</w:delText>
              </w:r>
            </w:del>
          </w:p>
        </w:tc>
      </w:tr>
      <w:tr w:rsidR="00275578" w:rsidRPr="00D97196" w:rsidDel="00C2040A" w14:paraId="38C91E52" w14:textId="58B4EDE0" w:rsidTr="00C30CFA">
        <w:trPr>
          <w:trHeight w:val="138"/>
          <w:jc w:val="center"/>
          <w:del w:id="3405" w:author="Mohammad Nayeem Hasan" w:date="2023-01-21T00:39:00Z"/>
        </w:trPr>
        <w:tc>
          <w:tcPr>
            <w:tcW w:w="5000" w:type="pct"/>
            <w:gridSpan w:val="10"/>
            <w:vAlign w:val="center"/>
          </w:tcPr>
          <w:p w14:paraId="062AF36C" w14:textId="75F1CF91" w:rsidR="00330FA8" w:rsidRPr="00D97196" w:rsidDel="00C2040A" w:rsidRDefault="00330FA8">
            <w:pPr>
              <w:ind w:firstLine="720"/>
              <w:rPr>
                <w:del w:id="3406" w:author="Mohammad Nayeem Hasan" w:date="2023-01-21T00:39:00Z"/>
                <w:rFonts w:ascii="Times New Roman" w:hAnsi="Times New Roman" w:cs="Times New Roman"/>
                <w:sz w:val="24"/>
                <w:szCs w:val="24"/>
              </w:rPr>
              <w:pPrChange w:id="3407" w:author="Mohammad Nayeem Hasan" w:date="2023-01-21T14:56:00Z">
                <w:pPr>
                  <w:jc w:val="both"/>
                </w:pPr>
              </w:pPrChange>
            </w:pPr>
            <w:del w:id="3408" w:author="Mohammad Nayeem Hasan" w:date="2023-01-21T00:39:00Z">
              <w:r w:rsidRPr="00D97196" w:rsidDel="00C2040A">
                <w:rPr>
                  <w:rFonts w:ascii="Times New Roman" w:hAnsi="Times New Roman" w:cs="Times New Roman"/>
                  <w:sz w:val="24"/>
                  <w:szCs w:val="24"/>
                </w:rPr>
                <w:delText>Place of residence</w:delText>
              </w:r>
            </w:del>
          </w:p>
        </w:tc>
      </w:tr>
      <w:tr w:rsidR="00275578" w:rsidRPr="00D97196" w:rsidDel="00C2040A" w14:paraId="710E742B" w14:textId="1BEC64B4" w:rsidTr="00386483">
        <w:trPr>
          <w:trHeight w:val="250"/>
          <w:jc w:val="center"/>
          <w:del w:id="3409" w:author="Mohammad Nayeem Hasan" w:date="2023-01-21T00:39:00Z"/>
        </w:trPr>
        <w:tc>
          <w:tcPr>
            <w:tcW w:w="811" w:type="pct"/>
            <w:vAlign w:val="center"/>
          </w:tcPr>
          <w:p w14:paraId="169D1073" w14:textId="6F644F67" w:rsidR="00330FA8" w:rsidRPr="00D97196" w:rsidDel="00C2040A" w:rsidRDefault="00330FA8">
            <w:pPr>
              <w:ind w:firstLine="720"/>
              <w:rPr>
                <w:del w:id="3410" w:author="Mohammad Nayeem Hasan" w:date="2023-01-21T00:39:00Z"/>
                <w:rFonts w:ascii="Times New Roman" w:hAnsi="Times New Roman" w:cs="Times New Roman"/>
                <w:sz w:val="24"/>
                <w:szCs w:val="24"/>
              </w:rPr>
              <w:pPrChange w:id="3411" w:author="Mohammad Nayeem Hasan" w:date="2023-01-21T14:56:00Z">
                <w:pPr>
                  <w:jc w:val="both"/>
                </w:pPr>
              </w:pPrChange>
            </w:pPr>
            <w:del w:id="3412" w:author="Mohammad Nayeem Hasan" w:date="2023-01-21T00:39:00Z">
              <w:r w:rsidRPr="00D97196" w:rsidDel="00C2040A">
                <w:rPr>
                  <w:rFonts w:ascii="Times New Roman" w:hAnsi="Times New Roman" w:cs="Times New Roman"/>
                  <w:sz w:val="24"/>
                  <w:szCs w:val="24"/>
                </w:rPr>
                <w:delText>Urban</w:delText>
              </w:r>
            </w:del>
          </w:p>
        </w:tc>
        <w:tc>
          <w:tcPr>
            <w:tcW w:w="391" w:type="pct"/>
            <w:vAlign w:val="center"/>
          </w:tcPr>
          <w:p w14:paraId="228CCB65" w14:textId="1FAC5AAB" w:rsidR="00330FA8" w:rsidRPr="00D97196" w:rsidDel="00C2040A" w:rsidRDefault="00330FA8">
            <w:pPr>
              <w:ind w:firstLine="720"/>
              <w:rPr>
                <w:del w:id="3413" w:author="Mohammad Nayeem Hasan" w:date="2023-01-21T00:39:00Z"/>
                <w:rFonts w:ascii="Times New Roman" w:hAnsi="Times New Roman" w:cs="Times New Roman"/>
                <w:sz w:val="24"/>
                <w:szCs w:val="24"/>
              </w:rPr>
              <w:pPrChange w:id="3414" w:author="Mohammad Nayeem Hasan" w:date="2023-01-21T14:56:00Z">
                <w:pPr>
                  <w:jc w:val="both"/>
                </w:pPr>
              </w:pPrChange>
            </w:pPr>
            <w:del w:id="3415" w:author="Mohammad Nayeem Hasan" w:date="2023-01-21T00:39:00Z">
              <w:r w:rsidRPr="00D97196" w:rsidDel="00C2040A">
                <w:rPr>
                  <w:rFonts w:ascii="Times New Roman" w:hAnsi="Times New Roman" w:cs="Times New Roman"/>
                  <w:sz w:val="24"/>
                  <w:szCs w:val="24"/>
                </w:rPr>
                <w:delText>1.46</w:delText>
              </w:r>
            </w:del>
          </w:p>
        </w:tc>
        <w:tc>
          <w:tcPr>
            <w:tcW w:w="457" w:type="pct"/>
            <w:vAlign w:val="center"/>
          </w:tcPr>
          <w:p w14:paraId="0E639D56" w14:textId="6F599FE2" w:rsidR="00330FA8" w:rsidRPr="00D97196" w:rsidDel="00C2040A" w:rsidRDefault="00330FA8">
            <w:pPr>
              <w:ind w:firstLine="720"/>
              <w:rPr>
                <w:del w:id="3416" w:author="Mohammad Nayeem Hasan" w:date="2023-01-21T00:39:00Z"/>
                <w:rFonts w:ascii="Times New Roman" w:hAnsi="Times New Roman" w:cs="Times New Roman"/>
                <w:sz w:val="24"/>
                <w:szCs w:val="24"/>
              </w:rPr>
              <w:pPrChange w:id="3417" w:author="Mohammad Nayeem Hasan" w:date="2023-01-21T14:56:00Z">
                <w:pPr>
                  <w:jc w:val="both"/>
                </w:pPr>
              </w:pPrChange>
            </w:pPr>
            <w:del w:id="3418" w:author="Mohammad Nayeem Hasan" w:date="2023-01-21T00:39:00Z">
              <w:r w:rsidRPr="00D97196" w:rsidDel="00C2040A">
                <w:rPr>
                  <w:rFonts w:ascii="Times New Roman" w:hAnsi="Times New Roman" w:cs="Times New Roman"/>
                  <w:sz w:val="24"/>
                  <w:szCs w:val="24"/>
                </w:rPr>
                <w:delText>0.81 – 2.62</w:delText>
              </w:r>
            </w:del>
          </w:p>
        </w:tc>
        <w:tc>
          <w:tcPr>
            <w:tcW w:w="417" w:type="pct"/>
            <w:vAlign w:val="center"/>
          </w:tcPr>
          <w:p w14:paraId="1E97B633" w14:textId="27C00B80" w:rsidR="00330FA8" w:rsidRPr="00D97196" w:rsidDel="00C2040A" w:rsidRDefault="00330FA8">
            <w:pPr>
              <w:ind w:firstLine="720"/>
              <w:rPr>
                <w:del w:id="3419" w:author="Mohammad Nayeem Hasan" w:date="2023-01-21T00:39:00Z"/>
                <w:rFonts w:ascii="Times New Roman" w:hAnsi="Times New Roman" w:cs="Times New Roman"/>
                <w:sz w:val="24"/>
                <w:szCs w:val="24"/>
              </w:rPr>
              <w:pPrChange w:id="3420" w:author="Mohammad Nayeem Hasan" w:date="2023-01-21T14:56:00Z">
                <w:pPr>
                  <w:jc w:val="both"/>
                </w:pPr>
              </w:pPrChange>
            </w:pPr>
            <w:del w:id="3421" w:author="Mohammad Nayeem Hasan" w:date="2023-01-21T00:39:00Z">
              <w:r w:rsidRPr="00D97196" w:rsidDel="00C2040A">
                <w:rPr>
                  <w:rFonts w:ascii="Times New Roman" w:hAnsi="Times New Roman" w:cs="Times New Roman"/>
                  <w:sz w:val="24"/>
                  <w:szCs w:val="24"/>
                </w:rPr>
                <w:delText>0.206</w:delText>
              </w:r>
            </w:del>
          </w:p>
        </w:tc>
        <w:tc>
          <w:tcPr>
            <w:tcW w:w="456" w:type="pct"/>
            <w:vAlign w:val="center"/>
          </w:tcPr>
          <w:p w14:paraId="3D3580B8" w14:textId="66DAA88C" w:rsidR="00330FA8" w:rsidRPr="00D97196" w:rsidDel="00C2040A" w:rsidRDefault="00330FA8">
            <w:pPr>
              <w:ind w:firstLine="720"/>
              <w:rPr>
                <w:del w:id="3422" w:author="Mohammad Nayeem Hasan" w:date="2023-01-21T00:39:00Z"/>
                <w:rFonts w:ascii="Times New Roman" w:hAnsi="Times New Roman" w:cs="Times New Roman"/>
                <w:sz w:val="24"/>
                <w:szCs w:val="24"/>
              </w:rPr>
              <w:pPrChange w:id="3423" w:author="Mohammad Nayeem Hasan" w:date="2023-01-21T14:56:00Z">
                <w:pPr>
                  <w:jc w:val="both"/>
                </w:pPr>
              </w:pPrChange>
            </w:pPr>
            <w:del w:id="3424" w:author="Mohammad Nayeem Hasan" w:date="2023-01-21T00:39:00Z">
              <w:r w:rsidRPr="00D97196" w:rsidDel="00C2040A">
                <w:rPr>
                  <w:rFonts w:ascii="Times New Roman" w:hAnsi="Times New Roman" w:cs="Times New Roman"/>
                  <w:sz w:val="24"/>
                  <w:szCs w:val="24"/>
                </w:rPr>
                <w:delText>Ref</w:delText>
              </w:r>
            </w:del>
          </w:p>
        </w:tc>
        <w:tc>
          <w:tcPr>
            <w:tcW w:w="456" w:type="pct"/>
            <w:vAlign w:val="center"/>
          </w:tcPr>
          <w:p w14:paraId="4897E38B" w14:textId="063D5292" w:rsidR="00330FA8" w:rsidRPr="00D97196" w:rsidDel="00C2040A" w:rsidRDefault="00330FA8">
            <w:pPr>
              <w:ind w:firstLine="720"/>
              <w:rPr>
                <w:del w:id="3425" w:author="Mohammad Nayeem Hasan" w:date="2023-01-21T00:39:00Z"/>
                <w:rFonts w:ascii="Times New Roman" w:hAnsi="Times New Roman" w:cs="Times New Roman"/>
                <w:sz w:val="24"/>
                <w:szCs w:val="24"/>
              </w:rPr>
              <w:pPrChange w:id="3426" w:author="Mohammad Nayeem Hasan" w:date="2023-01-21T14:56:00Z">
                <w:pPr>
                  <w:jc w:val="both"/>
                </w:pPr>
              </w:pPrChange>
            </w:pPr>
            <w:del w:id="3427"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06011707" w14:textId="721E4235" w:rsidR="00330FA8" w:rsidRPr="00D97196" w:rsidDel="00C2040A" w:rsidRDefault="00330FA8">
            <w:pPr>
              <w:ind w:firstLine="720"/>
              <w:rPr>
                <w:del w:id="3428" w:author="Mohammad Nayeem Hasan" w:date="2023-01-21T00:39:00Z"/>
                <w:rFonts w:ascii="Times New Roman" w:hAnsi="Times New Roman" w:cs="Times New Roman"/>
                <w:sz w:val="24"/>
                <w:szCs w:val="24"/>
              </w:rPr>
              <w:pPrChange w:id="3429" w:author="Mohammad Nayeem Hasan" w:date="2023-01-21T14:56:00Z">
                <w:pPr>
                  <w:jc w:val="both"/>
                </w:pPr>
              </w:pPrChange>
            </w:pPr>
            <w:del w:id="3430"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72DD1E9D" w14:textId="3CCAAFF1" w:rsidR="00330FA8" w:rsidRPr="00D97196" w:rsidDel="00C2040A" w:rsidRDefault="00330FA8">
            <w:pPr>
              <w:ind w:firstLine="720"/>
              <w:rPr>
                <w:del w:id="3431" w:author="Mohammad Nayeem Hasan" w:date="2023-01-21T00:39:00Z"/>
                <w:rFonts w:ascii="Times New Roman" w:hAnsi="Times New Roman" w:cs="Times New Roman"/>
                <w:sz w:val="24"/>
                <w:szCs w:val="24"/>
              </w:rPr>
              <w:pPrChange w:id="3432" w:author="Mohammad Nayeem Hasan" w:date="2023-01-21T14:56:00Z">
                <w:pPr>
                  <w:jc w:val="both"/>
                </w:pPr>
              </w:pPrChange>
            </w:pPr>
            <w:del w:id="3433" w:author="Mohammad Nayeem Hasan" w:date="2023-01-21T00:39:00Z">
              <w:r w:rsidRPr="00D97196" w:rsidDel="00C2040A">
                <w:rPr>
                  <w:rFonts w:ascii="Times New Roman" w:hAnsi="Times New Roman" w:cs="Times New Roman"/>
                  <w:sz w:val="24"/>
                  <w:szCs w:val="24"/>
                </w:rPr>
                <w:delText>-</w:delText>
              </w:r>
            </w:del>
          </w:p>
        </w:tc>
        <w:tc>
          <w:tcPr>
            <w:tcW w:w="522" w:type="pct"/>
            <w:vAlign w:val="center"/>
          </w:tcPr>
          <w:p w14:paraId="27EC5A48" w14:textId="2CA73560" w:rsidR="00330FA8" w:rsidRPr="00D97196" w:rsidDel="00C2040A" w:rsidRDefault="00330FA8">
            <w:pPr>
              <w:ind w:firstLine="720"/>
              <w:rPr>
                <w:del w:id="3434" w:author="Mohammad Nayeem Hasan" w:date="2023-01-21T00:39:00Z"/>
                <w:rFonts w:ascii="Times New Roman" w:hAnsi="Times New Roman" w:cs="Times New Roman"/>
                <w:sz w:val="24"/>
                <w:szCs w:val="24"/>
              </w:rPr>
              <w:pPrChange w:id="3435" w:author="Mohammad Nayeem Hasan" w:date="2023-01-21T14:56:00Z">
                <w:pPr>
                  <w:jc w:val="both"/>
                </w:pPr>
              </w:pPrChange>
            </w:pPr>
            <w:del w:id="3436"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31504FB4" w14:textId="0B8F84F5" w:rsidR="00330FA8" w:rsidRPr="00D97196" w:rsidDel="00C2040A" w:rsidRDefault="00330FA8">
            <w:pPr>
              <w:ind w:firstLine="720"/>
              <w:rPr>
                <w:del w:id="3437" w:author="Mohammad Nayeem Hasan" w:date="2023-01-21T00:39:00Z"/>
                <w:rFonts w:ascii="Times New Roman" w:hAnsi="Times New Roman" w:cs="Times New Roman"/>
                <w:sz w:val="24"/>
                <w:szCs w:val="24"/>
              </w:rPr>
              <w:pPrChange w:id="3438" w:author="Mohammad Nayeem Hasan" w:date="2023-01-21T14:56:00Z">
                <w:pPr>
                  <w:jc w:val="both"/>
                </w:pPr>
              </w:pPrChange>
            </w:pPr>
            <w:del w:id="3439"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1072E9E5" w14:textId="344610D9" w:rsidTr="00386483">
        <w:trPr>
          <w:trHeight w:val="138"/>
          <w:jc w:val="center"/>
          <w:del w:id="3440" w:author="Mohammad Nayeem Hasan" w:date="2023-01-21T00:39:00Z"/>
        </w:trPr>
        <w:tc>
          <w:tcPr>
            <w:tcW w:w="811" w:type="pct"/>
            <w:vAlign w:val="center"/>
          </w:tcPr>
          <w:p w14:paraId="528B9646" w14:textId="69C4DF5F" w:rsidR="00330FA8" w:rsidRPr="00D97196" w:rsidDel="00C2040A" w:rsidRDefault="00330FA8">
            <w:pPr>
              <w:ind w:firstLine="720"/>
              <w:rPr>
                <w:del w:id="3441" w:author="Mohammad Nayeem Hasan" w:date="2023-01-21T00:39:00Z"/>
                <w:rFonts w:ascii="Times New Roman" w:hAnsi="Times New Roman" w:cs="Times New Roman"/>
                <w:sz w:val="24"/>
                <w:szCs w:val="24"/>
              </w:rPr>
              <w:pPrChange w:id="3442" w:author="Mohammad Nayeem Hasan" w:date="2023-01-21T14:56:00Z">
                <w:pPr>
                  <w:jc w:val="both"/>
                </w:pPr>
              </w:pPrChange>
            </w:pPr>
            <w:del w:id="3443" w:author="Mohammad Nayeem Hasan" w:date="2023-01-21T00:39:00Z">
              <w:r w:rsidRPr="00D97196" w:rsidDel="00C2040A">
                <w:rPr>
                  <w:rFonts w:ascii="Times New Roman" w:hAnsi="Times New Roman" w:cs="Times New Roman"/>
                  <w:sz w:val="24"/>
                  <w:szCs w:val="24"/>
                </w:rPr>
                <w:delText>Rural</w:delText>
              </w:r>
            </w:del>
          </w:p>
        </w:tc>
        <w:tc>
          <w:tcPr>
            <w:tcW w:w="391" w:type="pct"/>
            <w:vAlign w:val="center"/>
          </w:tcPr>
          <w:p w14:paraId="5010D09F" w14:textId="4156C1BE" w:rsidR="00330FA8" w:rsidRPr="00D97196" w:rsidDel="00C2040A" w:rsidRDefault="00330FA8">
            <w:pPr>
              <w:ind w:firstLine="720"/>
              <w:rPr>
                <w:del w:id="3444" w:author="Mohammad Nayeem Hasan" w:date="2023-01-21T00:39:00Z"/>
                <w:rFonts w:ascii="Times New Roman" w:hAnsi="Times New Roman" w:cs="Times New Roman"/>
                <w:sz w:val="24"/>
                <w:szCs w:val="24"/>
              </w:rPr>
              <w:pPrChange w:id="3445" w:author="Mohammad Nayeem Hasan" w:date="2023-01-21T14:56:00Z">
                <w:pPr>
                  <w:jc w:val="both"/>
                </w:pPr>
              </w:pPrChange>
            </w:pPr>
            <w:del w:id="3446" w:author="Mohammad Nayeem Hasan" w:date="2023-01-21T00:39:00Z">
              <w:r w:rsidRPr="00D97196" w:rsidDel="00C2040A">
                <w:rPr>
                  <w:rFonts w:ascii="Times New Roman" w:hAnsi="Times New Roman" w:cs="Times New Roman"/>
                  <w:sz w:val="24"/>
                  <w:szCs w:val="24"/>
                </w:rPr>
                <w:delText>1.16</w:delText>
              </w:r>
            </w:del>
          </w:p>
        </w:tc>
        <w:tc>
          <w:tcPr>
            <w:tcW w:w="457" w:type="pct"/>
            <w:vAlign w:val="center"/>
          </w:tcPr>
          <w:p w14:paraId="302051C2" w14:textId="744D7F13" w:rsidR="00330FA8" w:rsidRPr="00D97196" w:rsidDel="00C2040A" w:rsidRDefault="00330FA8">
            <w:pPr>
              <w:ind w:firstLine="720"/>
              <w:rPr>
                <w:del w:id="3447" w:author="Mohammad Nayeem Hasan" w:date="2023-01-21T00:39:00Z"/>
                <w:rFonts w:ascii="Times New Roman" w:hAnsi="Times New Roman" w:cs="Times New Roman"/>
                <w:sz w:val="24"/>
                <w:szCs w:val="24"/>
              </w:rPr>
              <w:pPrChange w:id="3448" w:author="Mohammad Nayeem Hasan" w:date="2023-01-21T14:56:00Z">
                <w:pPr>
                  <w:jc w:val="both"/>
                </w:pPr>
              </w:pPrChange>
            </w:pPr>
            <w:del w:id="3449" w:author="Mohammad Nayeem Hasan" w:date="2023-01-21T00:39:00Z">
              <w:r w:rsidRPr="00D97196" w:rsidDel="00C2040A">
                <w:rPr>
                  <w:rFonts w:ascii="Times New Roman" w:hAnsi="Times New Roman" w:cs="Times New Roman"/>
                  <w:sz w:val="24"/>
                  <w:szCs w:val="24"/>
                </w:rPr>
                <w:delText>0.65 – 2.06</w:delText>
              </w:r>
            </w:del>
          </w:p>
        </w:tc>
        <w:tc>
          <w:tcPr>
            <w:tcW w:w="417" w:type="pct"/>
            <w:vAlign w:val="center"/>
          </w:tcPr>
          <w:p w14:paraId="62ED4BD4" w14:textId="114B7914" w:rsidR="00330FA8" w:rsidRPr="00D97196" w:rsidDel="00C2040A" w:rsidRDefault="00330FA8">
            <w:pPr>
              <w:ind w:firstLine="720"/>
              <w:rPr>
                <w:del w:id="3450" w:author="Mohammad Nayeem Hasan" w:date="2023-01-21T00:39:00Z"/>
                <w:rFonts w:ascii="Times New Roman" w:hAnsi="Times New Roman" w:cs="Times New Roman"/>
                <w:sz w:val="24"/>
                <w:szCs w:val="24"/>
              </w:rPr>
              <w:pPrChange w:id="3451" w:author="Mohammad Nayeem Hasan" w:date="2023-01-21T14:56:00Z">
                <w:pPr>
                  <w:jc w:val="both"/>
                </w:pPr>
              </w:pPrChange>
            </w:pPr>
            <w:del w:id="3452" w:author="Mohammad Nayeem Hasan" w:date="2023-01-21T00:39:00Z">
              <w:r w:rsidRPr="00D97196" w:rsidDel="00C2040A">
                <w:rPr>
                  <w:rFonts w:ascii="Times New Roman" w:hAnsi="Times New Roman" w:cs="Times New Roman"/>
                  <w:sz w:val="24"/>
                  <w:szCs w:val="24"/>
                </w:rPr>
                <w:delText>0.610</w:delText>
              </w:r>
            </w:del>
          </w:p>
        </w:tc>
        <w:tc>
          <w:tcPr>
            <w:tcW w:w="456" w:type="pct"/>
            <w:vAlign w:val="center"/>
          </w:tcPr>
          <w:p w14:paraId="4482E160" w14:textId="583911AF" w:rsidR="00330FA8" w:rsidRPr="00D97196" w:rsidDel="00C2040A" w:rsidRDefault="00330FA8">
            <w:pPr>
              <w:ind w:firstLine="720"/>
              <w:rPr>
                <w:del w:id="3453" w:author="Mohammad Nayeem Hasan" w:date="2023-01-21T00:39:00Z"/>
                <w:rFonts w:ascii="Times New Roman" w:hAnsi="Times New Roman" w:cs="Times New Roman"/>
                <w:sz w:val="24"/>
                <w:szCs w:val="24"/>
              </w:rPr>
              <w:pPrChange w:id="3454" w:author="Mohammad Nayeem Hasan" w:date="2023-01-21T14:56:00Z">
                <w:pPr>
                  <w:jc w:val="both"/>
                </w:pPr>
              </w:pPrChange>
            </w:pPr>
            <w:del w:id="3455" w:author="Mohammad Nayeem Hasan" w:date="2023-01-21T00:39:00Z">
              <w:r w:rsidRPr="00D97196" w:rsidDel="00C2040A">
                <w:rPr>
                  <w:rFonts w:ascii="Times New Roman" w:hAnsi="Times New Roman" w:cs="Times New Roman"/>
                  <w:sz w:val="24"/>
                  <w:szCs w:val="24"/>
                </w:rPr>
                <w:delText>1.20</w:delText>
              </w:r>
            </w:del>
          </w:p>
        </w:tc>
        <w:tc>
          <w:tcPr>
            <w:tcW w:w="456" w:type="pct"/>
            <w:vAlign w:val="center"/>
          </w:tcPr>
          <w:p w14:paraId="6C0D0626" w14:textId="5E44A898" w:rsidR="00330FA8" w:rsidRPr="00D97196" w:rsidDel="00C2040A" w:rsidRDefault="00330FA8">
            <w:pPr>
              <w:ind w:firstLine="720"/>
              <w:rPr>
                <w:del w:id="3456" w:author="Mohammad Nayeem Hasan" w:date="2023-01-21T00:39:00Z"/>
                <w:rFonts w:ascii="Times New Roman" w:hAnsi="Times New Roman" w:cs="Times New Roman"/>
                <w:sz w:val="24"/>
                <w:szCs w:val="24"/>
              </w:rPr>
              <w:pPrChange w:id="3457" w:author="Mohammad Nayeem Hasan" w:date="2023-01-21T14:56:00Z">
                <w:pPr>
                  <w:jc w:val="both"/>
                </w:pPr>
              </w:pPrChange>
            </w:pPr>
            <w:del w:id="3458" w:author="Mohammad Nayeem Hasan" w:date="2023-01-21T00:39:00Z">
              <w:r w:rsidRPr="00D97196" w:rsidDel="00C2040A">
                <w:rPr>
                  <w:rFonts w:ascii="Times New Roman" w:hAnsi="Times New Roman" w:cs="Times New Roman"/>
                  <w:sz w:val="24"/>
                  <w:szCs w:val="24"/>
                </w:rPr>
                <w:delText>0.69 – 2.07</w:delText>
              </w:r>
            </w:del>
          </w:p>
        </w:tc>
        <w:tc>
          <w:tcPr>
            <w:tcW w:w="529" w:type="pct"/>
            <w:vAlign w:val="center"/>
          </w:tcPr>
          <w:p w14:paraId="4AB1DDAF" w14:textId="515CE201" w:rsidR="00330FA8" w:rsidRPr="00D97196" w:rsidDel="00C2040A" w:rsidRDefault="00330FA8">
            <w:pPr>
              <w:ind w:firstLine="720"/>
              <w:rPr>
                <w:del w:id="3459" w:author="Mohammad Nayeem Hasan" w:date="2023-01-21T00:39:00Z"/>
                <w:rFonts w:ascii="Times New Roman" w:hAnsi="Times New Roman" w:cs="Times New Roman"/>
                <w:sz w:val="24"/>
                <w:szCs w:val="24"/>
              </w:rPr>
              <w:pPrChange w:id="3460" w:author="Mohammad Nayeem Hasan" w:date="2023-01-21T14:56:00Z">
                <w:pPr>
                  <w:jc w:val="both"/>
                </w:pPr>
              </w:pPrChange>
            </w:pPr>
            <w:del w:id="3461" w:author="Mohammad Nayeem Hasan" w:date="2023-01-21T00:39:00Z">
              <w:r w:rsidRPr="00D97196" w:rsidDel="00C2040A">
                <w:rPr>
                  <w:rFonts w:ascii="Times New Roman" w:hAnsi="Times New Roman" w:cs="Times New Roman"/>
                  <w:sz w:val="24"/>
                  <w:szCs w:val="24"/>
                </w:rPr>
                <w:delText>0.517</w:delText>
              </w:r>
            </w:del>
          </w:p>
        </w:tc>
        <w:tc>
          <w:tcPr>
            <w:tcW w:w="434" w:type="pct"/>
            <w:vAlign w:val="center"/>
          </w:tcPr>
          <w:p w14:paraId="24926269" w14:textId="6DD7829B" w:rsidR="00330FA8" w:rsidRPr="00D97196" w:rsidDel="00C2040A" w:rsidRDefault="00330FA8">
            <w:pPr>
              <w:ind w:firstLine="720"/>
              <w:rPr>
                <w:del w:id="3462" w:author="Mohammad Nayeem Hasan" w:date="2023-01-21T00:39:00Z"/>
                <w:rFonts w:ascii="Times New Roman" w:hAnsi="Times New Roman" w:cs="Times New Roman"/>
                <w:sz w:val="24"/>
                <w:szCs w:val="24"/>
              </w:rPr>
              <w:pPrChange w:id="3463" w:author="Mohammad Nayeem Hasan" w:date="2023-01-21T14:56:00Z">
                <w:pPr>
                  <w:jc w:val="both"/>
                </w:pPr>
              </w:pPrChange>
            </w:pPr>
            <w:del w:id="3464" w:author="Mohammad Nayeem Hasan" w:date="2023-01-21T00:39:00Z">
              <w:r w:rsidRPr="00D97196" w:rsidDel="00C2040A">
                <w:rPr>
                  <w:rFonts w:ascii="Times New Roman" w:hAnsi="Times New Roman" w:cs="Times New Roman"/>
                  <w:sz w:val="24"/>
                  <w:szCs w:val="24"/>
                </w:rPr>
                <w:delText>-</w:delText>
              </w:r>
            </w:del>
          </w:p>
        </w:tc>
        <w:tc>
          <w:tcPr>
            <w:tcW w:w="522" w:type="pct"/>
            <w:vAlign w:val="center"/>
          </w:tcPr>
          <w:p w14:paraId="1ED615D6" w14:textId="2D03AF22" w:rsidR="00330FA8" w:rsidRPr="00D97196" w:rsidDel="00C2040A" w:rsidRDefault="00330FA8">
            <w:pPr>
              <w:ind w:firstLine="720"/>
              <w:rPr>
                <w:del w:id="3465" w:author="Mohammad Nayeem Hasan" w:date="2023-01-21T00:39:00Z"/>
                <w:rFonts w:ascii="Times New Roman" w:hAnsi="Times New Roman" w:cs="Times New Roman"/>
                <w:sz w:val="24"/>
                <w:szCs w:val="24"/>
              </w:rPr>
              <w:pPrChange w:id="3466" w:author="Mohammad Nayeem Hasan" w:date="2023-01-21T14:56:00Z">
                <w:pPr>
                  <w:jc w:val="both"/>
                </w:pPr>
              </w:pPrChange>
            </w:pPr>
            <w:del w:id="3467"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1610755B" w14:textId="3B407E9D" w:rsidR="00330FA8" w:rsidRPr="00D97196" w:rsidDel="00C2040A" w:rsidRDefault="00330FA8">
            <w:pPr>
              <w:ind w:firstLine="720"/>
              <w:rPr>
                <w:del w:id="3468" w:author="Mohammad Nayeem Hasan" w:date="2023-01-21T00:39:00Z"/>
                <w:rFonts w:ascii="Times New Roman" w:hAnsi="Times New Roman" w:cs="Times New Roman"/>
                <w:sz w:val="24"/>
                <w:szCs w:val="24"/>
              </w:rPr>
              <w:pPrChange w:id="3469" w:author="Mohammad Nayeem Hasan" w:date="2023-01-21T14:56:00Z">
                <w:pPr>
                  <w:jc w:val="both"/>
                </w:pPr>
              </w:pPrChange>
            </w:pPr>
            <w:del w:id="3470"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192A6DB3" w14:textId="327226F9" w:rsidTr="00386483">
        <w:trPr>
          <w:trHeight w:val="138"/>
          <w:jc w:val="center"/>
          <w:del w:id="3471" w:author="Mohammad Nayeem Hasan" w:date="2023-01-21T00:39:00Z"/>
        </w:trPr>
        <w:tc>
          <w:tcPr>
            <w:tcW w:w="811" w:type="pct"/>
            <w:vAlign w:val="center"/>
          </w:tcPr>
          <w:p w14:paraId="2383B4C2" w14:textId="6996A31B" w:rsidR="00330FA8" w:rsidRPr="00D97196" w:rsidDel="00C2040A" w:rsidRDefault="00330FA8">
            <w:pPr>
              <w:ind w:firstLine="720"/>
              <w:rPr>
                <w:del w:id="3472" w:author="Mohammad Nayeem Hasan" w:date="2023-01-21T00:39:00Z"/>
                <w:rFonts w:ascii="Times New Roman" w:hAnsi="Times New Roman" w:cs="Times New Roman"/>
                <w:sz w:val="24"/>
                <w:szCs w:val="24"/>
              </w:rPr>
              <w:pPrChange w:id="3473" w:author="Mohammad Nayeem Hasan" w:date="2023-01-21T14:56:00Z">
                <w:pPr>
                  <w:jc w:val="both"/>
                </w:pPr>
              </w:pPrChange>
            </w:pPr>
            <w:del w:id="3474" w:author="Mohammad Nayeem Hasan" w:date="2023-01-21T00:39:00Z">
              <w:r w:rsidRPr="00D97196" w:rsidDel="00C2040A">
                <w:rPr>
                  <w:rFonts w:ascii="Times New Roman" w:hAnsi="Times New Roman" w:cs="Times New Roman"/>
                  <w:sz w:val="24"/>
                  <w:szCs w:val="24"/>
                </w:rPr>
                <w:delText>Tribal</w:delText>
              </w:r>
            </w:del>
          </w:p>
        </w:tc>
        <w:tc>
          <w:tcPr>
            <w:tcW w:w="391" w:type="pct"/>
            <w:vAlign w:val="center"/>
          </w:tcPr>
          <w:p w14:paraId="0EBA43A8" w14:textId="2F22C41D" w:rsidR="00330FA8" w:rsidRPr="00D97196" w:rsidDel="00C2040A" w:rsidRDefault="00330FA8">
            <w:pPr>
              <w:ind w:firstLine="720"/>
              <w:rPr>
                <w:del w:id="3475" w:author="Mohammad Nayeem Hasan" w:date="2023-01-21T00:39:00Z"/>
                <w:rFonts w:ascii="Times New Roman" w:hAnsi="Times New Roman" w:cs="Times New Roman"/>
                <w:sz w:val="24"/>
                <w:szCs w:val="24"/>
              </w:rPr>
              <w:pPrChange w:id="3476" w:author="Mohammad Nayeem Hasan" w:date="2023-01-21T14:56:00Z">
                <w:pPr>
                  <w:jc w:val="both"/>
                </w:pPr>
              </w:pPrChange>
            </w:pPr>
            <w:del w:id="3477" w:author="Mohammad Nayeem Hasan" w:date="2023-01-21T00:39:00Z">
              <w:r w:rsidRPr="00D97196" w:rsidDel="00C2040A">
                <w:rPr>
                  <w:rFonts w:ascii="Times New Roman" w:hAnsi="Times New Roman" w:cs="Times New Roman"/>
                  <w:sz w:val="24"/>
                  <w:szCs w:val="24"/>
                </w:rPr>
                <w:delText>Ref.</w:delText>
              </w:r>
            </w:del>
          </w:p>
        </w:tc>
        <w:tc>
          <w:tcPr>
            <w:tcW w:w="457" w:type="pct"/>
            <w:vAlign w:val="center"/>
          </w:tcPr>
          <w:p w14:paraId="1AC23AF5" w14:textId="63EC2365" w:rsidR="00330FA8" w:rsidRPr="00D97196" w:rsidDel="00C2040A" w:rsidRDefault="00330FA8">
            <w:pPr>
              <w:ind w:firstLine="720"/>
              <w:rPr>
                <w:del w:id="3478" w:author="Mohammad Nayeem Hasan" w:date="2023-01-21T00:39:00Z"/>
                <w:rFonts w:ascii="Times New Roman" w:hAnsi="Times New Roman" w:cs="Times New Roman"/>
                <w:sz w:val="24"/>
                <w:szCs w:val="24"/>
              </w:rPr>
              <w:pPrChange w:id="3479" w:author="Mohammad Nayeem Hasan" w:date="2023-01-21T14:56:00Z">
                <w:pPr>
                  <w:jc w:val="both"/>
                </w:pPr>
              </w:pPrChange>
            </w:pPr>
            <w:del w:id="3480"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285C81F4" w14:textId="0484A7FA" w:rsidR="00330FA8" w:rsidRPr="00D97196" w:rsidDel="00C2040A" w:rsidRDefault="00330FA8">
            <w:pPr>
              <w:ind w:firstLine="720"/>
              <w:rPr>
                <w:del w:id="3481" w:author="Mohammad Nayeem Hasan" w:date="2023-01-21T00:39:00Z"/>
                <w:rFonts w:ascii="Times New Roman" w:hAnsi="Times New Roman" w:cs="Times New Roman"/>
                <w:sz w:val="24"/>
                <w:szCs w:val="24"/>
              </w:rPr>
              <w:pPrChange w:id="3482" w:author="Mohammad Nayeem Hasan" w:date="2023-01-21T14:56:00Z">
                <w:pPr>
                  <w:jc w:val="both"/>
                </w:pPr>
              </w:pPrChange>
            </w:pPr>
            <w:del w:id="3483"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7FF222E9" w14:textId="02BA9964" w:rsidR="00330FA8" w:rsidRPr="00D97196" w:rsidDel="00C2040A" w:rsidRDefault="00330FA8">
            <w:pPr>
              <w:ind w:firstLine="720"/>
              <w:rPr>
                <w:del w:id="3484" w:author="Mohammad Nayeem Hasan" w:date="2023-01-21T00:39:00Z"/>
                <w:rFonts w:ascii="Times New Roman" w:hAnsi="Times New Roman" w:cs="Times New Roman"/>
                <w:sz w:val="24"/>
                <w:szCs w:val="24"/>
              </w:rPr>
              <w:pPrChange w:id="3485" w:author="Mohammad Nayeem Hasan" w:date="2023-01-21T14:56:00Z">
                <w:pPr>
                  <w:jc w:val="both"/>
                </w:pPr>
              </w:pPrChange>
            </w:pPr>
            <w:del w:id="3486"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07324A78" w14:textId="1C3300F7" w:rsidR="00330FA8" w:rsidRPr="00D97196" w:rsidDel="00C2040A" w:rsidRDefault="00330FA8">
            <w:pPr>
              <w:ind w:firstLine="720"/>
              <w:rPr>
                <w:del w:id="3487" w:author="Mohammad Nayeem Hasan" w:date="2023-01-21T00:39:00Z"/>
                <w:rFonts w:ascii="Times New Roman" w:hAnsi="Times New Roman" w:cs="Times New Roman"/>
                <w:sz w:val="24"/>
                <w:szCs w:val="24"/>
              </w:rPr>
              <w:pPrChange w:id="3488" w:author="Mohammad Nayeem Hasan" w:date="2023-01-21T14:56:00Z">
                <w:pPr>
                  <w:jc w:val="both"/>
                </w:pPr>
              </w:pPrChange>
            </w:pPr>
            <w:del w:id="3489"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2F5FA0F5" w14:textId="299E0F50" w:rsidR="00330FA8" w:rsidRPr="00D97196" w:rsidDel="00C2040A" w:rsidRDefault="00330FA8">
            <w:pPr>
              <w:ind w:firstLine="720"/>
              <w:rPr>
                <w:del w:id="3490" w:author="Mohammad Nayeem Hasan" w:date="2023-01-21T00:39:00Z"/>
                <w:rFonts w:ascii="Times New Roman" w:hAnsi="Times New Roman" w:cs="Times New Roman"/>
                <w:sz w:val="24"/>
                <w:szCs w:val="24"/>
              </w:rPr>
              <w:pPrChange w:id="3491" w:author="Mohammad Nayeem Hasan" w:date="2023-01-21T14:56:00Z">
                <w:pPr>
                  <w:jc w:val="both"/>
                </w:pPr>
              </w:pPrChange>
            </w:pPr>
            <w:del w:id="3492"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02AE95CC" w14:textId="314B7E6B" w:rsidR="00330FA8" w:rsidRPr="00D97196" w:rsidDel="00C2040A" w:rsidRDefault="00330FA8">
            <w:pPr>
              <w:ind w:firstLine="720"/>
              <w:rPr>
                <w:del w:id="3493" w:author="Mohammad Nayeem Hasan" w:date="2023-01-21T00:39:00Z"/>
                <w:rFonts w:ascii="Times New Roman" w:hAnsi="Times New Roman" w:cs="Times New Roman"/>
                <w:sz w:val="24"/>
                <w:szCs w:val="24"/>
              </w:rPr>
              <w:pPrChange w:id="3494" w:author="Mohammad Nayeem Hasan" w:date="2023-01-21T14:56:00Z">
                <w:pPr>
                  <w:jc w:val="both"/>
                </w:pPr>
              </w:pPrChange>
            </w:pPr>
            <w:del w:id="3495" w:author="Mohammad Nayeem Hasan" w:date="2023-01-21T00:39:00Z">
              <w:r w:rsidRPr="00D97196" w:rsidDel="00C2040A">
                <w:rPr>
                  <w:rFonts w:ascii="Times New Roman" w:hAnsi="Times New Roman" w:cs="Times New Roman"/>
                  <w:sz w:val="24"/>
                  <w:szCs w:val="24"/>
                </w:rPr>
                <w:delText>-</w:delText>
              </w:r>
            </w:del>
          </w:p>
        </w:tc>
        <w:tc>
          <w:tcPr>
            <w:tcW w:w="522" w:type="pct"/>
            <w:vAlign w:val="center"/>
          </w:tcPr>
          <w:p w14:paraId="7EB56ED3" w14:textId="315E55B4" w:rsidR="00330FA8" w:rsidRPr="00D97196" w:rsidDel="00C2040A" w:rsidRDefault="00330FA8">
            <w:pPr>
              <w:ind w:firstLine="720"/>
              <w:rPr>
                <w:del w:id="3496" w:author="Mohammad Nayeem Hasan" w:date="2023-01-21T00:39:00Z"/>
                <w:rFonts w:ascii="Times New Roman" w:hAnsi="Times New Roman" w:cs="Times New Roman"/>
                <w:sz w:val="24"/>
                <w:szCs w:val="24"/>
              </w:rPr>
              <w:pPrChange w:id="3497" w:author="Mohammad Nayeem Hasan" w:date="2023-01-21T14:56:00Z">
                <w:pPr>
                  <w:jc w:val="both"/>
                </w:pPr>
              </w:pPrChange>
            </w:pPr>
            <w:del w:id="3498"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11698BF2" w14:textId="0B0AA53F" w:rsidR="00330FA8" w:rsidRPr="00D97196" w:rsidDel="00C2040A" w:rsidRDefault="00330FA8">
            <w:pPr>
              <w:ind w:firstLine="720"/>
              <w:rPr>
                <w:del w:id="3499" w:author="Mohammad Nayeem Hasan" w:date="2023-01-21T00:39:00Z"/>
                <w:rFonts w:ascii="Times New Roman" w:hAnsi="Times New Roman" w:cs="Times New Roman"/>
                <w:sz w:val="24"/>
                <w:szCs w:val="24"/>
              </w:rPr>
              <w:pPrChange w:id="3500" w:author="Mohammad Nayeem Hasan" w:date="2023-01-21T14:56:00Z">
                <w:pPr>
                  <w:jc w:val="both"/>
                </w:pPr>
              </w:pPrChange>
            </w:pPr>
          </w:p>
        </w:tc>
      </w:tr>
      <w:tr w:rsidR="00275578" w:rsidRPr="00D97196" w:rsidDel="00C2040A" w14:paraId="42475A13" w14:textId="71CCEE10" w:rsidTr="00C30CFA">
        <w:trPr>
          <w:trHeight w:val="138"/>
          <w:jc w:val="center"/>
          <w:del w:id="3501" w:author="Mohammad Nayeem Hasan" w:date="2023-01-21T00:39:00Z"/>
        </w:trPr>
        <w:tc>
          <w:tcPr>
            <w:tcW w:w="5000" w:type="pct"/>
            <w:gridSpan w:val="10"/>
            <w:vAlign w:val="center"/>
          </w:tcPr>
          <w:p w14:paraId="0BBF3B01" w14:textId="27333033" w:rsidR="00330FA8" w:rsidRPr="00D97196" w:rsidDel="00C2040A" w:rsidRDefault="00330FA8">
            <w:pPr>
              <w:ind w:firstLine="720"/>
              <w:rPr>
                <w:del w:id="3502" w:author="Mohammad Nayeem Hasan" w:date="2023-01-21T00:39:00Z"/>
                <w:rFonts w:ascii="Times New Roman" w:hAnsi="Times New Roman" w:cs="Times New Roman"/>
                <w:sz w:val="24"/>
                <w:szCs w:val="24"/>
              </w:rPr>
              <w:pPrChange w:id="3503" w:author="Mohammad Nayeem Hasan" w:date="2023-01-21T14:56:00Z">
                <w:pPr>
                  <w:jc w:val="both"/>
                </w:pPr>
              </w:pPrChange>
            </w:pPr>
            <w:del w:id="3504" w:author="Mohammad Nayeem Hasan" w:date="2023-01-21T00:39:00Z">
              <w:r w:rsidRPr="00D97196" w:rsidDel="00C2040A">
                <w:rPr>
                  <w:rFonts w:ascii="Times New Roman" w:hAnsi="Times New Roman" w:cs="Times New Roman"/>
                  <w:sz w:val="24"/>
                  <w:szCs w:val="24"/>
                </w:rPr>
                <w:delText>Division</w:delText>
              </w:r>
            </w:del>
          </w:p>
        </w:tc>
      </w:tr>
      <w:tr w:rsidR="00275578" w:rsidRPr="00D97196" w:rsidDel="00C2040A" w14:paraId="283179DD" w14:textId="6D314521" w:rsidTr="00275578">
        <w:trPr>
          <w:trHeight w:val="250"/>
          <w:jc w:val="center"/>
          <w:del w:id="3505" w:author="Mohammad Nayeem Hasan" w:date="2023-01-21T00:39:00Z"/>
        </w:trPr>
        <w:tc>
          <w:tcPr>
            <w:tcW w:w="811" w:type="pct"/>
            <w:vAlign w:val="center"/>
          </w:tcPr>
          <w:p w14:paraId="46575408" w14:textId="70BF7343" w:rsidR="00330FA8" w:rsidRPr="00D97196" w:rsidDel="00C2040A" w:rsidRDefault="00330FA8">
            <w:pPr>
              <w:ind w:firstLine="720"/>
              <w:rPr>
                <w:del w:id="3506" w:author="Mohammad Nayeem Hasan" w:date="2023-01-21T00:39:00Z"/>
                <w:rFonts w:ascii="Times New Roman" w:hAnsi="Times New Roman" w:cs="Times New Roman"/>
                <w:sz w:val="24"/>
                <w:szCs w:val="24"/>
              </w:rPr>
              <w:pPrChange w:id="3507" w:author="Mohammad Nayeem Hasan" w:date="2023-01-21T14:56:00Z">
                <w:pPr>
                  <w:jc w:val="both"/>
                </w:pPr>
              </w:pPrChange>
            </w:pPr>
            <w:del w:id="3508" w:author="Mohammad Nayeem Hasan" w:date="2023-01-21T00:39:00Z">
              <w:r w:rsidRPr="00D97196" w:rsidDel="00C2040A">
                <w:rPr>
                  <w:rFonts w:ascii="Times New Roman" w:hAnsi="Times New Roman" w:cs="Times New Roman"/>
                  <w:sz w:val="24"/>
                  <w:szCs w:val="24"/>
                </w:rPr>
                <w:delText>Barishal</w:delText>
              </w:r>
            </w:del>
          </w:p>
        </w:tc>
        <w:tc>
          <w:tcPr>
            <w:tcW w:w="391" w:type="pct"/>
            <w:vAlign w:val="center"/>
          </w:tcPr>
          <w:p w14:paraId="1F3F9B8A" w14:textId="095431E6" w:rsidR="00330FA8" w:rsidRPr="00D97196" w:rsidDel="00C2040A" w:rsidRDefault="00330FA8">
            <w:pPr>
              <w:ind w:firstLine="720"/>
              <w:rPr>
                <w:del w:id="3509" w:author="Mohammad Nayeem Hasan" w:date="2023-01-21T00:39:00Z"/>
                <w:rFonts w:ascii="Times New Roman" w:hAnsi="Times New Roman" w:cs="Times New Roman"/>
                <w:sz w:val="24"/>
                <w:szCs w:val="24"/>
              </w:rPr>
              <w:pPrChange w:id="3510" w:author="Mohammad Nayeem Hasan" w:date="2023-01-21T14:56:00Z">
                <w:pPr>
                  <w:jc w:val="both"/>
                </w:pPr>
              </w:pPrChange>
            </w:pPr>
            <w:del w:id="3511" w:author="Mohammad Nayeem Hasan" w:date="2023-01-21T00:39:00Z">
              <w:r w:rsidRPr="00D97196" w:rsidDel="00C2040A">
                <w:rPr>
                  <w:rFonts w:ascii="Times New Roman" w:hAnsi="Times New Roman" w:cs="Times New Roman"/>
                  <w:sz w:val="24"/>
                  <w:szCs w:val="24"/>
                </w:rPr>
                <w:delText>1.27</w:delText>
              </w:r>
            </w:del>
          </w:p>
        </w:tc>
        <w:tc>
          <w:tcPr>
            <w:tcW w:w="457" w:type="pct"/>
            <w:vAlign w:val="center"/>
          </w:tcPr>
          <w:p w14:paraId="663EAE6F" w14:textId="06D71134" w:rsidR="00330FA8" w:rsidRPr="00D97196" w:rsidDel="00C2040A" w:rsidRDefault="00330FA8">
            <w:pPr>
              <w:ind w:firstLine="720"/>
              <w:rPr>
                <w:del w:id="3512" w:author="Mohammad Nayeem Hasan" w:date="2023-01-21T00:39:00Z"/>
                <w:rFonts w:ascii="Times New Roman" w:hAnsi="Times New Roman" w:cs="Times New Roman"/>
                <w:sz w:val="24"/>
                <w:szCs w:val="24"/>
              </w:rPr>
              <w:pPrChange w:id="3513" w:author="Mohammad Nayeem Hasan" w:date="2023-01-21T14:56:00Z">
                <w:pPr>
                  <w:jc w:val="both"/>
                </w:pPr>
              </w:pPrChange>
            </w:pPr>
            <w:del w:id="3514" w:author="Mohammad Nayeem Hasan" w:date="2023-01-21T00:39:00Z">
              <w:r w:rsidRPr="00D97196" w:rsidDel="00C2040A">
                <w:rPr>
                  <w:rFonts w:ascii="Times New Roman" w:hAnsi="Times New Roman" w:cs="Times New Roman"/>
                  <w:sz w:val="24"/>
                  <w:szCs w:val="24"/>
                </w:rPr>
                <w:delText>0.99 – 1.63</w:delText>
              </w:r>
            </w:del>
          </w:p>
        </w:tc>
        <w:tc>
          <w:tcPr>
            <w:tcW w:w="417" w:type="pct"/>
            <w:vAlign w:val="center"/>
          </w:tcPr>
          <w:p w14:paraId="0DB6C619" w14:textId="4F03A557" w:rsidR="00330FA8" w:rsidRPr="00D97196" w:rsidDel="00C2040A" w:rsidRDefault="00330FA8">
            <w:pPr>
              <w:ind w:firstLine="720"/>
              <w:rPr>
                <w:del w:id="3515" w:author="Mohammad Nayeem Hasan" w:date="2023-01-21T00:39:00Z"/>
                <w:rFonts w:ascii="Times New Roman" w:hAnsi="Times New Roman" w:cs="Times New Roman"/>
                <w:sz w:val="24"/>
                <w:szCs w:val="24"/>
              </w:rPr>
              <w:pPrChange w:id="3516" w:author="Mohammad Nayeem Hasan" w:date="2023-01-21T14:56:00Z">
                <w:pPr>
                  <w:jc w:val="both"/>
                </w:pPr>
              </w:pPrChange>
            </w:pPr>
            <w:del w:id="3517" w:author="Mohammad Nayeem Hasan" w:date="2023-01-21T00:39:00Z">
              <w:r w:rsidRPr="00D97196" w:rsidDel="00C2040A">
                <w:rPr>
                  <w:rFonts w:ascii="Times New Roman" w:hAnsi="Times New Roman" w:cs="Times New Roman"/>
                  <w:sz w:val="24"/>
                  <w:szCs w:val="24"/>
                </w:rPr>
                <w:delText>0.063</w:delText>
              </w:r>
            </w:del>
          </w:p>
        </w:tc>
        <w:tc>
          <w:tcPr>
            <w:tcW w:w="456" w:type="pct"/>
            <w:vAlign w:val="center"/>
          </w:tcPr>
          <w:p w14:paraId="37DA6488" w14:textId="22D91496" w:rsidR="00330FA8" w:rsidRPr="00D97196" w:rsidDel="00C2040A" w:rsidRDefault="00330FA8">
            <w:pPr>
              <w:ind w:firstLine="720"/>
              <w:rPr>
                <w:del w:id="3518" w:author="Mohammad Nayeem Hasan" w:date="2023-01-21T00:39:00Z"/>
                <w:rFonts w:ascii="Times New Roman" w:hAnsi="Times New Roman" w:cs="Times New Roman"/>
                <w:sz w:val="24"/>
                <w:szCs w:val="24"/>
              </w:rPr>
              <w:pPrChange w:id="3519" w:author="Mohammad Nayeem Hasan" w:date="2023-01-21T14:56:00Z">
                <w:pPr>
                  <w:jc w:val="both"/>
                </w:pPr>
              </w:pPrChange>
            </w:pPr>
            <w:del w:id="3520" w:author="Mohammad Nayeem Hasan" w:date="2023-01-21T00:39:00Z">
              <w:r w:rsidRPr="00D97196" w:rsidDel="00C2040A">
                <w:rPr>
                  <w:rFonts w:ascii="Times New Roman" w:hAnsi="Times New Roman" w:cs="Times New Roman"/>
                  <w:sz w:val="24"/>
                  <w:szCs w:val="24"/>
                </w:rPr>
                <w:delText>0.74</w:delText>
              </w:r>
            </w:del>
          </w:p>
        </w:tc>
        <w:tc>
          <w:tcPr>
            <w:tcW w:w="456" w:type="pct"/>
            <w:vAlign w:val="center"/>
          </w:tcPr>
          <w:p w14:paraId="504F78C4" w14:textId="3D90F51C" w:rsidR="00330FA8" w:rsidRPr="00D97196" w:rsidDel="00C2040A" w:rsidRDefault="00330FA8">
            <w:pPr>
              <w:ind w:firstLine="720"/>
              <w:rPr>
                <w:del w:id="3521" w:author="Mohammad Nayeem Hasan" w:date="2023-01-21T00:39:00Z"/>
                <w:rFonts w:ascii="Times New Roman" w:hAnsi="Times New Roman" w:cs="Times New Roman"/>
                <w:sz w:val="24"/>
                <w:szCs w:val="24"/>
              </w:rPr>
              <w:pPrChange w:id="3522" w:author="Mohammad Nayeem Hasan" w:date="2023-01-21T14:56:00Z">
                <w:pPr>
                  <w:jc w:val="both"/>
                </w:pPr>
              </w:pPrChange>
            </w:pPr>
            <w:del w:id="3523" w:author="Mohammad Nayeem Hasan" w:date="2023-01-21T00:39:00Z">
              <w:r w:rsidRPr="00D97196" w:rsidDel="00C2040A">
                <w:rPr>
                  <w:rFonts w:ascii="Times New Roman" w:hAnsi="Times New Roman" w:cs="Times New Roman"/>
                  <w:sz w:val="24"/>
                  <w:szCs w:val="24"/>
                </w:rPr>
                <w:delText>0.30 – 1.79</w:delText>
              </w:r>
            </w:del>
          </w:p>
        </w:tc>
        <w:tc>
          <w:tcPr>
            <w:tcW w:w="529" w:type="pct"/>
            <w:vAlign w:val="center"/>
          </w:tcPr>
          <w:p w14:paraId="13D8DC5C" w14:textId="1CC99402" w:rsidR="00330FA8" w:rsidRPr="00D97196" w:rsidDel="00C2040A" w:rsidRDefault="00330FA8">
            <w:pPr>
              <w:ind w:firstLine="720"/>
              <w:rPr>
                <w:del w:id="3524" w:author="Mohammad Nayeem Hasan" w:date="2023-01-21T00:39:00Z"/>
                <w:rFonts w:ascii="Times New Roman" w:hAnsi="Times New Roman" w:cs="Times New Roman"/>
                <w:sz w:val="24"/>
                <w:szCs w:val="24"/>
              </w:rPr>
              <w:pPrChange w:id="3525" w:author="Mohammad Nayeem Hasan" w:date="2023-01-21T14:56:00Z">
                <w:pPr>
                  <w:jc w:val="both"/>
                </w:pPr>
              </w:pPrChange>
            </w:pPr>
            <w:del w:id="3526" w:author="Mohammad Nayeem Hasan" w:date="2023-01-21T00:39:00Z">
              <w:r w:rsidRPr="00D97196" w:rsidDel="00C2040A">
                <w:rPr>
                  <w:rFonts w:ascii="Times New Roman" w:hAnsi="Times New Roman" w:cs="Times New Roman"/>
                  <w:sz w:val="24"/>
                  <w:szCs w:val="24"/>
                </w:rPr>
                <w:delText>0.500</w:delText>
              </w:r>
            </w:del>
          </w:p>
        </w:tc>
        <w:tc>
          <w:tcPr>
            <w:tcW w:w="434" w:type="pct"/>
            <w:vAlign w:val="center"/>
          </w:tcPr>
          <w:p w14:paraId="018A7125" w14:textId="3808B186" w:rsidR="00330FA8" w:rsidRPr="00D97196" w:rsidDel="00C2040A" w:rsidRDefault="00185718">
            <w:pPr>
              <w:ind w:firstLine="720"/>
              <w:rPr>
                <w:del w:id="3527" w:author="Mohammad Nayeem Hasan" w:date="2023-01-21T00:39:00Z"/>
                <w:rFonts w:ascii="Times New Roman" w:hAnsi="Times New Roman" w:cs="Times New Roman"/>
                <w:sz w:val="24"/>
                <w:szCs w:val="24"/>
              </w:rPr>
              <w:pPrChange w:id="3528" w:author="Mohammad Nayeem Hasan" w:date="2023-01-21T14:56:00Z">
                <w:pPr>
                  <w:jc w:val="both"/>
                </w:pPr>
              </w:pPrChange>
            </w:pPr>
            <w:del w:id="3529" w:author="Mohammad Nayeem Hasan" w:date="2023-01-21T00:39:00Z">
              <w:r w:rsidRPr="00D97196" w:rsidDel="00C2040A">
                <w:rPr>
                  <w:rFonts w:ascii="Times New Roman" w:hAnsi="Times New Roman" w:cs="Times New Roman"/>
                  <w:sz w:val="24"/>
                  <w:szCs w:val="24"/>
                </w:rPr>
                <w:delText>2.51</w:delText>
              </w:r>
            </w:del>
          </w:p>
        </w:tc>
        <w:tc>
          <w:tcPr>
            <w:tcW w:w="522" w:type="pct"/>
            <w:vAlign w:val="center"/>
          </w:tcPr>
          <w:p w14:paraId="37234300" w14:textId="5321A105" w:rsidR="00330FA8" w:rsidRPr="00D97196" w:rsidDel="00C2040A" w:rsidRDefault="00185718">
            <w:pPr>
              <w:ind w:firstLine="720"/>
              <w:rPr>
                <w:del w:id="3530" w:author="Mohammad Nayeem Hasan" w:date="2023-01-21T00:39:00Z"/>
                <w:rFonts w:ascii="Times New Roman" w:hAnsi="Times New Roman" w:cs="Times New Roman"/>
                <w:sz w:val="24"/>
                <w:szCs w:val="24"/>
              </w:rPr>
              <w:pPrChange w:id="3531" w:author="Mohammad Nayeem Hasan" w:date="2023-01-21T14:56:00Z">
                <w:pPr>
                  <w:jc w:val="both"/>
                </w:pPr>
              </w:pPrChange>
            </w:pPr>
            <w:del w:id="3532" w:author="Mohammad Nayeem Hasan" w:date="2023-01-21T00:39:00Z">
              <w:r w:rsidRPr="00D97196" w:rsidDel="00C2040A">
                <w:rPr>
                  <w:rFonts w:ascii="Times New Roman" w:hAnsi="Times New Roman" w:cs="Times New Roman"/>
                  <w:sz w:val="24"/>
                  <w:szCs w:val="24"/>
                </w:rPr>
                <w:delText>1.74 – 3.63</w:delText>
              </w:r>
            </w:del>
          </w:p>
        </w:tc>
        <w:tc>
          <w:tcPr>
            <w:tcW w:w="527" w:type="pct"/>
            <w:vAlign w:val="center"/>
          </w:tcPr>
          <w:p w14:paraId="5ECE376F" w14:textId="2E4A2319" w:rsidR="00330FA8" w:rsidRPr="00F411AC" w:rsidDel="00C2040A" w:rsidRDefault="00185718">
            <w:pPr>
              <w:ind w:firstLine="720"/>
              <w:rPr>
                <w:del w:id="3533" w:author="Mohammad Nayeem Hasan" w:date="2023-01-21T00:39:00Z"/>
                <w:rFonts w:ascii="Times New Roman" w:hAnsi="Times New Roman" w:cs="Times New Roman"/>
                <w:b/>
                <w:bCs/>
                <w:sz w:val="24"/>
                <w:szCs w:val="24"/>
              </w:rPr>
              <w:pPrChange w:id="3534" w:author="Mohammad Nayeem Hasan" w:date="2023-01-21T14:56:00Z">
                <w:pPr>
                  <w:jc w:val="both"/>
                </w:pPr>
              </w:pPrChange>
            </w:pPr>
            <w:del w:id="3535" w:author="Mohammad Nayeem Hasan" w:date="2023-01-21T00:39:00Z">
              <w:r w:rsidRPr="00F411AC" w:rsidDel="00C2040A">
                <w:rPr>
                  <w:rFonts w:ascii="Times New Roman" w:hAnsi="Times New Roman" w:cs="Times New Roman"/>
                  <w:b/>
                  <w:bCs/>
                  <w:sz w:val="24"/>
                  <w:szCs w:val="24"/>
                </w:rPr>
                <w:delText>&lt;0.001</w:delText>
              </w:r>
            </w:del>
          </w:p>
        </w:tc>
      </w:tr>
      <w:tr w:rsidR="00275578" w:rsidRPr="00D97196" w:rsidDel="00C2040A" w14:paraId="0962F9D9" w14:textId="53EBBBB4" w:rsidTr="00275578">
        <w:trPr>
          <w:trHeight w:val="138"/>
          <w:jc w:val="center"/>
          <w:del w:id="3536" w:author="Mohammad Nayeem Hasan" w:date="2023-01-21T00:39:00Z"/>
        </w:trPr>
        <w:tc>
          <w:tcPr>
            <w:tcW w:w="811" w:type="pct"/>
            <w:vAlign w:val="center"/>
          </w:tcPr>
          <w:p w14:paraId="0D1CD347" w14:textId="2F05F911" w:rsidR="00330FA8" w:rsidRPr="00D97196" w:rsidDel="00C2040A" w:rsidRDefault="00330FA8">
            <w:pPr>
              <w:ind w:firstLine="720"/>
              <w:rPr>
                <w:del w:id="3537" w:author="Mohammad Nayeem Hasan" w:date="2023-01-21T00:39:00Z"/>
                <w:rFonts w:ascii="Times New Roman" w:hAnsi="Times New Roman" w:cs="Times New Roman"/>
                <w:sz w:val="24"/>
                <w:szCs w:val="24"/>
              </w:rPr>
              <w:pPrChange w:id="3538" w:author="Mohammad Nayeem Hasan" w:date="2023-01-21T14:56:00Z">
                <w:pPr>
                  <w:jc w:val="both"/>
                </w:pPr>
              </w:pPrChange>
            </w:pPr>
            <w:del w:id="3539" w:author="Mohammad Nayeem Hasan" w:date="2023-01-21T00:39:00Z">
              <w:r w:rsidRPr="00D97196" w:rsidDel="00C2040A">
                <w:rPr>
                  <w:rFonts w:ascii="Times New Roman" w:hAnsi="Times New Roman" w:cs="Times New Roman"/>
                  <w:sz w:val="24"/>
                  <w:szCs w:val="24"/>
                </w:rPr>
                <w:delText>Chattogram</w:delText>
              </w:r>
            </w:del>
          </w:p>
        </w:tc>
        <w:tc>
          <w:tcPr>
            <w:tcW w:w="391" w:type="pct"/>
            <w:vAlign w:val="center"/>
          </w:tcPr>
          <w:p w14:paraId="25E202EB" w14:textId="52523104" w:rsidR="00330FA8" w:rsidRPr="00D97196" w:rsidDel="00C2040A" w:rsidRDefault="00330FA8">
            <w:pPr>
              <w:ind w:firstLine="720"/>
              <w:rPr>
                <w:del w:id="3540" w:author="Mohammad Nayeem Hasan" w:date="2023-01-21T00:39:00Z"/>
                <w:rFonts w:ascii="Times New Roman" w:hAnsi="Times New Roman" w:cs="Times New Roman"/>
                <w:sz w:val="24"/>
                <w:szCs w:val="24"/>
              </w:rPr>
              <w:pPrChange w:id="3541" w:author="Mohammad Nayeem Hasan" w:date="2023-01-21T14:56:00Z">
                <w:pPr>
                  <w:jc w:val="both"/>
                </w:pPr>
              </w:pPrChange>
            </w:pPr>
            <w:del w:id="3542" w:author="Mohammad Nayeem Hasan" w:date="2023-01-21T00:39:00Z">
              <w:r w:rsidRPr="00D97196" w:rsidDel="00C2040A">
                <w:rPr>
                  <w:rFonts w:ascii="Times New Roman" w:hAnsi="Times New Roman" w:cs="Times New Roman"/>
                  <w:sz w:val="24"/>
                  <w:szCs w:val="24"/>
                </w:rPr>
                <w:delText>1.09</w:delText>
              </w:r>
            </w:del>
          </w:p>
        </w:tc>
        <w:tc>
          <w:tcPr>
            <w:tcW w:w="457" w:type="pct"/>
            <w:vAlign w:val="center"/>
          </w:tcPr>
          <w:p w14:paraId="6A96A6B8" w14:textId="4DC52ECA" w:rsidR="00330FA8" w:rsidRPr="00D97196" w:rsidDel="00C2040A" w:rsidRDefault="00330FA8">
            <w:pPr>
              <w:ind w:firstLine="720"/>
              <w:rPr>
                <w:del w:id="3543" w:author="Mohammad Nayeem Hasan" w:date="2023-01-21T00:39:00Z"/>
                <w:rFonts w:ascii="Times New Roman" w:hAnsi="Times New Roman" w:cs="Times New Roman"/>
                <w:sz w:val="24"/>
                <w:szCs w:val="24"/>
              </w:rPr>
              <w:pPrChange w:id="3544" w:author="Mohammad Nayeem Hasan" w:date="2023-01-21T14:56:00Z">
                <w:pPr>
                  <w:jc w:val="both"/>
                </w:pPr>
              </w:pPrChange>
            </w:pPr>
            <w:del w:id="3545" w:author="Mohammad Nayeem Hasan" w:date="2023-01-21T00:39:00Z">
              <w:r w:rsidRPr="00D97196" w:rsidDel="00C2040A">
                <w:rPr>
                  <w:rFonts w:ascii="Times New Roman" w:hAnsi="Times New Roman" w:cs="Times New Roman"/>
                  <w:sz w:val="24"/>
                  <w:szCs w:val="24"/>
                </w:rPr>
                <w:delText>0.87 – 1.36</w:delText>
              </w:r>
            </w:del>
          </w:p>
        </w:tc>
        <w:tc>
          <w:tcPr>
            <w:tcW w:w="417" w:type="pct"/>
            <w:vAlign w:val="center"/>
          </w:tcPr>
          <w:p w14:paraId="3086C746" w14:textId="54716544" w:rsidR="00330FA8" w:rsidRPr="00D97196" w:rsidDel="00C2040A" w:rsidRDefault="00330FA8">
            <w:pPr>
              <w:ind w:firstLine="720"/>
              <w:rPr>
                <w:del w:id="3546" w:author="Mohammad Nayeem Hasan" w:date="2023-01-21T00:39:00Z"/>
                <w:rFonts w:ascii="Times New Roman" w:hAnsi="Times New Roman" w:cs="Times New Roman"/>
                <w:sz w:val="24"/>
                <w:szCs w:val="24"/>
              </w:rPr>
              <w:pPrChange w:id="3547" w:author="Mohammad Nayeem Hasan" w:date="2023-01-21T14:56:00Z">
                <w:pPr>
                  <w:jc w:val="both"/>
                </w:pPr>
              </w:pPrChange>
            </w:pPr>
            <w:del w:id="3548" w:author="Mohammad Nayeem Hasan" w:date="2023-01-21T00:39:00Z">
              <w:r w:rsidRPr="00D97196" w:rsidDel="00C2040A">
                <w:rPr>
                  <w:rFonts w:ascii="Times New Roman" w:hAnsi="Times New Roman" w:cs="Times New Roman"/>
                  <w:sz w:val="24"/>
                  <w:szCs w:val="24"/>
                </w:rPr>
                <w:delText>0.439</w:delText>
              </w:r>
            </w:del>
          </w:p>
        </w:tc>
        <w:tc>
          <w:tcPr>
            <w:tcW w:w="456" w:type="pct"/>
            <w:vAlign w:val="center"/>
          </w:tcPr>
          <w:p w14:paraId="3D978785" w14:textId="40B1D158" w:rsidR="00330FA8" w:rsidRPr="00D97196" w:rsidDel="00C2040A" w:rsidRDefault="00330FA8">
            <w:pPr>
              <w:ind w:firstLine="720"/>
              <w:rPr>
                <w:del w:id="3549" w:author="Mohammad Nayeem Hasan" w:date="2023-01-21T00:39:00Z"/>
                <w:rFonts w:ascii="Times New Roman" w:hAnsi="Times New Roman" w:cs="Times New Roman"/>
                <w:sz w:val="24"/>
                <w:szCs w:val="24"/>
              </w:rPr>
              <w:pPrChange w:id="3550" w:author="Mohammad Nayeem Hasan" w:date="2023-01-21T14:56:00Z">
                <w:pPr>
                  <w:jc w:val="both"/>
                </w:pPr>
              </w:pPrChange>
            </w:pPr>
            <w:del w:id="3551" w:author="Mohammad Nayeem Hasan" w:date="2023-01-21T00:39:00Z">
              <w:r w:rsidRPr="00D97196" w:rsidDel="00C2040A">
                <w:rPr>
                  <w:rFonts w:ascii="Times New Roman" w:hAnsi="Times New Roman" w:cs="Times New Roman"/>
                  <w:sz w:val="24"/>
                  <w:szCs w:val="24"/>
                </w:rPr>
                <w:delText>1.09</w:delText>
              </w:r>
            </w:del>
          </w:p>
        </w:tc>
        <w:tc>
          <w:tcPr>
            <w:tcW w:w="456" w:type="pct"/>
            <w:vAlign w:val="center"/>
          </w:tcPr>
          <w:p w14:paraId="7936D0E8" w14:textId="5437457B" w:rsidR="00330FA8" w:rsidRPr="00D97196" w:rsidDel="00C2040A" w:rsidRDefault="00330FA8">
            <w:pPr>
              <w:ind w:firstLine="720"/>
              <w:rPr>
                <w:del w:id="3552" w:author="Mohammad Nayeem Hasan" w:date="2023-01-21T00:39:00Z"/>
                <w:rFonts w:ascii="Times New Roman" w:hAnsi="Times New Roman" w:cs="Times New Roman"/>
                <w:sz w:val="24"/>
                <w:szCs w:val="24"/>
              </w:rPr>
              <w:pPrChange w:id="3553" w:author="Mohammad Nayeem Hasan" w:date="2023-01-21T14:56:00Z">
                <w:pPr>
                  <w:jc w:val="both"/>
                </w:pPr>
              </w:pPrChange>
            </w:pPr>
            <w:del w:id="3554" w:author="Mohammad Nayeem Hasan" w:date="2023-01-21T00:39:00Z">
              <w:r w:rsidRPr="00D97196" w:rsidDel="00C2040A">
                <w:rPr>
                  <w:rFonts w:ascii="Times New Roman" w:hAnsi="Times New Roman" w:cs="Times New Roman"/>
                  <w:sz w:val="24"/>
                  <w:szCs w:val="24"/>
                </w:rPr>
                <w:delText>0.50 – 2.34</w:delText>
              </w:r>
            </w:del>
          </w:p>
        </w:tc>
        <w:tc>
          <w:tcPr>
            <w:tcW w:w="529" w:type="pct"/>
            <w:vAlign w:val="center"/>
          </w:tcPr>
          <w:p w14:paraId="46F93B15" w14:textId="03B2193E" w:rsidR="00330FA8" w:rsidRPr="00D97196" w:rsidDel="00C2040A" w:rsidRDefault="00330FA8">
            <w:pPr>
              <w:ind w:firstLine="720"/>
              <w:rPr>
                <w:del w:id="3555" w:author="Mohammad Nayeem Hasan" w:date="2023-01-21T00:39:00Z"/>
                <w:rFonts w:ascii="Times New Roman" w:hAnsi="Times New Roman" w:cs="Times New Roman"/>
                <w:sz w:val="24"/>
                <w:szCs w:val="24"/>
              </w:rPr>
              <w:pPrChange w:id="3556" w:author="Mohammad Nayeem Hasan" w:date="2023-01-21T14:56:00Z">
                <w:pPr>
                  <w:jc w:val="both"/>
                </w:pPr>
              </w:pPrChange>
            </w:pPr>
            <w:del w:id="3557" w:author="Mohammad Nayeem Hasan" w:date="2023-01-21T00:39:00Z">
              <w:r w:rsidRPr="00D97196" w:rsidDel="00C2040A">
                <w:rPr>
                  <w:rFonts w:ascii="Times New Roman" w:hAnsi="Times New Roman" w:cs="Times New Roman"/>
                  <w:sz w:val="24"/>
                  <w:szCs w:val="24"/>
                </w:rPr>
                <w:delText>0.831</w:delText>
              </w:r>
            </w:del>
          </w:p>
        </w:tc>
        <w:tc>
          <w:tcPr>
            <w:tcW w:w="434" w:type="pct"/>
            <w:vAlign w:val="center"/>
          </w:tcPr>
          <w:p w14:paraId="625C768F" w14:textId="3D28D9C8" w:rsidR="00330FA8" w:rsidRPr="00D97196" w:rsidDel="00C2040A" w:rsidRDefault="00185718">
            <w:pPr>
              <w:ind w:firstLine="720"/>
              <w:rPr>
                <w:del w:id="3558" w:author="Mohammad Nayeem Hasan" w:date="2023-01-21T00:39:00Z"/>
                <w:rFonts w:ascii="Times New Roman" w:hAnsi="Times New Roman" w:cs="Times New Roman"/>
                <w:sz w:val="24"/>
                <w:szCs w:val="24"/>
              </w:rPr>
              <w:pPrChange w:id="3559" w:author="Mohammad Nayeem Hasan" w:date="2023-01-21T14:56:00Z">
                <w:pPr>
                  <w:jc w:val="both"/>
                </w:pPr>
              </w:pPrChange>
            </w:pPr>
            <w:del w:id="3560" w:author="Mohammad Nayeem Hasan" w:date="2023-01-21T00:39:00Z">
              <w:r w:rsidRPr="00D97196" w:rsidDel="00C2040A">
                <w:rPr>
                  <w:rFonts w:ascii="Times New Roman" w:hAnsi="Times New Roman" w:cs="Times New Roman"/>
                  <w:sz w:val="24"/>
                  <w:szCs w:val="24"/>
                </w:rPr>
                <w:delText>1.33</w:delText>
              </w:r>
            </w:del>
          </w:p>
        </w:tc>
        <w:tc>
          <w:tcPr>
            <w:tcW w:w="522" w:type="pct"/>
            <w:vAlign w:val="center"/>
          </w:tcPr>
          <w:p w14:paraId="103D354D" w14:textId="663066B1" w:rsidR="00330FA8" w:rsidRPr="00D97196" w:rsidDel="00C2040A" w:rsidRDefault="00185718">
            <w:pPr>
              <w:ind w:firstLine="720"/>
              <w:rPr>
                <w:del w:id="3561" w:author="Mohammad Nayeem Hasan" w:date="2023-01-21T00:39:00Z"/>
                <w:rFonts w:ascii="Times New Roman" w:hAnsi="Times New Roman" w:cs="Times New Roman"/>
                <w:sz w:val="24"/>
                <w:szCs w:val="24"/>
              </w:rPr>
              <w:pPrChange w:id="3562" w:author="Mohammad Nayeem Hasan" w:date="2023-01-21T14:56:00Z">
                <w:pPr>
                  <w:jc w:val="both"/>
                </w:pPr>
              </w:pPrChange>
            </w:pPr>
            <w:del w:id="3563" w:author="Mohammad Nayeem Hasan" w:date="2023-01-21T00:39:00Z">
              <w:r w:rsidRPr="00D97196" w:rsidDel="00C2040A">
                <w:rPr>
                  <w:rFonts w:ascii="Times New Roman" w:hAnsi="Times New Roman" w:cs="Times New Roman"/>
                  <w:sz w:val="24"/>
                  <w:szCs w:val="24"/>
                </w:rPr>
                <w:delText>0.94 – 1.90</w:delText>
              </w:r>
            </w:del>
          </w:p>
        </w:tc>
        <w:tc>
          <w:tcPr>
            <w:tcW w:w="527" w:type="pct"/>
            <w:vAlign w:val="center"/>
          </w:tcPr>
          <w:p w14:paraId="17328D49" w14:textId="62B1A3F4" w:rsidR="00330FA8" w:rsidRPr="00D97196" w:rsidDel="00C2040A" w:rsidRDefault="00185718">
            <w:pPr>
              <w:ind w:firstLine="720"/>
              <w:rPr>
                <w:del w:id="3564" w:author="Mohammad Nayeem Hasan" w:date="2023-01-21T00:39:00Z"/>
                <w:rFonts w:ascii="Times New Roman" w:hAnsi="Times New Roman" w:cs="Times New Roman"/>
                <w:sz w:val="24"/>
                <w:szCs w:val="24"/>
              </w:rPr>
              <w:pPrChange w:id="3565" w:author="Mohammad Nayeem Hasan" w:date="2023-01-21T14:56:00Z">
                <w:pPr>
                  <w:jc w:val="both"/>
                </w:pPr>
              </w:pPrChange>
            </w:pPr>
            <w:del w:id="3566" w:author="Mohammad Nayeem Hasan" w:date="2023-01-21T00:39:00Z">
              <w:r w:rsidRPr="00D97196" w:rsidDel="00C2040A">
                <w:rPr>
                  <w:rFonts w:ascii="Times New Roman" w:hAnsi="Times New Roman" w:cs="Times New Roman"/>
                  <w:sz w:val="24"/>
                  <w:szCs w:val="24"/>
                </w:rPr>
                <w:delText>0.112</w:delText>
              </w:r>
            </w:del>
          </w:p>
        </w:tc>
      </w:tr>
      <w:tr w:rsidR="00275578" w:rsidRPr="00D97196" w:rsidDel="00C2040A" w14:paraId="7D22FB17" w14:textId="5755528B" w:rsidTr="00275578">
        <w:trPr>
          <w:trHeight w:val="138"/>
          <w:jc w:val="center"/>
          <w:del w:id="3567" w:author="Mohammad Nayeem Hasan" w:date="2023-01-21T00:39:00Z"/>
        </w:trPr>
        <w:tc>
          <w:tcPr>
            <w:tcW w:w="811" w:type="pct"/>
            <w:vAlign w:val="center"/>
          </w:tcPr>
          <w:p w14:paraId="3517A285" w14:textId="5617EB2E" w:rsidR="00330FA8" w:rsidRPr="00D97196" w:rsidDel="00C2040A" w:rsidRDefault="00330FA8">
            <w:pPr>
              <w:ind w:firstLine="720"/>
              <w:rPr>
                <w:del w:id="3568" w:author="Mohammad Nayeem Hasan" w:date="2023-01-21T00:39:00Z"/>
                <w:rFonts w:ascii="Times New Roman" w:hAnsi="Times New Roman" w:cs="Times New Roman"/>
                <w:sz w:val="24"/>
                <w:szCs w:val="24"/>
              </w:rPr>
              <w:pPrChange w:id="3569" w:author="Mohammad Nayeem Hasan" w:date="2023-01-21T14:56:00Z">
                <w:pPr>
                  <w:jc w:val="both"/>
                </w:pPr>
              </w:pPrChange>
            </w:pPr>
            <w:del w:id="3570" w:author="Mohammad Nayeem Hasan" w:date="2023-01-21T00:39:00Z">
              <w:r w:rsidRPr="00D97196" w:rsidDel="00C2040A">
                <w:rPr>
                  <w:rFonts w:ascii="Times New Roman" w:hAnsi="Times New Roman" w:cs="Times New Roman"/>
                  <w:sz w:val="24"/>
                  <w:szCs w:val="24"/>
                </w:rPr>
                <w:delText>Dhaka</w:delText>
              </w:r>
            </w:del>
          </w:p>
        </w:tc>
        <w:tc>
          <w:tcPr>
            <w:tcW w:w="391" w:type="pct"/>
            <w:vAlign w:val="center"/>
          </w:tcPr>
          <w:p w14:paraId="66C293FE" w14:textId="76721443" w:rsidR="00330FA8" w:rsidRPr="00D97196" w:rsidDel="00C2040A" w:rsidRDefault="00330FA8">
            <w:pPr>
              <w:ind w:firstLine="720"/>
              <w:rPr>
                <w:del w:id="3571" w:author="Mohammad Nayeem Hasan" w:date="2023-01-21T00:39:00Z"/>
                <w:rFonts w:ascii="Times New Roman" w:hAnsi="Times New Roman" w:cs="Times New Roman"/>
                <w:sz w:val="24"/>
                <w:szCs w:val="24"/>
              </w:rPr>
              <w:pPrChange w:id="3572" w:author="Mohammad Nayeem Hasan" w:date="2023-01-21T14:56:00Z">
                <w:pPr>
                  <w:jc w:val="both"/>
                </w:pPr>
              </w:pPrChange>
            </w:pPr>
            <w:del w:id="3573" w:author="Mohammad Nayeem Hasan" w:date="2023-01-21T00:39:00Z">
              <w:r w:rsidRPr="00D97196" w:rsidDel="00C2040A">
                <w:rPr>
                  <w:rFonts w:ascii="Times New Roman" w:hAnsi="Times New Roman" w:cs="Times New Roman"/>
                  <w:sz w:val="24"/>
                  <w:szCs w:val="24"/>
                </w:rPr>
                <w:delText>0.96</w:delText>
              </w:r>
            </w:del>
          </w:p>
        </w:tc>
        <w:tc>
          <w:tcPr>
            <w:tcW w:w="457" w:type="pct"/>
            <w:vAlign w:val="center"/>
          </w:tcPr>
          <w:p w14:paraId="51B462A5" w14:textId="00525344" w:rsidR="00330FA8" w:rsidRPr="00D97196" w:rsidDel="00C2040A" w:rsidRDefault="00330FA8">
            <w:pPr>
              <w:ind w:firstLine="720"/>
              <w:rPr>
                <w:del w:id="3574" w:author="Mohammad Nayeem Hasan" w:date="2023-01-21T00:39:00Z"/>
                <w:rFonts w:ascii="Times New Roman" w:hAnsi="Times New Roman" w:cs="Times New Roman"/>
                <w:sz w:val="24"/>
                <w:szCs w:val="24"/>
              </w:rPr>
              <w:pPrChange w:id="3575" w:author="Mohammad Nayeem Hasan" w:date="2023-01-21T14:56:00Z">
                <w:pPr>
                  <w:jc w:val="both"/>
                </w:pPr>
              </w:pPrChange>
            </w:pPr>
            <w:del w:id="3576" w:author="Mohammad Nayeem Hasan" w:date="2023-01-21T00:39:00Z">
              <w:r w:rsidRPr="00D97196" w:rsidDel="00C2040A">
                <w:rPr>
                  <w:rFonts w:ascii="Times New Roman" w:hAnsi="Times New Roman" w:cs="Times New Roman"/>
                  <w:sz w:val="24"/>
                  <w:szCs w:val="24"/>
                </w:rPr>
                <w:delText>0.78 – 1.19</w:delText>
              </w:r>
            </w:del>
          </w:p>
        </w:tc>
        <w:tc>
          <w:tcPr>
            <w:tcW w:w="417" w:type="pct"/>
            <w:vAlign w:val="center"/>
          </w:tcPr>
          <w:p w14:paraId="103938F3" w14:textId="4ED3021D" w:rsidR="00330FA8" w:rsidRPr="00D97196" w:rsidDel="00C2040A" w:rsidRDefault="00330FA8">
            <w:pPr>
              <w:ind w:firstLine="720"/>
              <w:rPr>
                <w:del w:id="3577" w:author="Mohammad Nayeem Hasan" w:date="2023-01-21T00:39:00Z"/>
                <w:rFonts w:ascii="Times New Roman" w:hAnsi="Times New Roman" w:cs="Times New Roman"/>
                <w:sz w:val="24"/>
                <w:szCs w:val="24"/>
              </w:rPr>
              <w:pPrChange w:id="3578" w:author="Mohammad Nayeem Hasan" w:date="2023-01-21T14:56:00Z">
                <w:pPr>
                  <w:jc w:val="both"/>
                </w:pPr>
              </w:pPrChange>
            </w:pPr>
            <w:del w:id="3579" w:author="Mohammad Nayeem Hasan" w:date="2023-01-21T00:39:00Z">
              <w:r w:rsidRPr="00D97196" w:rsidDel="00C2040A">
                <w:rPr>
                  <w:rFonts w:ascii="Times New Roman" w:hAnsi="Times New Roman" w:cs="Times New Roman"/>
                  <w:sz w:val="24"/>
                  <w:szCs w:val="24"/>
                </w:rPr>
                <w:delText>0.724</w:delText>
              </w:r>
            </w:del>
          </w:p>
        </w:tc>
        <w:tc>
          <w:tcPr>
            <w:tcW w:w="456" w:type="pct"/>
            <w:vAlign w:val="center"/>
          </w:tcPr>
          <w:p w14:paraId="7E4A700E" w14:textId="29FDD8C1" w:rsidR="00330FA8" w:rsidRPr="00D97196" w:rsidDel="00C2040A" w:rsidRDefault="00330FA8">
            <w:pPr>
              <w:ind w:firstLine="720"/>
              <w:rPr>
                <w:del w:id="3580" w:author="Mohammad Nayeem Hasan" w:date="2023-01-21T00:39:00Z"/>
                <w:rFonts w:ascii="Times New Roman" w:hAnsi="Times New Roman" w:cs="Times New Roman"/>
                <w:sz w:val="24"/>
                <w:szCs w:val="24"/>
              </w:rPr>
              <w:pPrChange w:id="3581" w:author="Mohammad Nayeem Hasan" w:date="2023-01-21T14:56:00Z">
                <w:pPr>
                  <w:jc w:val="both"/>
                </w:pPr>
              </w:pPrChange>
            </w:pPr>
            <w:del w:id="3582" w:author="Mohammad Nayeem Hasan" w:date="2023-01-21T00:39:00Z">
              <w:r w:rsidRPr="00D97196" w:rsidDel="00C2040A">
                <w:rPr>
                  <w:rFonts w:ascii="Times New Roman" w:hAnsi="Times New Roman" w:cs="Times New Roman"/>
                  <w:sz w:val="24"/>
                  <w:szCs w:val="24"/>
                </w:rPr>
                <w:delText>1.01</w:delText>
              </w:r>
            </w:del>
          </w:p>
        </w:tc>
        <w:tc>
          <w:tcPr>
            <w:tcW w:w="456" w:type="pct"/>
            <w:vAlign w:val="center"/>
          </w:tcPr>
          <w:p w14:paraId="08B9C89E" w14:textId="30EA7EC9" w:rsidR="00330FA8" w:rsidRPr="00D97196" w:rsidDel="00C2040A" w:rsidRDefault="00330FA8">
            <w:pPr>
              <w:ind w:firstLine="720"/>
              <w:rPr>
                <w:del w:id="3583" w:author="Mohammad Nayeem Hasan" w:date="2023-01-21T00:39:00Z"/>
                <w:rFonts w:ascii="Times New Roman" w:hAnsi="Times New Roman" w:cs="Times New Roman"/>
                <w:sz w:val="24"/>
                <w:szCs w:val="24"/>
              </w:rPr>
              <w:pPrChange w:id="3584" w:author="Mohammad Nayeem Hasan" w:date="2023-01-21T14:56:00Z">
                <w:pPr>
                  <w:jc w:val="both"/>
                </w:pPr>
              </w:pPrChange>
            </w:pPr>
            <w:del w:id="3585" w:author="Mohammad Nayeem Hasan" w:date="2023-01-21T00:39:00Z">
              <w:r w:rsidRPr="00D97196" w:rsidDel="00C2040A">
                <w:rPr>
                  <w:rFonts w:ascii="Times New Roman" w:hAnsi="Times New Roman" w:cs="Times New Roman"/>
                  <w:sz w:val="24"/>
                  <w:szCs w:val="24"/>
                </w:rPr>
                <w:delText>0.47 – 2.19</w:delText>
              </w:r>
            </w:del>
          </w:p>
        </w:tc>
        <w:tc>
          <w:tcPr>
            <w:tcW w:w="529" w:type="pct"/>
            <w:vAlign w:val="center"/>
          </w:tcPr>
          <w:p w14:paraId="5A520EDE" w14:textId="624160AA" w:rsidR="00330FA8" w:rsidRPr="00D97196" w:rsidDel="00C2040A" w:rsidRDefault="00330FA8">
            <w:pPr>
              <w:ind w:firstLine="720"/>
              <w:rPr>
                <w:del w:id="3586" w:author="Mohammad Nayeem Hasan" w:date="2023-01-21T00:39:00Z"/>
                <w:rFonts w:ascii="Times New Roman" w:hAnsi="Times New Roman" w:cs="Times New Roman"/>
                <w:sz w:val="24"/>
                <w:szCs w:val="24"/>
              </w:rPr>
              <w:pPrChange w:id="3587" w:author="Mohammad Nayeem Hasan" w:date="2023-01-21T14:56:00Z">
                <w:pPr>
                  <w:jc w:val="both"/>
                </w:pPr>
              </w:pPrChange>
            </w:pPr>
            <w:del w:id="3588" w:author="Mohammad Nayeem Hasan" w:date="2023-01-21T00:39:00Z">
              <w:r w:rsidRPr="00D97196" w:rsidDel="00C2040A">
                <w:rPr>
                  <w:rFonts w:ascii="Times New Roman" w:hAnsi="Times New Roman" w:cs="Times New Roman"/>
                  <w:sz w:val="24"/>
                  <w:szCs w:val="24"/>
                </w:rPr>
                <w:delText>0.970</w:delText>
              </w:r>
            </w:del>
          </w:p>
        </w:tc>
        <w:tc>
          <w:tcPr>
            <w:tcW w:w="434" w:type="pct"/>
            <w:vAlign w:val="center"/>
          </w:tcPr>
          <w:p w14:paraId="191140B4" w14:textId="328D7B22" w:rsidR="00330FA8" w:rsidRPr="00D97196" w:rsidDel="00C2040A" w:rsidRDefault="00185718">
            <w:pPr>
              <w:ind w:firstLine="720"/>
              <w:rPr>
                <w:del w:id="3589" w:author="Mohammad Nayeem Hasan" w:date="2023-01-21T00:39:00Z"/>
                <w:rFonts w:ascii="Times New Roman" w:hAnsi="Times New Roman" w:cs="Times New Roman"/>
                <w:sz w:val="24"/>
                <w:szCs w:val="24"/>
              </w:rPr>
              <w:pPrChange w:id="3590" w:author="Mohammad Nayeem Hasan" w:date="2023-01-21T14:56:00Z">
                <w:pPr>
                  <w:jc w:val="both"/>
                </w:pPr>
              </w:pPrChange>
            </w:pPr>
            <w:del w:id="3591" w:author="Mohammad Nayeem Hasan" w:date="2023-01-21T00:39:00Z">
              <w:r w:rsidRPr="00D97196" w:rsidDel="00C2040A">
                <w:rPr>
                  <w:rFonts w:ascii="Times New Roman" w:hAnsi="Times New Roman" w:cs="Times New Roman"/>
                  <w:sz w:val="24"/>
                  <w:szCs w:val="24"/>
                </w:rPr>
                <w:delText>0.91</w:delText>
              </w:r>
            </w:del>
          </w:p>
        </w:tc>
        <w:tc>
          <w:tcPr>
            <w:tcW w:w="522" w:type="pct"/>
            <w:vAlign w:val="center"/>
          </w:tcPr>
          <w:p w14:paraId="45EBFC00" w14:textId="02F9C288" w:rsidR="00330FA8" w:rsidRPr="00D97196" w:rsidDel="00C2040A" w:rsidRDefault="00185718">
            <w:pPr>
              <w:ind w:firstLine="720"/>
              <w:rPr>
                <w:del w:id="3592" w:author="Mohammad Nayeem Hasan" w:date="2023-01-21T00:39:00Z"/>
                <w:rFonts w:ascii="Times New Roman" w:hAnsi="Times New Roman" w:cs="Times New Roman"/>
                <w:sz w:val="24"/>
                <w:szCs w:val="24"/>
              </w:rPr>
              <w:pPrChange w:id="3593" w:author="Mohammad Nayeem Hasan" w:date="2023-01-21T14:56:00Z">
                <w:pPr>
                  <w:jc w:val="both"/>
                </w:pPr>
              </w:pPrChange>
            </w:pPr>
            <w:del w:id="3594" w:author="Mohammad Nayeem Hasan" w:date="2023-01-21T00:39:00Z">
              <w:r w:rsidRPr="00D97196" w:rsidDel="00C2040A">
                <w:rPr>
                  <w:rFonts w:ascii="Times New Roman" w:hAnsi="Times New Roman" w:cs="Times New Roman"/>
                  <w:sz w:val="24"/>
                  <w:szCs w:val="24"/>
                </w:rPr>
                <w:delText>0.64 – 130</w:delText>
              </w:r>
            </w:del>
          </w:p>
        </w:tc>
        <w:tc>
          <w:tcPr>
            <w:tcW w:w="527" w:type="pct"/>
            <w:vAlign w:val="center"/>
          </w:tcPr>
          <w:p w14:paraId="092F7833" w14:textId="58307DC2" w:rsidR="00330FA8" w:rsidRPr="00D97196" w:rsidDel="00C2040A" w:rsidRDefault="00185718">
            <w:pPr>
              <w:ind w:firstLine="720"/>
              <w:rPr>
                <w:del w:id="3595" w:author="Mohammad Nayeem Hasan" w:date="2023-01-21T00:39:00Z"/>
                <w:rFonts w:ascii="Times New Roman" w:hAnsi="Times New Roman" w:cs="Times New Roman"/>
                <w:sz w:val="24"/>
                <w:szCs w:val="24"/>
              </w:rPr>
              <w:pPrChange w:id="3596" w:author="Mohammad Nayeem Hasan" w:date="2023-01-21T14:56:00Z">
                <w:pPr>
                  <w:jc w:val="both"/>
                </w:pPr>
              </w:pPrChange>
            </w:pPr>
            <w:del w:id="3597" w:author="Mohammad Nayeem Hasan" w:date="2023-01-21T00:39:00Z">
              <w:r w:rsidRPr="00D97196" w:rsidDel="00C2040A">
                <w:rPr>
                  <w:rFonts w:ascii="Times New Roman" w:hAnsi="Times New Roman" w:cs="Times New Roman"/>
                  <w:sz w:val="24"/>
                  <w:szCs w:val="24"/>
                </w:rPr>
                <w:delText>0.597</w:delText>
              </w:r>
            </w:del>
          </w:p>
        </w:tc>
      </w:tr>
      <w:tr w:rsidR="00275578" w:rsidRPr="00D97196" w:rsidDel="00C2040A" w14:paraId="4371C2CF" w14:textId="116F5A62" w:rsidTr="00275578">
        <w:trPr>
          <w:trHeight w:val="138"/>
          <w:jc w:val="center"/>
          <w:del w:id="3598" w:author="Mohammad Nayeem Hasan" w:date="2023-01-21T00:39:00Z"/>
        </w:trPr>
        <w:tc>
          <w:tcPr>
            <w:tcW w:w="811" w:type="pct"/>
            <w:vAlign w:val="center"/>
          </w:tcPr>
          <w:p w14:paraId="420794E5" w14:textId="34130885" w:rsidR="00330FA8" w:rsidRPr="00D97196" w:rsidDel="00C2040A" w:rsidRDefault="00330FA8">
            <w:pPr>
              <w:ind w:firstLine="720"/>
              <w:rPr>
                <w:del w:id="3599" w:author="Mohammad Nayeem Hasan" w:date="2023-01-21T00:39:00Z"/>
                <w:rFonts w:ascii="Times New Roman" w:hAnsi="Times New Roman" w:cs="Times New Roman"/>
                <w:sz w:val="24"/>
                <w:szCs w:val="24"/>
              </w:rPr>
              <w:pPrChange w:id="3600" w:author="Mohammad Nayeem Hasan" w:date="2023-01-21T14:56:00Z">
                <w:pPr>
                  <w:jc w:val="both"/>
                </w:pPr>
              </w:pPrChange>
            </w:pPr>
            <w:del w:id="3601" w:author="Mohammad Nayeem Hasan" w:date="2023-01-21T00:39:00Z">
              <w:r w:rsidRPr="00D97196" w:rsidDel="00C2040A">
                <w:rPr>
                  <w:rFonts w:ascii="Times New Roman" w:hAnsi="Times New Roman" w:cs="Times New Roman"/>
                  <w:sz w:val="24"/>
                  <w:szCs w:val="24"/>
                </w:rPr>
                <w:delText>Khulna</w:delText>
              </w:r>
            </w:del>
          </w:p>
        </w:tc>
        <w:tc>
          <w:tcPr>
            <w:tcW w:w="391" w:type="pct"/>
            <w:vAlign w:val="center"/>
          </w:tcPr>
          <w:p w14:paraId="37E7F2A1" w14:textId="37B36C2D" w:rsidR="00330FA8" w:rsidRPr="00D97196" w:rsidDel="00C2040A" w:rsidRDefault="00330FA8">
            <w:pPr>
              <w:ind w:firstLine="720"/>
              <w:rPr>
                <w:del w:id="3602" w:author="Mohammad Nayeem Hasan" w:date="2023-01-21T00:39:00Z"/>
                <w:rFonts w:ascii="Times New Roman" w:hAnsi="Times New Roman" w:cs="Times New Roman"/>
                <w:sz w:val="24"/>
                <w:szCs w:val="24"/>
              </w:rPr>
              <w:pPrChange w:id="3603" w:author="Mohammad Nayeem Hasan" w:date="2023-01-21T14:56:00Z">
                <w:pPr>
                  <w:jc w:val="both"/>
                </w:pPr>
              </w:pPrChange>
            </w:pPr>
            <w:del w:id="3604" w:author="Mohammad Nayeem Hasan" w:date="2023-01-21T00:39:00Z">
              <w:r w:rsidRPr="00D97196" w:rsidDel="00C2040A">
                <w:rPr>
                  <w:rFonts w:ascii="Times New Roman" w:hAnsi="Times New Roman" w:cs="Times New Roman"/>
                  <w:sz w:val="24"/>
                  <w:szCs w:val="24"/>
                </w:rPr>
                <w:delText>0.65</w:delText>
              </w:r>
            </w:del>
          </w:p>
        </w:tc>
        <w:tc>
          <w:tcPr>
            <w:tcW w:w="457" w:type="pct"/>
            <w:vAlign w:val="center"/>
          </w:tcPr>
          <w:p w14:paraId="5853D15F" w14:textId="1D8F6771" w:rsidR="00330FA8" w:rsidRPr="00D97196" w:rsidDel="00C2040A" w:rsidRDefault="00330FA8">
            <w:pPr>
              <w:ind w:firstLine="720"/>
              <w:rPr>
                <w:del w:id="3605" w:author="Mohammad Nayeem Hasan" w:date="2023-01-21T00:39:00Z"/>
                <w:rFonts w:ascii="Times New Roman" w:hAnsi="Times New Roman" w:cs="Times New Roman"/>
                <w:sz w:val="24"/>
                <w:szCs w:val="24"/>
              </w:rPr>
              <w:pPrChange w:id="3606" w:author="Mohammad Nayeem Hasan" w:date="2023-01-21T14:56:00Z">
                <w:pPr>
                  <w:jc w:val="both"/>
                </w:pPr>
              </w:pPrChange>
            </w:pPr>
            <w:del w:id="3607" w:author="Mohammad Nayeem Hasan" w:date="2023-01-21T00:39:00Z">
              <w:r w:rsidRPr="00D97196" w:rsidDel="00C2040A">
                <w:rPr>
                  <w:rFonts w:ascii="Times New Roman" w:hAnsi="Times New Roman" w:cs="Times New Roman"/>
                  <w:sz w:val="24"/>
                  <w:szCs w:val="24"/>
                </w:rPr>
                <w:delText>0.50 – 0.85</w:delText>
              </w:r>
            </w:del>
          </w:p>
        </w:tc>
        <w:tc>
          <w:tcPr>
            <w:tcW w:w="417" w:type="pct"/>
            <w:vAlign w:val="center"/>
          </w:tcPr>
          <w:p w14:paraId="2293FCE9" w14:textId="4D6D8DD8" w:rsidR="00330FA8" w:rsidRPr="00F411AC" w:rsidDel="00C2040A" w:rsidRDefault="00330FA8">
            <w:pPr>
              <w:ind w:firstLine="720"/>
              <w:rPr>
                <w:del w:id="3608" w:author="Mohammad Nayeem Hasan" w:date="2023-01-21T00:39:00Z"/>
                <w:rFonts w:ascii="Times New Roman" w:hAnsi="Times New Roman" w:cs="Times New Roman"/>
                <w:b/>
                <w:bCs/>
                <w:sz w:val="24"/>
                <w:szCs w:val="24"/>
              </w:rPr>
              <w:pPrChange w:id="3609" w:author="Mohammad Nayeem Hasan" w:date="2023-01-21T14:56:00Z">
                <w:pPr>
                  <w:jc w:val="both"/>
                </w:pPr>
              </w:pPrChange>
            </w:pPr>
            <w:del w:id="3610" w:author="Mohammad Nayeem Hasan" w:date="2023-01-21T00:39:00Z">
              <w:r w:rsidRPr="00F411AC" w:rsidDel="00C2040A">
                <w:rPr>
                  <w:rFonts w:ascii="Times New Roman" w:hAnsi="Times New Roman" w:cs="Times New Roman"/>
                  <w:b/>
                  <w:bCs/>
                  <w:sz w:val="24"/>
                  <w:szCs w:val="24"/>
                </w:rPr>
                <w:delText>0.002</w:delText>
              </w:r>
            </w:del>
          </w:p>
        </w:tc>
        <w:tc>
          <w:tcPr>
            <w:tcW w:w="456" w:type="pct"/>
            <w:vAlign w:val="center"/>
          </w:tcPr>
          <w:p w14:paraId="225A307E" w14:textId="134B4ED6" w:rsidR="00330FA8" w:rsidRPr="00D97196" w:rsidDel="00C2040A" w:rsidRDefault="00330FA8">
            <w:pPr>
              <w:ind w:firstLine="720"/>
              <w:rPr>
                <w:del w:id="3611" w:author="Mohammad Nayeem Hasan" w:date="2023-01-21T00:39:00Z"/>
                <w:rFonts w:ascii="Times New Roman" w:hAnsi="Times New Roman" w:cs="Times New Roman"/>
                <w:sz w:val="24"/>
                <w:szCs w:val="24"/>
              </w:rPr>
              <w:pPrChange w:id="3612" w:author="Mohammad Nayeem Hasan" w:date="2023-01-21T14:56:00Z">
                <w:pPr>
                  <w:jc w:val="both"/>
                </w:pPr>
              </w:pPrChange>
            </w:pPr>
            <w:del w:id="3613" w:author="Mohammad Nayeem Hasan" w:date="2023-01-21T00:39:00Z">
              <w:r w:rsidRPr="00D97196" w:rsidDel="00C2040A">
                <w:rPr>
                  <w:rFonts w:ascii="Times New Roman" w:hAnsi="Times New Roman" w:cs="Times New Roman"/>
                  <w:sz w:val="24"/>
                  <w:szCs w:val="24"/>
                </w:rPr>
                <w:delText>1.07</w:delText>
              </w:r>
            </w:del>
          </w:p>
        </w:tc>
        <w:tc>
          <w:tcPr>
            <w:tcW w:w="456" w:type="pct"/>
            <w:vAlign w:val="center"/>
          </w:tcPr>
          <w:p w14:paraId="79030DF0" w14:textId="102A8692" w:rsidR="00330FA8" w:rsidRPr="00D97196" w:rsidDel="00C2040A" w:rsidRDefault="00330FA8">
            <w:pPr>
              <w:ind w:firstLine="720"/>
              <w:rPr>
                <w:del w:id="3614" w:author="Mohammad Nayeem Hasan" w:date="2023-01-21T00:39:00Z"/>
                <w:rFonts w:ascii="Times New Roman" w:hAnsi="Times New Roman" w:cs="Times New Roman"/>
                <w:sz w:val="24"/>
                <w:szCs w:val="24"/>
              </w:rPr>
              <w:pPrChange w:id="3615" w:author="Mohammad Nayeem Hasan" w:date="2023-01-21T14:56:00Z">
                <w:pPr>
                  <w:jc w:val="both"/>
                </w:pPr>
              </w:pPrChange>
            </w:pPr>
            <w:del w:id="3616" w:author="Mohammad Nayeem Hasan" w:date="2023-01-21T00:39:00Z">
              <w:r w:rsidRPr="00D97196" w:rsidDel="00C2040A">
                <w:rPr>
                  <w:rFonts w:ascii="Times New Roman" w:hAnsi="Times New Roman" w:cs="Times New Roman"/>
                  <w:sz w:val="24"/>
                  <w:szCs w:val="24"/>
                </w:rPr>
                <w:delText>0.48 – 2.42</w:delText>
              </w:r>
            </w:del>
          </w:p>
        </w:tc>
        <w:tc>
          <w:tcPr>
            <w:tcW w:w="529" w:type="pct"/>
            <w:vAlign w:val="center"/>
          </w:tcPr>
          <w:p w14:paraId="053AAAED" w14:textId="2A91C143" w:rsidR="00330FA8" w:rsidRPr="00D97196" w:rsidDel="00C2040A" w:rsidRDefault="00330FA8">
            <w:pPr>
              <w:ind w:firstLine="720"/>
              <w:rPr>
                <w:del w:id="3617" w:author="Mohammad Nayeem Hasan" w:date="2023-01-21T00:39:00Z"/>
                <w:rFonts w:ascii="Times New Roman" w:hAnsi="Times New Roman" w:cs="Times New Roman"/>
                <w:sz w:val="24"/>
                <w:szCs w:val="24"/>
              </w:rPr>
              <w:pPrChange w:id="3618" w:author="Mohammad Nayeem Hasan" w:date="2023-01-21T14:56:00Z">
                <w:pPr>
                  <w:jc w:val="both"/>
                </w:pPr>
              </w:pPrChange>
            </w:pPr>
            <w:del w:id="3619" w:author="Mohammad Nayeem Hasan" w:date="2023-01-21T00:39:00Z">
              <w:r w:rsidRPr="00D97196" w:rsidDel="00C2040A">
                <w:rPr>
                  <w:rFonts w:ascii="Times New Roman" w:hAnsi="Times New Roman" w:cs="Times New Roman"/>
                  <w:sz w:val="24"/>
                  <w:szCs w:val="24"/>
                </w:rPr>
                <w:delText>0.854</w:delText>
              </w:r>
            </w:del>
          </w:p>
        </w:tc>
        <w:tc>
          <w:tcPr>
            <w:tcW w:w="434" w:type="pct"/>
            <w:vAlign w:val="center"/>
          </w:tcPr>
          <w:p w14:paraId="36BBE797" w14:textId="5DA324F8" w:rsidR="00330FA8" w:rsidRPr="00D97196" w:rsidDel="00C2040A" w:rsidRDefault="00185718">
            <w:pPr>
              <w:ind w:firstLine="720"/>
              <w:rPr>
                <w:del w:id="3620" w:author="Mohammad Nayeem Hasan" w:date="2023-01-21T00:39:00Z"/>
                <w:rFonts w:ascii="Times New Roman" w:hAnsi="Times New Roman" w:cs="Times New Roman"/>
                <w:sz w:val="24"/>
                <w:szCs w:val="24"/>
              </w:rPr>
              <w:pPrChange w:id="3621" w:author="Mohammad Nayeem Hasan" w:date="2023-01-21T14:56:00Z">
                <w:pPr>
                  <w:jc w:val="both"/>
                </w:pPr>
              </w:pPrChange>
            </w:pPr>
            <w:del w:id="3622" w:author="Mohammad Nayeem Hasan" w:date="2023-01-21T00:39:00Z">
              <w:r w:rsidRPr="00D97196" w:rsidDel="00C2040A">
                <w:rPr>
                  <w:rFonts w:ascii="Times New Roman" w:hAnsi="Times New Roman" w:cs="Times New Roman"/>
                  <w:sz w:val="24"/>
                  <w:szCs w:val="24"/>
                </w:rPr>
                <w:delText>1.05</w:delText>
              </w:r>
            </w:del>
          </w:p>
        </w:tc>
        <w:tc>
          <w:tcPr>
            <w:tcW w:w="522" w:type="pct"/>
            <w:vAlign w:val="center"/>
          </w:tcPr>
          <w:p w14:paraId="61B06D1C" w14:textId="7BCC5D11" w:rsidR="00330FA8" w:rsidRPr="00D97196" w:rsidDel="00C2040A" w:rsidRDefault="00185718">
            <w:pPr>
              <w:ind w:firstLine="720"/>
              <w:rPr>
                <w:del w:id="3623" w:author="Mohammad Nayeem Hasan" w:date="2023-01-21T00:39:00Z"/>
                <w:rFonts w:ascii="Times New Roman" w:hAnsi="Times New Roman" w:cs="Times New Roman"/>
                <w:sz w:val="24"/>
                <w:szCs w:val="24"/>
              </w:rPr>
              <w:pPrChange w:id="3624" w:author="Mohammad Nayeem Hasan" w:date="2023-01-21T14:56:00Z">
                <w:pPr>
                  <w:jc w:val="both"/>
                </w:pPr>
              </w:pPrChange>
            </w:pPr>
            <w:del w:id="3625" w:author="Mohammad Nayeem Hasan" w:date="2023-01-21T00:39:00Z">
              <w:r w:rsidRPr="00D97196" w:rsidDel="00C2040A">
                <w:rPr>
                  <w:rFonts w:ascii="Times New Roman" w:hAnsi="Times New Roman" w:cs="Times New Roman"/>
                  <w:sz w:val="24"/>
                  <w:szCs w:val="24"/>
                </w:rPr>
                <w:delText>0.72 – 1.53</w:delText>
              </w:r>
            </w:del>
          </w:p>
        </w:tc>
        <w:tc>
          <w:tcPr>
            <w:tcW w:w="527" w:type="pct"/>
            <w:vAlign w:val="center"/>
          </w:tcPr>
          <w:p w14:paraId="4856C288" w14:textId="33D870E2" w:rsidR="00330FA8" w:rsidRPr="00D97196" w:rsidDel="00C2040A" w:rsidRDefault="00185718">
            <w:pPr>
              <w:ind w:firstLine="720"/>
              <w:rPr>
                <w:del w:id="3626" w:author="Mohammad Nayeem Hasan" w:date="2023-01-21T00:39:00Z"/>
                <w:rFonts w:ascii="Times New Roman" w:hAnsi="Times New Roman" w:cs="Times New Roman"/>
                <w:sz w:val="24"/>
                <w:szCs w:val="24"/>
              </w:rPr>
              <w:pPrChange w:id="3627" w:author="Mohammad Nayeem Hasan" w:date="2023-01-21T14:56:00Z">
                <w:pPr>
                  <w:jc w:val="both"/>
                </w:pPr>
              </w:pPrChange>
            </w:pPr>
            <w:del w:id="3628" w:author="Mohammad Nayeem Hasan" w:date="2023-01-21T00:39:00Z">
              <w:r w:rsidRPr="00D97196" w:rsidDel="00C2040A">
                <w:rPr>
                  <w:rFonts w:ascii="Times New Roman" w:hAnsi="Times New Roman" w:cs="Times New Roman"/>
                  <w:sz w:val="24"/>
                  <w:szCs w:val="24"/>
                </w:rPr>
                <w:delText>0.814</w:delText>
              </w:r>
            </w:del>
          </w:p>
        </w:tc>
      </w:tr>
      <w:tr w:rsidR="00275578" w:rsidRPr="00D97196" w:rsidDel="00C2040A" w14:paraId="0D394C7B" w14:textId="776A5FD7" w:rsidTr="00275578">
        <w:trPr>
          <w:trHeight w:val="138"/>
          <w:jc w:val="center"/>
          <w:del w:id="3629" w:author="Mohammad Nayeem Hasan" w:date="2023-01-21T00:39:00Z"/>
        </w:trPr>
        <w:tc>
          <w:tcPr>
            <w:tcW w:w="811" w:type="pct"/>
            <w:vAlign w:val="center"/>
          </w:tcPr>
          <w:p w14:paraId="7E4B4C26" w14:textId="101037E4" w:rsidR="00330FA8" w:rsidRPr="00D97196" w:rsidDel="00C2040A" w:rsidRDefault="00330FA8">
            <w:pPr>
              <w:ind w:firstLine="720"/>
              <w:rPr>
                <w:del w:id="3630" w:author="Mohammad Nayeem Hasan" w:date="2023-01-21T00:39:00Z"/>
                <w:rFonts w:ascii="Times New Roman" w:hAnsi="Times New Roman" w:cs="Times New Roman"/>
                <w:sz w:val="24"/>
                <w:szCs w:val="24"/>
              </w:rPr>
              <w:pPrChange w:id="3631" w:author="Mohammad Nayeem Hasan" w:date="2023-01-21T14:56:00Z">
                <w:pPr>
                  <w:jc w:val="both"/>
                </w:pPr>
              </w:pPrChange>
            </w:pPr>
            <w:del w:id="3632" w:author="Mohammad Nayeem Hasan" w:date="2023-01-21T00:39:00Z">
              <w:r w:rsidRPr="00D97196" w:rsidDel="00C2040A">
                <w:rPr>
                  <w:rFonts w:ascii="Times New Roman" w:hAnsi="Times New Roman" w:cs="Times New Roman"/>
                  <w:sz w:val="24"/>
                  <w:szCs w:val="24"/>
                </w:rPr>
                <w:delText>Mymensingh</w:delText>
              </w:r>
            </w:del>
          </w:p>
        </w:tc>
        <w:tc>
          <w:tcPr>
            <w:tcW w:w="391" w:type="pct"/>
            <w:vAlign w:val="center"/>
          </w:tcPr>
          <w:p w14:paraId="29B53C8D" w14:textId="0E01DBAB" w:rsidR="00330FA8" w:rsidRPr="00D97196" w:rsidDel="00C2040A" w:rsidRDefault="00330FA8">
            <w:pPr>
              <w:ind w:firstLine="720"/>
              <w:rPr>
                <w:del w:id="3633" w:author="Mohammad Nayeem Hasan" w:date="2023-01-21T00:39:00Z"/>
                <w:rFonts w:ascii="Times New Roman" w:hAnsi="Times New Roman" w:cs="Times New Roman"/>
                <w:sz w:val="24"/>
                <w:szCs w:val="24"/>
              </w:rPr>
              <w:pPrChange w:id="3634" w:author="Mohammad Nayeem Hasan" w:date="2023-01-21T14:56:00Z">
                <w:pPr>
                  <w:jc w:val="both"/>
                </w:pPr>
              </w:pPrChange>
            </w:pPr>
            <w:del w:id="3635" w:author="Mohammad Nayeem Hasan" w:date="2023-01-21T00:39:00Z">
              <w:r w:rsidRPr="00D97196" w:rsidDel="00C2040A">
                <w:rPr>
                  <w:rFonts w:ascii="Times New Roman" w:hAnsi="Times New Roman" w:cs="Times New Roman"/>
                  <w:sz w:val="24"/>
                  <w:szCs w:val="24"/>
                </w:rPr>
                <w:delText>-</w:delText>
              </w:r>
            </w:del>
          </w:p>
        </w:tc>
        <w:tc>
          <w:tcPr>
            <w:tcW w:w="457" w:type="pct"/>
            <w:vAlign w:val="center"/>
          </w:tcPr>
          <w:p w14:paraId="28E0B2AF" w14:textId="6AB122D2" w:rsidR="00330FA8" w:rsidRPr="00D97196" w:rsidDel="00C2040A" w:rsidRDefault="00330FA8">
            <w:pPr>
              <w:ind w:firstLine="720"/>
              <w:rPr>
                <w:del w:id="3636" w:author="Mohammad Nayeem Hasan" w:date="2023-01-21T00:39:00Z"/>
                <w:rFonts w:ascii="Times New Roman" w:hAnsi="Times New Roman" w:cs="Times New Roman"/>
                <w:sz w:val="24"/>
                <w:szCs w:val="24"/>
              </w:rPr>
              <w:pPrChange w:id="3637" w:author="Mohammad Nayeem Hasan" w:date="2023-01-21T14:56:00Z">
                <w:pPr>
                  <w:jc w:val="both"/>
                </w:pPr>
              </w:pPrChange>
            </w:pPr>
            <w:del w:id="3638"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4F33A5A9" w14:textId="7CE90195" w:rsidR="00330FA8" w:rsidRPr="00D97196" w:rsidDel="00C2040A" w:rsidRDefault="00330FA8">
            <w:pPr>
              <w:ind w:firstLine="720"/>
              <w:rPr>
                <w:del w:id="3639" w:author="Mohammad Nayeem Hasan" w:date="2023-01-21T00:39:00Z"/>
                <w:rFonts w:ascii="Times New Roman" w:hAnsi="Times New Roman" w:cs="Times New Roman"/>
                <w:sz w:val="24"/>
                <w:szCs w:val="24"/>
              </w:rPr>
              <w:pPrChange w:id="3640" w:author="Mohammad Nayeem Hasan" w:date="2023-01-21T14:56:00Z">
                <w:pPr>
                  <w:jc w:val="both"/>
                </w:pPr>
              </w:pPrChange>
            </w:pPr>
            <w:del w:id="3641"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0B67262E" w14:textId="09C8C1A7" w:rsidR="00330FA8" w:rsidRPr="00D97196" w:rsidDel="00C2040A" w:rsidRDefault="00330FA8">
            <w:pPr>
              <w:ind w:firstLine="720"/>
              <w:rPr>
                <w:del w:id="3642" w:author="Mohammad Nayeem Hasan" w:date="2023-01-21T00:39:00Z"/>
                <w:rFonts w:ascii="Times New Roman" w:hAnsi="Times New Roman" w:cs="Times New Roman"/>
                <w:sz w:val="24"/>
                <w:szCs w:val="24"/>
              </w:rPr>
              <w:pPrChange w:id="3643" w:author="Mohammad Nayeem Hasan" w:date="2023-01-21T14:56:00Z">
                <w:pPr>
                  <w:jc w:val="both"/>
                </w:pPr>
              </w:pPrChange>
            </w:pPr>
            <w:del w:id="3644"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0F3067C3" w14:textId="74126889" w:rsidR="00330FA8" w:rsidRPr="00D97196" w:rsidDel="00C2040A" w:rsidRDefault="00330FA8">
            <w:pPr>
              <w:ind w:firstLine="720"/>
              <w:rPr>
                <w:del w:id="3645" w:author="Mohammad Nayeem Hasan" w:date="2023-01-21T00:39:00Z"/>
                <w:rFonts w:ascii="Times New Roman" w:hAnsi="Times New Roman" w:cs="Times New Roman"/>
                <w:sz w:val="24"/>
                <w:szCs w:val="24"/>
              </w:rPr>
              <w:pPrChange w:id="3646" w:author="Mohammad Nayeem Hasan" w:date="2023-01-21T14:56:00Z">
                <w:pPr>
                  <w:jc w:val="both"/>
                </w:pPr>
              </w:pPrChange>
            </w:pPr>
            <w:del w:id="3647"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4F096E65" w14:textId="3F896D84" w:rsidR="00330FA8" w:rsidRPr="00D97196" w:rsidDel="00C2040A" w:rsidRDefault="00330FA8">
            <w:pPr>
              <w:ind w:firstLine="720"/>
              <w:rPr>
                <w:del w:id="3648" w:author="Mohammad Nayeem Hasan" w:date="2023-01-21T00:39:00Z"/>
                <w:rFonts w:ascii="Times New Roman" w:hAnsi="Times New Roman" w:cs="Times New Roman"/>
                <w:sz w:val="24"/>
                <w:szCs w:val="24"/>
              </w:rPr>
              <w:pPrChange w:id="3649" w:author="Mohammad Nayeem Hasan" w:date="2023-01-21T14:56:00Z">
                <w:pPr>
                  <w:jc w:val="both"/>
                </w:pPr>
              </w:pPrChange>
            </w:pPr>
            <w:del w:id="3650"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37DCE844" w14:textId="7B64E2B2" w:rsidR="00330FA8" w:rsidRPr="00D97196" w:rsidDel="00C2040A" w:rsidRDefault="00185718">
            <w:pPr>
              <w:ind w:firstLine="720"/>
              <w:rPr>
                <w:del w:id="3651" w:author="Mohammad Nayeem Hasan" w:date="2023-01-21T00:39:00Z"/>
                <w:rFonts w:ascii="Times New Roman" w:hAnsi="Times New Roman" w:cs="Times New Roman"/>
                <w:sz w:val="24"/>
                <w:szCs w:val="24"/>
              </w:rPr>
              <w:pPrChange w:id="3652" w:author="Mohammad Nayeem Hasan" w:date="2023-01-21T14:56:00Z">
                <w:pPr>
                  <w:jc w:val="both"/>
                </w:pPr>
              </w:pPrChange>
            </w:pPr>
            <w:del w:id="3653" w:author="Mohammad Nayeem Hasan" w:date="2023-01-21T00:39:00Z">
              <w:r w:rsidRPr="00D97196" w:rsidDel="00C2040A">
                <w:rPr>
                  <w:rFonts w:ascii="Times New Roman" w:hAnsi="Times New Roman" w:cs="Times New Roman"/>
                  <w:sz w:val="24"/>
                  <w:szCs w:val="24"/>
                </w:rPr>
                <w:delText>1.22</w:delText>
              </w:r>
            </w:del>
          </w:p>
        </w:tc>
        <w:tc>
          <w:tcPr>
            <w:tcW w:w="522" w:type="pct"/>
            <w:vAlign w:val="center"/>
          </w:tcPr>
          <w:p w14:paraId="30C74ECC" w14:textId="5568D8D4" w:rsidR="00330FA8" w:rsidRPr="00D97196" w:rsidDel="00C2040A" w:rsidRDefault="00185718">
            <w:pPr>
              <w:ind w:firstLine="720"/>
              <w:rPr>
                <w:del w:id="3654" w:author="Mohammad Nayeem Hasan" w:date="2023-01-21T00:39:00Z"/>
                <w:rFonts w:ascii="Times New Roman" w:hAnsi="Times New Roman" w:cs="Times New Roman"/>
                <w:sz w:val="24"/>
                <w:szCs w:val="24"/>
              </w:rPr>
              <w:pPrChange w:id="3655" w:author="Mohammad Nayeem Hasan" w:date="2023-01-21T14:56:00Z">
                <w:pPr>
                  <w:jc w:val="both"/>
                </w:pPr>
              </w:pPrChange>
            </w:pPr>
            <w:del w:id="3656" w:author="Mohammad Nayeem Hasan" w:date="2023-01-21T00:39:00Z">
              <w:r w:rsidRPr="00D97196" w:rsidDel="00C2040A">
                <w:rPr>
                  <w:rFonts w:ascii="Times New Roman" w:hAnsi="Times New Roman" w:cs="Times New Roman"/>
                  <w:sz w:val="24"/>
                  <w:szCs w:val="24"/>
                </w:rPr>
                <w:delText>0.84 – 1.79</w:delText>
              </w:r>
            </w:del>
          </w:p>
        </w:tc>
        <w:tc>
          <w:tcPr>
            <w:tcW w:w="527" w:type="pct"/>
            <w:vAlign w:val="center"/>
          </w:tcPr>
          <w:p w14:paraId="6926B6A2" w14:textId="397277CA" w:rsidR="00330FA8" w:rsidRPr="00D97196" w:rsidDel="00C2040A" w:rsidRDefault="00185718">
            <w:pPr>
              <w:ind w:firstLine="720"/>
              <w:rPr>
                <w:del w:id="3657" w:author="Mohammad Nayeem Hasan" w:date="2023-01-21T00:39:00Z"/>
                <w:rFonts w:ascii="Times New Roman" w:hAnsi="Times New Roman" w:cs="Times New Roman"/>
                <w:sz w:val="24"/>
                <w:szCs w:val="24"/>
              </w:rPr>
              <w:pPrChange w:id="3658" w:author="Mohammad Nayeem Hasan" w:date="2023-01-21T14:56:00Z">
                <w:pPr>
                  <w:jc w:val="both"/>
                </w:pPr>
              </w:pPrChange>
            </w:pPr>
            <w:del w:id="3659" w:author="Mohammad Nayeem Hasan" w:date="2023-01-21T00:39:00Z">
              <w:r w:rsidRPr="00D97196" w:rsidDel="00C2040A">
                <w:rPr>
                  <w:rFonts w:ascii="Times New Roman" w:hAnsi="Times New Roman" w:cs="Times New Roman"/>
                  <w:sz w:val="24"/>
                  <w:szCs w:val="24"/>
                </w:rPr>
                <w:delText>0.296</w:delText>
              </w:r>
            </w:del>
          </w:p>
        </w:tc>
      </w:tr>
      <w:tr w:rsidR="00275578" w:rsidRPr="00D97196" w:rsidDel="00C2040A" w14:paraId="019BEE21" w14:textId="2A81E864" w:rsidTr="00275578">
        <w:trPr>
          <w:trHeight w:val="138"/>
          <w:jc w:val="center"/>
          <w:del w:id="3660" w:author="Mohammad Nayeem Hasan" w:date="2023-01-21T00:39:00Z"/>
        </w:trPr>
        <w:tc>
          <w:tcPr>
            <w:tcW w:w="811" w:type="pct"/>
            <w:vAlign w:val="center"/>
          </w:tcPr>
          <w:p w14:paraId="6A37C62D" w14:textId="59197E80" w:rsidR="00330FA8" w:rsidRPr="00D97196" w:rsidDel="00C2040A" w:rsidRDefault="00330FA8">
            <w:pPr>
              <w:ind w:firstLine="720"/>
              <w:rPr>
                <w:del w:id="3661" w:author="Mohammad Nayeem Hasan" w:date="2023-01-21T00:39:00Z"/>
                <w:rFonts w:ascii="Times New Roman" w:hAnsi="Times New Roman" w:cs="Times New Roman"/>
                <w:sz w:val="24"/>
                <w:szCs w:val="24"/>
              </w:rPr>
              <w:pPrChange w:id="3662" w:author="Mohammad Nayeem Hasan" w:date="2023-01-21T14:56:00Z">
                <w:pPr>
                  <w:jc w:val="both"/>
                </w:pPr>
              </w:pPrChange>
            </w:pPr>
            <w:del w:id="3663" w:author="Mohammad Nayeem Hasan" w:date="2023-01-21T00:39:00Z">
              <w:r w:rsidRPr="00D97196" w:rsidDel="00C2040A">
                <w:rPr>
                  <w:rFonts w:ascii="Times New Roman" w:hAnsi="Times New Roman" w:cs="Times New Roman"/>
                  <w:sz w:val="24"/>
                  <w:szCs w:val="24"/>
                </w:rPr>
                <w:delText>Rajshahi</w:delText>
              </w:r>
            </w:del>
          </w:p>
        </w:tc>
        <w:tc>
          <w:tcPr>
            <w:tcW w:w="391" w:type="pct"/>
            <w:vAlign w:val="center"/>
          </w:tcPr>
          <w:p w14:paraId="78BA8EBA" w14:textId="037A68CD" w:rsidR="00330FA8" w:rsidRPr="00D97196" w:rsidDel="00C2040A" w:rsidRDefault="00330FA8">
            <w:pPr>
              <w:ind w:firstLine="720"/>
              <w:rPr>
                <w:del w:id="3664" w:author="Mohammad Nayeem Hasan" w:date="2023-01-21T00:39:00Z"/>
                <w:rFonts w:ascii="Times New Roman" w:hAnsi="Times New Roman" w:cs="Times New Roman"/>
                <w:sz w:val="24"/>
                <w:szCs w:val="24"/>
              </w:rPr>
              <w:pPrChange w:id="3665" w:author="Mohammad Nayeem Hasan" w:date="2023-01-21T14:56:00Z">
                <w:pPr>
                  <w:jc w:val="both"/>
                </w:pPr>
              </w:pPrChange>
            </w:pPr>
            <w:del w:id="3666" w:author="Mohammad Nayeem Hasan" w:date="2023-01-21T00:39:00Z">
              <w:r w:rsidRPr="00D97196" w:rsidDel="00C2040A">
                <w:rPr>
                  <w:rFonts w:ascii="Times New Roman" w:hAnsi="Times New Roman" w:cs="Times New Roman"/>
                  <w:sz w:val="24"/>
                  <w:szCs w:val="24"/>
                </w:rPr>
                <w:delText>1.04</w:delText>
              </w:r>
            </w:del>
          </w:p>
        </w:tc>
        <w:tc>
          <w:tcPr>
            <w:tcW w:w="457" w:type="pct"/>
            <w:vAlign w:val="center"/>
          </w:tcPr>
          <w:p w14:paraId="2802625E" w14:textId="1FD64AC4" w:rsidR="00330FA8" w:rsidRPr="00D97196" w:rsidDel="00C2040A" w:rsidRDefault="00330FA8">
            <w:pPr>
              <w:ind w:firstLine="720"/>
              <w:rPr>
                <w:del w:id="3667" w:author="Mohammad Nayeem Hasan" w:date="2023-01-21T00:39:00Z"/>
                <w:rFonts w:ascii="Times New Roman" w:hAnsi="Times New Roman" w:cs="Times New Roman"/>
                <w:sz w:val="24"/>
                <w:szCs w:val="24"/>
              </w:rPr>
              <w:pPrChange w:id="3668" w:author="Mohammad Nayeem Hasan" w:date="2023-01-21T14:56:00Z">
                <w:pPr>
                  <w:jc w:val="both"/>
                </w:pPr>
              </w:pPrChange>
            </w:pPr>
            <w:del w:id="3669" w:author="Mohammad Nayeem Hasan" w:date="2023-01-21T00:39:00Z">
              <w:r w:rsidRPr="00D97196" w:rsidDel="00C2040A">
                <w:rPr>
                  <w:rFonts w:ascii="Times New Roman" w:hAnsi="Times New Roman" w:cs="Times New Roman"/>
                  <w:sz w:val="24"/>
                  <w:szCs w:val="24"/>
                </w:rPr>
                <w:delText>0.83 – 1.28</w:delText>
              </w:r>
            </w:del>
          </w:p>
        </w:tc>
        <w:tc>
          <w:tcPr>
            <w:tcW w:w="417" w:type="pct"/>
            <w:vAlign w:val="center"/>
          </w:tcPr>
          <w:p w14:paraId="7E848018" w14:textId="272AAD44" w:rsidR="00330FA8" w:rsidRPr="00D97196" w:rsidDel="00C2040A" w:rsidRDefault="00330FA8">
            <w:pPr>
              <w:ind w:firstLine="720"/>
              <w:rPr>
                <w:del w:id="3670" w:author="Mohammad Nayeem Hasan" w:date="2023-01-21T00:39:00Z"/>
                <w:rFonts w:ascii="Times New Roman" w:hAnsi="Times New Roman" w:cs="Times New Roman"/>
                <w:sz w:val="24"/>
                <w:szCs w:val="24"/>
              </w:rPr>
              <w:pPrChange w:id="3671" w:author="Mohammad Nayeem Hasan" w:date="2023-01-21T14:56:00Z">
                <w:pPr>
                  <w:jc w:val="both"/>
                </w:pPr>
              </w:pPrChange>
            </w:pPr>
            <w:del w:id="3672" w:author="Mohammad Nayeem Hasan" w:date="2023-01-21T00:39:00Z">
              <w:r w:rsidRPr="00D97196" w:rsidDel="00C2040A">
                <w:rPr>
                  <w:rFonts w:ascii="Times New Roman" w:hAnsi="Times New Roman" w:cs="Times New Roman"/>
                  <w:sz w:val="24"/>
                  <w:szCs w:val="24"/>
                </w:rPr>
                <w:delText>0.754</w:delText>
              </w:r>
            </w:del>
          </w:p>
        </w:tc>
        <w:tc>
          <w:tcPr>
            <w:tcW w:w="456" w:type="pct"/>
            <w:vAlign w:val="center"/>
          </w:tcPr>
          <w:p w14:paraId="3C3311A7" w14:textId="30294059" w:rsidR="00330FA8" w:rsidRPr="00D97196" w:rsidDel="00C2040A" w:rsidRDefault="00330FA8">
            <w:pPr>
              <w:ind w:firstLine="720"/>
              <w:rPr>
                <w:del w:id="3673" w:author="Mohammad Nayeem Hasan" w:date="2023-01-21T00:39:00Z"/>
                <w:rFonts w:ascii="Times New Roman" w:hAnsi="Times New Roman" w:cs="Times New Roman"/>
                <w:sz w:val="24"/>
                <w:szCs w:val="24"/>
              </w:rPr>
              <w:pPrChange w:id="3674" w:author="Mohammad Nayeem Hasan" w:date="2023-01-21T14:56:00Z">
                <w:pPr>
                  <w:jc w:val="both"/>
                </w:pPr>
              </w:pPrChange>
            </w:pPr>
            <w:del w:id="3675" w:author="Mohammad Nayeem Hasan" w:date="2023-01-21T00:39:00Z">
              <w:r w:rsidRPr="00D97196" w:rsidDel="00C2040A">
                <w:rPr>
                  <w:rFonts w:ascii="Times New Roman" w:hAnsi="Times New Roman" w:cs="Times New Roman"/>
                  <w:sz w:val="24"/>
                  <w:szCs w:val="24"/>
                </w:rPr>
                <w:delText>0.90</w:delText>
              </w:r>
            </w:del>
          </w:p>
        </w:tc>
        <w:tc>
          <w:tcPr>
            <w:tcW w:w="456" w:type="pct"/>
            <w:vAlign w:val="center"/>
          </w:tcPr>
          <w:p w14:paraId="0E39141B" w14:textId="56CB0E29" w:rsidR="00330FA8" w:rsidRPr="00D97196" w:rsidDel="00C2040A" w:rsidRDefault="00330FA8">
            <w:pPr>
              <w:ind w:firstLine="720"/>
              <w:rPr>
                <w:del w:id="3676" w:author="Mohammad Nayeem Hasan" w:date="2023-01-21T00:39:00Z"/>
                <w:rFonts w:ascii="Times New Roman" w:hAnsi="Times New Roman" w:cs="Times New Roman"/>
                <w:sz w:val="24"/>
                <w:szCs w:val="24"/>
              </w:rPr>
              <w:pPrChange w:id="3677" w:author="Mohammad Nayeem Hasan" w:date="2023-01-21T14:56:00Z">
                <w:pPr>
                  <w:jc w:val="both"/>
                </w:pPr>
              </w:pPrChange>
            </w:pPr>
            <w:del w:id="3678" w:author="Mohammad Nayeem Hasan" w:date="2023-01-21T00:39:00Z">
              <w:r w:rsidRPr="00D97196" w:rsidDel="00C2040A">
                <w:rPr>
                  <w:rFonts w:ascii="Times New Roman" w:hAnsi="Times New Roman" w:cs="Times New Roman"/>
                  <w:sz w:val="24"/>
                  <w:szCs w:val="24"/>
                </w:rPr>
                <w:delText>0.37 – 2.21</w:delText>
              </w:r>
            </w:del>
          </w:p>
        </w:tc>
        <w:tc>
          <w:tcPr>
            <w:tcW w:w="529" w:type="pct"/>
            <w:vAlign w:val="center"/>
          </w:tcPr>
          <w:p w14:paraId="3EC4FA85" w14:textId="46FC9A23" w:rsidR="00330FA8" w:rsidRPr="00D97196" w:rsidDel="00C2040A" w:rsidRDefault="00330FA8">
            <w:pPr>
              <w:ind w:firstLine="720"/>
              <w:rPr>
                <w:del w:id="3679" w:author="Mohammad Nayeem Hasan" w:date="2023-01-21T00:39:00Z"/>
                <w:rFonts w:ascii="Times New Roman" w:hAnsi="Times New Roman" w:cs="Times New Roman"/>
                <w:sz w:val="24"/>
                <w:szCs w:val="24"/>
              </w:rPr>
              <w:pPrChange w:id="3680" w:author="Mohammad Nayeem Hasan" w:date="2023-01-21T14:56:00Z">
                <w:pPr>
                  <w:jc w:val="both"/>
                </w:pPr>
              </w:pPrChange>
            </w:pPr>
            <w:del w:id="3681" w:author="Mohammad Nayeem Hasan" w:date="2023-01-21T00:39:00Z">
              <w:r w:rsidRPr="00D97196" w:rsidDel="00C2040A">
                <w:rPr>
                  <w:rFonts w:ascii="Times New Roman" w:hAnsi="Times New Roman" w:cs="Times New Roman"/>
                  <w:sz w:val="24"/>
                  <w:szCs w:val="24"/>
                </w:rPr>
                <w:delText>0.818</w:delText>
              </w:r>
            </w:del>
          </w:p>
        </w:tc>
        <w:tc>
          <w:tcPr>
            <w:tcW w:w="434" w:type="pct"/>
            <w:vAlign w:val="center"/>
          </w:tcPr>
          <w:p w14:paraId="25CB8853" w14:textId="3FBC01B9" w:rsidR="00330FA8" w:rsidRPr="00D97196" w:rsidDel="00C2040A" w:rsidRDefault="00185718">
            <w:pPr>
              <w:ind w:firstLine="720"/>
              <w:rPr>
                <w:del w:id="3682" w:author="Mohammad Nayeem Hasan" w:date="2023-01-21T00:39:00Z"/>
                <w:rFonts w:ascii="Times New Roman" w:hAnsi="Times New Roman" w:cs="Times New Roman"/>
                <w:sz w:val="24"/>
                <w:szCs w:val="24"/>
              </w:rPr>
              <w:pPrChange w:id="3683" w:author="Mohammad Nayeem Hasan" w:date="2023-01-21T14:56:00Z">
                <w:pPr>
                  <w:jc w:val="both"/>
                </w:pPr>
              </w:pPrChange>
            </w:pPr>
            <w:del w:id="3684" w:author="Mohammad Nayeem Hasan" w:date="2023-01-21T00:39:00Z">
              <w:r w:rsidRPr="00D97196" w:rsidDel="00C2040A">
                <w:rPr>
                  <w:rFonts w:ascii="Times New Roman" w:hAnsi="Times New Roman" w:cs="Times New Roman"/>
                  <w:sz w:val="24"/>
                  <w:szCs w:val="24"/>
                </w:rPr>
                <w:delText>0.93</w:delText>
              </w:r>
            </w:del>
          </w:p>
        </w:tc>
        <w:tc>
          <w:tcPr>
            <w:tcW w:w="522" w:type="pct"/>
            <w:vAlign w:val="center"/>
          </w:tcPr>
          <w:p w14:paraId="0C39A0FC" w14:textId="1708B63D" w:rsidR="00330FA8" w:rsidRPr="00D97196" w:rsidDel="00C2040A" w:rsidRDefault="00185718">
            <w:pPr>
              <w:ind w:firstLine="720"/>
              <w:rPr>
                <w:del w:id="3685" w:author="Mohammad Nayeem Hasan" w:date="2023-01-21T00:39:00Z"/>
                <w:rFonts w:ascii="Times New Roman" w:hAnsi="Times New Roman" w:cs="Times New Roman"/>
                <w:sz w:val="24"/>
                <w:szCs w:val="24"/>
              </w:rPr>
              <w:pPrChange w:id="3686" w:author="Mohammad Nayeem Hasan" w:date="2023-01-21T14:56:00Z">
                <w:pPr>
                  <w:jc w:val="both"/>
                </w:pPr>
              </w:pPrChange>
            </w:pPr>
            <w:del w:id="3687" w:author="Mohammad Nayeem Hasan" w:date="2023-01-21T00:39:00Z">
              <w:r w:rsidRPr="00D97196" w:rsidDel="00C2040A">
                <w:rPr>
                  <w:rFonts w:ascii="Times New Roman" w:hAnsi="Times New Roman" w:cs="Times New Roman"/>
                  <w:sz w:val="24"/>
                  <w:szCs w:val="24"/>
                </w:rPr>
                <w:delText>0.64 – 1.35</w:delText>
              </w:r>
            </w:del>
          </w:p>
        </w:tc>
        <w:tc>
          <w:tcPr>
            <w:tcW w:w="527" w:type="pct"/>
            <w:vAlign w:val="center"/>
          </w:tcPr>
          <w:p w14:paraId="19E1AC4E" w14:textId="7F7AF124" w:rsidR="00330FA8" w:rsidRPr="00D97196" w:rsidDel="00C2040A" w:rsidRDefault="00185718">
            <w:pPr>
              <w:ind w:firstLine="720"/>
              <w:rPr>
                <w:del w:id="3688" w:author="Mohammad Nayeem Hasan" w:date="2023-01-21T00:39:00Z"/>
                <w:rFonts w:ascii="Times New Roman" w:hAnsi="Times New Roman" w:cs="Times New Roman"/>
                <w:sz w:val="24"/>
                <w:szCs w:val="24"/>
              </w:rPr>
              <w:pPrChange w:id="3689" w:author="Mohammad Nayeem Hasan" w:date="2023-01-21T14:56:00Z">
                <w:pPr>
                  <w:jc w:val="both"/>
                </w:pPr>
              </w:pPrChange>
            </w:pPr>
            <w:del w:id="3690" w:author="Mohammad Nayeem Hasan" w:date="2023-01-21T00:39:00Z">
              <w:r w:rsidRPr="00D97196" w:rsidDel="00C2040A">
                <w:rPr>
                  <w:rFonts w:ascii="Times New Roman" w:hAnsi="Times New Roman" w:cs="Times New Roman"/>
                  <w:sz w:val="24"/>
                  <w:szCs w:val="24"/>
                </w:rPr>
                <w:delText>0.702</w:delText>
              </w:r>
            </w:del>
          </w:p>
        </w:tc>
      </w:tr>
      <w:tr w:rsidR="00275578" w:rsidRPr="00D97196" w:rsidDel="00C2040A" w14:paraId="34B96C71" w14:textId="31B17511" w:rsidTr="00275578">
        <w:trPr>
          <w:trHeight w:val="138"/>
          <w:jc w:val="center"/>
          <w:del w:id="3691" w:author="Mohammad Nayeem Hasan" w:date="2023-01-21T00:39:00Z"/>
        </w:trPr>
        <w:tc>
          <w:tcPr>
            <w:tcW w:w="811" w:type="pct"/>
            <w:vAlign w:val="center"/>
          </w:tcPr>
          <w:p w14:paraId="560B0788" w14:textId="752735B5" w:rsidR="00330FA8" w:rsidRPr="00D97196" w:rsidDel="00C2040A" w:rsidRDefault="00330FA8">
            <w:pPr>
              <w:ind w:firstLine="720"/>
              <w:rPr>
                <w:del w:id="3692" w:author="Mohammad Nayeem Hasan" w:date="2023-01-21T00:39:00Z"/>
                <w:rFonts w:ascii="Times New Roman" w:hAnsi="Times New Roman" w:cs="Times New Roman"/>
                <w:sz w:val="24"/>
                <w:szCs w:val="24"/>
              </w:rPr>
              <w:pPrChange w:id="3693" w:author="Mohammad Nayeem Hasan" w:date="2023-01-21T14:56:00Z">
                <w:pPr>
                  <w:jc w:val="both"/>
                </w:pPr>
              </w:pPrChange>
            </w:pPr>
            <w:del w:id="3694" w:author="Mohammad Nayeem Hasan" w:date="2023-01-21T00:39:00Z">
              <w:r w:rsidRPr="00D97196" w:rsidDel="00C2040A">
                <w:rPr>
                  <w:rFonts w:ascii="Times New Roman" w:hAnsi="Times New Roman" w:cs="Times New Roman"/>
                  <w:sz w:val="24"/>
                  <w:szCs w:val="24"/>
                </w:rPr>
                <w:delText>Rangpur</w:delText>
              </w:r>
            </w:del>
          </w:p>
        </w:tc>
        <w:tc>
          <w:tcPr>
            <w:tcW w:w="391" w:type="pct"/>
            <w:vAlign w:val="center"/>
          </w:tcPr>
          <w:p w14:paraId="002CD84F" w14:textId="6243570C" w:rsidR="00330FA8" w:rsidRPr="00D97196" w:rsidDel="00C2040A" w:rsidRDefault="00330FA8">
            <w:pPr>
              <w:ind w:firstLine="720"/>
              <w:rPr>
                <w:del w:id="3695" w:author="Mohammad Nayeem Hasan" w:date="2023-01-21T00:39:00Z"/>
                <w:rFonts w:ascii="Times New Roman" w:hAnsi="Times New Roman" w:cs="Times New Roman"/>
                <w:sz w:val="24"/>
                <w:szCs w:val="24"/>
              </w:rPr>
              <w:pPrChange w:id="3696" w:author="Mohammad Nayeem Hasan" w:date="2023-01-21T14:56:00Z">
                <w:pPr>
                  <w:jc w:val="both"/>
                </w:pPr>
              </w:pPrChange>
            </w:pPr>
            <w:del w:id="3697" w:author="Mohammad Nayeem Hasan" w:date="2023-01-21T00:39:00Z">
              <w:r w:rsidRPr="00D97196" w:rsidDel="00C2040A">
                <w:rPr>
                  <w:rFonts w:ascii="Times New Roman" w:hAnsi="Times New Roman" w:cs="Times New Roman"/>
                  <w:sz w:val="24"/>
                  <w:szCs w:val="24"/>
                </w:rPr>
                <w:delText>-</w:delText>
              </w:r>
            </w:del>
          </w:p>
        </w:tc>
        <w:tc>
          <w:tcPr>
            <w:tcW w:w="457" w:type="pct"/>
            <w:vAlign w:val="center"/>
          </w:tcPr>
          <w:p w14:paraId="5372FCDB" w14:textId="66C2A98E" w:rsidR="00330FA8" w:rsidRPr="00D97196" w:rsidDel="00C2040A" w:rsidRDefault="00330FA8">
            <w:pPr>
              <w:ind w:firstLine="720"/>
              <w:rPr>
                <w:del w:id="3698" w:author="Mohammad Nayeem Hasan" w:date="2023-01-21T00:39:00Z"/>
                <w:rFonts w:ascii="Times New Roman" w:hAnsi="Times New Roman" w:cs="Times New Roman"/>
                <w:sz w:val="24"/>
                <w:szCs w:val="24"/>
              </w:rPr>
              <w:pPrChange w:id="3699" w:author="Mohammad Nayeem Hasan" w:date="2023-01-21T14:56:00Z">
                <w:pPr>
                  <w:jc w:val="both"/>
                </w:pPr>
              </w:pPrChange>
            </w:pPr>
            <w:del w:id="3700"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7D5B3333" w14:textId="064F3AE4" w:rsidR="00330FA8" w:rsidRPr="00D97196" w:rsidDel="00C2040A" w:rsidRDefault="00330FA8">
            <w:pPr>
              <w:ind w:firstLine="720"/>
              <w:rPr>
                <w:del w:id="3701" w:author="Mohammad Nayeem Hasan" w:date="2023-01-21T00:39:00Z"/>
                <w:rFonts w:ascii="Times New Roman" w:hAnsi="Times New Roman" w:cs="Times New Roman"/>
                <w:sz w:val="24"/>
                <w:szCs w:val="24"/>
              </w:rPr>
              <w:pPrChange w:id="3702" w:author="Mohammad Nayeem Hasan" w:date="2023-01-21T14:56:00Z">
                <w:pPr>
                  <w:jc w:val="both"/>
                </w:pPr>
              </w:pPrChange>
            </w:pPr>
            <w:del w:id="3703"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2EC82B5B" w14:textId="2886ED18" w:rsidR="00330FA8" w:rsidRPr="00D97196" w:rsidDel="00C2040A" w:rsidRDefault="00330FA8">
            <w:pPr>
              <w:ind w:firstLine="720"/>
              <w:rPr>
                <w:del w:id="3704" w:author="Mohammad Nayeem Hasan" w:date="2023-01-21T00:39:00Z"/>
                <w:rFonts w:ascii="Times New Roman" w:hAnsi="Times New Roman" w:cs="Times New Roman"/>
                <w:sz w:val="24"/>
                <w:szCs w:val="24"/>
              </w:rPr>
              <w:pPrChange w:id="3705" w:author="Mohammad Nayeem Hasan" w:date="2023-01-21T14:56:00Z">
                <w:pPr>
                  <w:jc w:val="both"/>
                </w:pPr>
              </w:pPrChange>
            </w:pPr>
            <w:del w:id="3706" w:author="Mohammad Nayeem Hasan" w:date="2023-01-21T00:39:00Z">
              <w:r w:rsidRPr="00D97196" w:rsidDel="00C2040A">
                <w:rPr>
                  <w:rFonts w:ascii="Times New Roman" w:hAnsi="Times New Roman" w:cs="Times New Roman"/>
                  <w:sz w:val="24"/>
                  <w:szCs w:val="24"/>
                </w:rPr>
                <w:delText>1.52</w:delText>
              </w:r>
            </w:del>
          </w:p>
        </w:tc>
        <w:tc>
          <w:tcPr>
            <w:tcW w:w="456" w:type="pct"/>
            <w:vAlign w:val="center"/>
          </w:tcPr>
          <w:p w14:paraId="50341767" w14:textId="2266C4D5" w:rsidR="00330FA8" w:rsidRPr="00D97196" w:rsidDel="00C2040A" w:rsidRDefault="00330FA8">
            <w:pPr>
              <w:ind w:firstLine="720"/>
              <w:rPr>
                <w:del w:id="3707" w:author="Mohammad Nayeem Hasan" w:date="2023-01-21T00:39:00Z"/>
                <w:rFonts w:ascii="Times New Roman" w:hAnsi="Times New Roman" w:cs="Times New Roman"/>
                <w:sz w:val="24"/>
                <w:szCs w:val="24"/>
              </w:rPr>
              <w:pPrChange w:id="3708" w:author="Mohammad Nayeem Hasan" w:date="2023-01-21T14:56:00Z">
                <w:pPr>
                  <w:jc w:val="both"/>
                </w:pPr>
              </w:pPrChange>
            </w:pPr>
            <w:del w:id="3709" w:author="Mohammad Nayeem Hasan" w:date="2023-01-21T00:39:00Z">
              <w:r w:rsidRPr="00D97196" w:rsidDel="00C2040A">
                <w:rPr>
                  <w:rFonts w:ascii="Times New Roman" w:hAnsi="Times New Roman" w:cs="Times New Roman"/>
                  <w:sz w:val="24"/>
                  <w:szCs w:val="24"/>
                </w:rPr>
                <w:delText>0.69 – 3.37</w:delText>
              </w:r>
            </w:del>
          </w:p>
        </w:tc>
        <w:tc>
          <w:tcPr>
            <w:tcW w:w="529" w:type="pct"/>
            <w:vAlign w:val="center"/>
          </w:tcPr>
          <w:p w14:paraId="79729FFC" w14:textId="380FA3A9" w:rsidR="00330FA8" w:rsidRPr="00D97196" w:rsidDel="00C2040A" w:rsidRDefault="00330FA8">
            <w:pPr>
              <w:ind w:firstLine="720"/>
              <w:rPr>
                <w:del w:id="3710" w:author="Mohammad Nayeem Hasan" w:date="2023-01-21T00:39:00Z"/>
                <w:rFonts w:ascii="Times New Roman" w:hAnsi="Times New Roman" w:cs="Times New Roman"/>
                <w:sz w:val="24"/>
                <w:szCs w:val="24"/>
              </w:rPr>
              <w:pPrChange w:id="3711" w:author="Mohammad Nayeem Hasan" w:date="2023-01-21T14:56:00Z">
                <w:pPr>
                  <w:jc w:val="both"/>
                </w:pPr>
              </w:pPrChange>
            </w:pPr>
            <w:del w:id="3712" w:author="Mohammad Nayeem Hasan" w:date="2023-01-21T00:39:00Z">
              <w:r w:rsidRPr="00D97196" w:rsidDel="00C2040A">
                <w:rPr>
                  <w:rFonts w:ascii="Times New Roman" w:hAnsi="Times New Roman" w:cs="Times New Roman"/>
                  <w:sz w:val="24"/>
                  <w:szCs w:val="24"/>
                </w:rPr>
                <w:delText>0.295</w:delText>
              </w:r>
            </w:del>
          </w:p>
        </w:tc>
        <w:tc>
          <w:tcPr>
            <w:tcW w:w="434" w:type="pct"/>
            <w:vAlign w:val="center"/>
          </w:tcPr>
          <w:p w14:paraId="3D707105" w14:textId="4F79A0E2" w:rsidR="00330FA8" w:rsidRPr="00D97196" w:rsidDel="00C2040A" w:rsidRDefault="00185718">
            <w:pPr>
              <w:ind w:firstLine="720"/>
              <w:rPr>
                <w:del w:id="3713" w:author="Mohammad Nayeem Hasan" w:date="2023-01-21T00:39:00Z"/>
                <w:rFonts w:ascii="Times New Roman" w:hAnsi="Times New Roman" w:cs="Times New Roman"/>
                <w:sz w:val="24"/>
                <w:szCs w:val="24"/>
              </w:rPr>
              <w:pPrChange w:id="3714" w:author="Mohammad Nayeem Hasan" w:date="2023-01-21T14:56:00Z">
                <w:pPr>
                  <w:jc w:val="both"/>
                </w:pPr>
              </w:pPrChange>
            </w:pPr>
            <w:del w:id="3715" w:author="Mohammad Nayeem Hasan" w:date="2023-01-21T00:39:00Z">
              <w:r w:rsidRPr="00D97196" w:rsidDel="00C2040A">
                <w:rPr>
                  <w:rFonts w:ascii="Times New Roman" w:hAnsi="Times New Roman" w:cs="Times New Roman"/>
                  <w:sz w:val="24"/>
                  <w:szCs w:val="24"/>
                </w:rPr>
                <w:delText>0.59</w:delText>
              </w:r>
            </w:del>
          </w:p>
        </w:tc>
        <w:tc>
          <w:tcPr>
            <w:tcW w:w="522" w:type="pct"/>
            <w:vAlign w:val="center"/>
          </w:tcPr>
          <w:p w14:paraId="1DACAB01" w14:textId="7B0654D3" w:rsidR="00330FA8" w:rsidRPr="00D97196" w:rsidDel="00C2040A" w:rsidRDefault="00185718">
            <w:pPr>
              <w:ind w:firstLine="720"/>
              <w:rPr>
                <w:del w:id="3716" w:author="Mohammad Nayeem Hasan" w:date="2023-01-21T00:39:00Z"/>
                <w:rFonts w:ascii="Times New Roman" w:hAnsi="Times New Roman" w:cs="Times New Roman"/>
                <w:sz w:val="24"/>
                <w:szCs w:val="24"/>
              </w:rPr>
              <w:pPrChange w:id="3717" w:author="Mohammad Nayeem Hasan" w:date="2023-01-21T14:56:00Z">
                <w:pPr>
                  <w:jc w:val="both"/>
                </w:pPr>
              </w:pPrChange>
            </w:pPr>
            <w:del w:id="3718" w:author="Mohammad Nayeem Hasan" w:date="2023-01-21T00:39:00Z">
              <w:r w:rsidRPr="00D97196" w:rsidDel="00C2040A">
                <w:rPr>
                  <w:rFonts w:ascii="Times New Roman" w:hAnsi="Times New Roman" w:cs="Times New Roman"/>
                  <w:sz w:val="24"/>
                  <w:szCs w:val="24"/>
                </w:rPr>
                <w:delText>0.40 – 0.88</w:delText>
              </w:r>
            </w:del>
          </w:p>
        </w:tc>
        <w:tc>
          <w:tcPr>
            <w:tcW w:w="527" w:type="pct"/>
            <w:vAlign w:val="center"/>
          </w:tcPr>
          <w:p w14:paraId="04290535" w14:textId="08A80AC2" w:rsidR="00330FA8" w:rsidRPr="00F411AC" w:rsidDel="00C2040A" w:rsidRDefault="00185718">
            <w:pPr>
              <w:ind w:firstLine="720"/>
              <w:rPr>
                <w:del w:id="3719" w:author="Mohammad Nayeem Hasan" w:date="2023-01-21T00:39:00Z"/>
                <w:rFonts w:ascii="Times New Roman" w:hAnsi="Times New Roman" w:cs="Times New Roman"/>
                <w:b/>
                <w:bCs/>
                <w:sz w:val="24"/>
                <w:szCs w:val="24"/>
              </w:rPr>
              <w:pPrChange w:id="3720" w:author="Mohammad Nayeem Hasan" w:date="2023-01-21T14:56:00Z">
                <w:pPr>
                  <w:jc w:val="both"/>
                </w:pPr>
              </w:pPrChange>
            </w:pPr>
            <w:del w:id="3721" w:author="Mohammad Nayeem Hasan" w:date="2023-01-21T00:39:00Z">
              <w:r w:rsidRPr="00F411AC" w:rsidDel="00C2040A">
                <w:rPr>
                  <w:rFonts w:ascii="Times New Roman" w:hAnsi="Times New Roman" w:cs="Times New Roman"/>
                  <w:b/>
                  <w:bCs/>
                  <w:sz w:val="24"/>
                  <w:szCs w:val="24"/>
                </w:rPr>
                <w:delText>0.010</w:delText>
              </w:r>
            </w:del>
          </w:p>
        </w:tc>
      </w:tr>
      <w:tr w:rsidR="00275578" w:rsidRPr="00D97196" w:rsidDel="00C2040A" w14:paraId="28726531" w14:textId="761F2AED" w:rsidTr="00275578">
        <w:trPr>
          <w:trHeight w:val="138"/>
          <w:jc w:val="center"/>
          <w:del w:id="3722" w:author="Mohammad Nayeem Hasan" w:date="2023-01-21T00:39:00Z"/>
        </w:trPr>
        <w:tc>
          <w:tcPr>
            <w:tcW w:w="811" w:type="pct"/>
            <w:vAlign w:val="center"/>
          </w:tcPr>
          <w:p w14:paraId="4881E8A4" w14:textId="090CB252" w:rsidR="00185718" w:rsidRPr="00D97196" w:rsidDel="00C2040A" w:rsidRDefault="00185718">
            <w:pPr>
              <w:ind w:firstLine="720"/>
              <w:rPr>
                <w:del w:id="3723" w:author="Mohammad Nayeem Hasan" w:date="2023-01-21T00:39:00Z"/>
                <w:rFonts w:ascii="Times New Roman" w:hAnsi="Times New Roman" w:cs="Times New Roman"/>
                <w:sz w:val="24"/>
                <w:szCs w:val="24"/>
              </w:rPr>
              <w:pPrChange w:id="3724" w:author="Mohammad Nayeem Hasan" w:date="2023-01-21T14:56:00Z">
                <w:pPr>
                  <w:jc w:val="both"/>
                </w:pPr>
              </w:pPrChange>
            </w:pPr>
            <w:del w:id="3725" w:author="Mohammad Nayeem Hasan" w:date="2023-01-21T00:39:00Z">
              <w:r w:rsidRPr="00D97196" w:rsidDel="00C2040A">
                <w:rPr>
                  <w:rFonts w:ascii="Times New Roman" w:hAnsi="Times New Roman" w:cs="Times New Roman"/>
                  <w:sz w:val="24"/>
                  <w:szCs w:val="24"/>
                </w:rPr>
                <w:delText>Sylhet</w:delText>
              </w:r>
            </w:del>
          </w:p>
        </w:tc>
        <w:tc>
          <w:tcPr>
            <w:tcW w:w="391" w:type="pct"/>
            <w:vAlign w:val="center"/>
          </w:tcPr>
          <w:p w14:paraId="3AC6C142" w14:textId="73709279" w:rsidR="00185718" w:rsidRPr="00D97196" w:rsidDel="00C2040A" w:rsidRDefault="00185718">
            <w:pPr>
              <w:ind w:firstLine="720"/>
              <w:rPr>
                <w:del w:id="3726" w:author="Mohammad Nayeem Hasan" w:date="2023-01-21T00:39:00Z"/>
                <w:rFonts w:ascii="Times New Roman" w:hAnsi="Times New Roman" w:cs="Times New Roman"/>
                <w:sz w:val="24"/>
                <w:szCs w:val="24"/>
              </w:rPr>
              <w:pPrChange w:id="3727" w:author="Mohammad Nayeem Hasan" w:date="2023-01-21T14:56:00Z">
                <w:pPr>
                  <w:jc w:val="both"/>
                </w:pPr>
              </w:pPrChange>
            </w:pPr>
            <w:del w:id="3728" w:author="Mohammad Nayeem Hasan" w:date="2023-01-21T00:39:00Z">
              <w:r w:rsidRPr="00D97196" w:rsidDel="00C2040A">
                <w:rPr>
                  <w:rFonts w:ascii="Times New Roman" w:hAnsi="Times New Roman" w:cs="Times New Roman"/>
                  <w:sz w:val="24"/>
                  <w:szCs w:val="24"/>
                </w:rPr>
                <w:delText>Ref.</w:delText>
              </w:r>
            </w:del>
          </w:p>
        </w:tc>
        <w:tc>
          <w:tcPr>
            <w:tcW w:w="457" w:type="pct"/>
            <w:vAlign w:val="center"/>
          </w:tcPr>
          <w:p w14:paraId="75F0C71B" w14:textId="3F8FCA2E" w:rsidR="00185718" w:rsidRPr="00D97196" w:rsidDel="00C2040A" w:rsidRDefault="00185718">
            <w:pPr>
              <w:ind w:firstLine="720"/>
              <w:rPr>
                <w:del w:id="3729" w:author="Mohammad Nayeem Hasan" w:date="2023-01-21T00:39:00Z"/>
                <w:rFonts w:ascii="Times New Roman" w:hAnsi="Times New Roman" w:cs="Times New Roman"/>
                <w:sz w:val="24"/>
                <w:szCs w:val="24"/>
              </w:rPr>
              <w:pPrChange w:id="3730" w:author="Mohammad Nayeem Hasan" w:date="2023-01-21T14:56:00Z">
                <w:pPr>
                  <w:jc w:val="both"/>
                </w:pPr>
              </w:pPrChange>
            </w:pPr>
            <w:del w:id="3731"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3113579D" w14:textId="23EE8564" w:rsidR="00185718" w:rsidRPr="00D97196" w:rsidDel="00C2040A" w:rsidRDefault="00185718">
            <w:pPr>
              <w:ind w:firstLine="720"/>
              <w:rPr>
                <w:del w:id="3732" w:author="Mohammad Nayeem Hasan" w:date="2023-01-21T00:39:00Z"/>
                <w:rFonts w:ascii="Times New Roman" w:hAnsi="Times New Roman" w:cs="Times New Roman"/>
                <w:sz w:val="24"/>
                <w:szCs w:val="24"/>
              </w:rPr>
              <w:pPrChange w:id="3733" w:author="Mohammad Nayeem Hasan" w:date="2023-01-21T14:56:00Z">
                <w:pPr>
                  <w:jc w:val="both"/>
                </w:pPr>
              </w:pPrChange>
            </w:pPr>
            <w:del w:id="3734"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4E14DECD" w14:textId="1BAE395C" w:rsidR="00185718" w:rsidRPr="00D97196" w:rsidDel="00C2040A" w:rsidRDefault="00185718">
            <w:pPr>
              <w:ind w:firstLine="720"/>
              <w:rPr>
                <w:del w:id="3735" w:author="Mohammad Nayeem Hasan" w:date="2023-01-21T00:39:00Z"/>
                <w:rFonts w:ascii="Times New Roman" w:hAnsi="Times New Roman" w:cs="Times New Roman"/>
                <w:sz w:val="24"/>
                <w:szCs w:val="24"/>
              </w:rPr>
              <w:pPrChange w:id="3736" w:author="Mohammad Nayeem Hasan" w:date="2023-01-21T14:56:00Z">
                <w:pPr>
                  <w:jc w:val="both"/>
                </w:pPr>
              </w:pPrChange>
            </w:pPr>
            <w:del w:id="3737" w:author="Mohammad Nayeem Hasan" w:date="2023-01-21T00:39:00Z">
              <w:r w:rsidRPr="00D97196" w:rsidDel="00C2040A">
                <w:rPr>
                  <w:rFonts w:ascii="Times New Roman" w:hAnsi="Times New Roman" w:cs="Times New Roman"/>
                  <w:sz w:val="24"/>
                  <w:szCs w:val="24"/>
                </w:rPr>
                <w:delText>Ref</w:delText>
              </w:r>
            </w:del>
          </w:p>
        </w:tc>
        <w:tc>
          <w:tcPr>
            <w:tcW w:w="456" w:type="pct"/>
            <w:vAlign w:val="center"/>
          </w:tcPr>
          <w:p w14:paraId="11B4443A" w14:textId="497443EB" w:rsidR="00185718" w:rsidRPr="00D97196" w:rsidDel="00C2040A" w:rsidRDefault="00185718">
            <w:pPr>
              <w:ind w:firstLine="720"/>
              <w:rPr>
                <w:del w:id="3738" w:author="Mohammad Nayeem Hasan" w:date="2023-01-21T00:39:00Z"/>
                <w:rFonts w:ascii="Times New Roman" w:hAnsi="Times New Roman" w:cs="Times New Roman"/>
                <w:sz w:val="24"/>
                <w:szCs w:val="24"/>
              </w:rPr>
              <w:pPrChange w:id="3739" w:author="Mohammad Nayeem Hasan" w:date="2023-01-21T14:56:00Z">
                <w:pPr>
                  <w:jc w:val="both"/>
                </w:pPr>
              </w:pPrChange>
            </w:pPr>
            <w:del w:id="3740"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4BAA322C" w14:textId="1DF8C3F9" w:rsidR="00185718" w:rsidRPr="00D97196" w:rsidDel="00C2040A" w:rsidRDefault="00185718">
            <w:pPr>
              <w:ind w:firstLine="720"/>
              <w:rPr>
                <w:del w:id="3741" w:author="Mohammad Nayeem Hasan" w:date="2023-01-21T00:39:00Z"/>
                <w:rFonts w:ascii="Times New Roman" w:hAnsi="Times New Roman" w:cs="Times New Roman"/>
                <w:sz w:val="24"/>
                <w:szCs w:val="24"/>
              </w:rPr>
              <w:pPrChange w:id="3742" w:author="Mohammad Nayeem Hasan" w:date="2023-01-21T14:56:00Z">
                <w:pPr>
                  <w:jc w:val="both"/>
                </w:pPr>
              </w:pPrChange>
            </w:pPr>
            <w:del w:id="3743"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5B53984D" w14:textId="15A5B98B" w:rsidR="00185718" w:rsidRPr="00D97196" w:rsidDel="00C2040A" w:rsidRDefault="00185718">
            <w:pPr>
              <w:ind w:firstLine="720"/>
              <w:rPr>
                <w:del w:id="3744" w:author="Mohammad Nayeem Hasan" w:date="2023-01-21T00:39:00Z"/>
                <w:rFonts w:ascii="Times New Roman" w:hAnsi="Times New Roman" w:cs="Times New Roman"/>
                <w:sz w:val="24"/>
                <w:szCs w:val="24"/>
              </w:rPr>
              <w:pPrChange w:id="3745" w:author="Mohammad Nayeem Hasan" w:date="2023-01-21T14:56:00Z">
                <w:pPr>
                  <w:jc w:val="both"/>
                </w:pPr>
              </w:pPrChange>
            </w:pPr>
            <w:del w:id="3746" w:author="Mohammad Nayeem Hasan" w:date="2023-01-21T00:39:00Z">
              <w:r w:rsidRPr="00D97196" w:rsidDel="00C2040A">
                <w:rPr>
                  <w:rFonts w:ascii="Times New Roman" w:hAnsi="Times New Roman" w:cs="Times New Roman"/>
                  <w:sz w:val="24"/>
                  <w:szCs w:val="24"/>
                </w:rPr>
                <w:delText>Ref</w:delText>
              </w:r>
            </w:del>
          </w:p>
        </w:tc>
        <w:tc>
          <w:tcPr>
            <w:tcW w:w="522" w:type="pct"/>
            <w:vAlign w:val="center"/>
          </w:tcPr>
          <w:p w14:paraId="3106A567" w14:textId="5125E23B" w:rsidR="00185718" w:rsidRPr="00D97196" w:rsidDel="00C2040A" w:rsidRDefault="00185718">
            <w:pPr>
              <w:ind w:firstLine="720"/>
              <w:rPr>
                <w:del w:id="3747" w:author="Mohammad Nayeem Hasan" w:date="2023-01-21T00:39:00Z"/>
                <w:rFonts w:ascii="Times New Roman" w:hAnsi="Times New Roman" w:cs="Times New Roman"/>
                <w:sz w:val="24"/>
                <w:szCs w:val="24"/>
              </w:rPr>
              <w:pPrChange w:id="3748" w:author="Mohammad Nayeem Hasan" w:date="2023-01-21T14:56:00Z">
                <w:pPr>
                  <w:jc w:val="both"/>
                </w:pPr>
              </w:pPrChange>
            </w:pPr>
            <w:del w:id="3749"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67043BAE" w14:textId="7772471D" w:rsidR="00185718" w:rsidRPr="00D97196" w:rsidDel="00C2040A" w:rsidRDefault="00185718">
            <w:pPr>
              <w:ind w:firstLine="720"/>
              <w:rPr>
                <w:del w:id="3750" w:author="Mohammad Nayeem Hasan" w:date="2023-01-21T00:39:00Z"/>
                <w:rFonts w:ascii="Times New Roman" w:hAnsi="Times New Roman" w:cs="Times New Roman"/>
                <w:sz w:val="24"/>
                <w:szCs w:val="24"/>
              </w:rPr>
              <w:pPrChange w:id="3751" w:author="Mohammad Nayeem Hasan" w:date="2023-01-21T14:56:00Z">
                <w:pPr>
                  <w:jc w:val="both"/>
                </w:pPr>
              </w:pPrChange>
            </w:pPr>
            <w:del w:id="3752"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01D5E2BF" w14:textId="13250485" w:rsidTr="00C30CFA">
        <w:trPr>
          <w:trHeight w:val="138"/>
          <w:jc w:val="center"/>
          <w:del w:id="3753" w:author="Mohammad Nayeem Hasan" w:date="2023-01-21T00:39:00Z"/>
        </w:trPr>
        <w:tc>
          <w:tcPr>
            <w:tcW w:w="5000" w:type="pct"/>
            <w:gridSpan w:val="10"/>
            <w:vAlign w:val="center"/>
          </w:tcPr>
          <w:p w14:paraId="47A0E09E" w14:textId="7462F384" w:rsidR="00185718" w:rsidRPr="00D97196" w:rsidDel="00C2040A" w:rsidRDefault="00185718">
            <w:pPr>
              <w:ind w:firstLine="720"/>
              <w:rPr>
                <w:del w:id="3754" w:author="Mohammad Nayeem Hasan" w:date="2023-01-21T00:39:00Z"/>
                <w:rFonts w:ascii="Times New Roman" w:hAnsi="Times New Roman" w:cs="Times New Roman"/>
                <w:sz w:val="24"/>
                <w:szCs w:val="24"/>
              </w:rPr>
              <w:pPrChange w:id="3755" w:author="Mohammad Nayeem Hasan" w:date="2023-01-21T14:56:00Z">
                <w:pPr>
                  <w:jc w:val="both"/>
                </w:pPr>
              </w:pPrChange>
            </w:pPr>
            <w:del w:id="3756" w:author="Mohammad Nayeem Hasan" w:date="2023-01-21T00:39:00Z">
              <w:r w:rsidRPr="00D97196" w:rsidDel="00C2040A">
                <w:rPr>
                  <w:rFonts w:ascii="Times New Roman" w:hAnsi="Times New Roman" w:cs="Times New Roman"/>
                  <w:sz w:val="24"/>
                  <w:szCs w:val="24"/>
                </w:rPr>
                <w:delText>PARENTAL CHARACTERISTICS</w:delText>
              </w:r>
            </w:del>
          </w:p>
        </w:tc>
      </w:tr>
      <w:tr w:rsidR="00275578" w:rsidRPr="00D97196" w:rsidDel="00C2040A" w14:paraId="11815356" w14:textId="21A7B47B" w:rsidTr="00C30CFA">
        <w:trPr>
          <w:trHeight w:val="138"/>
          <w:jc w:val="center"/>
          <w:del w:id="3757" w:author="Mohammad Nayeem Hasan" w:date="2023-01-21T00:39:00Z"/>
        </w:trPr>
        <w:tc>
          <w:tcPr>
            <w:tcW w:w="5000" w:type="pct"/>
            <w:gridSpan w:val="10"/>
            <w:vAlign w:val="center"/>
          </w:tcPr>
          <w:p w14:paraId="05686898" w14:textId="25EA1EAE" w:rsidR="00185718" w:rsidRPr="00D97196" w:rsidDel="00C2040A" w:rsidRDefault="00185718">
            <w:pPr>
              <w:ind w:firstLine="720"/>
              <w:rPr>
                <w:del w:id="3758" w:author="Mohammad Nayeem Hasan" w:date="2023-01-21T00:39:00Z"/>
                <w:rFonts w:ascii="Times New Roman" w:hAnsi="Times New Roman" w:cs="Times New Roman"/>
                <w:sz w:val="24"/>
                <w:szCs w:val="24"/>
              </w:rPr>
              <w:pPrChange w:id="3759" w:author="Mohammad Nayeem Hasan" w:date="2023-01-21T14:56:00Z">
                <w:pPr>
                  <w:jc w:val="both"/>
                </w:pPr>
              </w:pPrChange>
            </w:pPr>
            <w:del w:id="3760" w:author="Mohammad Nayeem Hasan" w:date="2023-01-21T00:39:00Z">
              <w:r w:rsidRPr="00D97196" w:rsidDel="00C2040A">
                <w:rPr>
                  <w:rFonts w:ascii="Times New Roman" w:hAnsi="Times New Roman" w:cs="Times New Roman"/>
                  <w:sz w:val="24"/>
                  <w:szCs w:val="24"/>
                </w:rPr>
                <w:delText>Mother’s Education</w:delText>
              </w:r>
            </w:del>
          </w:p>
        </w:tc>
      </w:tr>
      <w:tr w:rsidR="00275578" w:rsidRPr="00D97196" w:rsidDel="00C2040A" w14:paraId="4EC6D692" w14:textId="43E21816" w:rsidTr="00386483">
        <w:trPr>
          <w:trHeight w:val="396"/>
          <w:jc w:val="center"/>
          <w:del w:id="3761" w:author="Mohammad Nayeem Hasan" w:date="2023-01-21T00:39:00Z"/>
        </w:trPr>
        <w:tc>
          <w:tcPr>
            <w:tcW w:w="811" w:type="pct"/>
            <w:vAlign w:val="center"/>
          </w:tcPr>
          <w:p w14:paraId="2966B29F" w14:textId="20E417B1" w:rsidR="00185718" w:rsidRPr="00D97196" w:rsidDel="00C2040A" w:rsidRDefault="00185718">
            <w:pPr>
              <w:ind w:firstLine="720"/>
              <w:rPr>
                <w:del w:id="3762" w:author="Mohammad Nayeem Hasan" w:date="2023-01-21T00:39:00Z"/>
                <w:rFonts w:ascii="Times New Roman" w:hAnsi="Times New Roman" w:cs="Times New Roman"/>
                <w:sz w:val="24"/>
                <w:szCs w:val="24"/>
              </w:rPr>
              <w:pPrChange w:id="3763" w:author="Mohammad Nayeem Hasan" w:date="2023-01-21T14:56:00Z">
                <w:pPr>
                  <w:jc w:val="both"/>
                </w:pPr>
              </w:pPrChange>
            </w:pPr>
            <w:del w:id="3764" w:author="Mohammad Nayeem Hasan" w:date="2023-01-21T00:39:00Z">
              <w:r w:rsidRPr="00D97196" w:rsidDel="00C2040A">
                <w:rPr>
                  <w:rFonts w:ascii="Times New Roman" w:hAnsi="Times New Roman" w:cs="Times New Roman"/>
                  <w:sz w:val="24"/>
                  <w:szCs w:val="24"/>
                </w:rPr>
                <w:delText>Primary incomplete</w:delText>
              </w:r>
            </w:del>
          </w:p>
        </w:tc>
        <w:tc>
          <w:tcPr>
            <w:tcW w:w="391" w:type="pct"/>
            <w:vAlign w:val="center"/>
          </w:tcPr>
          <w:p w14:paraId="63DF44AE" w14:textId="300A98C3" w:rsidR="00185718" w:rsidRPr="00D97196" w:rsidDel="00C2040A" w:rsidRDefault="00185718">
            <w:pPr>
              <w:ind w:firstLine="720"/>
              <w:rPr>
                <w:del w:id="3765" w:author="Mohammad Nayeem Hasan" w:date="2023-01-21T00:39:00Z"/>
                <w:rFonts w:ascii="Times New Roman" w:hAnsi="Times New Roman" w:cs="Times New Roman"/>
                <w:sz w:val="24"/>
                <w:szCs w:val="24"/>
              </w:rPr>
              <w:pPrChange w:id="3766" w:author="Mohammad Nayeem Hasan" w:date="2023-01-21T14:56:00Z">
                <w:pPr>
                  <w:jc w:val="both"/>
                </w:pPr>
              </w:pPrChange>
            </w:pPr>
            <w:del w:id="3767" w:author="Mohammad Nayeem Hasan" w:date="2023-01-21T00:39:00Z">
              <w:r w:rsidRPr="00D97196" w:rsidDel="00C2040A">
                <w:rPr>
                  <w:rFonts w:ascii="Times New Roman" w:hAnsi="Times New Roman" w:cs="Times New Roman"/>
                  <w:sz w:val="24"/>
                  <w:szCs w:val="24"/>
                </w:rPr>
                <w:delText>1.29</w:delText>
              </w:r>
            </w:del>
          </w:p>
        </w:tc>
        <w:tc>
          <w:tcPr>
            <w:tcW w:w="457" w:type="pct"/>
            <w:vAlign w:val="center"/>
          </w:tcPr>
          <w:p w14:paraId="075AB147" w14:textId="295FF580" w:rsidR="00185718" w:rsidRPr="00D97196" w:rsidDel="00C2040A" w:rsidRDefault="00185718">
            <w:pPr>
              <w:ind w:firstLine="720"/>
              <w:rPr>
                <w:del w:id="3768" w:author="Mohammad Nayeem Hasan" w:date="2023-01-21T00:39:00Z"/>
                <w:rFonts w:ascii="Times New Roman" w:hAnsi="Times New Roman" w:cs="Times New Roman"/>
                <w:sz w:val="24"/>
                <w:szCs w:val="24"/>
              </w:rPr>
              <w:pPrChange w:id="3769" w:author="Mohammad Nayeem Hasan" w:date="2023-01-21T14:56:00Z">
                <w:pPr>
                  <w:jc w:val="both"/>
                </w:pPr>
              </w:pPrChange>
            </w:pPr>
            <w:del w:id="3770" w:author="Mohammad Nayeem Hasan" w:date="2023-01-21T00:39:00Z">
              <w:r w:rsidRPr="00D97196" w:rsidDel="00C2040A">
                <w:rPr>
                  <w:rFonts w:ascii="Times New Roman" w:hAnsi="Times New Roman" w:cs="Times New Roman"/>
                  <w:sz w:val="24"/>
                  <w:szCs w:val="24"/>
                </w:rPr>
                <w:delText>0.98 – 1.69</w:delText>
              </w:r>
            </w:del>
          </w:p>
        </w:tc>
        <w:tc>
          <w:tcPr>
            <w:tcW w:w="417" w:type="pct"/>
            <w:vAlign w:val="center"/>
          </w:tcPr>
          <w:p w14:paraId="3D4F955C" w14:textId="6159E7D8" w:rsidR="00185718" w:rsidRPr="00D97196" w:rsidDel="00C2040A" w:rsidRDefault="00185718">
            <w:pPr>
              <w:ind w:firstLine="720"/>
              <w:rPr>
                <w:del w:id="3771" w:author="Mohammad Nayeem Hasan" w:date="2023-01-21T00:39:00Z"/>
                <w:rFonts w:ascii="Times New Roman" w:hAnsi="Times New Roman" w:cs="Times New Roman"/>
                <w:sz w:val="24"/>
                <w:szCs w:val="24"/>
              </w:rPr>
              <w:pPrChange w:id="3772" w:author="Mohammad Nayeem Hasan" w:date="2023-01-21T14:56:00Z">
                <w:pPr>
                  <w:jc w:val="both"/>
                </w:pPr>
              </w:pPrChange>
            </w:pPr>
          </w:p>
        </w:tc>
        <w:tc>
          <w:tcPr>
            <w:tcW w:w="456" w:type="pct"/>
            <w:vAlign w:val="center"/>
          </w:tcPr>
          <w:p w14:paraId="3121B67A" w14:textId="5C61380E" w:rsidR="00185718" w:rsidRPr="00D97196" w:rsidDel="00C2040A" w:rsidRDefault="00185718">
            <w:pPr>
              <w:ind w:firstLine="720"/>
              <w:rPr>
                <w:del w:id="3773" w:author="Mohammad Nayeem Hasan" w:date="2023-01-21T00:39:00Z"/>
                <w:rFonts w:ascii="Times New Roman" w:hAnsi="Times New Roman" w:cs="Times New Roman"/>
                <w:sz w:val="24"/>
                <w:szCs w:val="24"/>
              </w:rPr>
              <w:pPrChange w:id="3774" w:author="Mohammad Nayeem Hasan" w:date="2023-01-21T14:56:00Z">
                <w:pPr>
                  <w:jc w:val="both"/>
                </w:pPr>
              </w:pPrChange>
            </w:pPr>
            <w:del w:id="3775"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756227CE" w14:textId="401FE1C9" w:rsidR="00185718" w:rsidRPr="00D97196" w:rsidDel="00C2040A" w:rsidRDefault="00185718">
            <w:pPr>
              <w:ind w:firstLine="720"/>
              <w:rPr>
                <w:del w:id="3776" w:author="Mohammad Nayeem Hasan" w:date="2023-01-21T00:39:00Z"/>
                <w:rFonts w:ascii="Times New Roman" w:hAnsi="Times New Roman" w:cs="Times New Roman"/>
                <w:sz w:val="24"/>
                <w:szCs w:val="24"/>
              </w:rPr>
              <w:pPrChange w:id="3777" w:author="Mohammad Nayeem Hasan" w:date="2023-01-21T14:56:00Z">
                <w:pPr>
                  <w:jc w:val="both"/>
                </w:pPr>
              </w:pPrChange>
            </w:pPr>
            <w:del w:id="3778"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519E0099" w14:textId="1A2C1CB4" w:rsidR="00185718" w:rsidRPr="00D97196" w:rsidDel="00C2040A" w:rsidRDefault="00185718">
            <w:pPr>
              <w:ind w:firstLine="720"/>
              <w:rPr>
                <w:del w:id="3779" w:author="Mohammad Nayeem Hasan" w:date="2023-01-21T00:39:00Z"/>
                <w:rFonts w:ascii="Times New Roman" w:hAnsi="Times New Roman" w:cs="Times New Roman"/>
                <w:sz w:val="24"/>
                <w:szCs w:val="24"/>
              </w:rPr>
              <w:pPrChange w:id="3780" w:author="Mohammad Nayeem Hasan" w:date="2023-01-21T14:56:00Z">
                <w:pPr>
                  <w:jc w:val="both"/>
                </w:pPr>
              </w:pPrChange>
            </w:pPr>
            <w:del w:id="3781"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3589C3AD" w14:textId="5D95CC82" w:rsidR="00185718" w:rsidRPr="00D97196" w:rsidDel="00C2040A" w:rsidRDefault="00185718">
            <w:pPr>
              <w:ind w:firstLine="720"/>
              <w:rPr>
                <w:del w:id="3782" w:author="Mohammad Nayeem Hasan" w:date="2023-01-21T00:39:00Z"/>
                <w:rFonts w:ascii="Times New Roman" w:hAnsi="Times New Roman" w:cs="Times New Roman"/>
                <w:sz w:val="24"/>
                <w:szCs w:val="24"/>
              </w:rPr>
              <w:pPrChange w:id="3783" w:author="Mohammad Nayeem Hasan" w:date="2023-01-21T14:56:00Z">
                <w:pPr>
                  <w:jc w:val="both"/>
                </w:pPr>
              </w:pPrChange>
            </w:pPr>
            <w:del w:id="3784" w:author="Mohammad Nayeem Hasan" w:date="2023-01-21T00:39:00Z">
              <w:r w:rsidRPr="00D97196" w:rsidDel="00C2040A">
                <w:rPr>
                  <w:rFonts w:ascii="Times New Roman" w:hAnsi="Times New Roman" w:cs="Times New Roman"/>
                  <w:sz w:val="24"/>
                  <w:szCs w:val="24"/>
                </w:rPr>
                <w:delText>1.21</w:delText>
              </w:r>
            </w:del>
          </w:p>
        </w:tc>
        <w:tc>
          <w:tcPr>
            <w:tcW w:w="522" w:type="pct"/>
            <w:vAlign w:val="center"/>
          </w:tcPr>
          <w:p w14:paraId="01249260" w14:textId="0B6E4AC7" w:rsidR="00185718" w:rsidRPr="00D97196" w:rsidDel="00C2040A" w:rsidRDefault="00743357">
            <w:pPr>
              <w:ind w:firstLine="720"/>
              <w:rPr>
                <w:del w:id="3785" w:author="Mohammad Nayeem Hasan" w:date="2023-01-21T00:39:00Z"/>
                <w:rFonts w:ascii="Times New Roman" w:hAnsi="Times New Roman" w:cs="Times New Roman"/>
                <w:sz w:val="24"/>
                <w:szCs w:val="24"/>
              </w:rPr>
              <w:pPrChange w:id="3786" w:author="Mohammad Nayeem Hasan" w:date="2023-01-21T14:56:00Z">
                <w:pPr>
                  <w:jc w:val="both"/>
                </w:pPr>
              </w:pPrChange>
            </w:pPr>
            <w:del w:id="3787" w:author="Mohammad Nayeem Hasan" w:date="2023-01-21T00:39:00Z">
              <w:r w:rsidRPr="00D97196" w:rsidDel="00C2040A">
                <w:rPr>
                  <w:rFonts w:ascii="Times New Roman" w:hAnsi="Times New Roman" w:cs="Times New Roman"/>
                  <w:sz w:val="24"/>
                  <w:szCs w:val="24"/>
                </w:rPr>
                <w:delText>0.91 – 1.61</w:delText>
              </w:r>
            </w:del>
          </w:p>
        </w:tc>
        <w:tc>
          <w:tcPr>
            <w:tcW w:w="527" w:type="pct"/>
            <w:vAlign w:val="center"/>
          </w:tcPr>
          <w:p w14:paraId="73102E22" w14:textId="67946B37" w:rsidR="00185718" w:rsidRPr="00D97196" w:rsidDel="00C2040A" w:rsidRDefault="00185718">
            <w:pPr>
              <w:ind w:firstLine="720"/>
              <w:rPr>
                <w:del w:id="3788" w:author="Mohammad Nayeem Hasan" w:date="2023-01-21T00:39:00Z"/>
                <w:rFonts w:ascii="Times New Roman" w:hAnsi="Times New Roman" w:cs="Times New Roman"/>
                <w:sz w:val="24"/>
                <w:szCs w:val="24"/>
              </w:rPr>
              <w:pPrChange w:id="3789" w:author="Mohammad Nayeem Hasan" w:date="2023-01-21T14:56:00Z">
                <w:pPr>
                  <w:jc w:val="both"/>
                </w:pPr>
              </w:pPrChange>
            </w:pPr>
            <w:del w:id="3790" w:author="Mohammad Nayeem Hasan" w:date="2023-01-21T00:39:00Z">
              <w:r w:rsidRPr="00D97196" w:rsidDel="00C2040A">
                <w:rPr>
                  <w:rFonts w:ascii="Times New Roman" w:hAnsi="Times New Roman" w:cs="Times New Roman"/>
                  <w:sz w:val="24"/>
                  <w:szCs w:val="24"/>
                </w:rPr>
                <w:delText>0.188</w:delText>
              </w:r>
            </w:del>
          </w:p>
        </w:tc>
      </w:tr>
      <w:tr w:rsidR="00275578" w:rsidRPr="00D97196" w:rsidDel="00C2040A" w14:paraId="208E2410" w14:textId="1D107231" w:rsidTr="00386483">
        <w:trPr>
          <w:trHeight w:val="138"/>
          <w:jc w:val="center"/>
          <w:del w:id="3791" w:author="Mohammad Nayeem Hasan" w:date="2023-01-21T00:39:00Z"/>
        </w:trPr>
        <w:tc>
          <w:tcPr>
            <w:tcW w:w="811" w:type="pct"/>
            <w:vAlign w:val="center"/>
          </w:tcPr>
          <w:p w14:paraId="3D228CF6" w14:textId="78460935" w:rsidR="00185718" w:rsidRPr="00D97196" w:rsidDel="00C2040A" w:rsidRDefault="00185718">
            <w:pPr>
              <w:ind w:firstLine="720"/>
              <w:rPr>
                <w:del w:id="3792" w:author="Mohammad Nayeem Hasan" w:date="2023-01-21T00:39:00Z"/>
                <w:rFonts w:ascii="Times New Roman" w:hAnsi="Times New Roman" w:cs="Times New Roman"/>
                <w:sz w:val="24"/>
                <w:szCs w:val="24"/>
              </w:rPr>
              <w:pPrChange w:id="3793" w:author="Mohammad Nayeem Hasan" w:date="2023-01-21T14:56:00Z">
                <w:pPr>
                  <w:jc w:val="both"/>
                </w:pPr>
              </w:pPrChange>
            </w:pPr>
            <w:del w:id="3794" w:author="Mohammad Nayeem Hasan" w:date="2023-01-21T00:39:00Z">
              <w:r w:rsidRPr="00D97196" w:rsidDel="00C2040A">
                <w:rPr>
                  <w:rFonts w:ascii="Times New Roman" w:hAnsi="Times New Roman" w:cs="Times New Roman"/>
                  <w:sz w:val="24"/>
                  <w:szCs w:val="24"/>
                </w:rPr>
                <w:delText>Primary complete</w:delText>
              </w:r>
            </w:del>
          </w:p>
        </w:tc>
        <w:tc>
          <w:tcPr>
            <w:tcW w:w="391" w:type="pct"/>
            <w:vAlign w:val="center"/>
          </w:tcPr>
          <w:p w14:paraId="71867EC0" w14:textId="6852D5FA" w:rsidR="00185718" w:rsidRPr="00D97196" w:rsidDel="00C2040A" w:rsidRDefault="00185718">
            <w:pPr>
              <w:ind w:firstLine="720"/>
              <w:rPr>
                <w:del w:id="3795" w:author="Mohammad Nayeem Hasan" w:date="2023-01-21T00:39:00Z"/>
                <w:rFonts w:ascii="Times New Roman" w:hAnsi="Times New Roman" w:cs="Times New Roman"/>
                <w:sz w:val="24"/>
                <w:szCs w:val="24"/>
              </w:rPr>
              <w:pPrChange w:id="3796" w:author="Mohammad Nayeem Hasan" w:date="2023-01-21T14:56:00Z">
                <w:pPr>
                  <w:jc w:val="both"/>
                </w:pPr>
              </w:pPrChange>
            </w:pPr>
            <w:del w:id="3797" w:author="Mohammad Nayeem Hasan" w:date="2023-01-21T00:39:00Z">
              <w:r w:rsidRPr="00D97196" w:rsidDel="00C2040A">
                <w:rPr>
                  <w:rFonts w:ascii="Times New Roman" w:hAnsi="Times New Roman" w:cs="Times New Roman"/>
                  <w:sz w:val="24"/>
                  <w:szCs w:val="24"/>
                </w:rPr>
                <w:delText>1.19</w:delText>
              </w:r>
            </w:del>
          </w:p>
        </w:tc>
        <w:tc>
          <w:tcPr>
            <w:tcW w:w="457" w:type="pct"/>
            <w:vAlign w:val="center"/>
          </w:tcPr>
          <w:p w14:paraId="4FB96D3B" w14:textId="70860754" w:rsidR="00185718" w:rsidRPr="00D97196" w:rsidDel="00C2040A" w:rsidRDefault="00185718">
            <w:pPr>
              <w:ind w:firstLine="720"/>
              <w:rPr>
                <w:del w:id="3798" w:author="Mohammad Nayeem Hasan" w:date="2023-01-21T00:39:00Z"/>
                <w:rFonts w:ascii="Times New Roman" w:hAnsi="Times New Roman" w:cs="Times New Roman"/>
                <w:sz w:val="24"/>
                <w:szCs w:val="24"/>
              </w:rPr>
              <w:pPrChange w:id="3799" w:author="Mohammad Nayeem Hasan" w:date="2023-01-21T14:56:00Z">
                <w:pPr>
                  <w:jc w:val="both"/>
                </w:pPr>
              </w:pPrChange>
            </w:pPr>
            <w:del w:id="3800" w:author="Mohammad Nayeem Hasan" w:date="2023-01-21T00:39:00Z">
              <w:r w:rsidRPr="00D97196" w:rsidDel="00C2040A">
                <w:rPr>
                  <w:rFonts w:ascii="Times New Roman" w:hAnsi="Times New Roman" w:cs="Times New Roman"/>
                  <w:sz w:val="24"/>
                  <w:szCs w:val="24"/>
                </w:rPr>
                <w:delText>0.87 – 1.63</w:delText>
              </w:r>
            </w:del>
          </w:p>
        </w:tc>
        <w:tc>
          <w:tcPr>
            <w:tcW w:w="417" w:type="pct"/>
            <w:vAlign w:val="center"/>
          </w:tcPr>
          <w:p w14:paraId="17A0566A" w14:textId="60D4247D" w:rsidR="00185718" w:rsidRPr="00D97196" w:rsidDel="00C2040A" w:rsidRDefault="00185718">
            <w:pPr>
              <w:ind w:firstLine="720"/>
              <w:rPr>
                <w:del w:id="3801" w:author="Mohammad Nayeem Hasan" w:date="2023-01-21T00:39:00Z"/>
                <w:rFonts w:ascii="Times New Roman" w:hAnsi="Times New Roman" w:cs="Times New Roman"/>
                <w:sz w:val="24"/>
                <w:szCs w:val="24"/>
              </w:rPr>
              <w:pPrChange w:id="3802" w:author="Mohammad Nayeem Hasan" w:date="2023-01-21T14:56:00Z">
                <w:pPr>
                  <w:jc w:val="both"/>
                </w:pPr>
              </w:pPrChange>
            </w:pPr>
          </w:p>
        </w:tc>
        <w:tc>
          <w:tcPr>
            <w:tcW w:w="456" w:type="pct"/>
            <w:vAlign w:val="center"/>
          </w:tcPr>
          <w:p w14:paraId="7D1FDC26" w14:textId="29BD2C4C" w:rsidR="00185718" w:rsidRPr="00D97196" w:rsidDel="00C2040A" w:rsidRDefault="00185718">
            <w:pPr>
              <w:ind w:firstLine="720"/>
              <w:rPr>
                <w:del w:id="3803" w:author="Mohammad Nayeem Hasan" w:date="2023-01-21T00:39:00Z"/>
                <w:rFonts w:ascii="Times New Roman" w:hAnsi="Times New Roman" w:cs="Times New Roman"/>
                <w:sz w:val="24"/>
                <w:szCs w:val="24"/>
              </w:rPr>
              <w:pPrChange w:id="3804" w:author="Mohammad Nayeem Hasan" w:date="2023-01-21T14:56:00Z">
                <w:pPr>
                  <w:jc w:val="both"/>
                </w:pPr>
              </w:pPrChange>
            </w:pPr>
            <w:del w:id="3805"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4A4D8E1F" w14:textId="4F53FE92" w:rsidR="00185718" w:rsidRPr="00D97196" w:rsidDel="00C2040A" w:rsidRDefault="00185718">
            <w:pPr>
              <w:ind w:firstLine="720"/>
              <w:rPr>
                <w:del w:id="3806" w:author="Mohammad Nayeem Hasan" w:date="2023-01-21T00:39:00Z"/>
                <w:rFonts w:ascii="Times New Roman" w:hAnsi="Times New Roman" w:cs="Times New Roman"/>
                <w:sz w:val="24"/>
                <w:szCs w:val="24"/>
              </w:rPr>
              <w:pPrChange w:id="3807" w:author="Mohammad Nayeem Hasan" w:date="2023-01-21T14:56:00Z">
                <w:pPr>
                  <w:jc w:val="both"/>
                </w:pPr>
              </w:pPrChange>
            </w:pPr>
            <w:del w:id="3808"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1C521FE5" w14:textId="6A8798ED" w:rsidR="00185718" w:rsidRPr="00D97196" w:rsidDel="00C2040A" w:rsidRDefault="00185718">
            <w:pPr>
              <w:ind w:firstLine="720"/>
              <w:rPr>
                <w:del w:id="3809" w:author="Mohammad Nayeem Hasan" w:date="2023-01-21T00:39:00Z"/>
                <w:rFonts w:ascii="Times New Roman" w:hAnsi="Times New Roman" w:cs="Times New Roman"/>
                <w:sz w:val="24"/>
                <w:szCs w:val="24"/>
              </w:rPr>
              <w:pPrChange w:id="3810" w:author="Mohammad Nayeem Hasan" w:date="2023-01-21T14:56:00Z">
                <w:pPr>
                  <w:jc w:val="both"/>
                </w:pPr>
              </w:pPrChange>
            </w:pPr>
            <w:del w:id="3811"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159E457F" w14:textId="564C6FA9" w:rsidR="00185718" w:rsidRPr="00D97196" w:rsidDel="00C2040A" w:rsidRDefault="00185718">
            <w:pPr>
              <w:ind w:firstLine="720"/>
              <w:rPr>
                <w:del w:id="3812" w:author="Mohammad Nayeem Hasan" w:date="2023-01-21T00:39:00Z"/>
                <w:rFonts w:ascii="Times New Roman" w:hAnsi="Times New Roman" w:cs="Times New Roman"/>
                <w:sz w:val="24"/>
                <w:szCs w:val="24"/>
              </w:rPr>
              <w:pPrChange w:id="3813" w:author="Mohammad Nayeem Hasan" w:date="2023-01-21T14:56:00Z">
                <w:pPr>
                  <w:jc w:val="both"/>
                </w:pPr>
              </w:pPrChange>
            </w:pPr>
            <w:del w:id="3814" w:author="Mohammad Nayeem Hasan" w:date="2023-01-21T00:39:00Z">
              <w:r w:rsidRPr="00D97196" w:rsidDel="00C2040A">
                <w:rPr>
                  <w:rFonts w:ascii="Times New Roman" w:hAnsi="Times New Roman" w:cs="Times New Roman"/>
                  <w:sz w:val="24"/>
                  <w:szCs w:val="24"/>
                </w:rPr>
                <w:delText>1.08</w:delText>
              </w:r>
            </w:del>
          </w:p>
        </w:tc>
        <w:tc>
          <w:tcPr>
            <w:tcW w:w="522" w:type="pct"/>
            <w:vAlign w:val="center"/>
          </w:tcPr>
          <w:p w14:paraId="73DCE08A" w14:textId="2752A489" w:rsidR="00185718" w:rsidRPr="00D97196" w:rsidDel="00C2040A" w:rsidRDefault="00743357">
            <w:pPr>
              <w:ind w:firstLine="720"/>
              <w:rPr>
                <w:del w:id="3815" w:author="Mohammad Nayeem Hasan" w:date="2023-01-21T00:39:00Z"/>
                <w:rFonts w:ascii="Times New Roman" w:hAnsi="Times New Roman" w:cs="Times New Roman"/>
                <w:sz w:val="24"/>
                <w:szCs w:val="24"/>
              </w:rPr>
              <w:pPrChange w:id="3816" w:author="Mohammad Nayeem Hasan" w:date="2023-01-21T14:56:00Z">
                <w:pPr>
                  <w:jc w:val="both"/>
                </w:pPr>
              </w:pPrChange>
            </w:pPr>
            <w:del w:id="3817" w:author="Mohammad Nayeem Hasan" w:date="2023-01-21T00:39:00Z">
              <w:r w:rsidRPr="00D97196" w:rsidDel="00C2040A">
                <w:rPr>
                  <w:rFonts w:ascii="Times New Roman" w:hAnsi="Times New Roman" w:cs="Times New Roman"/>
                  <w:sz w:val="24"/>
                  <w:szCs w:val="24"/>
                </w:rPr>
                <w:delText>0.86 – 1.36</w:delText>
              </w:r>
            </w:del>
          </w:p>
        </w:tc>
        <w:tc>
          <w:tcPr>
            <w:tcW w:w="527" w:type="pct"/>
            <w:vAlign w:val="center"/>
          </w:tcPr>
          <w:p w14:paraId="7B9F124E" w14:textId="25BEA018" w:rsidR="00185718" w:rsidRPr="00D97196" w:rsidDel="00C2040A" w:rsidRDefault="00185718">
            <w:pPr>
              <w:ind w:firstLine="720"/>
              <w:rPr>
                <w:del w:id="3818" w:author="Mohammad Nayeem Hasan" w:date="2023-01-21T00:39:00Z"/>
                <w:rFonts w:ascii="Times New Roman" w:hAnsi="Times New Roman" w:cs="Times New Roman"/>
                <w:sz w:val="24"/>
                <w:szCs w:val="24"/>
              </w:rPr>
              <w:pPrChange w:id="3819" w:author="Mohammad Nayeem Hasan" w:date="2023-01-21T14:56:00Z">
                <w:pPr>
                  <w:jc w:val="both"/>
                </w:pPr>
              </w:pPrChange>
            </w:pPr>
            <w:del w:id="3820" w:author="Mohammad Nayeem Hasan" w:date="2023-01-21T00:39:00Z">
              <w:r w:rsidRPr="00D97196" w:rsidDel="00C2040A">
                <w:rPr>
                  <w:rFonts w:ascii="Times New Roman" w:hAnsi="Times New Roman" w:cs="Times New Roman"/>
                  <w:sz w:val="24"/>
                  <w:szCs w:val="24"/>
                </w:rPr>
                <w:delText>0.518</w:delText>
              </w:r>
            </w:del>
          </w:p>
        </w:tc>
      </w:tr>
      <w:tr w:rsidR="00275578" w:rsidRPr="00D97196" w:rsidDel="00C2040A" w14:paraId="6F7BA3DB" w14:textId="39ABB8CB" w:rsidTr="00386483">
        <w:trPr>
          <w:trHeight w:val="138"/>
          <w:jc w:val="center"/>
          <w:del w:id="3821" w:author="Mohammad Nayeem Hasan" w:date="2023-01-21T00:39:00Z"/>
        </w:trPr>
        <w:tc>
          <w:tcPr>
            <w:tcW w:w="811" w:type="pct"/>
            <w:vAlign w:val="center"/>
          </w:tcPr>
          <w:p w14:paraId="080A38AE" w14:textId="70E98162" w:rsidR="00185718" w:rsidRPr="00D97196" w:rsidDel="00C2040A" w:rsidRDefault="00185718">
            <w:pPr>
              <w:ind w:firstLine="720"/>
              <w:rPr>
                <w:del w:id="3822" w:author="Mohammad Nayeem Hasan" w:date="2023-01-21T00:39:00Z"/>
                <w:rFonts w:ascii="Times New Roman" w:hAnsi="Times New Roman" w:cs="Times New Roman"/>
                <w:sz w:val="24"/>
                <w:szCs w:val="24"/>
              </w:rPr>
              <w:pPrChange w:id="3823" w:author="Mohammad Nayeem Hasan" w:date="2023-01-21T14:56:00Z">
                <w:pPr>
                  <w:jc w:val="both"/>
                </w:pPr>
              </w:pPrChange>
            </w:pPr>
            <w:del w:id="3824" w:author="Mohammad Nayeem Hasan" w:date="2023-01-21T00:39:00Z">
              <w:r w:rsidRPr="00D97196" w:rsidDel="00C2040A">
                <w:rPr>
                  <w:rFonts w:ascii="Times New Roman" w:hAnsi="Times New Roman" w:cs="Times New Roman"/>
                  <w:sz w:val="24"/>
                  <w:szCs w:val="24"/>
                </w:rPr>
                <w:delText>Secondary incomplete</w:delText>
              </w:r>
            </w:del>
          </w:p>
        </w:tc>
        <w:tc>
          <w:tcPr>
            <w:tcW w:w="391" w:type="pct"/>
            <w:vAlign w:val="center"/>
          </w:tcPr>
          <w:p w14:paraId="0B2D2DE7" w14:textId="57C80F09" w:rsidR="00185718" w:rsidRPr="00D97196" w:rsidDel="00C2040A" w:rsidRDefault="00185718">
            <w:pPr>
              <w:ind w:firstLine="720"/>
              <w:rPr>
                <w:del w:id="3825" w:author="Mohammad Nayeem Hasan" w:date="2023-01-21T00:39:00Z"/>
                <w:rFonts w:ascii="Times New Roman" w:hAnsi="Times New Roman" w:cs="Times New Roman"/>
                <w:sz w:val="24"/>
                <w:szCs w:val="24"/>
              </w:rPr>
              <w:pPrChange w:id="3826" w:author="Mohammad Nayeem Hasan" w:date="2023-01-21T14:56:00Z">
                <w:pPr>
                  <w:jc w:val="both"/>
                </w:pPr>
              </w:pPrChange>
            </w:pPr>
            <w:del w:id="3827" w:author="Mohammad Nayeem Hasan" w:date="2023-01-21T00:39:00Z">
              <w:r w:rsidRPr="00D97196" w:rsidDel="00C2040A">
                <w:rPr>
                  <w:rFonts w:ascii="Times New Roman" w:hAnsi="Times New Roman" w:cs="Times New Roman"/>
                  <w:sz w:val="24"/>
                  <w:szCs w:val="24"/>
                </w:rPr>
                <w:delText>1.11</w:delText>
              </w:r>
            </w:del>
          </w:p>
        </w:tc>
        <w:tc>
          <w:tcPr>
            <w:tcW w:w="457" w:type="pct"/>
            <w:vAlign w:val="center"/>
          </w:tcPr>
          <w:p w14:paraId="5F469D5B" w14:textId="5ECC457C" w:rsidR="00185718" w:rsidRPr="00D97196" w:rsidDel="00C2040A" w:rsidRDefault="00185718">
            <w:pPr>
              <w:ind w:firstLine="720"/>
              <w:rPr>
                <w:del w:id="3828" w:author="Mohammad Nayeem Hasan" w:date="2023-01-21T00:39:00Z"/>
                <w:rFonts w:ascii="Times New Roman" w:hAnsi="Times New Roman" w:cs="Times New Roman"/>
                <w:sz w:val="24"/>
                <w:szCs w:val="24"/>
              </w:rPr>
              <w:pPrChange w:id="3829" w:author="Mohammad Nayeem Hasan" w:date="2023-01-21T14:56:00Z">
                <w:pPr>
                  <w:jc w:val="both"/>
                </w:pPr>
              </w:pPrChange>
            </w:pPr>
            <w:del w:id="3830" w:author="Mohammad Nayeem Hasan" w:date="2023-01-21T00:39:00Z">
              <w:r w:rsidRPr="00D97196" w:rsidDel="00C2040A">
                <w:rPr>
                  <w:rFonts w:ascii="Times New Roman" w:hAnsi="Times New Roman" w:cs="Times New Roman"/>
                  <w:sz w:val="24"/>
                  <w:szCs w:val="24"/>
                </w:rPr>
                <w:delText>0.86 – 1.44</w:delText>
              </w:r>
            </w:del>
          </w:p>
        </w:tc>
        <w:tc>
          <w:tcPr>
            <w:tcW w:w="417" w:type="pct"/>
            <w:vAlign w:val="center"/>
          </w:tcPr>
          <w:p w14:paraId="330F8CDE" w14:textId="5D92855B" w:rsidR="00185718" w:rsidRPr="00D97196" w:rsidDel="00C2040A" w:rsidRDefault="00185718">
            <w:pPr>
              <w:ind w:firstLine="720"/>
              <w:rPr>
                <w:del w:id="3831" w:author="Mohammad Nayeem Hasan" w:date="2023-01-21T00:39:00Z"/>
                <w:rFonts w:ascii="Times New Roman" w:hAnsi="Times New Roman" w:cs="Times New Roman"/>
                <w:sz w:val="24"/>
                <w:szCs w:val="24"/>
              </w:rPr>
              <w:pPrChange w:id="3832" w:author="Mohammad Nayeem Hasan" w:date="2023-01-21T14:56:00Z">
                <w:pPr>
                  <w:jc w:val="both"/>
                </w:pPr>
              </w:pPrChange>
            </w:pPr>
          </w:p>
        </w:tc>
        <w:tc>
          <w:tcPr>
            <w:tcW w:w="456" w:type="pct"/>
            <w:vAlign w:val="center"/>
          </w:tcPr>
          <w:p w14:paraId="769BEE32" w14:textId="41B6BF1F" w:rsidR="00185718" w:rsidRPr="00D97196" w:rsidDel="00C2040A" w:rsidRDefault="00185718">
            <w:pPr>
              <w:ind w:firstLine="720"/>
              <w:rPr>
                <w:del w:id="3833" w:author="Mohammad Nayeem Hasan" w:date="2023-01-21T00:39:00Z"/>
                <w:rFonts w:ascii="Times New Roman" w:hAnsi="Times New Roman" w:cs="Times New Roman"/>
                <w:sz w:val="24"/>
                <w:szCs w:val="24"/>
              </w:rPr>
              <w:pPrChange w:id="3834" w:author="Mohammad Nayeem Hasan" w:date="2023-01-21T14:56:00Z">
                <w:pPr>
                  <w:jc w:val="both"/>
                </w:pPr>
              </w:pPrChange>
            </w:pPr>
            <w:del w:id="3835"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570DF44A" w14:textId="102075F6" w:rsidR="00185718" w:rsidRPr="00D97196" w:rsidDel="00C2040A" w:rsidRDefault="00185718">
            <w:pPr>
              <w:ind w:firstLine="720"/>
              <w:rPr>
                <w:del w:id="3836" w:author="Mohammad Nayeem Hasan" w:date="2023-01-21T00:39:00Z"/>
                <w:rFonts w:ascii="Times New Roman" w:hAnsi="Times New Roman" w:cs="Times New Roman"/>
                <w:sz w:val="24"/>
                <w:szCs w:val="24"/>
              </w:rPr>
              <w:pPrChange w:id="3837" w:author="Mohammad Nayeem Hasan" w:date="2023-01-21T14:56:00Z">
                <w:pPr>
                  <w:jc w:val="both"/>
                </w:pPr>
              </w:pPrChange>
            </w:pPr>
            <w:del w:id="3838"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4D61AC19" w14:textId="44E3C0B0" w:rsidR="00185718" w:rsidRPr="00D97196" w:rsidDel="00C2040A" w:rsidRDefault="00185718">
            <w:pPr>
              <w:ind w:firstLine="720"/>
              <w:rPr>
                <w:del w:id="3839" w:author="Mohammad Nayeem Hasan" w:date="2023-01-21T00:39:00Z"/>
                <w:rFonts w:ascii="Times New Roman" w:hAnsi="Times New Roman" w:cs="Times New Roman"/>
                <w:sz w:val="24"/>
                <w:szCs w:val="24"/>
              </w:rPr>
              <w:pPrChange w:id="3840" w:author="Mohammad Nayeem Hasan" w:date="2023-01-21T14:56:00Z">
                <w:pPr>
                  <w:jc w:val="both"/>
                </w:pPr>
              </w:pPrChange>
            </w:pPr>
            <w:del w:id="3841"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37142688" w14:textId="487D416D" w:rsidR="00185718" w:rsidRPr="00D97196" w:rsidDel="00C2040A" w:rsidRDefault="00185718">
            <w:pPr>
              <w:ind w:firstLine="720"/>
              <w:rPr>
                <w:del w:id="3842" w:author="Mohammad Nayeem Hasan" w:date="2023-01-21T00:39:00Z"/>
                <w:rFonts w:ascii="Times New Roman" w:hAnsi="Times New Roman" w:cs="Times New Roman"/>
                <w:sz w:val="24"/>
                <w:szCs w:val="24"/>
              </w:rPr>
              <w:pPrChange w:id="3843" w:author="Mohammad Nayeem Hasan" w:date="2023-01-21T14:56:00Z">
                <w:pPr>
                  <w:jc w:val="both"/>
                </w:pPr>
              </w:pPrChange>
            </w:pPr>
            <w:del w:id="3844" w:author="Mohammad Nayeem Hasan" w:date="2023-01-21T00:39:00Z">
              <w:r w:rsidRPr="00D97196" w:rsidDel="00C2040A">
                <w:rPr>
                  <w:rFonts w:ascii="Times New Roman" w:hAnsi="Times New Roman" w:cs="Times New Roman"/>
                  <w:sz w:val="24"/>
                  <w:szCs w:val="24"/>
                </w:rPr>
                <w:delText>1.09</w:delText>
              </w:r>
            </w:del>
          </w:p>
        </w:tc>
        <w:tc>
          <w:tcPr>
            <w:tcW w:w="522" w:type="pct"/>
            <w:vAlign w:val="center"/>
          </w:tcPr>
          <w:p w14:paraId="1B16F504" w14:textId="2E8A9964" w:rsidR="00185718" w:rsidRPr="00D97196" w:rsidDel="00C2040A" w:rsidRDefault="00743357">
            <w:pPr>
              <w:ind w:firstLine="720"/>
              <w:rPr>
                <w:del w:id="3845" w:author="Mohammad Nayeem Hasan" w:date="2023-01-21T00:39:00Z"/>
                <w:rFonts w:ascii="Times New Roman" w:hAnsi="Times New Roman" w:cs="Times New Roman"/>
                <w:sz w:val="24"/>
                <w:szCs w:val="24"/>
              </w:rPr>
              <w:pPrChange w:id="3846" w:author="Mohammad Nayeem Hasan" w:date="2023-01-21T14:56:00Z">
                <w:pPr>
                  <w:jc w:val="both"/>
                </w:pPr>
              </w:pPrChange>
            </w:pPr>
            <w:del w:id="3847" w:author="Mohammad Nayeem Hasan" w:date="2023-01-21T00:39:00Z">
              <w:r w:rsidRPr="00D97196" w:rsidDel="00C2040A">
                <w:rPr>
                  <w:rFonts w:ascii="Times New Roman" w:hAnsi="Times New Roman" w:cs="Times New Roman"/>
                  <w:sz w:val="24"/>
                  <w:szCs w:val="24"/>
                </w:rPr>
                <w:delText>0.88 – 1.34</w:delText>
              </w:r>
            </w:del>
          </w:p>
        </w:tc>
        <w:tc>
          <w:tcPr>
            <w:tcW w:w="527" w:type="pct"/>
            <w:vAlign w:val="center"/>
          </w:tcPr>
          <w:p w14:paraId="5AC26A7A" w14:textId="1A4DE736" w:rsidR="00185718" w:rsidRPr="00D97196" w:rsidDel="00C2040A" w:rsidRDefault="00185718">
            <w:pPr>
              <w:ind w:firstLine="720"/>
              <w:rPr>
                <w:del w:id="3848" w:author="Mohammad Nayeem Hasan" w:date="2023-01-21T00:39:00Z"/>
                <w:rFonts w:ascii="Times New Roman" w:hAnsi="Times New Roman" w:cs="Times New Roman"/>
                <w:sz w:val="24"/>
                <w:szCs w:val="24"/>
              </w:rPr>
              <w:pPrChange w:id="3849" w:author="Mohammad Nayeem Hasan" w:date="2023-01-21T14:56:00Z">
                <w:pPr>
                  <w:jc w:val="both"/>
                </w:pPr>
              </w:pPrChange>
            </w:pPr>
            <w:del w:id="3850" w:author="Mohammad Nayeem Hasan" w:date="2023-01-21T00:39:00Z">
              <w:r w:rsidRPr="00D97196" w:rsidDel="00C2040A">
                <w:rPr>
                  <w:rFonts w:ascii="Times New Roman" w:hAnsi="Times New Roman" w:cs="Times New Roman"/>
                  <w:sz w:val="24"/>
                  <w:szCs w:val="24"/>
                </w:rPr>
                <w:delText>0.426</w:delText>
              </w:r>
            </w:del>
          </w:p>
        </w:tc>
      </w:tr>
      <w:tr w:rsidR="00275578" w:rsidRPr="00D97196" w:rsidDel="00C2040A" w14:paraId="766641C1" w14:textId="64478300" w:rsidTr="00386483">
        <w:trPr>
          <w:trHeight w:val="138"/>
          <w:jc w:val="center"/>
          <w:del w:id="3851" w:author="Mohammad Nayeem Hasan" w:date="2023-01-21T00:39:00Z"/>
        </w:trPr>
        <w:tc>
          <w:tcPr>
            <w:tcW w:w="811" w:type="pct"/>
            <w:vAlign w:val="center"/>
          </w:tcPr>
          <w:p w14:paraId="754A0B15" w14:textId="494DD15E" w:rsidR="00185718" w:rsidRPr="00D97196" w:rsidDel="00C2040A" w:rsidRDefault="00185718">
            <w:pPr>
              <w:ind w:firstLine="720"/>
              <w:rPr>
                <w:del w:id="3852" w:author="Mohammad Nayeem Hasan" w:date="2023-01-21T00:39:00Z"/>
                <w:rFonts w:ascii="Times New Roman" w:hAnsi="Times New Roman" w:cs="Times New Roman"/>
                <w:sz w:val="24"/>
                <w:szCs w:val="24"/>
              </w:rPr>
              <w:pPrChange w:id="3853" w:author="Mohammad Nayeem Hasan" w:date="2023-01-21T14:56:00Z">
                <w:pPr>
                  <w:jc w:val="both"/>
                </w:pPr>
              </w:pPrChange>
            </w:pPr>
            <w:del w:id="3854" w:author="Mohammad Nayeem Hasan" w:date="2023-01-21T00:39:00Z">
              <w:r w:rsidRPr="00D97196" w:rsidDel="00C2040A">
                <w:rPr>
                  <w:rFonts w:ascii="Times New Roman" w:hAnsi="Times New Roman" w:cs="Times New Roman"/>
                  <w:sz w:val="24"/>
                  <w:szCs w:val="24"/>
                </w:rPr>
                <w:delText>Secondary complete or higher</w:delText>
              </w:r>
            </w:del>
          </w:p>
        </w:tc>
        <w:tc>
          <w:tcPr>
            <w:tcW w:w="391" w:type="pct"/>
            <w:vAlign w:val="center"/>
          </w:tcPr>
          <w:p w14:paraId="34980EA7" w14:textId="65BE91DA" w:rsidR="00185718" w:rsidRPr="00D97196" w:rsidDel="00C2040A" w:rsidRDefault="00185718">
            <w:pPr>
              <w:ind w:firstLine="720"/>
              <w:rPr>
                <w:del w:id="3855" w:author="Mohammad Nayeem Hasan" w:date="2023-01-21T00:39:00Z"/>
                <w:rFonts w:ascii="Times New Roman" w:hAnsi="Times New Roman" w:cs="Times New Roman"/>
                <w:sz w:val="24"/>
                <w:szCs w:val="24"/>
              </w:rPr>
              <w:pPrChange w:id="3856" w:author="Mohammad Nayeem Hasan" w:date="2023-01-21T14:56:00Z">
                <w:pPr>
                  <w:jc w:val="both"/>
                </w:pPr>
              </w:pPrChange>
            </w:pPr>
            <w:del w:id="3857" w:author="Mohammad Nayeem Hasan" w:date="2023-01-21T00:39:00Z">
              <w:r w:rsidRPr="00D97196" w:rsidDel="00C2040A">
                <w:rPr>
                  <w:rFonts w:ascii="Times New Roman" w:hAnsi="Times New Roman" w:cs="Times New Roman"/>
                  <w:sz w:val="24"/>
                  <w:szCs w:val="24"/>
                </w:rPr>
                <w:delText>Ref.</w:delText>
              </w:r>
            </w:del>
          </w:p>
        </w:tc>
        <w:tc>
          <w:tcPr>
            <w:tcW w:w="457" w:type="pct"/>
            <w:vAlign w:val="center"/>
          </w:tcPr>
          <w:p w14:paraId="4876F768" w14:textId="046BD69C" w:rsidR="00185718" w:rsidRPr="00D97196" w:rsidDel="00C2040A" w:rsidRDefault="00185718">
            <w:pPr>
              <w:ind w:firstLine="720"/>
              <w:rPr>
                <w:del w:id="3858" w:author="Mohammad Nayeem Hasan" w:date="2023-01-21T00:39:00Z"/>
                <w:rFonts w:ascii="Times New Roman" w:hAnsi="Times New Roman" w:cs="Times New Roman"/>
                <w:sz w:val="24"/>
                <w:szCs w:val="24"/>
              </w:rPr>
              <w:pPrChange w:id="3859" w:author="Mohammad Nayeem Hasan" w:date="2023-01-21T14:56:00Z">
                <w:pPr>
                  <w:jc w:val="both"/>
                </w:pPr>
              </w:pPrChange>
            </w:pPr>
            <w:del w:id="3860"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16FE2959" w14:textId="13053F83" w:rsidR="00185718" w:rsidRPr="00D97196" w:rsidDel="00C2040A" w:rsidRDefault="00185718">
            <w:pPr>
              <w:ind w:firstLine="720"/>
              <w:rPr>
                <w:del w:id="3861" w:author="Mohammad Nayeem Hasan" w:date="2023-01-21T00:39:00Z"/>
                <w:rFonts w:ascii="Times New Roman" w:hAnsi="Times New Roman" w:cs="Times New Roman"/>
                <w:sz w:val="24"/>
                <w:szCs w:val="24"/>
              </w:rPr>
              <w:pPrChange w:id="3862" w:author="Mohammad Nayeem Hasan" w:date="2023-01-21T14:56:00Z">
                <w:pPr>
                  <w:jc w:val="both"/>
                </w:pPr>
              </w:pPrChange>
            </w:pPr>
            <w:del w:id="3863"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2F8509A2" w14:textId="1446DC3E" w:rsidR="00185718" w:rsidRPr="00D97196" w:rsidDel="00C2040A" w:rsidRDefault="00185718">
            <w:pPr>
              <w:ind w:firstLine="720"/>
              <w:rPr>
                <w:del w:id="3864" w:author="Mohammad Nayeem Hasan" w:date="2023-01-21T00:39:00Z"/>
                <w:rFonts w:ascii="Times New Roman" w:hAnsi="Times New Roman" w:cs="Times New Roman"/>
                <w:sz w:val="24"/>
                <w:szCs w:val="24"/>
              </w:rPr>
              <w:pPrChange w:id="3865" w:author="Mohammad Nayeem Hasan" w:date="2023-01-21T14:56:00Z">
                <w:pPr>
                  <w:jc w:val="both"/>
                </w:pPr>
              </w:pPrChange>
            </w:pPr>
            <w:del w:id="3866"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1DCF5E93" w14:textId="19EEA415" w:rsidR="00185718" w:rsidRPr="00D97196" w:rsidDel="00C2040A" w:rsidRDefault="00185718">
            <w:pPr>
              <w:ind w:firstLine="720"/>
              <w:rPr>
                <w:del w:id="3867" w:author="Mohammad Nayeem Hasan" w:date="2023-01-21T00:39:00Z"/>
                <w:rFonts w:ascii="Times New Roman" w:hAnsi="Times New Roman" w:cs="Times New Roman"/>
                <w:sz w:val="24"/>
                <w:szCs w:val="24"/>
              </w:rPr>
              <w:pPrChange w:id="3868" w:author="Mohammad Nayeem Hasan" w:date="2023-01-21T14:56:00Z">
                <w:pPr>
                  <w:jc w:val="both"/>
                </w:pPr>
              </w:pPrChange>
            </w:pPr>
            <w:del w:id="3869"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376BF542" w14:textId="3421D7F6" w:rsidR="00185718" w:rsidRPr="00D97196" w:rsidDel="00C2040A" w:rsidRDefault="00185718">
            <w:pPr>
              <w:ind w:firstLine="720"/>
              <w:rPr>
                <w:del w:id="3870" w:author="Mohammad Nayeem Hasan" w:date="2023-01-21T00:39:00Z"/>
                <w:rFonts w:ascii="Times New Roman" w:hAnsi="Times New Roman" w:cs="Times New Roman"/>
                <w:sz w:val="24"/>
                <w:szCs w:val="24"/>
              </w:rPr>
              <w:pPrChange w:id="3871" w:author="Mohammad Nayeem Hasan" w:date="2023-01-21T14:56:00Z">
                <w:pPr>
                  <w:jc w:val="both"/>
                </w:pPr>
              </w:pPrChange>
            </w:pPr>
            <w:del w:id="3872"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43ACC63C" w14:textId="2E8A24B9" w:rsidR="00185718" w:rsidRPr="00D97196" w:rsidDel="00C2040A" w:rsidRDefault="00185718">
            <w:pPr>
              <w:ind w:firstLine="720"/>
              <w:rPr>
                <w:del w:id="3873" w:author="Mohammad Nayeem Hasan" w:date="2023-01-21T00:39:00Z"/>
                <w:rFonts w:ascii="Times New Roman" w:hAnsi="Times New Roman" w:cs="Times New Roman"/>
                <w:sz w:val="24"/>
                <w:szCs w:val="24"/>
              </w:rPr>
              <w:pPrChange w:id="3874" w:author="Mohammad Nayeem Hasan" w:date="2023-01-21T14:56:00Z">
                <w:pPr>
                  <w:jc w:val="both"/>
                </w:pPr>
              </w:pPrChange>
            </w:pPr>
            <w:del w:id="3875" w:author="Mohammad Nayeem Hasan" w:date="2023-01-21T00:39:00Z">
              <w:r w:rsidRPr="00D97196" w:rsidDel="00C2040A">
                <w:rPr>
                  <w:rFonts w:ascii="Times New Roman" w:hAnsi="Times New Roman" w:cs="Times New Roman"/>
                  <w:sz w:val="24"/>
                  <w:szCs w:val="24"/>
                </w:rPr>
                <w:delText>Ref.</w:delText>
              </w:r>
            </w:del>
          </w:p>
        </w:tc>
        <w:tc>
          <w:tcPr>
            <w:tcW w:w="522" w:type="pct"/>
            <w:vAlign w:val="center"/>
          </w:tcPr>
          <w:p w14:paraId="563DBCCB" w14:textId="603E1953" w:rsidR="00185718" w:rsidRPr="00D97196" w:rsidDel="00C2040A" w:rsidRDefault="00185718">
            <w:pPr>
              <w:ind w:firstLine="720"/>
              <w:rPr>
                <w:del w:id="3876" w:author="Mohammad Nayeem Hasan" w:date="2023-01-21T00:39:00Z"/>
                <w:rFonts w:ascii="Times New Roman" w:hAnsi="Times New Roman" w:cs="Times New Roman"/>
                <w:sz w:val="24"/>
                <w:szCs w:val="24"/>
              </w:rPr>
              <w:pPrChange w:id="3877" w:author="Mohammad Nayeem Hasan" w:date="2023-01-21T14:56:00Z">
                <w:pPr>
                  <w:jc w:val="both"/>
                </w:pPr>
              </w:pPrChange>
            </w:pPr>
            <w:del w:id="3878"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19809F26" w14:textId="47716549" w:rsidR="00185718" w:rsidRPr="00D97196" w:rsidDel="00C2040A" w:rsidRDefault="00185718">
            <w:pPr>
              <w:ind w:firstLine="720"/>
              <w:rPr>
                <w:del w:id="3879" w:author="Mohammad Nayeem Hasan" w:date="2023-01-21T00:39:00Z"/>
                <w:rFonts w:ascii="Times New Roman" w:hAnsi="Times New Roman" w:cs="Times New Roman"/>
                <w:sz w:val="24"/>
                <w:szCs w:val="24"/>
              </w:rPr>
              <w:pPrChange w:id="3880" w:author="Mohammad Nayeem Hasan" w:date="2023-01-21T14:56:00Z">
                <w:pPr>
                  <w:jc w:val="both"/>
                </w:pPr>
              </w:pPrChange>
            </w:pPr>
            <w:del w:id="3881"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1EC41695" w14:textId="65775505" w:rsidTr="00386483">
        <w:trPr>
          <w:trHeight w:val="138"/>
          <w:jc w:val="center"/>
          <w:del w:id="3882" w:author="Mohammad Nayeem Hasan" w:date="2023-01-21T00:39:00Z"/>
        </w:trPr>
        <w:tc>
          <w:tcPr>
            <w:tcW w:w="811" w:type="pct"/>
            <w:vAlign w:val="center"/>
          </w:tcPr>
          <w:p w14:paraId="4BF577DB" w14:textId="1DB984F5" w:rsidR="00743357" w:rsidRPr="00D97196" w:rsidDel="00C2040A" w:rsidRDefault="00743357">
            <w:pPr>
              <w:ind w:firstLine="720"/>
              <w:rPr>
                <w:del w:id="3883" w:author="Mohammad Nayeem Hasan" w:date="2023-01-21T00:39:00Z"/>
                <w:rFonts w:ascii="Times New Roman" w:hAnsi="Times New Roman" w:cs="Times New Roman"/>
                <w:sz w:val="24"/>
                <w:szCs w:val="24"/>
              </w:rPr>
              <w:pPrChange w:id="3884" w:author="Mohammad Nayeem Hasan" w:date="2023-01-21T14:56:00Z">
                <w:pPr>
                  <w:jc w:val="both"/>
                </w:pPr>
              </w:pPrChange>
            </w:pPr>
            <w:del w:id="3885" w:author="Mohammad Nayeem Hasan" w:date="2023-01-21T00:39:00Z">
              <w:r w:rsidRPr="00D97196" w:rsidDel="00C2040A">
                <w:rPr>
                  <w:rFonts w:ascii="Times New Roman" w:hAnsi="Times New Roman" w:cs="Times New Roman"/>
                  <w:sz w:val="24"/>
                  <w:szCs w:val="24"/>
                </w:rPr>
                <w:delText>Non-standard curriculum</w:delText>
              </w:r>
            </w:del>
          </w:p>
        </w:tc>
        <w:tc>
          <w:tcPr>
            <w:tcW w:w="391" w:type="pct"/>
            <w:vAlign w:val="center"/>
          </w:tcPr>
          <w:p w14:paraId="2303F862" w14:textId="1EE7D872" w:rsidR="00743357" w:rsidRPr="00D97196" w:rsidDel="00C2040A" w:rsidRDefault="00743357">
            <w:pPr>
              <w:ind w:firstLine="720"/>
              <w:rPr>
                <w:del w:id="3886" w:author="Mohammad Nayeem Hasan" w:date="2023-01-21T00:39:00Z"/>
                <w:rFonts w:ascii="Times New Roman" w:hAnsi="Times New Roman" w:cs="Times New Roman"/>
                <w:sz w:val="24"/>
                <w:szCs w:val="24"/>
              </w:rPr>
              <w:pPrChange w:id="3887" w:author="Mohammad Nayeem Hasan" w:date="2023-01-21T14:56:00Z">
                <w:pPr>
                  <w:jc w:val="both"/>
                </w:pPr>
              </w:pPrChange>
            </w:pPr>
            <w:del w:id="3888" w:author="Mohammad Nayeem Hasan" w:date="2023-01-21T00:39:00Z">
              <w:r w:rsidRPr="00D97196" w:rsidDel="00C2040A">
                <w:rPr>
                  <w:rFonts w:ascii="Times New Roman" w:hAnsi="Times New Roman" w:cs="Times New Roman"/>
                  <w:sz w:val="24"/>
                  <w:szCs w:val="24"/>
                </w:rPr>
                <w:delText>2.58</w:delText>
              </w:r>
            </w:del>
          </w:p>
        </w:tc>
        <w:tc>
          <w:tcPr>
            <w:tcW w:w="457" w:type="pct"/>
            <w:vAlign w:val="center"/>
          </w:tcPr>
          <w:p w14:paraId="6A5C89B0" w14:textId="7C1C43DA" w:rsidR="00743357" w:rsidRPr="00D97196" w:rsidDel="00C2040A" w:rsidRDefault="00743357">
            <w:pPr>
              <w:ind w:firstLine="720"/>
              <w:rPr>
                <w:del w:id="3889" w:author="Mohammad Nayeem Hasan" w:date="2023-01-21T00:39:00Z"/>
                <w:rFonts w:ascii="Times New Roman" w:hAnsi="Times New Roman" w:cs="Times New Roman"/>
                <w:sz w:val="24"/>
                <w:szCs w:val="24"/>
              </w:rPr>
              <w:pPrChange w:id="3890" w:author="Mohammad Nayeem Hasan" w:date="2023-01-21T14:56:00Z">
                <w:pPr>
                  <w:jc w:val="both"/>
                </w:pPr>
              </w:pPrChange>
            </w:pPr>
            <w:del w:id="3891" w:author="Mohammad Nayeem Hasan" w:date="2023-01-21T00:39:00Z">
              <w:r w:rsidRPr="00D97196" w:rsidDel="00C2040A">
                <w:rPr>
                  <w:rFonts w:ascii="Times New Roman" w:hAnsi="Times New Roman" w:cs="Times New Roman"/>
                  <w:sz w:val="24"/>
                  <w:szCs w:val="24"/>
                </w:rPr>
                <w:delText>1.21 – 5.51</w:delText>
              </w:r>
            </w:del>
          </w:p>
        </w:tc>
        <w:tc>
          <w:tcPr>
            <w:tcW w:w="417" w:type="pct"/>
            <w:vAlign w:val="center"/>
          </w:tcPr>
          <w:p w14:paraId="7B1B06B7" w14:textId="63640000" w:rsidR="00743357" w:rsidRPr="00D97196" w:rsidDel="00C2040A" w:rsidRDefault="00743357">
            <w:pPr>
              <w:ind w:firstLine="720"/>
              <w:rPr>
                <w:del w:id="3892" w:author="Mohammad Nayeem Hasan" w:date="2023-01-21T00:39:00Z"/>
                <w:rFonts w:ascii="Times New Roman" w:hAnsi="Times New Roman" w:cs="Times New Roman"/>
                <w:sz w:val="24"/>
                <w:szCs w:val="24"/>
              </w:rPr>
              <w:pPrChange w:id="3893" w:author="Mohammad Nayeem Hasan" w:date="2023-01-21T14:56:00Z">
                <w:pPr>
                  <w:jc w:val="both"/>
                </w:pPr>
              </w:pPrChange>
            </w:pPr>
          </w:p>
        </w:tc>
        <w:tc>
          <w:tcPr>
            <w:tcW w:w="456" w:type="pct"/>
            <w:vAlign w:val="center"/>
          </w:tcPr>
          <w:p w14:paraId="56DD9C41" w14:textId="346F6055" w:rsidR="00743357" w:rsidRPr="00D97196" w:rsidDel="00C2040A" w:rsidRDefault="00743357">
            <w:pPr>
              <w:ind w:firstLine="720"/>
              <w:rPr>
                <w:del w:id="3894" w:author="Mohammad Nayeem Hasan" w:date="2023-01-21T00:39:00Z"/>
                <w:rFonts w:ascii="Times New Roman" w:hAnsi="Times New Roman" w:cs="Times New Roman"/>
                <w:sz w:val="24"/>
                <w:szCs w:val="24"/>
              </w:rPr>
              <w:pPrChange w:id="3895" w:author="Mohammad Nayeem Hasan" w:date="2023-01-21T14:56:00Z">
                <w:pPr>
                  <w:jc w:val="both"/>
                </w:pPr>
              </w:pPrChange>
            </w:pPr>
            <w:del w:id="3896"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0EC05A89" w14:textId="40E2B25E" w:rsidR="00743357" w:rsidRPr="00D97196" w:rsidDel="00C2040A" w:rsidRDefault="00743357">
            <w:pPr>
              <w:ind w:firstLine="720"/>
              <w:rPr>
                <w:del w:id="3897" w:author="Mohammad Nayeem Hasan" w:date="2023-01-21T00:39:00Z"/>
                <w:rFonts w:ascii="Times New Roman" w:hAnsi="Times New Roman" w:cs="Times New Roman"/>
                <w:sz w:val="24"/>
                <w:szCs w:val="24"/>
              </w:rPr>
              <w:pPrChange w:id="3898" w:author="Mohammad Nayeem Hasan" w:date="2023-01-21T14:56:00Z">
                <w:pPr>
                  <w:jc w:val="both"/>
                </w:pPr>
              </w:pPrChange>
            </w:pPr>
            <w:del w:id="3899"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045DE2FC" w14:textId="0F56622C" w:rsidR="00743357" w:rsidRPr="00D97196" w:rsidDel="00C2040A" w:rsidRDefault="00743357">
            <w:pPr>
              <w:ind w:firstLine="720"/>
              <w:rPr>
                <w:del w:id="3900" w:author="Mohammad Nayeem Hasan" w:date="2023-01-21T00:39:00Z"/>
                <w:rFonts w:ascii="Times New Roman" w:hAnsi="Times New Roman" w:cs="Times New Roman"/>
                <w:sz w:val="24"/>
                <w:szCs w:val="24"/>
              </w:rPr>
              <w:pPrChange w:id="3901" w:author="Mohammad Nayeem Hasan" w:date="2023-01-21T14:56:00Z">
                <w:pPr>
                  <w:jc w:val="both"/>
                </w:pPr>
              </w:pPrChange>
            </w:pPr>
            <w:del w:id="3902"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20D98D47" w14:textId="0000FC64" w:rsidR="00743357" w:rsidRPr="00D97196" w:rsidDel="00C2040A" w:rsidRDefault="00743357">
            <w:pPr>
              <w:ind w:firstLine="720"/>
              <w:rPr>
                <w:del w:id="3903" w:author="Mohammad Nayeem Hasan" w:date="2023-01-21T00:39:00Z"/>
                <w:rFonts w:ascii="Times New Roman" w:hAnsi="Times New Roman" w:cs="Times New Roman"/>
                <w:sz w:val="24"/>
                <w:szCs w:val="24"/>
              </w:rPr>
              <w:pPrChange w:id="3904" w:author="Mohammad Nayeem Hasan" w:date="2023-01-21T14:56:00Z">
                <w:pPr>
                  <w:jc w:val="both"/>
                </w:pPr>
              </w:pPrChange>
            </w:pPr>
          </w:p>
        </w:tc>
        <w:tc>
          <w:tcPr>
            <w:tcW w:w="522" w:type="pct"/>
            <w:vAlign w:val="center"/>
          </w:tcPr>
          <w:p w14:paraId="550DAB51" w14:textId="40DF49F7" w:rsidR="00743357" w:rsidRPr="00D97196" w:rsidDel="00C2040A" w:rsidRDefault="00743357">
            <w:pPr>
              <w:ind w:firstLine="720"/>
              <w:rPr>
                <w:del w:id="3905" w:author="Mohammad Nayeem Hasan" w:date="2023-01-21T00:39:00Z"/>
                <w:rFonts w:ascii="Times New Roman" w:hAnsi="Times New Roman" w:cs="Times New Roman"/>
                <w:sz w:val="24"/>
                <w:szCs w:val="24"/>
              </w:rPr>
              <w:pPrChange w:id="3906" w:author="Mohammad Nayeem Hasan" w:date="2023-01-21T14:56:00Z">
                <w:pPr>
                  <w:jc w:val="both"/>
                </w:pPr>
              </w:pPrChange>
            </w:pPr>
          </w:p>
        </w:tc>
        <w:tc>
          <w:tcPr>
            <w:tcW w:w="527" w:type="pct"/>
            <w:vAlign w:val="center"/>
          </w:tcPr>
          <w:p w14:paraId="08722A0E" w14:textId="22EFD2D1" w:rsidR="00743357" w:rsidRPr="00D97196" w:rsidDel="00C2040A" w:rsidRDefault="00743357">
            <w:pPr>
              <w:ind w:firstLine="720"/>
              <w:rPr>
                <w:del w:id="3907" w:author="Mohammad Nayeem Hasan" w:date="2023-01-21T00:39:00Z"/>
                <w:rFonts w:ascii="Times New Roman" w:hAnsi="Times New Roman" w:cs="Times New Roman"/>
                <w:sz w:val="24"/>
                <w:szCs w:val="24"/>
              </w:rPr>
              <w:pPrChange w:id="3908" w:author="Mohammad Nayeem Hasan" w:date="2023-01-21T14:56:00Z">
                <w:pPr>
                  <w:jc w:val="both"/>
                </w:pPr>
              </w:pPrChange>
            </w:pPr>
            <w:del w:id="3909"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01628E3E" w14:textId="44CABFD2" w:rsidTr="00C30CFA">
        <w:trPr>
          <w:trHeight w:val="138"/>
          <w:jc w:val="center"/>
          <w:del w:id="3910" w:author="Mohammad Nayeem Hasan" w:date="2023-01-21T00:39:00Z"/>
        </w:trPr>
        <w:tc>
          <w:tcPr>
            <w:tcW w:w="5000" w:type="pct"/>
            <w:gridSpan w:val="10"/>
            <w:vAlign w:val="center"/>
          </w:tcPr>
          <w:p w14:paraId="63A30E25" w14:textId="259AF58C" w:rsidR="00743357" w:rsidRPr="00D97196" w:rsidDel="00C2040A" w:rsidRDefault="00743357">
            <w:pPr>
              <w:ind w:firstLine="720"/>
              <w:rPr>
                <w:del w:id="3911" w:author="Mohammad Nayeem Hasan" w:date="2023-01-21T00:39:00Z"/>
                <w:rFonts w:ascii="Times New Roman" w:hAnsi="Times New Roman" w:cs="Times New Roman"/>
                <w:sz w:val="24"/>
                <w:szCs w:val="24"/>
              </w:rPr>
              <w:pPrChange w:id="3912" w:author="Mohammad Nayeem Hasan" w:date="2023-01-21T14:56:00Z">
                <w:pPr>
                  <w:jc w:val="both"/>
                </w:pPr>
              </w:pPrChange>
            </w:pPr>
            <w:del w:id="3913" w:author="Mohammad Nayeem Hasan" w:date="2023-01-21T00:39:00Z">
              <w:r w:rsidRPr="00D97196" w:rsidDel="00C2040A">
                <w:rPr>
                  <w:rFonts w:ascii="Times New Roman" w:hAnsi="Times New Roman" w:cs="Times New Roman"/>
                  <w:sz w:val="24"/>
                  <w:szCs w:val="24"/>
                </w:rPr>
                <w:delText>Mother’s Age at the Survey Time</w:delText>
              </w:r>
            </w:del>
          </w:p>
        </w:tc>
      </w:tr>
      <w:tr w:rsidR="00275578" w:rsidRPr="00D97196" w:rsidDel="00C2040A" w14:paraId="2811F1DF" w14:textId="4E438527" w:rsidTr="00386483">
        <w:trPr>
          <w:trHeight w:val="138"/>
          <w:jc w:val="center"/>
          <w:del w:id="3914" w:author="Mohammad Nayeem Hasan" w:date="2023-01-21T00:39:00Z"/>
        </w:trPr>
        <w:tc>
          <w:tcPr>
            <w:tcW w:w="811" w:type="pct"/>
            <w:vAlign w:val="center"/>
          </w:tcPr>
          <w:p w14:paraId="3CF78A1C" w14:textId="4017B558" w:rsidR="00743357" w:rsidRPr="00D97196" w:rsidDel="00C2040A" w:rsidRDefault="00743357">
            <w:pPr>
              <w:ind w:firstLine="720"/>
              <w:rPr>
                <w:del w:id="3915" w:author="Mohammad Nayeem Hasan" w:date="2023-01-21T00:39:00Z"/>
                <w:rFonts w:ascii="Times New Roman" w:hAnsi="Times New Roman" w:cs="Times New Roman"/>
                <w:sz w:val="24"/>
                <w:szCs w:val="24"/>
              </w:rPr>
              <w:pPrChange w:id="3916" w:author="Mohammad Nayeem Hasan" w:date="2023-01-21T14:56:00Z">
                <w:pPr>
                  <w:jc w:val="both"/>
                </w:pPr>
              </w:pPrChange>
            </w:pPr>
            <w:del w:id="3917" w:author="Mohammad Nayeem Hasan" w:date="2023-01-21T00:39:00Z">
              <w:r w:rsidRPr="00D97196" w:rsidDel="00C2040A">
                <w:rPr>
                  <w:rFonts w:ascii="Times New Roman" w:hAnsi="Times New Roman" w:cs="Times New Roman"/>
                  <w:sz w:val="24"/>
                  <w:szCs w:val="24"/>
                </w:rPr>
                <w:delText>15 - 19</w:delText>
              </w:r>
            </w:del>
          </w:p>
        </w:tc>
        <w:tc>
          <w:tcPr>
            <w:tcW w:w="391" w:type="pct"/>
            <w:vAlign w:val="center"/>
          </w:tcPr>
          <w:p w14:paraId="7F7A26BE" w14:textId="2E522317" w:rsidR="00743357" w:rsidRPr="00D97196" w:rsidDel="00C2040A" w:rsidRDefault="00743357">
            <w:pPr>
              <w:ind w:firstLine="720"/>
              <w:rPr>
                <w:del w:id="3918" w:author="Mohammad Nayeem Hasan" w:date="2023-01-21T00:39:00Z"/>
                <w:rFonts w:ascii="Times New Roman" w:hAnsi="Times New Roman" w:cs="Times New Roman"/>
                <w:sz w:val="24"/>
                <w:szCs w:val="24"/>
              </w:rPr>
              <w:pPrChange w:id="3919" w:author="Mohammad Nayeem Hasan" w:date="2023-01-21T14:56:00Z">
                <w:pPr>
                  <w:jc w:val="both"/>
                </w:pPr>
              </w:pPrChange>
            </w:pPr>
            <w:del w:id="3920" w:author="Mohammad Nayeem Hasan" w:date="2023-01-21T00:39:00Z">
              <w:r w:rsidRPr="00D97196" w:rsidDel="00C2040A">
                <w:rPr>
                  <w:rFonts w:ascii="Times New Roman" w:hAnsi="Times New Roman" w:cs="Times New Roman"/>
                  <w:sz w:val="24"/>
                  <w:szCs w:val="24"/>
                </w:rPr>
                <w:delText>-</w:delText>
              </w:r>
            </w:del>
          </w:p>
        </w:tc>
        <w:tc>
          <w:tcPr>
            <w:tcW w:w="457" w:type="pct"/>
            <w:vAlign w:val="center"/>
          </w:tcPr>
          <w:p w14:paraId="0C2D32C6" w14:textId="7797299F" w:rsidR="00743357" w:rsidRPr="00D97196" w:rsidDel="00C2040A" w:rsidRDefault="00743357">
            <w:pPr>
              <w:ind w:firstLine="720"/>
              <w:rPr>
                <w:del w:id="3921" w:author="Mohammad Nayeem Hasan" w:date="2023-01-21T00:39:00Z"/>
                <w:rFonts w:ascii="Times New Roman" w:hAnsi="Times New Roman" w:cs="Times New Roman"/>
                <w:sz w:val="24"/>
                <w:szCs w:val="24"/>
              </w:rPr>
              <w:pPrChange w:id="3922" w:author="Mohammad Nayeem Hasan" w:date="2023-01-21T14:56:00Z">
                <w:pPr>
                  <w:jc w:val="both"/>
                </w:pPr>
              </w:pPrChange>
            </w:pPr>
            <w:del w:id="3923"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3D019133" w14:textId="042F1509" w:rsidR="00743357" w:rsidRPr="00D97196" w:rsidDel="00C2040A" w:rsidRDefault="00743357">
            <w:pPr>
              <w:ind w:firstLine="720"/>
              <w:rPr>
                <w:del w:id="3924" w:author="Mohammad Nayeem Hasan" w:date="2023-01-21T00:39:00Z"/>
                <w:rFonts w:ascii="Times New Roman" w:hAnsi="Times New Roman" w:cs="Times New Roman"/>
                <w:sz w:val="24"/>
                <w:szCs w:val="24"/>
              </w:rPr>
              <w:pPrChange w:id="3925" w:author="Mohammad Nayeem Hasan" w:date="2023-01-21T14:56:00Z">
                <w:pPr>
                  <w:jc w:val="both"/>
                </w:pPr>
              </w:pPrChange>
            </w:pPr>
            <w:del w:id="3926"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002C1F02" w14:textId="3D673455" w:rsidR="00743357" w:rsidRPr="00D97196" w:rsidDel="00C2040A" w:rsidRDefault="00743357">
            <w:pPr>
              <w:ind w:firstLine="720"/>
              <w:rPr>
                <w:del w:id="3927" w:author="Mohammad Nayeem Hasan" w:date="2023-01-21T00:39:00Z"/>
                <w:rFonts w:ascii="Times New Roman" w:hAnsi="Times New Roman" w:cs="Times New Roman"/>
                <w:sz w:val="24"/>
                <w:szCs w:val="24"/>
              </w:rPr>
              <w:pPrChange w:id="3928" w:author="Mohammad Nayeem Hasan" w:date="2023-01-21T14:56:00Z">
                <w:pPr>
                  <w:jc w:val="both"/>
                </w:pPr>
              </w:pPrChange>
            </w:pPr>
            <w:del w:id="3929" w:author="Mohammad Nayeem Hasan" w:date="2023-01-21T00:39:00Z">
              <w:r w:rsidRPr="00D97196" w:rsidDel="00C2040A">
                <w:rPr>
                  <w:rFonts w:ascii="Times New Roman" w:hAnsi="Times New Roman" w:cs="Times New Roman"/>
                  <w:sz w:val="24"/>
                  <w:szCs w:val="24"/>
                </w:rPr>
                <w:delText>1.37</w:delText>
              </w:r>
            </w:del>
          </w:p>
        </w:tc>
        <w:tc>
          <w:tcPr>
            <w:tcW w:w="456" w:type="pct"/>
            <w:vAlign w:val="center"/>
          </w:tcPr>
          <w:p w14:paraId="37AE3C29" w14:textId="72CD7A65" w:rsidR="00743357" w:rsidRPr="00D97196" w:rsidDel="00C2040A" w:rsidRDefault="00743357">
            <w:pPr>
              <w:ind w:firstLine="720"/>
              <w:rPr>
                <w:del w:id="3930" w:author="Mohammad Nayeem Hasan" w:date="2023-01-21T00:39:00Z"/>
                <w:rFonts w:ascii="Times New Roman" w:hAnsi="Times New Roman" w:cs="Times New Roman"/>
                <w:sz w:val="24"/>
                <w:szCs w:val="24"/>
              </w:rPr>
              <w:pPrChange w:id="3931" w:author="Mohammad Nayeem Hasan" w:date="2023-01-21T14:56:00Z">
                <w:pPr>
                  <w:jc w:val="both"/>
                </w:pPr>
              </w:pPrChange>
            </w:pPr>
            <w:del w:id="3932" w:author="Mohammad Nayeem Hasan" w:date="2023-01-21T00:39:00Z">
              <w:r w:rsidRPr="00D97196" w:rsidDel="00C2040A">
                <w:rPr>
                  <w:rFonts w:ascii="Times New Roman" w:hAnsi="Times New Roman" w:cs="Times New Roman"/>
                  <w:sz w:val="24"/>
                  <w:szCs w:val="24"/>
                </w:rPr>
                <w:delText>0.62 – 3.07</w:delText>
              </w:r>
            </w:del>
          </w:p>
        </w:tc>
        <w:tc>
          <w:tcPr>
            <w:tcW w:w="529" w:type="pct"/>
            <w:vAlign w:val="center"/>
          </w:tcPr>
          <w:p w14:paraId="3246BFB9" w14:textId="7950FB2F" w:rsidR="00743357" w:rsidRPr="00D97196" w:rsidDel="00C2040A" w:rsidRDefault="00743357">
            <w:pPr>
              <w:ind w:firstLine="720"/>
              <w:rPr>
                <w:del w:id="3933" w:author="Mohammad Nayeem Hasan" w:date="2023-01-21T00:39:00Z"/>
                <w:rFonts w:ascii="Times New Roman" w:hAnsi="Times New Roman" w:cs="Times New Roman"/>
                <w:sz w:val="24"/>
                <w:szCs w:val="24"/>
              </w:rPr>
              <w:pPrChange w:id="3934" w:author="Mohammad Nayeem Hasan" w:date="2023-01-21T14:56:00Z">
                <w:pPr>
                  <w:jc w:val="both"/>
                </w:pPr>
              </w:pPrChange>
            </w:pPr>
            <w:del w:id="3935" w:author="Mohammad Nayeem Hasan" w:date="2023-01-21T00:39:00Z">
              <w:r w:rsidRPr="00D97196" w:rsidDel="00C2040A">
                <w:rPr>
                  <w:rFonts w:ascii="Times New Roman" w:hAnsi="Times New Roman" w:cs="Times New Roman"/>
                  <w:sz w:val="24"/>
                  <w:szCs w:val="24"/>
                </w:rPr>
                <w:delText>0.437</w:delText>
              </w:r>
            </w:del>
          </w:p>
        </w:tc>
        <w:tc>
          <w:tcPr>
            <w:tcW w:w="434" w:type="pct"/>
            <w:vAlign w:val="center"/>
          </w:tcPr>
          <w:p w14:paraId="5F35E15D" w14:textId="376A4432" w:rsidR="00743357" w:rsidRPr="00D97196" w:rsidDel="00C2040A" w:rsidRDefault="00743357">
            <w:pPr>
              <w:ind w:firstLine="720"/>
              <w:rPr>
                <w:del w:id="3936" w:author="Mohammad Nayeem Hasan" w:date="2023-01-21T00:39:00Z"/>
                <w:rFonts w:ascii="Times New Roman" w:hAnsi="Times New Roman" w:cs="Times New Roman"/>
                <w:sz w:val="24"/>
                <w:szCs w:val="24"/>
              </w:rPr>
              <w:pPrChange w:id="3937" w:author="Mohammad Nayeem Hasan" w:date="2023-01-21T14:56:00Z">
                <w:pPr>
                  <w:jc w:val="both"/>
                </w:pPr>
              </w:pPrChange>
            </w:pPr>
            <w:del w:id="3938" w:author="Mohammad Nayeem Hasan" w:date="2023-01-21T00:39:00Z">
              <w:r w:rsidRPr="00D97196" w:rsidDel="00C2040A">
                <w:rPr>
                  <w:rFonts w:ascii="Times New Roman" w:hAnsi="Times New Roman" w:cs="Times New Roman"/>
                  <w:sz w:val="24"/>
                  <w:szCs w:val="24"/>
                </w:rPr>
                <w:delText>-</w:delText>
              </w:r>
            </w:del>
          </w:p>
        </w:tc>
        <w:tc>
          <w:tcPr>
            <w:tcW w:w="522" w:type="pct"/>
            <w:vAlign w:val="center"/>
          </w:tcPr>
          <w:p w14:paraId="31139FBA" w14:textId="29AB6DF5" w:rsidR="00743357" w:rsidRPr="00D97196" w:rsidDel="00C2040A" w:rsidRDefault="00743357">
            <w:pPr>
              <w:ind w:firstLine="720"/>
              <w:rPr>
                <w:del w:id="3939" w:author="Mohammad Nayeem Hasan" w:date="2023-01-21T00:39:00Z"/>
                <w:rFonts w:ascii="Times New Roman" w:hAnsi="Times New Roman" w:cs="Times New Roman"/>
                <w:sz w:val="24"/>
                <w:szCs w:val="24"/>
              </w:rPr>
              <w:pPrChange w:id="3940" w:author="Mohammad Nayeem Hasan" w:date="2023-01-21T14:56:00Z">
                <w:pPr>
                  <w:jc w:val="both"/>
                </w:pPr>
              </w:pPrChange>
            </w:pPr>
            <w:del w:id="3941"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58E36E79" w14:textId="71471026" w:rsidR="00743357" w:rsidRPr="00D97196" w:rsidDel="00C2040A" w:rsidRDefault="00743357">
            <w:pPr>
              <w:ind w:firstLine="720"/>
              <w:rPr>
                <w:del w:id="3942" w:author="Mohammad Nayeem Hasan" w:date="2023-01-21T00:39:00Z"/>
                <w:rFonts w:ascii="Times New Roman" w:hAnsi="Times New Roman" w:cs="Times New Roman"/>
                <w:sz w:val="24"/>
                <w:szCs w:val="24"/>
              </w:rPr>
              <w:pPrChange w:id="3943" w:author="Mohammad Nayeem Hasan" w:date="2023-01-21T14:56:00Z">
                <w:pPr>
                  <w:jc w:val="both"/>
                </w:pPr>
              </w:pPrChange>
            </w:pPr>
            <w:del w:id="3944"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173FF76F" w14:textId="3F9C1958" w:rsidTr="00386483">
        <w:trPr>
          <w:trHeight w:val="138"/>
          <w:jc w:val="center"/>
          <w:del w:id="3945" w:author="Mohammad Nayeem Hasan" w:date="2023-01-21T00:39:00Z"/>
        </w:trPr>
        <w:tc>
          <w:tcPr>
            <w:tcW w:w="811" w:type="pct"/>
            <w:vAlign w:val="center"/>
          </w:tcPr>
          <w:p w14:paraId="5378D0A7" w14:textId="40DF59B9" w:rsidR="00743357" w:rsidRPr="00D97196" w:rsidDel="00C2040A" w:rsidRDefault="00743357">
            <w:pPr>
              <w:ind w:firstLine="720"/>
              <w:rPr>
                <w:del w:id="3946" w:author="Mohammad Nayeem Hasan" w:date="2023-01-21T00:39:00Z"/>
                <w:rFonts w:ascii="Times New Roman" w:hAnsi="Times New Roman" w:cs="Times New Roman"/>
                <w:sz w:val="24"/>
                <w:szCs w:val="24"/>
              </w:rPr>
              <w:pPrChange w:id="3947" w:author="Mohammad Nayeem Hasan" w:date="2023-01-21T14:56:00Z">
                <w:pPr>
                  <w:jc w:val="both"/>
                </w:pPr>
              </w:pPrChange>
            </w:pPr>
            <w:del w:id="3948" w:author="Mohammad Nayeem Hasan" w:date="2023-01-21T00:39:00Z">
              <w:r w:rsidRPr="00D97196" w:rsidDel="00C2040A">
                <w:rPr>
                  <w:rFonts w:ascii="Times New Roman" w:hAnsi="Times New Roman" w:cs="Times New Roman"/>
                  <w:sz w:val="24"/>
                  <w:szCs w:val="24"/>
                </w:rPr>
                <w:delText>20-34</w:delText>
              </w:r>
            </w:del>
          </w:p>
        </w:tc>
        <w:tc>
          <w:tcPr>
            <w:tcW w:w="391" w:type="pct"/>
            <w:vAlign w:val="center"/>
          </w:tcPr>
          <w:p w14:paraId="5CE96BEF" w14:textId="39AFE608" w:rsidR="00743357" w:rsidRPr="00D97196" w:rsidDel="00C2040A" w:rsidRDefault="00743357">
            <w:pPr>
              <w:ind w:firstLine="720"/>
              <w:rPr>
                <w:del w:id="3949" w:author="Mohammad Nayeem Hasan" w:date="2023-01-21T00:39:00Z"/>
                <w:rFonts w:ascii="Times New Roman" w:hAnsi="Times New Roman" w:cs="Times New Roman"/>
                <w:sz w:val="24"/>
                <w:szCs w:val="24"/>
              </w:rPr>
              <w:pPrChange w:id="3950" w:author="Mohammad Nayeem Hasan" w:date="2023-01-21T14:56:00Z">
                <w:pPr>
                  <w:jc w:val="both"/>
                </w:pPr>
              </w:pPrChange>
            </w:pPr>
            <w:del w:id="3951" w:author="Mohammad Nayeem Hasan" w:date="2023-01-21T00:39:00Z">
              <w:r w:rsidRPr="00D97196" w:rsidDel="00C2040A">
                <w:rPr>
                  <w:rFonts w:ascii="Times New Roman" w:hAnsi="Times New Roman" w:cs="Times New Roman"/>
                  <w:sz w:val="24"/>
                  <w:szCs w:val="24"/>
                </w:rPr>
                <w:delText>-</w:delText>
              </w:r>
            </w:del>
          </w:p>
        </w:tc>
        <w:tc>
          <w:tcPr>
            <w:tcW w:w="457" w:type="pct"/>
            <w:vAlign w:val="center"/>
          </w:tcPr>
          <w:p w14:paraId="01DEA4CB" w14:textId="46E423D6" w:rsidR="00743357" w:rsidRPr="00D97196" w:rsidDel="00C2040A" w:rsidRDefault="00743357">
            <w:pPr>
              <w:ind w:firstLine="720"/>
              <w:rPr>
                <w:del w:id="3952" w:author="Mohammad Nayeem Hasan" w:date="2023-01-21T00:39:00Z"/>
                <w:rFonts w:ascii="Times New Roman" w:hAnsi="Times New Roman" w:cs="Times New Roman"/>
                <w:sz w:val="24"/>
                <w:szCs w:val="24"/>
              </w:rPr>
              <w:pPrChange w:id="3953" w:author="Mohammad Nayeem Hasan" w:date="2023-01-21T14:56:00Z">
                <w:pPr>
                  <w:jc w:val="both"/>
                </w:pPr>
              </w:pPrChange>
            </w:pPr>
            <w:del w:id="3954"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5564A19D" w14:textId="5730981D" w:rsidR="00743357" w:rsidRPr="00D97196" w:rsidDel="00C2040A" w:rsidRDefault="00743357">
            <w:pPr>
              <w:ind w:firstLine="720"/>
              <w:rPr>
                <w:del w:id="3955" w:author="Mohammad Nayeem Hasan" w:date="2023-01-21T00:39:00Z"/>
                <w:rFonts w:ascii="Times New Roman" w:hAnsi="Times New Roman" w:cs="Times New Roman"/>
                <w:sz w:val="24"/>
                <w:szCs w:val="24"/>
              </w:rPr>
              <w:pPrChange w:id="3956" w:author="Mohammad Nayeem Hasan" w:date="2023-01-21T14:56:00Z">
                <w:pPr>
                  <w:jc w:val="both"/>
                </w:pPr>
              </w:pPrChange>
            </w:pPr>
            <w:del w:id="3957"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1098E1C7" w14:textId="3C33EA64" w:rsidR="00743357" w:rsidRPr="00D97196" w:rsidDel="00C2040A" w:rsidRDefault="00743357">
            <w:pPr>
              <w:ind w:firstLine="720"/>
              <w:rPr>
                <w:del w:id="3958" w:author="Mohammad Nayeem Hasan" w:date="2023-01-21T00:39:00Z"/>
                <w:rFonts w:ascii="Times New Roman" w:hAnsi="Times New Roman" w:cs="Times New Roman"/>
                <w:sz w:val="24"/>
                <w:szCs w:val="24"/>
              </w:rPr>
              <w:pPrChange w:id="3959" w:author="Mohammad Nayeem Hasan" w:date="2023-01-21T14:56:00Z">
                <w:pPr>
                  <w:jc w:val="both"/>
                </w:pPr>
              </w:pPrChange>
            </w:pPr>
            <w:del w:id="3960" w:author="Mohammad Nayeem Hasan" w:date="2023-01-21T00:39:00Z">
              <w:r w:rsidRPr="00D97196" w:rsidDel="00C2040A">
                <w:rPr>
                  <w:rFonts w:ascii="Times New Roman" w:hAnsi="Times New Roman" w:cs="Times New Roman"/>
                  <w:sz w:val="24"/>
                  <w:szCs w:val="24"/>
                </w:rPr>
                <w:delText>1.33</w:delText>
              </w:r>
            </w:del>
          </w:p>
        </w:tc>
        <w:tc>
          <w:tcPr>
            <w:tcW w:w="456" w:type="pct"/>
            <w:vAlign w:val="center"/>
          </w:tcPr>
          <w:p w14:paraId="541A3C53" w14:textId="43D7C289" w:rsidR="00743357" w:rsidRPr="00D97196" w:rsidDel="00C2040A" w:rsidRDefault="00743357">
            <w:pPr>
              <w:ind w:firstLine="720"/>
              <w:rPr>
                <w:del w:id="3961" w:author="Mohammad Nayeem Hasan" w:date="2023-01-21T00:39:00Z"/>
                <w:rFonts w:ascii="Times New Roman" w:hAnsi="Times New Roman" w:cs="Times New Roman"/>
                <w:sz w:val="24"/>
                <w:szCs w:val="24"/>
              </w:rPr>
              <w:pPrChange w:id="3962" w:author="Mohammad Nayeem Hasan" w:date="2023-01-21T14:56:00Z">
                <w:pPr>
                  <w:jc w:val="both"/>
                </w:pPr>
              </w:pPrChange>
            </w:pPr>
            <w:del w:id="3963" w:author="Mohammad Nayeem Hasan" w:date="2023-01-21T00:39:00Z">
              <w:r w:rsidRPr="00D97196" w:rsidDel="00C2040A">
                <w:rPr>
                  <w:rFonts w:ascii="Times New Roman" w:hAnsi="Times New Roman" w:cs="Times New Roman"/>
                  <w:sz w:val="24"/>
                  <w:szCs w:val="24"/>
                </w:rPr>
                <w:delText>0.72 – 2.44</w:delText>
              </w:r>
            </w:del>
          </w:p>
        </w:tc>
        <w:tc>
          <w:tcPr>
            <w:tcW w:w="529" w:type="pct"/>
            <w:vAlign w:val="center"/>
          </w:tcPr>
          <w:p w14:paraId="0D891C5D" w14:textId="37518116" w:rsidR="00743357" w:rsidRPr="00D97196" w:rsidDel="00C2040A" w:rsidRDefault="00743357">
            <w:pPr>
              <w:ind w:firstLine="720"/>
              <w:rPr>
                <w:del w:id="3964" w:author="Mohammad Nayeem Hasan" w:date="2023-01-21T00:39:00Z"/>
                <w:rFonts w:ascii="Times New Roman" w:hAnsi="Times New Roman" w:cs="Times New Roman"/>
                <w:sz w:val="24"/>
                <w:szCs w:val="24"/>
              </w:rPr>
              <w:pPrChange w:id="3965" w:author="Mohammad Nayeem Hasan" w:date="2023-01-21T14:56:00Z">
                <w:pPr>
                  <w:jc w:val="both"/>
                </w:pPr>
              </w:pPrChange>
            </w:pPr>
            <w:del w:id="3966" w:author="Mohammad Nayeem Hasan" w:date="2023-01-21T00:39:00Z">
              <w:r w:rsidRPr="00D97196" w:rsidDel="00C2040A">
                <w:rPr>
                  <w:rFonts w:ascii="Times New Roman" w:hAnsi="Times New Roman" w:cs="Times New Roman"/>
                  <w:sz w:val="24"/>
                  <w:szCs w:val="24"/>
                </w:rPr>
                <w:delText>0.358</w:delText>
              </w:r>
            </w:del>
          </w:p>
        </w:tc>
        <w:tc>
          <w:tcPr>
            <w:tcW w:w="434" w:type="pct"/>
            <w:vAlign w:val="center"/>
          </w:tcPr>
          <w:p w14:paraId="6011D7F3" w14:textId="2E76060E" w:rsidR="00743357" w:rsidRPr="00D97196" w:rsidDel="00C2040A" w:rsidRDefault="00743357">
            <w:pPr>
              <w:ind w:firstLine="720"/>
              <w:rPr>
                <w:del w:id="3967" w:author="Mohammad Nayeem Hasan" w:date="2023-01-21T00:39:00Z"/>
                <w:rFonts w:ascii="Times New Roman" w:hAnsi="Times New Roman" w:cs="Times New Roman"/>
                <w:sz w:val="24"/>
                <w:szCs w:val="24"/>
              </w:rPr>
              <w:pPrChange w:id="3968" w:author="Mohammad Nayeem Hasan" w:date="2023-01-21T14:56:00Z">
                <w:pPr>
                  <w:jc w:val="both"/>
                </w:pPr>
              </w:pPrChange>
            </w:pPr>
            <w:del w:id="3969" w:author="Mohammad Nayeem Hasan" w:date="2023-01-21T00:39:00Z">
              <w:r w:rsidRPr="00D97196" w:rsidDel="00C2040A">
                <w:rPr>
                  <w:rFonts w:ascii="Times New Roman" w:hAnsi="Times New Roman" w:cs="Times New Roman"/>
                  <w:sz w:val="24"/>
                  <w:szCs w:val="24"/>
                </w:rPr>
                <w:delText>-</w:delText>
              </w:r>
            </w:del>
          </w:p>
        </w:tc>
        <w:tc>
          <w:tcPr>
            <w:tcW w:w="522" w:type="pct"/>
            <w:vAlign w:val="center"/>
          </w:tcPr>
          <w:p w14:paraId="27968003" w14:textId="3B785A3D" w:rsidR="00743357" w:rsidRPr="00D97196" w:rsidDel="00C2040A" w:rsidRDefault="00743357">
            <w:pPr>
              <w:ind w:firstLine="720"/>
              <w:rPr>
                <w:del w:id="3970" w:author="Mohammad Nayeem Hasan" w:date="2023-01-21T00:39:00Z"/>
                <w:rFonts w:ascii="Times New Roman" w:hAnsi="Times New Roman" w:cs="Times New Roman"/>
                <w:sz w:val="24"/>
                <w:szCs w:val="24"/>
              </w:rPr>
              <w:pPrChange w:id="3971" w:author="Mohammad Nayeem Hasan" w:date="2023-01-21T14:56:00Z">
                <w:pPr>
                  <w:jc w:val="both"/>
                </w:pPr>
              </w:pPrChange>
            </w:pPr>
            <w:del w:id="3972"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53B9BACC" w14:textId="694CBA83" w:rsidR="00743357" w:rsidRPr="00D97196" w:rsidDel="00C2040A" w:rsidRDefault="00743357">
            <w:pPr>
              <w:ind w:firstLine="720"/>
              <w:rPr>
                <w:del w:id="3973" w:author="Mohammad Nayeem Hasan" w:date="2023-01-21T00:39:00Z"/>
                <w:rFonts w:ascii="Times New Roman" w:hAnsi="Times New Roman" w:cs="Times New Roman"/>
                <w:sz w:val="24"/>
                <w:szCs w:val="24"/>
              </w:rPr>
              <w:pPrChange w:id="3974" w:author="Mohammad Nayeem Hasan" w:date="2023-01-21T14:56:00Z">
                <w:pPr>
                  <w:jc w:val="both"/>
                </w:pPr>
              </w:pPrChange>
            </w:pPr>
            <w:del w:id="3975"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7160DDBD" w14:textId="1C3226C5" w:rsidTr="00386483">
        <w:trPr>
          <w:trHeight w:val="138"/>
          <w:jc w:val="center"/>
          <w:del w:id="3976" w:author="Mohammad Nayeem Hasan" w:date="2023-01-21T00:39:00Z"/>
        </w:trPr>
        <w:tc>
          <w:tcPr>
            <w:tcW w:w="811" w:type="pct"/>
            <w:vAlign w:val="center"/>
          </w:tcPr>
          <w:p w14:paraId="0C041034" w14:textId="261312DC" w:rsidR="00743357" w:rsidRPr="00D97196" w:rsidDel="00C2040A" w:rsidRDefault="00743357">
            <w:pPr>
              <w:ind w:firstLine="720"/>
              <w:rPr>
                <w:del w:id="3977" w:author="Mohammad Nayeem Hasan" w:date="2023-01-21T00:39:00Z"/>
                <w:rFonts w:ascii="Times New Roman" w:hAnsi="Times New Roman" w:cs="Times New Roman"/>
                <w:sz w:val="24"/>
                <w:szCs w:val="24"/>
              </w:rPr>
              <w:pPrChange w:id="3978" w:author="Mohammad Nayeem Hasan" w:date="2023-01-21T14:56:00Z">
                <w:pPr>
                  <w:jc w:val="both"/>
                </w:pPr>
              </w:pPrChange>
            </w:pPr>
            <w:del w:id="3979" w:author="Mohammad Nayeem Hasan" w:date="2023-01-21T00:39:00Z">
              <w:r w:rsidRPr="00D97196" w:rsidDel="00C2040A">
                <w:rPr>
                  <w:rFonts w:ascii="Times New Roman" w:hAnsi="Times New Roman" w:cs="Times New Roman"/>
                  <w:sz w:val="24"/>
                  <w:szCs w:val="24"/>
                </w:rPr>
                <w:delText>35+</w:delText>
              </w:r>
            </w:del>
          </w:p>
        </w:tc>
        <w:tc>
          <w:tcPr>
            <w:tcW w:w="391" w:type="pct"/>
            <w:vAlign w:val="center"/>
          </w:tcPr>
          <w:p w14:paraId="12EE5B2F" w14:textId="2AC84B2D" w:rsidR="00743357" w:rsidRPr="00D97196" w:rsidDel="00C2040A" w:rsidRDefault="00743357">
            <w:pPr>
              <w:ind w:firstLine="720"/>
              <w:rPr>
                <w:del w:id="3980" w:author="Mohammad Nayeem Hasan" w:date="2023-01-21T00:39:00Z"/>
                <w:rFonts w:ascii="Times New Roman" w:hAnsi="Times New Roman" w:cs="Times New Roman"/>
                <w:sz w:val="24"/>
                <w:szCs w:val="24"/>
              </w:rPr>
              <w:pPrChange w:id="3981" w:author="Mohammad Nayeem Hasan" w:date="2023-01-21T14:56:00Z">
                <w:pPr>
                  <w:jc w:val="both"/>
                </w:pPr>
              </w:pPrChange>
            </w:pPr>
            <w:del w:id="3982" w:author="Mohammad Nayeem Hasan" w:date="2023-01-21T00:39:00Z">
              <w:r w:rsidRPr="00D97196" w:rsidDel="00C2040A">
                <w:rPr>
                  <w:rFonts w:ascii="Times New Roman" w:hAnsi="Times New Roman" w:cs="Times New Roman"/>
                  <w:sz w:val="24"/>
                  <w:szCs w:val="24"/>
                </w:rPr>
                <w:delText>Ref.</w:delText>
              </w:r>
            </w:del>
          </w:p>
        </w:tc>
        <w:tc>
          <w:tcPr>
            <w:tcW w:w="457" w:type="pct"/>
            <w:vAlign w:val="center"/>
          </w:tcPr>
          <w:p w14:paraId="5D2CC7B4" w14:textId="4103108C" w:rsidR="00743357" w:rsidRPr="00D97196" w:rsidDel="00C2040A" w:rsidRDefault="00743357">
            <w:pPr>
              <w:ind w:firstLine="720"/>
              <w:rPr>
                <w:del w:id="3983" w:author="Mohammad Nayeem Hasan" w:date="2023-01-21T00:39:00Z"/>
                <w:rFonts w:ascii="Times New Roman" w:hAnsi="Times New Roman" w:cs="Times New Roman"/>
                <w:sz w:val="24"/>
                <w:szCs w:val="24"/>
              </w:rPr>
              <w:pPrChange w:id="3984" w:author="Mohammad Nayeem Hasan" w:date="2023-01-21T14:56:00Z">
                <w:pPr>
                  <w:jc w:val="both"/>
                </w:pPr>
              </w:pPrChange>
            </w:pPr>
            <w:del w:id="3985"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19F635FC" w14:textId="3974C076" w:rsidR="00743357" w:rsidRPr="00D97196" w:rsidDel="00C2040A" w:rsidRDefault="00743357">
            <w:pPr>
              <w:ind w:firstLine="720"/>
              <w:rPr>
                <w:del w:id="3986" w:author="Mohammad Nayeem Hasan" w:date="2023-01-21T00:39:00Z"/>
                <w:rFonts w:ascii="Times New Roman" w:hAnsi="Times New Roman" w:cs="Times New Roman"/>
                <w:sz w:val="24"/>
                <w:szCs w:val="24"/>
              </w:rPr>
              <w:pPrChange w:id="3987" w:author="Mohammad Nayeem Hasan" w:date="2023-01-21T14:56:00Z">
                <w:pPr>
                  <w:jc w:val="both"/>
                </w:pPr>
              </w:pPrChange>
            </w:pPr>
            <w:del w:id="3988"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1581C61D" w14:textId="08987EEF" w:rsidR="00743357" w:rsidRPr="00D97196" w:rsidDel="00C2040A" w:rsidRDefault="00743357">
            <w:pPr>
              <w:ind w:firstLine="720"/>
              <w:rPr>
                <w:del w:id="3989" w:author="Mohammad Nayeem Hasan" w:date="2023-01-21T00:39:00Z"/>
                <w:rFonts w:ascii="Times New Roman" w:hAnsi="Times New Roman" w:cs="Times New Roman"/>
                <w:sz w:val="24"/>
                <w:szCs w:val="24"/>
              </w:rPr>
              <w:pPrChange w:id="3990" w:author="Mohammad Nayeem Hasan" w:date="2023-01-21T14:56:00Z">
                <w:pPr>
                  <w:jc w:val="both"/>
                </w:pPr>
              </w:pPrChange>
            </w:pPr>
            <w:del w:id="3991" w:author="Mohammad Nayeem Hasan" w:date="2023-01-21T00:39:00Z">
              <w:r w:rsidRPr="00D97196" w:rsidDel="00C2040A">
                <w:rPr>
                  <w:rFonts w:ascii="Times New Roman" w:hAnsi="Times New Roman" w:cs="Times New Roman"/>
                  <w:sz w:val="24"/>
                  <w:szCs w:val="24"/>
                </w:rPr>
                <w:delText>Ref</w:delText>
              </w:r>
            </w:del>
          </w:p>
        </w:tc>
        <w:tc>
          <w:tcPr>
            <w:tcW w:w="456" w:type="pct"/>
            <w:vAlign w:val="center"/>
          </w:tcPr>
          <w:p w14:paraId="2E99F78A" w14:textId="06E03456" w:rsidR="00743357" w:rsidRPr="00D97196" w:rsidDel="00C2040A" w:rsidRDefault="00743357">
            <w:pPr>
              <w:ind w:firstLine="720"/>
              <w:rPr>
                <w:del w:id="3992" w:author="Mohammad Nayeem Hasan" w:date="2023-01-21T00:39:00Z"/>
                <w:rFonts w:ascii="Times New Roman" w:hAnsi="Times New Roman" w:cs="Times New Roman"/>
                <w:sz w:val="24"/>
                <w:szCs w:val="24"/>
              </w:rPr>
              <w:pPrChange w:id="3993" w:author="Mohammad Nayeem Hasan" w:date="2023-01-21T14:56:00Z">
                <w:pPr>
                  <w:jc w:val="both"/>
                </w:pPr>
              </w:pPrChange>
            </w:pPr>
            <w:del w:id="3994"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63BA3B07" w14:textId="799A65B3" w:rsidR="00743357" w:rsidRPr="00D97196" w:rsidDel="00C2040A" w:rsidRDefault="00743357">
            <w:pPr>
              <w:ind w:firstLine="720"/>
              <w:rPr>
                <w:del w:id="3995" w:author="Mohammad Nayeem Hasan" w:date="2023-01-21T00:39:00Z"/>
                <w:rFonts w:ascii="Times New Roman" w:hAnsi="Times New Roman" w:cs="Times New Roman"/>
                <w:sz w:val="24"/>
                <w:szCs w:val="24"/>
              </w:rPr>
              <w:pPrChange w:id="3996" w:author="Mohammad Nayeem Hasan" w:date="2023-01-21T14:56:00Z">
                <w:pPr>
                  <w:jc w:val="both"/>
                </w:pPr>
              </w:pPrChange>
            </w:pPr>
            <w:del w:id="3997"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7A7769D6" w14:textId="33CC1BA1" w:rsidR="00743357" w:rsidRPr="00D97196" w:rsidDel="00C2040A" w:rsidRDefault="00743357">
            <w:pPr>
              <w:ind w:firstLine="720"/>
              <w:rPr>
                <w:del w:id="3998" w:author="Mohammad Nayeem Hasan" w:date="2023-01-21T00:39:00Z"/>
                <w:rFonts w:ascii="Times New Roman" w:hAnsi="Times New Roman" w:cs="Times New Roman"/>
                <w:sz w:val="24"/>
                <w:szCs w:val="24"/>
              </w:rPr>
              <w:pPrChange w:id="3999" w:author="Mohammad Nayeem Hasan" w:date="2023-01-21T14:56:00Z">
                <w:pPr>
                  <w:jc w:val="both"/>
                </w:pPr>
              </w:pPrChange>
            </w:pPr>
            <w:del w:id="4000" w:author="Mohammad Nayeem Hasan" w:date="2023-01-21T00:39:00Z">
              <w:r w:rsidRPr="00D97196" w:rsidDel="00C2040A">
                <w:rPr>
                  <w:rFonts w:ascii="Times New Roman" w:hAnsi="Times New Roman" w:cs="Times New Roman"/>
                  <w:sz w:val="24"/>
                  <w:szCs w:val="24"/>
                </w:rPr>
                <w:delText>-</w:delText>
              </w:r>
            </w:del>
          </w:p>
        </w:tc>
        <w:tc>
          <w:tcPr>
            <w:tcW w:w="522" w:type="pct"/>
            <w:vAlign w:val="center"/>
          </w:tcPr>
          <w:p w14:paraId="52241EF7" w14:textId="74251513" w:rsidR="00743357" w:rsidRPr="00D97196" w:rsidDel="00C2040A" w:rsidRDefault="00743357">
            <w:pPr>
              <w:ind w:firstLine="720"/>
              <w:rPr>
                <w:del w:id="4001" w:author="Mohammad Nayeem Hasan" w:date="2023-01-21T00:39:00Z"/>
                <w:rFonts w:ascii="Times New Roman" w:hAnsi="Times New Roman" w:cs="Times New Roman"/>
                <w:sz w:val="24"/>
                <w:szCs w:val="24"/>
              </w:rPr>
              <w:pPrChange w:id="4002" w:author="Mohammad Nayeem Hasan" w:date="2023-01-21T14:56:00Z">
                <w:pPr>
                  <w:jc w:val="both"/>
                </w:pPr>
              </w:pPrChange>
            </w:pPr>
            <w:del w:id="4003"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4EC4DD0B" w14:textId="0403ADE0" w:rsidR="00743357" w:rsidRPr="00D97196" w:rsidDel="00C2040A" w:rsidRDefault="00743357">
            <w:pPr>
              <w:ind w:firstLine="720"/>
              <w:rPr>
                <w:del w:id="4004" w:author="Mohammad Nayeem Hasan" w:date="2023-01-21T00:39:00Z"/>
                <w:rFonts w:ascii="Times New Roman" w:hAnsi="Times New Roman" w:cs="Times New Roman"/>
                <w:sz w:val="24"/>
                <w:szCs w:val="24"/>
              </w:rPr>
              <w:pPrChange w:id="4005" w:author="Mohammad Nayeem Hasan" w:date="2023-01-21T14:56:00Z">
                <w:pPr>
                  <w:jc w:val="both"/>
                </w:pPr>
              </w:pPrChange>
            </w:pPr>
            <w:del w:id="4006"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037FA279" w14:textId="65A168FC" w:rsidTr="00C30CFA">
        <w:trPr>
          <w:trHeight w:val="138"/>
          <w:jc w:val="center"/>
          <w:del w:id="4007" w:author="Mohammad Nayeem Hasan" w:date="2023-01-21T00:39:00Z"/>
        </w:trPr>
        <w:tc>
          <w:tcPr>
            <w:tcW w:w="5000" w:type="pct"/>
            <w:gridSpan w:val="10"/>
            <w:vAlign w:val="center"/>
          </w:tcPr>
          <w:p w14:paraId="2C278755" w14:textId="43992807" w:rsidR="00743357" w:rsidRPr="00D97196" w:rsidDel="00C2040A" w:rsidRDefault="00743357">
            <w:pPr>
              <w:ind w:firstLine="720"/>
              <w:rPr>
                <w:del w:id="4008" w:author="Mohammad Nayeem Hasan" w:date="2023-01-21T00:39:00Z"/>
                <w:rFonts w:ascii="Times New Roman" w:hAnsi="Times New Roman" w:cs="Times New Roman"/>
                <w:sz w:val="24"/>
                <w:szCs w:val="24"/>
              </w:rPr>
              <w:pPrChange w:id="4009" w:author="Mohammad Nayeem Hasan" w:date="2023-01-21T14:56:00Z">
                <w:pPr>
                  <w:jc w:val="both"/>
                </w:pPr>
              </w:pPrChange>
            </w:pPr>
            <w:del w:id="4010" w:author="Mohammad Nayeem Hasan" w:date="2023-01-21T00:39:00Z">
              <w:r w:rsidRPr="00D97196" w:rsidDel="00C2040A">
                <w:rPr>
                  <w:rFonts w:ascii="Times New Roman" w:hAnsi="Times New Roman" w:cs="Times New Roman"/>
                  <w:sz w:val="24"/>
                  <w:szCs w:val="24"/>
                </w:rPr>
                <w:delText>HOUSEHOLD CHARACTERISTICS</w:delText>
              </w:r>
            </w:del>
          </w:p>
        </w:tc>
      </w:tr>
      <w:tr w:rsidR="00275578" w:rsidRPr="00D97196" w:rsidDel="00C2040A" w14:paraId="5E77813F" w14:textId="15E064FE" w:rsidTr="00C30CFA">
        <w:trPr>
          <w:trHeight w:val="138"/>
          <w:jc w:val="center"/>
          <w:del w:id="4011" w:author="Mohammad Nayeem Hasan" w:date="2023-01-21T00:39:00Z"/>
        </w:trPr>
        <w:tc>
          <w:tcPr>
            <w:tcW w:w="5000" w:type="pct"/>
            <w:gridSpan w:val="10"/>
            <w:vAlign w:val="center"/>
          </w:tcPr>
          <w:p w14:paraId="5288A039" w14:textId="1162C9B2" w:rsidR="00743357" w:rsidRPr="00D97196" w:rsidDel="00C2040A" w:rsidRDefault="00743357">
            <w:pPr>
              <w:ind w:firstLine="720"/>
              <w:rPr>
                <w:del w:id="4012" w:author="Mohammad Nayeem Hasan" w:date="2023-01-21T00:39:00Z"/>
                <w:rFonts w:ascii="Times New Roman" w:hAnsi="Times New Roman" w:cs="Times New Roman"/>
                <w:sz w:val="24"/>
                <w:szCs w:val="24"/>
              </w:rPr>
              <w:pPrChange w:id="4013" w:author="Mohammad Nayeem Hasan" w:date="2023-01-21T14:56:00Z">
                <w:pPr>
                  <w:jc w:val="both"/>
                </w:pPr>
              </w:pPrChange>
            </w:pPr>
            <w:del w:id="4014" w:author="Mohammad Nayeem Hasan" w:date="2023-01-21T00:39:00Z">
              <w:r w:rsidRPr="00D97196" w:rsidDel="00C2040A">
                <w:rPr>
                  <w:rFonts w:ascii="Times New Roman" w:hAnsi="Times New Roman" w:cs="Times New Roman"/>
                  <w:sz w:val="24"/>
                  <w:szCs w:val="24"/>
                </w:rPr>
                <w:delText>Wealth Index</w:delText>
              </w:r>
            </w:del>
          </w:p>
        </w:tc>
      </w:tr>
      <w:tr w:rsidR="00275578" w:rsidRPr="00D97196" w:rsidDel="00C2040A" w14:paraId="0891A5A1" w14:textId="17ED0B8B" w:rsidTr="00386483">
        <w:trPr>
          <w:trHeight w:val="250"/>
          <w:jc w:val="center"/>
          <w:del w:id="4015" w:author="Mohammad Nayeem Hasan" w:date="2023-01-21T00:39:00Z"/>
        </w:trPr>
        <w:tc>
          <w:tcPr>
            <w:tcW w:w="811" w:type="pct"/>
            <w:vAlign w:val="center"/>
          </w:tcPr>
          <w:p w14:paraId="29A64639" w14:textId="7AFEB65B" w:rsidR="00743357" w:rsidRPr="00D97196" w:rsidDel="00C2040A" w:rsidRDefault="00743357">
            <w:pPr>
              <w:ind w:firstLine="720"/>
              <w:rPr>
                <w:del w:id="4016" w:author="Mohammad Nayeem Hasan" w:date="2023-01-21T00:39:00Z"/>
                <w:rFonts w:ascii="Times New Roman" w:hAnsi="Times New Roman" w:cs="Times New Roman"/>
                <w:sz w:val="24"/>
                <w:szCs w:val="24"/>
              </w:rPr>
              <w:pPrChange w:id="4017" w:author="Mohammad Nayeem Hasan" w:date="2023-01-21T14:56:00Z">
                <w:pPr>
                  <w:jc w:val="both"/>
                </w:pPr>
              </w:pPrChange>
            </w:pPr>
            <w:del w:id="4018" w:author="Mohammad Nayeem Hasan" w:date="2023-01-21T00:39:00Z">
              <w:r w:rsidRPr="00D97196" w:rsidDel="00C2040A">
                <w:rPr>
                  <w:rFonts w:ascii="Times New Roman" w:hAnsi="Times New Roman" w:cs="Times New Roman"/>
                  <w:sz w:val="24"/>
                  <w:szCs w:val="24"/>
                </w:rPr>
                <w:delText>Poorest</w:delText>
              </w:r>
            </w:del>
          </w:p>
        </w:tc>
        <w:tc>
          <w:tcPr>
            <w:tcW w:w="391" w:type="pct"/>
            <w:vAlign w:val="center"/>
          </w:tcPr>
          <w:p w14:paraId="6AE0C79B" w14:textId="4E76AE80" w:rsidR="00743357" w:rsidRPr="00D97196" w:rsidDel="00C2040A" w:rsidRDefault="00743357">
            <w:pPr>
              <w:ind w:firstLine="720"/>
              <w:rPr>
                <w:del w:id="4019" w:author="Mohammad Nayeem Hasan" w:date="2023-01-21T00:39:00Z"/>
                <w:rFonts w:ascii="Times New Roman" w:hAnsi="Times New Roman" w:cs="Times New Roman"/>
                <w:sz w:val="24"/>
                <w:szCs w:val="24"/>
              </w:rPr>
              <w:pPrChange w:id="4020" w:author="Mohammad Nayeem Hasan" w:date="2023-01-21T14:56:00Z">
                <w:pPr>
                  <w:jc w:val="both"/>
                </w:pPr>
              </w:pPrChange>
            </w:pPr>
            <w:del w:id="4021" w:author="Mohammad Nayeem Hasan" w:date="2023-01-21T00:39:00Z">
              <w:r w:rsidRPr="00D97196" w:rsidDel="00C2040A">
                <w:rPr>
                  <w:rFonts w:ascii="Times New Roman" w:hAnsi="Times New Roman" w:cs="Times New Roman"/>
                  <w:sz w:val="24"/>
                  <w:szCs w:val="24"/>
                </w:rPr>
                <w:delText>1.30</w:delText>
              </w:r>
            </w:del>
          </w:p>
        </w:tc>
        <w:tc>
          <w:tcPr>
            <w:tcW w:w="457" w:type="pct"/>
            <w:vAlign w:val="center"/>
          </w:tcPr>
          <w:p w14:paraId="4C56696A" w14:textId="43017C3C" w:rsidR="00743357" w:rsidRPr="00D97196" w:rsidDel="00C2040A" w:rsidRDefault="00743357">
            <w:pPr>
              <w:ind w:firstLine="720"/>
              <w:rPr>
                <w:del w:id="4022" w:author="Mohammad Nayeem Hasan" w:date="2023-01-21T00:39:00Z"/>
                <w:rFonts w:ascii="Times New Roman" w:hAnsi="Times New Roman" w:cs="Times New Roman"/>
                <w:sz w:val="24"/>
                <w:szCs w:val="24"/>
              </w:rPr>
              <w:pPrChange w:id="4023" w:author="Mohammad Nayeem Hasan" w:date="2023-01-21T14:56:00Z">
                <w:pPr>
                  <w:jc w:val="both"/>
                </w:pPr>
              </w:pPrChange>
            </w:pPr>
            <w:del w:id="4024" w:author="Mohammad Nayeem Hasan" w:date="2023-01-21T00:39:00Z">
              <w:r w:rsidRPr="00D97196" w:rsidDel="00C2040A">
                <w:rPr>
                  <w:rFonts w:ascii="Times New Roman" w:hAnsi="Times New Roman" w:cs="Times New Roman"/>
                  <w:sz w:val="24"/>
                  <w:szCs w:val="24"/>
                </w:rPr>
                <w:delText>1.01 – 1.65</w:delText>
              </w:r>
            </w:del>
          </w:p>
        </w:tc>
        <w:tc>
          <w:tcPr>
            <w:tcW w:w="417" w:type="pct"/>
            <w:vAlign w:val="center"/>
          </w:tcPr>
          <w:p w14:paraId="2A16D4C3" w14:textId="678CA335" w:rsidR="00743357" w:rsidRPr="00F411AC" w:rsidDel="00C2040A" w:rsidRDefault="00743357">
            <w:pPr>
              <w:ind w:firstLine="720"/>
              <w:rPr>
                <w:del w:id="4025" w:author="Mohammad Nayeem Hasan" w:date="2023-01-21T00:39:00Z"/>
                <w:rFonts w:ascii="Times New Roman" w:hAnsi="Times New Roman" w:cs="Times New Roman"/>
                <w:b/>
                <w:bCs/>
                <w:sz w:val="24"/>
                <w:szCs w:val="24"/>
              </w:rPr>
              <w:pPrChange w:id="4026" w:author="Mohammad Nayeem Hasan" w:date="2023-01-21T14:56:00Z">
                <w:pPr>
                  <w:jc w:val="both"/>
                </w:pPr>
              </w:pPrChange>
            </w:pPr>
            <w:del w:id="4027" w:author="Mohammad Nayeem Hasan" w:date="2023-01-21T00:39:00Z">
              <w:r w:rsidRPr="00F411AC" w:rsidDel="00C2040A">
                <w:rPr>
                  <w:rFonts w:ascii="Times New Roman" w:hAnsi="Times New Roman" w:cs="Times New Roman"/>
                  <w:b/>
                  <w:bCs/>
                  <w:sz w:val="24"/>
                  <w:szCs w:val="24"/>
                </w:rPr>
                <w:delText>0.038</w:delText>
              </w:r>
            </w:del>
          </w:p>
        </w:tc>
        <w:tc>
          <w:tcPr>
            <w:tcW w:w="456" w:type="pct"/>
            <w:vAlign w:val="center"/>
          </w:tcPr>
          <w:p w14:paraId="48ECFABB" w14:textId="46D0C0E6" w:rsidR="00743357" w:rsidRPr="00D97196" w:rsidDel="00C2040A" w:rsidRDefault="00743357">
            <w:pPr>
              <w:ind w:firstLine="720"/>
              <w:rPr>
                <w:del w:id="4028" w:author="Mohammad Nayeem Hasan" w:date="2023-01-21T00:39:00Z"/>
                <w:rFonts w:ascii="Times New Roman" w:hAnsi="Times New Roman" w:cs="Times New Roman"/>
                <w:sz w:val="24"/>
                <w:szCs w:val="24"/>
              </w:rPr>
              <w:pPrChange w:id="4029" w:author="Mohammad Nayeem Hasan" w:date="2023-01-21T14:56:00Z">
                <w:pPr>
                  <w:jc w:val="both"/>
                </w:pPr>
              </w:pPrChange>
            </w:pPr>
            <w:del w:id="4030"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465BB31F" w14:textId="797A7B8A" w:rsidR="00743357" w:rsidRPr="00D97196" w:rsidDel="00C2040A" w:rsidRDefault="00743357">
            <w:pPr>
              <w:ind w:firstLine="720"/>
              <w:rPr>
                <w:del w:id="4031" w:author="Mohammad Nayeem Hasan" w:date="2023-01-21T00:39:00Z"/>
                <w:rFonts w:ascii="Times New Roman" w:hAnsi="Times New Roman" w:cs="Times New Roman"/>
                <w:sz w:val="24"/>
                <w:szCs w:val="24"/>
              </w:rPr>
              <w:pPrChange w:id="4032" w:author="Mohammad Nayeem Hasan" w:date="2023-01-21T14:56:00Z">
                <w:pPr>
                  <w:jc w:val="both"/>
                </w:pPr>
              </w:pPrChange>
            </w:pPr>
            <w:del w:id="4033"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46F38846" w14:textId="0A0693DA" w:rsidR="00743357" w:rsidRPr="00D97196" w:rsidDel="00C2040A" w:rsidRDefault="00743357">
            <w:pPr>
              <w:ind w:firstLine="720"/>
              <w:rPr>
                <w:del w:id="4034" w:author="Mohammad Nayeem Hasan" w:date="2023-01-21T00:39:00Z"/>
                <w:rFonts w:ascii="Times New Roman" w:hAnsi="Times New Roman" w:cs="Times New Roman"/>
                <w:sz w:val="24"/>
                <w:szCs w:val="24"/>
              </w:rPr>
              <w:pPrChange w:id="4035" w:author="Mohammad Nayeem Hasan" w:date="2023-01-21T14:56:00Z">
                <w:pPr>
                  <w:jc w:val="both"/>
                </w:pPr>
              </w:pPrChange>
            </w:pPr>
            <w:del w:id="4036"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07BFC15F" w14:textId="1C82B1F4" w:rsidR="00743357" w:rsidRPr="00D97196" w:rsidDel="00C2040A" w:rsidRDefault="00743357">
            <w:pPr>
              <w:ind w:firstLine="720"/>
              <w:rPr>
                <w:del w:id="4037" w:author="Mohammad Nayeem Hasan" w:date="2023-01-21T00:39:00Z"/>
                <w:rFonts w:ascii="Times New Roman" w:hAnsi="Times New Roman" w:cs="Times New Roman"/>
                <w:sz w:val="24"/>
                <w:szCs w:val="24"/>
              </w:rPr>
              <w:pPrChange w:id="4038" w:author="Mohammad Nayeem Hasan" w:date="2023-01-21T14:56:00Z">
                <w:pPr>
                  <w:jc w:val="both"/>
                </w:pPr>
              </w:pPrChange>
            </w:pPr>
            <w:del w:id="4039" w:author="Mohammad Nayeem Hasan" w:date="2023-01-21T00:39:00Z">
              <w:r w:rsidRPr="00D97196" w:rsidDel="00C2040A">
                <w:rPr>
                  <w:rFonts w:ascii="Times New Roman" w:hAnsi="Times New Roman" w:cs="Times New Roman"/>
                  <w:sz w:val="24"/>
                  <w:szCs w:val="24"/>
                </w:rPr>
                <w:delText>1.34</w:delText>
              </w:r>
            </w:del>
          </w:p>
        </w:tc>
        <w:tc>
          <w:tcPr>
            <w:tcW w:w="522" w:type="pct"/>
            <w:vAlign w:val="center"/>
          </w:tcPr>
          <w:p w14:paraId="626A081E" w14:textId="3C082A2C" w:rsidR="00743357" w:rsidRPr="00D97196" w:rsidDel="00C2040A" w:rsidRDefault="00743357">
            <w:pPr>
              <w:ind w:firstLine="720"/>
              <w:rPr>
                <w:del w:id="4040" w:author="Mohammad Nayeem Hasan" w:date="2023-01-21T00:39:00Z"/>
                <w:rFonts w:ascii="Times New Roman" w:hAnsi="Times New Roman" w:cs="Times New Roman"/>
                <w:sz w:val="24"/>
                <w:szCs w:val="24"/>
              </w:rPr>
              <w:pPrChange w:id="4041" w:author="Mohammad Nayeem Hasan" w:date="2023-01-21T14:56:00Z">
                <w:pPr>
                  <w:jc w:val="both"/>
                </w:pPr>
              </w:pPrChange>
            </w:pPr>
            <w:del w:id="4042" w:author="Mohammad Nayeem Hasan" w:date="2023-01-21T00:39:00Z">
              <w:r w:rsidRPr="00D97196" w:rsidDel="00C2040A">
                <w:rPr>
                  <w:rFonts w:ascii="Times New Roman" w:hAnsi="Times New Roman" w:cs="Times New Roman"/>
                  <w:sz w:val="24"/>
                  <w:szCs w:val="24"/>
                </w:rPr>
                <w:delText>0.90 – 1.44</w:delText>
              </w:r>
            </w:del>
          </w:p>
        </w:tc>
        <w:tc>
          <w:tcPr>
            <w:tcW w:w="527" w:type="pct"/>
            <w:vAlign w:val="center"/>
          </w:tcPr>
          <w:p w14:paraId="18C63FFE" w14:textId="52B57F9A" w:rsidR="00743357" w:rsidRPr="00D97196" w:rsidDel="00C2040A" w:rsidRDefault="00743357">
            <w:pPr>
              <w:ind w:firstLine="720"/>
              <w:rPr>
                <w:del w:id="4043" w:author="Mohammad Nayeem Hasan" w:date="2023-01-21T00:39:00Z"/>
                <w:rFonts w:ascii="Times New Roman" w:hAnsi="Times New Roman" w:cs="Times New Roman"/>
                <w:sz w:val="24"/>
                <w:szCs w:val="24"/>
              </w:rPr>
              <w:pPrChange w:id="4044" w:author="Mohammad Nayeem Hasan" w:date="2023-01-21T14:56:00Z">
                <w:pPr>
                  <w:jc w:val="both"/>
                </w:pPr>
              </w:pPrChange>
            </w:pPr>
            <w:del w:id="4045" w:author="Mohammad Nayeem Hasan" w:date="2023-01-21T00:39:00Z">
              <w:r w:rsidRPr="00D97196" w:rsidDel="00C2040A">
                <w:rPr>
                  <w:rFonts w:ascii="Times New Roman" w:hAnsi="Times New Roman" w:cs="Times New Roman"/>
                  <w:sz w:val="24"/>
                  <w:szCs w:val="24"/>
                </w:rPr>
                <w:delText>0.277</w:delText>
              </w:r>
            </w:del>
          </w:p>
        </w:tc>
      </w:tr>
      <w:tr w:rsidR="00275578" w:rsidRPr="00D97196" w:rsidDel="00C2040A" w14:paraId="7200B4CE" w14:textId="46832AE9" w:rsidTr="00386483">
        <w:trPr>
          <w:trHeight w:val="250"/>
          <w:jc w:val="center"/>
          <w:del w:id="4046" w:author="Mohammad Nayeem Hasan" w:date="2023-01-21T00:39:00Z"/>
        </w:trPr>
        <w:tc>
          <w:tcPr>
            <w:tcW w:w="811" w:type="pct"/>
            <w:vAlign w:val="center"/>
          </w:tcPr>
          <w:p w14:paraId="568BC75C" w14:textId="70112B57" w:rsidR="00743357" w:rsidRPr="00D97196" w:rsidDel="00C2040A" w:rsidRDefault="00743357">
            <w:pPr>
              <w:ind w:firstLine="720"/>
              <w:rPr>
                <w:del w:id="4047" w:author="Mohammad Nayeem Hasan" w:date="2023-01-21T00:39:00Z"/>
                <w:rFonts w:ascii="Times New Roman" w:hAnsi="Times New Roman" w:cs="Times New Roman"/>
                <w:sz w:val="24"/>
                <w:szCs w:val="24"/>
              </w:rPr>
              <w:pPrChange w:id="4048" w:author="Mohammad Nayeem Hasan" w:date="2023-01-21T14:56:00Z">
                <w:pPr>
                  <w:jc w:val="both"/>
                </w:pPr>
              </w:pPrChange>
            </w:pPr>
            <w:del w:id="4049" w:author="Mohammad Nayeem Hasan" w:date="2023-01-21T00:39:00Z">
              <w:r w:rsidRPr="00D97196" w:rsidDel="00C2040A">
                <w:rPr>
                  <w:rFonts w:ascii="Times New Roman" w:hAnsi="Times New Roman" w:cs="Times New Roman"/>
                  <w:sz w:val="24"/>
                  <w:szCs w:val="24"/>
                </w:rPr>
                <w:delText>Second</w:delText>
              </w:r>
            </w:del>
          </w:p>
        </w:tc>
        <w:tc>
          <w:tcPr>
            <w:tcW w:w="391" w:type="pct"/>
            <w:vAlign w:val="center"/>
          </w:tcPr>
          <w:p w14:paraId="4B6C0543" w14:textId="1047DDEA" w:rsidR="00743357" w:rsidRPr="00D97196" w:rsidDel="00C2040A" w:rsidRDefault="00743357">
            <w:pPr>
              <w:ind w:firstLine="720"/>
              <w:rPr>
                <w:del w:id="4050" w:author="Mohammad Nayeem Hasan" w:date="2023-01-21T00:39:00Z"/>
                <w:rFonts w:ascii="Times New Roman" w:hAnsi="Times New Roman" w:cs="Times New Roman"/>
                <w:sz w:val="24"/>
                <w:szCs w:val="24"/>
              </w:rPr>
              <w:pPrChange w:id="4051" w:author="Mohammad Nayeem Hasan" w:date="2023-01-21T14:56:00Z">
                <w:pPr>
                  <w:jc w:val="both"/>
                </w:pPr>
              </w:pPrChange>
            </w:pPr>
            <w:del w:id="4052" w:author="Mohammad Nayeem Hasan" w:date="2023-01-21T00:39:00Z">
              <w:r w:rsidRPr="00D97196" w:rsidDel="00C2040A">
                <w:rPr>
                  <w:rFonts w:ascii="Times New Roman" w:hAnsi="Times New Roman" w:cs="Times New Roman"/>
                  <w:sz w:val="24"/>
                  <w:szCs w:val="24"/>
                </w:rPr>
                <w:delText>1.13</w:delText>
              </w:r>
            </w:del>
          </w:p>
        </w:tc>
        <w:tc>
          <w:tcPr>
            <w:tcW w:w="457" w:type="pct"/>
            <w:vAlign w:val="center"/>
          </w:tcPr>
          <w:p w14:paraId="0A12CA50" w14:textId="4DF02B28" w:rsidR="00743357" w:rsidRPr="00D97196" w:rsidDel="00C2040A" w:rsidRDefault="00743357">
            <w:pPr>
              <w:ind w:firstLine="720"/>
              <w:rPr>
                <w:del w:id="4053" w:author="Mohammad Nayeem Hasan" w:date="2023-01-21T00:39:00Z"/>
                <w:rFonts w:ascii="Times New Roman" w:hAnsi="Times New Roman" w:cs="Times New Roman"/>
                <w:sz w:val="24"/>
                <w:szCs w:val="24"/>
              </w:rPr>
              <w:pPrChange w:id="4054" w:author="Mohammad Nayeem Hasan" w:date="2023-01-21T14:56:00Z">
                <w:pPr>
                  <w:jc w:val="both"/>
                </w:pPr>
              </w:pPrChange>
            </w:pPr>
            <w:del w:id="4055" w:author="Mohammad Nayeem Hasan" w:date="2023-01-21T00:39:00Z">
              <w:r w:rsidRPr="00D97196" w:rsidDel="00C2040A">
                <w:rPr>
                  <w:rFonts w:ascii="Times New Roman" w:hAnsi="Times New Roman" w:cs="Times New Roman"/>
                  <w:sz w:val="24"/>
                  <w:szCs w:val="24"/>
                </w:rPr>
                <w:delText>0.89 – 1.44</w:delText>
              </w:r>
            </w:del>
          </w:p>
        </w:tc>
        <w:tc>
          <w:tcPr>
            <w:tcW w:w="417" w:type="pct"/>
            <w:vAlign w:val="center"/>
          </w:tcPr>
          <w:p w14:paraId="0DE812EB" w14:textId="52CD2F43" w:rsidR="00743357" w:rsidRPr="00D97196" w:rsidDel="00C2040A" w:rsidRDefault="00743357">
            <w:pPr>
              <w:ind w:firstLine="720"/>
              <w:rPr>
                <w:del w:id="4056" w:author="Mohammad Nayeem Hasan" w:date="2023-01-21T00:39:00Z"/>
                <w:rFonts w:ascii="Times New Roman" w:hAnsi="Times New Roman" w:cs="Times New Roman"/>
                <w:sz w:val="24"/>
                <w:szCs w:val="24"/>
              </w:rPr>
              <w:pPrChange w:id="4057" w:author="Mohammad Nayeem Hasan" w:date="2023-01-21T14:56:00Z">
                <w:pPr>
                  <w:jc w:val="both"/>
                </w:pPr>
              </w:pPrChange>
            </w:pPr>
            <w:del w:id="4058" w:author="Mohammad Nayeem Hasan" w:date="2023-01-21T00:39:00Z">
              <w:r w:rsidRPr="00D97196" w:rsidDel="00C2040A">
                <w:rPr>
                  <w:rFonts w:ascii="Times New Roman" w:hAnsi="Times New Roman" w:cs="Times New Roman"/>
                  <w:sz w:val="24"/>
                  <w:szCs w:val="24"/>
                </w:rPr>
                <w:delText>0.325</w:delText>
              </w:r>
            </w:del>
          </w:p>
        </w:tc>
        <w:tc>
          <w:tcPr>
            <w:tcW w:w="456" w:type="pct"/>
            <w:vAlign w:val="center"/>
          </w:tcPr>
          <w:p w14:paraId="1B2A6929" w14:textId="68400EEC" w:rsidR="00743357" w:rsidRPr="00D97196" w:rsidDel="00C2040A" w:rsidRDefault="00743357">
            <w:pPr>
              <w:ind w:firstLine="720"/>
              <w:rPr>
                <w:del w:id="4059" w:author="Mohammad Nayeem Hasan" w:date="2023-01-21T00:39:00Z"/>
                <w:rFonts w:ascii="Times New Roman" w:hAnsi="Times New Roman" w:cs="Times New Roman"/>
                <w:sz w:val="24"/>
                <w:szCs w:val="24"/>
              </w:rPr>
              <w:pPrChange w:id="4060" w:author="Mohammad Nayeem Hasan" w:date="2023-01-21T14:56:00Z">
                <w:pPr>
                  <w:jc w:val="both"/>
                </w:pPr>
              </w:pPrChange>
            </w:pPr>
            <w:del w:id="4061"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45110EAE" w14:textId="3FE3F35A" w:rsidR="00743357" w:rsidRPr="00D97196" w:rsidDel="00C2040A" w:rsidRDefault="00743357">
            <w:pPr>
              <w:ind w:firstLine="720"/>
              <w:rPr>
                <w:del w:id="4062" w:author="Mohammad Nayeem Hasan" w:date="2023-01-21T00:39:00Z"/>
                <w:rFonts w:ascii="Times New Roman" w:hAnsi="Times New Roman" w:cs="Times New Roman"/>
                <w:sz w:val="24"/>
                <w:szCs w:val="24"/>
              </w:rPr>
              <w:pPrChange w:id="4063" w:author="Mohammad Nayeem Hasan" w:date="2023-01-21T14:56:00Z">
                <w:pPr>
                  <w:jc w:val="both"/>
                </w:pPr>
              </w:pPrChange>
            </w:pPr>
            <w:del w:id="4064"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3A6CF94F" w14:textId="1D3669B0" w:rsidR="00743357" w:rsidRPr="00D97196" w:rsidDel="00C2040A" w:rsidRDefault="00743357">
            <w:pPr>
              <w:ind w:firstLine="720"/>
              <w:rPr>
                <w:del w:id="4065" w:author="Mohammad Nayeem Hasan" w:date="2023-01-21T00:39:00Z"/>
                <w:rFonts w:ascii="Times New Roman" w:hAnsi="Times New Roman" w:cs="Times New Roman"/>
                <w:sz w:val="24"/>
                <w:szCs w:val="24"/>
              </w:rPr>
              <w:pPrChange w:id="4066" w:author="Mohammad Nayeem Hasan" w:date="2023-01-21T14:56:00Z">
                <w:pPr>
                  <w:jc w:val="both"/>
                </w:pPr>
              </w:pPrChange>
            </w:pPr>
            <w:del w:id="4067"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01A52C36" w14:textId="3763CBEC" w:rsidR="00743357" w:rsidRPr="00D97196" w:rsidDel="00C2040A" w:rsidRDefault="00743357">
            <w:pPr>
              <w:ind w:firstLine="720"/>
              <w:rPr>
                <w:del w:id="4068" w:author="Mohammad Nayeem Hasan" w:date="2023-01-21T00:39:00Z"/>
                <w:rFonts w:ascii="Times New Roman" w:hAnsi="Times New Roman" w:cs="Times New Roman"/>
                <w:sz w:val="24"/>
                <w:szCs w:val="24"/>
              </w:rPr>
              <w:pPrChange w:id="4069" w:author="Mohammad Nayeem Hasan" w:date="2023-01-21T14:56:00Z">
                <w:pPr>
                  <w:jc w:val="both"/>
                </w:pPr>
              </w:pPrChange>
            </w:pPr>
            <w:del w:id="4070" w:author="Mohammad Nayeem Hasan" w:date="2023-01-21T00:39:00Z">
              <w:r w:rsidRPr="00D97196" w:rsidDel="00C2040A">
                <w:rPr>
                  <w:rFonts w:ascii="Times New Roman" w:hAnsi="Times New Roman" w:cs="Times New Roman"/>
                  <w:sz w:val="24"/>
                  <w:szCs w:val="24"/>
                </w:rPr>
                <w:delText>1.32</w:delText>
              </w:r>
            </w:del>
          </w:p>
        </w:tc>
        <w:tc>
          <w:tcPr>
            <w:tcW w:w="522" w:type="pct"/>
            <w:vAlign w:val="center"/>
          </w:tcPr>
          <w:p w14:paraId="389DC54C" w14:textId="41BCC614" w:rsidR="00743357" w:rsidRPr="00D97196" w:rsidDel="00C2040A" w:rsidRDefault="00743357">
            <w:pPr>
              <w:ind w:firstLine="720"/>
              <w:rPr>
                <w:del w:id="4071" w:author="Mohammad Nayeem Hasan" w:date="2023-01-21T00:39:00Z"/>
                <w:rFonts w:ascii="Times New Roman" w:hAnsi="Times New Roman" w:cs="Times New Roman"/>
                <w:sz w:val="24"/>
                <w:szCs w:val="24"/>
              </w:rPr>
              <w:pPrChange w:id="4072" w:author="Mohammad Nayeem Hasan" w:date="2023-01-21T14:56:00Z">
                <w:pPr>
                  <w:jc w:val="both"/>
                </w:pPr>
              </w:pPrChange>
            </w:pPr>
            <w:del w:id="4073" w:author="Mohammad Nayeem Hasan" w:date="2023-01-21T00:39:00Z">
              <w:r w:rsidRPr="00D97196" w:rsidDel="00C2040A">
                <w:rPr>
                  <w:rFonts w:ascii="Times New Roman" w:hAnsi="Times New Roman" w:cs="Times New Roman"/>
                  <w:sz w:val="24"/>
                  <w:szCs w:val="24"/>
                </w:rPr>
                <w:delText>1.04 – 1.66</w:delText>
              </w:r>
            </w:del>
          </w:p>
        </w:tc>
        <w:tc>
          <w:tcPr>
            <w:tcW w:w="527" w:type="pct"/>
            <w:vAlign w:val="center"/>
          </w:tcPr>
          <w:p w14:paraId="17A6B880" w14:textId="7C438CF2" w:rsidR="00743357" w:rsidRPr="00F411AC" w:rsidDel="00C2040A" w:rsidRDefault="00743357">
            <w:pPr>
              <w:ind w:firstLine="720"/>
              <w:rPr>
                <w:del w:id="4074" w:author="Mohammad Nayeem Hasan" w:date="2023-01-21T00:39:00Z"/>
                <w:rFonts w:ascii="Times New Roman" w:hAnsi="Times New Roman" w:cs="Times New Roman"/>
                <w:b/>
                <w:bCs/>
                <w:sz w:val="24"/>
                <w:szCs w:val="24"/>
              </w:rPr>
              <w:pPrChange w:id="4075" w:author="Mohammad Nayeem Hasan" w:date="2023-01-21T14:56:00Z">
                <w:pPr>
                  <w:jc w:val="both"/>
                </w:pPr>
              </w:pPrChange>
            </w:pPr>
            <w:del w:id="4076" w:author="Mohammad Nayeem Hasan" w:date="2023-01-21T00:39:00Z">
              <w:r w:rsidRPr="00F411AC" w:rsidDel="00C2040A">
                <w:rPr>
                  <w:rFonts w:ascii="Times New Roman" w:hAnsi="Times New Roman" w:cs="Times New Roman"/>
                  <w:b/>
                  <w:bCs/>
                  <w:sz w:val="24"/>
                  <w:szCs w:val="24"/>
                </w:rPr>
                <w:delText>0.020</w:delText>
              </w:r>
            </w:del>
          </w:p>
        </w:tc>
      </w:tr>
      <w:tr w:rsidR="00275578" w:rsidRPr="00D97196" w:rsidDel="00C2040A" w14:paraId="05748038" w14:textId="07CDDFF0" w:rsidTr="00386483">
        <w:trPr>
          <w:trHeight w:val="138"/>
          <w:jc w:val="center"/>
          <w:del w:id="4077" w:author="Mohammad Nayeem Hasan" w:date="2023-01-21T00:39:00Z"/>
        </w:trPr>
        <w:tc>
          <w:tcPr>
            <w:tcW w:w="811" w:type="pct"/>
            <w:vAlign w:val="center"/>
          </w:tcPr>
          <w:p w14:paraId="2025266B" w14:textId="18EEF2FC" w:rsidR="00743357" w:rsidRPr="00D97196" w:rsidDel="00C2040A" w:rsidRDefault="00743357">
            <w:pPr>
              <w:ind w:firstLine="720"/>
              <w:rPr>
                <w:del w:id="4078" w:author="Mohammad Nayeem Hasan" w:date="2023-01-21T00:39:00Z"/>
                <w:rFonts w:ascii="Times New Roman" w:hAnsi="Times New Roman" w:cs="Times New Roman"/>
                <w:sz w:val="24"/>
                <w:szCs w:val="24"/>
              </w:rPr>
              <w:pPrChange w:id="4079" w:author="Mohammad Nayeem Hasan" w:date="2023-01-21T14:56:00Z">
                <w:pPr>
                  <w:jc w:val="both"/>
                </w:pPr>
              </w:pPrChange>
            </w:pPr>
            <w:del w:id="4080" w:author="Mohammad Nayeem Hasan" w:date="2023-01-21T00:39:00Z">
              <w:r w:rsidRPr="00D97196" w:rsidDel="00C2040A">
                <w:rPr>
                  <w:rFonts w:ascii="Times New Roman" w:hAnsi="Times New Roman" w:cs="Times New Roman"/>
                  <w:sz w:val="24"/>
                  <w:szCs w:val="24"/>
                </w:rPr>
                <w:delText>Middle</w:delText>
              </w:r>
            </w:del>
          </w:p>
        </w:tc>
        <w:tc>
          <w:tcPr>
            <w:tcW w:w="391" w:type="pct"/>
            <w:vAlign w:val="center"/>
          </w:tcPr>
          <w:p w14:paraId="4C3F99C8" w14:textId="050AEC94" w:rsidR="00743357" w:rsidRPr="00D97196" w:rsidDel="00C2040A" w:rsidRDefault="00743357">
            <w:pPr>
              <w:ind w:firstLine="720"/>
              <w:rPr>
                <w:del w:id="4081" w:author="Mohammad Nayeem Hasan" w:date="2023-01-21T00:39:00Z"/>
                <w:rFonts w:ascii="Times New Roman" w:hAnsi="Times New Roman" w:cs="Times New Roman"/>
                <w:sz w:val="24"/>
                <w:szCs w:val="24"/>
              </w:rPr>
              <w:pPrChange w:id="4082" w:author="Mohammad Nayeem Hasan" w:date="2023-01-21T14:56:00Z">
                <w:pPr>
                  <w:jc w:val="both"/>
                </w:pPr>
              </w:pPrChange>
            </w:pPr>
            <w:del w:id="4083" w:author="Mohammad Nayeem Hasan" w:date="2023-01-21T00:39:00Z">
              <w:r w:rsidRPr="00D97196" w:rsidDel="00C2040A">
                <w:rPr>
                  <w:rFonts w:ascii="Times New Roman" w:hAnsi="Times New Roman" w:cs="Times New Roman"/>
                  <w:sz w:val="24"/>
                  <w:szCs w:val="24"/>
                </w:rPr>
                <w:delText>1.12</w:delText>
              </w:r>
            </w:del>
          </w:p>
        </w:tc>
        <w:tc>
          <w:tcPr>
            <w:tcW w:w="457" w:type="pct"/>
            <w:vAlign w:val="center"/>
          </w:tcPr>
          <w:p w14:paraId="3EFB6F5D" w14:textId="3E9DDDB2" w:rsidR="00743357" w:rsidRPr="00D97196" w:rsidDel="00C2040A" w:rsidRDefault="00743357">
            <w:pPr>
              <w:ind w:firstLine="720"/>
              <w:rPr>
                <w:del w:id="4084" w:author="Mohammad Nayeem Hasan" w:date="2023-01-21T00:39:00Z"/>
                <w:rFonts w:ascii="Times New Roman" w:hAnsi="Times New Roman" w:cs="Times New Roman"/>
                <w:sz w:val="24"/>
                <w:szCs w:val="24"/>
              </w:rPr>
              <w:pPrChange w:id="4085" w:author="Mohammad Nayeem Hasan" w:date="2023-01-21T14:56:00Z">
                <w:pPr>
                  <w:jc w:val="both"/>
                </w:pPr>
              </w:pPrChange>
            </w:pPr>
            <w:del w:id="4086" w:author="Mohammad Nayeem Hasan" w:date="2023-01-21T00:39:00Z">
              <w:r w:rsidRPr="00D97196" w:rsidDel="00C2040A">
                <w:rPr>
                  <w:rFonts w:ascii="Times New Roman" w:hAnsi="Times New Roman" w:cs="Times New Roman"/>
                  <w:sz w:val="24"/>
                  <w:szCs w:val="24"/>
                </w:rPr>
                <w:delText>0.89 – 1.41</w:delText>
              </w:r>
            </w:del>
          </w:p>
        </w:tc>
        <w:tc>
          <w:tcPr>
            <w:tcW w:w="417" w:type="pct"/>
            <w:vAlign w:val="center"/>
          </w:tcPr>
          <w:p w14:paraId="4EEC173B" w14:textId="6E16E992" w:rsidR="00743357" w:rsidRPr="00D97196" w:rsidDel="00C2040A" w:rsidRDefault="00743357">
            <w:pPr>
              <w:ind w:firstLine="720"/>
              <w:rPr>
                <w:del w:id="4087" w:author="Mohammad Nayeem Hasan" w:date="2023-01-21T00:39:00Z"/>
                <w:rFonts w:ascii="Times New Roman" w:hAnsi="Times New Roman" w:cs="Times New Roman"/>
                <w:sz w:val="24"/>
                <w:szCs w:val="24"/>
              </w:rPr>
              <w:pPrChange w:id="4088" w:author="Mohammad Nayeem Hasan" w:date="2023-01-21T14:56:00Z">
                <w:pPr>
                  <w:jc w:val="both"/>
                </w:pPr>
              </w:pPrChange>
            </w:pPr>
            <w:del w:id="4089" w:author="Mohammad Nayeem Hasan" w:date="2023-01-21T00:39:00Z">
              <w:r w:rsidRPr="00D97196" w:rsidDel="00C2040A">
                <w:rPr>
                  <w:rFonts w:ascii="Times New Roman" w:hAnsi="Times New Roman" w:cs="Times New Roman"/>
                  <w:sz w:val="24"/>
                  <w:szCs w:val="24"/>
                </w:rPr>
                <w:delText>0.331</w:delText>
              </w:r>
            </w:del>
          </w:p>
        </w:tc>
        <w:tc>
          <w:tcPr>
            <w:tcW w:w="456" w:type="pct"/>
            <w:vAlign w:val="center"/>
          </w:tcPr>
          <w:p w14:paraId="5244011C" w14:textId="5130380D" w:rsidR="00743357" w:rsidRPr="00D97196" w:rsidDel="00C2040A" w:rsidRDefault="00743357">
            <w:pPr>
              <w:ind w:firstLine="720"/>
              <w:rPr>
                <w:del w:id="4090" w:author="Mohammad Nayeem Hasan" w:date="2023-01-21T00:39:00Z"/>
                <w:rFonts w:ascii="Times New Roman" w:hAnsi="Times New Roman" w:cs="Times New Roman"/>
                <w:sz w:val="24"/>
                <w:szCs w:val="24"/>
              </w:rPr>
              <w:pPrChange w:id="4091" w:author="Mohammad Nayeem Hasan" w:date="2023-01-21T14:56:00Z">
                <w:pPr>
                  <w:jc w:val="both"/>
                </w:pPr>
              </w:pPrChange>
            </w:pPr>
            <w:del w:id="4092"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15EB5E60" w14:textId="4320DA8F" w:rsidR="00743357" w:rsidRPr="00D97196" w:rsidDel="00C2040A" w:rsidRDefault="00743357">
            <w:pPr>
              <w:ind w:firstLine="720"/>
              <w:rPr>
                <w:del w:id="4093" w:author="Mohammad Nayeem Hasan" w:date="2023-01-21T00:39:00Z"/>
                <w:rFonts w:ascii="Times New Roman" w:hAnsi="Times New Roman" w:cs="Times New Roman"/>
                <w:sz w:val="24"/>
                <w:szCs w:val="24"/>
              </w:rPr>
              <w:pPrChange w:id="4094" w:author="Mohammad Nayeem Hasan" w:date="2023-01-21T14:56:00Z">
                <w:pPr>
                  <w:jc w:val="both"/>
                </w:pPr>
              </w:pPrChange>
            </w:pPr>
            <w:del w:id="4095"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01903C21" w14:textId="2A085EFF" w:rsidR="00743357" w:rsidRPr="00D97196" w:rsidDel="00C2040A" w:rsidRDefault="00743357">
            <w:pPr>
              <w:ind w:firstLine="720"/>
              <w:rPr>
                <w:del w:id="4096" w:author="Mohammad Nayeem Hasan" w:date="2023-01-21T00:39:00Z"/>
                <w:rFonts w:ascii="Times New Roman" w:hAnsi="Times New Roman" w:cs="Times New Roman"/>
                <w:sz w:val="24"/>
                <w:szCs w:val="24"/>
              </w:rPr>
              <w:pPrChange w:id="4097" w:author="Mohammad Nayeem Hasan" w:date="2023-01-21T14:56:00Z">
                <w:pPr>
                  <w:jc w:val="both"/>
                </w:pPr>
              </w:pPrChange>
            </w:pPr>
            <w:del w:id="4098"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155F7AC2" w14:textId="5C101106" w:rsidR="00743357" w:rsidRPr="00D97196" w:rsidDel="00C2040A" w:rsidRDefault="00743357">
            <w:pPr>
              <w:ind w:firstLine="720"/>
              <w:rPr>
                <w:del w:id="4099" w:author="Mohammad Nayeem Hasan" w:date="2023-01-21T00:39:00Z"/>
                <w:rFonts w:ascii="Times New Roman" w:hAnsi="Times New Roman" w:cs="Times New Roman"/>
                <w:sz w:val="24"/>
                <w:szCs w:val="24"/>
              </w:rPr>
              <w:pPrChange w:id="4100" w:author="Mohammad Nayeem Hasan" w:date="2023-01-21T14:56:00Z">
                <w:pPr>
                  <w:jc w:val="both"/>
                </w:pPr>
              </w:pPrChange>
            </w:pPr>
            <w:del w:id="4101" w:author="Mohammad Nayeem Hasan" w:date="2023-01-21T00:39:00Z">
              <w:r w:rsidRPr="00D97196" w:rsidDel="00C2040A">
                <w:rPr>
                  <w:rFonts w:ascii="Times New Roman" w:hAnsi="Times New Roman" w:cs="Times New Roman"/>
                  <w:sz w:val="24"/>
                  <w:szCs w:val="24"/>
                </w:rPr>
                <w:delText>0.95</w:delText>
              </w:r>
            </w:del>
          </w:p>
        </w:tc>
        <w:tc>
          <w:tcPr>
            <w:tcW w:w="522" w:type="pct"/>
            <w:vAlign w:val="center"/>
          </w:tcPr>
          <w:p w14:paraId="0AF523DF" w14:textId="4FCA7290" w:rsidR="00743357" w:rsidRPr="00D97196" w:rsidDel="00C2040A" w:rsidRDefault="00743357">
            <w:pPr>
              <w:ind w:firstLine="720"/>
              <w:rPr>
                <w:del w:id="4102" w:author="Mohammad Nayeem Hasan" w:date="2023-01-21T00:39:00Z"/>
                <w:rFonts w:ascii="Times New Roman" w:hAnsi="Times New Roman" w:cs="Times New Roman"/>
                <w:sz w:val="24"/>
                <w:szCs w:val="24"/>
              </w:rPr>
              <w:pPrChange w:id="4103" w:author="Mohammad Nayeem Hasan" w:date="2023-01-21T14:56:00Z">
                <w:pPr>
                  <w:jc w:val="both"/>
                </w:pPr>
              </w:pPrChange>
            </w:pPr>
            <w:del w:id="4104" w:author="Mohammad Nayeem Hasan" w:date="2023-01-21T00:39:00Z">
              <w:r w:rsidRPr="00D97196" w:rsidDel="00C2040A">
                <w:rPr>
                  <w:rFonts w:ascii="Times New Roman" w:hAnsi="Times New Roman" w:cs="Times New Roman"/>
                  <w:sz w:val="24"/>
                  <w:szCs w:val="24"/>
                </w:rPr>
                <w:delText>0.75 – 1.20</w:delText>
              </w:r>
            </w:del>
          </w:p>
        </w:tc>
        <w:tc>
          <w:tcPr>
            <w:tcW w:w="527" w:type="pct"/>
            <w:vAlign w:val="center"/>
          </w:tcPr>
          <w:p w14:paraId="796DD43F" w14:textId="3DB29A15" w:rsidR="00743357" w:rsidRPr="00D97196" w:rsidDel="00C2040A" w:rsidRDefault="00743357">
            <w:pPr>
              <w:ind w:firstLine="720"/>
              <w:rPr>
                <w:del w:id="4105" w:author="Mohammad Nayeem Hasan" w:date="2023-01-21T00:39:00Z"/>
                <w:rFonts w:ascii="Times New Roman" w:hAnsi="Times New Roman" w:cs="Times New Roman"/>
                <w:sz w:val="24"/>
                <w:szCs w:val="24"/>
              </w:rPr>
              <w:pPrChange w:id="4106" w:author="Mohammad Nayeem Hasan" w:date="2023-01-21T14:56:00Z">
                <w:pPr>
                  <w:jc w:val="both"/>
                </w:pPr>
              </w:pPrChange>
            </w:pPr>
            <w:del w:id="4107" w:author="Mohammad Nayeem Hasan" w:date="2023-01-21T00:39:00Z">
              <w:r w:rsidRPr="00D97196" w:rsidDel="00C2040A">
                <w:rPr>
                  <w:rFonts w:ascii="Times New Roman" w:hAnsi="Times New Roman" w:cs="Times New Roman"/>
                  <w:sz w:val="24"/>
                  <w:szCs w:val="24"/>
                </w:rPr>
                <w:delText>0.667</w:delText>
              </w:r>
            </w:del>
          </w:p>
        </w:tc>
      </w:tr>
      <w:tr w:rsidR="00275578" w:rsidRPr="00D97196" w:rsidDel="00C2040A" w14:paraId="495A5093" w14:textId="66552877" w:rsidTr="00386483">
        <w:trPr>
          <w:trHeight w:val="138"/>
          <w:jc w:val="center"/>
          <w:del w:id="4108" w:author="Mohammad Nayeem Hasan" w:date="2023-01-21T00:39:00Z"/>
        </w:trPr>
        <w:tc>
          <w:tcPr>
            <w:tcW w:w="811" w:type="pct"/>
            <w:vAlign w:val="center"/>
          </w:tcPr>
          <w:p w14:paraId="6167A1DC" w14:textId="35F7F1AE" w:rsidR="00743357" w:rsidRPr="00D97196" w:rsidDel="00C2040A" w:rsidRDefault="00743357">
            <w:pPr>
              <w:ind w:firstLine="720"/>
              <w:rPr>
                <w:del w:id="4109" w:author="Mohammad Nayeem Hasan" w:date="2023-01-21T00:39:00Z"/>
                <w:rFonts w:ascii="Times New Roman" w:hAnsi="Times New Roman" w:cs="Times New Roman"/>
                <w:sz w:val="24"/>
                <w:szCs w:val="24"/>
              </w:rPr>
              <w:pPrChange w:id="4110" w:author="Mohammad Nayeem Hasan" w:date="2023-01-21T14:56:00Z">
                <w:pPr>
                  <w:jc w:val="both"/>
                </w:pPr>
              </w:pPrChange>
            </w:pPr>
            <w:del w:id="4111" w:author="Mohammad Nayeem Hasan" w:date="2023-01-21T00:39:00Z">
              <w:r w:rsidRPr="00D97196" w:rsidDel="00C2040A">
                <w:rPr>
                  <w:rFonts w:ascii="Times New Roman" w:hAnsi="Times New Roman" w:cs="Times New Roman"/>
                  <w:sz w:val="24"/>
                  <w:szCs w:val="24"/>
                </w:rPr>
                <w:delText>Fourth</w:delText>
              </w:r>
            </w:del>
          </w:p>
        </w:tc>
        <w:tc>
          <w:tcPr>
            <w:tcW w:w="391" w:type="pct"/>
            <w:vAlign w:val="center"/>
          </w:tcPr>
          <w:p w14:paraId="5FB953A1" w14:textId="7798EAF5" w:rsidR="00743357" w:rsidRPr="00D97196" w:rsidDel="00C2040A" w:rsidRDefault="00743357">
            <w:pPr>
              <w:ind w:firstLine="720"/>
              <w:rPr>
                <w:del w:id="4112" w:author="Mohammad Nayeem Hasan" w:date="2023-01-21T00:39:00Z"/>
                <w:rFonts w:ascii="Times New Roman" w:hAnsi="Times New Roman" w:cs="Times New Roman"/>
                <w:sz w:val="24"/>
                <w:szCs w:val="24"/>
              </w:rPr>
              <w:pPrChange w:id="4113" w:author="Mohammad Nayeem Hasan" w:date="2023-01-21T14:56:00Z">
                <w:pPr>
                  <w:jc w:val="both"/>
                </w:pPr>
              </w:pPrChange>
            </w:pPr>
            <w:del w:id="4114" w:author="Mohammad Nayeem Hasan" w:date="2023-01-21T00:39:00Z">
              <w:r w:rsidRPr="00D97196" w:rsidDel="00C2040A">
                <w:rPr>
                  <w:rFonts w:ascii="Times New Roman" w:hAnsi="Times New Roman" w:cs="Times New Roman"/>
                  <w:sz w:val="24"/>
                  <w:szCs w:val="24"/>
                </w:rPr>
                <w:delText>0.90</w:delText>
              </w:r>
            </w:del>
          </w:p>
        </w:tc>
        <w:tc>
          <w:tcPr>
            <w:tcW w:w="457" w:type="pct"/>
            <w:vAlign w:val="center"/>
          </w:tcPr>
          <w:p w14:paraId="63CA381B" w14:textId="3B90C113" w:rsidR="00743357" w:rsidRPr="00D97196" w:rsidDel="00C2040A" w:rsidRDefault="00743357">
            <w:pPr>
              <w:ind w:firstLine="720"/>
              <w:rPr>
                <w:del w:id="4115" w:author="Mohammad Nayeem Hasan" w:date="2023-01-21T00:39:00Z"/>
                <w:rFonts w:ascii="Times New Roman" w:hAnsi="Times New Roman" w:cs="Times New Roman"/>
                <w:sz w:val="24"/>
                <w:szCs w:val="24"/>
              </w:rPr>
              <w:pPrChange w:id="4116" w:author="Mohammad Nayeem Hasan" w:date="2023-01-21T14:56:00Z">
                <w:pPr>
                  <w:jc w:val="both"/>
                </w:pPr>
              </w:pPrChange>
            </w:pPr>
            <w:del w:id="4117" w:author="Mohammad Nayeem Hasan" w:date="2023-01-21T00:39:00Z">
              <w:r w:rsidRPr="00D97196" w:rsidDel="00C2040A">
                <w:rPr>
                  <w:rFonts w:ascii="Times New Roman" w:hAnsi="Times New Roman" w:cs="Times New Roman"/>
                  <w:sz w:val="24"/>
                  <w:szCs w:val="24"/>
                </w:rPr>
                <w:delText>0.71 – 1.14</w:delText>
              </w:r>
            </w:del>
          </w:p>
        </w:tc>
        <w:tc>
          <w:tcPr>
            <w:tcW w:w="417" w:type="pct"/>
            <w:vAlign w:val="center"/>
          </w:tcPr>
          <w:p w14:paraId="5FD73DDF" w14:textId="6300C523" w:rsidR="00743357" w:rsidRPr="00D97196" w:rsidDel="00C2040A" w:rsidRDefault="00743357">
            <w:pPr>
              <w:ind w:firstLine="720"/>
              <w:rPr>
                <w:del w:id="4118" w:author="Mohammad Nayeem Hasan" w:date="2023-01-21T00:39:00Z"/>
                <w:rFonts w:ascii="Times New Roman" w:hAnsi="Times New Roman" w:cs="Times New Roman"/>
                <w:sz w:val="24"/>
                <w:szCs w:val="24"/>
              </w:rPr>
              <w:pPrChange w:id="4119" w:author="Mohammad Nayeem Hasan" w:date="2023-01-21T14:56:00Z">
                <w:pPr>
                  <w:jc w:val="both"/>
                </w:pPr>
              </w:pPrChange>
            </w:pPr>
            <w:del w:id="4120" w:author="Mohammad Nayeem Hasan" w:date="2023-01-21T00:39:00Z">
              <w:r w:rsidRPr="00D97196" w:rsidDel="00C2040A">
                <w:rPr>
                  <w:rFonts w:ascii="Times New Roman" w:hAnsi="Times New Roman" w:cs="Times New Roman"/>
                  <w:sz w:val="24"/>
                  <w:szCs w:val="24"/>
                </w:rPr>
                <w:delText>0.373</w:delText>
              </w:r>
            </w:del>
          </w:p>
        </w:tc>
        <w:tc>
          <w:tcPr>
            <w:tcW w:w="456" w:type="pct"/>
            <w:vAlign w:val="center"/>
          </w:tcPr>
          <w:p w14:paraId="5F6D7A96" w14:textId="6CA32C77" w:rsidR="00743357" w:rsidRPr="00D97196" w:rsidDel="00C2040A" w:rsidRDefault="00743357">
            <w:pPr>
              <w:ind w:firstLine="720"/>
              <w:rPr>
                <w:del w:id="4121" w:author="Mohammad Nayeem Hasan" w:date="2023-01-21T00:39:00Z"/>
                <w:rFonts w:ascii="Times New Roman" w:hAnsi="Times New Roman" w:cs="Times New Roman"/>
                <w:sz w:val="24"/>
                <w:szCs w:val="24"/>
              </w:rPr>
              <w:pPrChange w:id="4122" w:author="Mohammad Nayeem Hasan" w:date="2023-01-21T14:56:00Z">
                <w:pPr>
                  <w:jc w:val="both"/>
                </w:pPr>
              </w:pPrChange>
            </w:pPr>
            <w:del w:id="4123"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0604BFE3" w14:textId="1E691997" w:rsidR="00743357" w:rsidRPr="00D97196" w:rsidDel="00C2040A" w:rsidRDefault="00743357">
            <w:pPr>
              <w:ind w:firstLine="720"/>
              <w:rPr>
                <w:del w:id="4124" w:author="Mohammad Nayeem Hasan" w:date="2023-01-21T00:39:00Z"/>
                <w:rFonts w:ascii="Times New Roman" w:hAnsi="Times New Roman" w:cs="Times New Roman"/>
                <w:sz w:val="24"/>
                <w:szCs w:val="24"/>
              </w:rPr>
              <w:pPrChange w:id="4125" w:author="Mohammad Nayeem Hasan" w:date="2023-01-21T14:56:00Z">
                <w:pPr>
                  <w:jc w:val="both"/>
                </w:pPr>
              </w:pPrChange>
            </w:pPr>
            <w:del w:id="4126"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7F421072" w14:textId="5823A83A" w:rsidR="00743357" w:rsidRPr="00D97196" w:rsidDel="00C2040A" w:rsidRDefault="00743357">
            <w:pPr>
              <w:ind w:firstLine="720"/>
              <w:rPr>
                <w:del w:id="4127" w:author="Mohammad Nayeem Hasan" w:date="2023-01-21T00:39:00Z"/>
                <w:rFonts w:ascii="Times New Roman" w:hAnsi="Times New Roman" w:cs="Times New Roman"/>
                <w:sz w:val="24"/>
                <w:szCs w:val="24"/>
              </w:rPr>
              <w:pPrChange w:id="4128" w:author="Mohammad Nayeem Hasan" w:date="2023-01-21T14:56:00Z">
                <w:pPr>
                  <w:jc w:val="both"/>
                </w:pPr>
              </w:pPrChange>
            </w:pPr>
            <w:del w:id="4129"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247DF355" w14:textId="0388A631" w:rsidR="00743357" w:rsidRPr="00D97196" w:rsidDel="00C2040A" w:rsidRDefault="00743357">
            <w:pPr>
              <w:ind w:firstLine="720"/>
              <w:rPr>
                <w:del w:id="4130" w:author="Mohammad Nayeem Hasan" w:date="2023-01-21T00:39:00Z"/>
                <w:rFonts w:ascii="Times New Roman" w:hAnsi="Times New Roman" w:cs="Times New Roman"/>
                <w:sz w:val="24"/>
                <w:szCs w:val="24"/>
              </w:rPr>
              <w:pPrChange w:id="4131" w:author="Mohammad Nayeem Hasan" w:date="2023-01-21T14:56:00Z">
                <w:pPr>
                  <w:jc w:val="both"/>
                </w:pPr>
              </w:pPrChange>
            </w:pPr>
            <w:del w:id="4132" w:author="Mohammad Nayeem Hasan" w:date="2023-01-21T00:39:00Z">
              <w:r w:rsidRPr="00D97196" w:rsidDel="00C2040A">
                <w:rPr>
                  <w:rFonts w:ascii="Times New Roman" w:hAnsi="Times New Roman" w:cs="Times New Roman"/>
                  <w:sz w:val="24"/>
                  <w:szCs w:val="24"/>
                </w:rPr>
                <w:delText>1.03</w:delText>
              </w:r>
            </w:del>
          </w:p>
        </w:tc>
        <w:tc>
          <w:tcPr>
            <w:tcW w:w="522" w:type="pct"/>
            <w:vAlign w:val="center"/>
          </w:tcPr>
          <w:p w14:paraId="0EECB88F" w14:textId="6D2D5239" w:rsidR="00743357" w:rsidRPr="00D97196" w:rsidDel="00C2040A" w:rsidRDefault="00743357">
            <w:pPr>
              <w:ind w:firstLine="720"/>
              <w:rPr>
                <w:del w:id="4133" w:author="Mohammad Nayeem Hasan" w:date="2023-01-21T00:39:00Z"/>
                <w:rFonts w:ascii="Times New Roman" w:hAnsi="Times New Roman" w:cs="Times New Roman"/>
                <w:sz w:val="24"/>
                <w:szCs w:val="24"/>
              </w:rPr>
              <w:pPrChange w:id="4134" w:author="Mohammad Nayeem Hasan" w:date="2023-01-21T14:56:00Z">
                <w:pPr>
                  <w:jc w:val="both"/>
                </w:pPr>
              </w:pPrChange>
            </w:pPr>
            <w:del w:id="4135" w:author="Mohammad Nayeem Hasan" w:date="2023-01-21T00:39:00Z">
              <w:r w:rsidRPr="00D97196" w:rsidDel="00C2040A">
                <w:rPr>
                  <w:rFonts w:ascii="Times New Roman" w:hAnsi="Times New Roman" w:cs="Times New Roman"/>
                  <w:sz w:val="24"/>
                  <w:szCs w:val="24"/>
                </w:rPr>
                <w:delText>0.81 – 1.32</w:delText>
              </w:r>
            </w:del>
          </w:p>
        </w:tc>
        <w:tc>
          <w:tcPr>
            <w:tcW w:w="527" w:type="pct"/>
            <w:vAlign w:val="center"/>
          </w:tcPr>
          <w:p w14:paraId="2A70EDAA" w14:textId="7D5CA5E4" w:rsidR="00743357" w:rsidRPr="00D97196" w:rsidDel="00C2040A" w:rsidRDefault="00743357">
            <w:pPr>
              <w:ind w:firstLine="720"/>
              <w:rPr>
                <w:del w:id="4136" w:author="Mohammad Nayeem Hasan" w:date="2023-01-21T00:39:00Z"/>
                <w:rFonts w:ascii="Times New Roman" w:hAnsi="Times New Roman" w:cs="Times New Roman"/>
                <w:sz w:val="24"/>
                <w:szCs w:val="24"/>
              </w:rPr>
              <w:pPrChange w:id="4137" w:author="Mohammad Nayeem Hasan" w:date="2023-01-21T14:56:00Z">
                <w:pPr>
                  <w:jc w:val="both"/>
                </w:pPr>
              </w:pPrChange>
            </w:pPr>
            <w:del w:id="4138" w:author="Mohammad Nayeem Hasan" w:date="2023-01-21T00:39:00Z">
              <w:r w:rsidRPr="00D97196" w:rsidDel="00C2040A">
                <w:rPr>
                  <w:rFonts w:ascii="Times New Roman" w:hAnsi="Times New Roman" w:cs="Times New Roman"/>
                  <w:sz w:val="24"/>
                  <w:szCs w:val="24"/>
                </w:rPr>
                <w:delText>0.791</w:delText>
              </w:r>
            </w:del>
          </w:p>
        </w:tc>
      </w:tr>
      <w:tr w:rsidR="00275578" w:rsidRPr="00D97196" w:rsidDel="00C2040A" w14:paraId="758203E1" w14:textId="7DD5CD2D" w:rsidTr="00386483">
        <w:trPr>
          <w:trHeight w:val="138"/>
          <w:jc w:val="center"/>
          <w:del w:id="4139" w:author="Mohammad Nayeem Hasan" w:date="2023-01-21T00:39:00Z"/>
        </w:trPr>
        <w:tc>
          <w:tcPr>
            <w:tcW w:w="811" w:type="pct"/>
            <w:vAlign w:val="center"/>
          </w:tcPr>
          <w:p w14:paraId="28D1EBA0" w14:textId="17FD00E1" w:rsidR="00743357" w:rsidRPr="00D97196" w:rsidDel="00C2040A" w:rsidRDefault="00743357">
            <w:pPr>
              <w:ind w:firstLine="720"/>
              <w:rPr>
                <w:del w:id="4140" w:author="Mohammad Nayeem Hasan" w:date="2023-01-21T00:39:00Z"/>
                <w:rFonts w:ascii="Times New Roman" w:hAnsi="Times New Roman" w:cs="Times New Roman"/>
                <w:sz w:val="24"/>
                <w:szCs w:val="24"/>
              </w:rPr>
              <w:pPrChange w:id="4141" w:author="Mohammad Nayeem Hasan" w:date="2023-01-21T14:56:00Z">
                <w:pPr>
                  <w:jc w:val="both"/>
                </w:pPr>
              </w:pPrChange>
            </w:pPr>
            <w:del w:id="4142" w:author="Mohammad Nayeem Hasan" w:date="2023-01-21T00:39:00Z">
              <w:r w:rsidRPr="00D97196" w:rsidDel="00C2040A">
                <w:rPr>
                  <w:rFonts w:ascii="Times New Roman" w:hAnsi="Times New Roman" w:cs="Times New Roman"/>
                  <w:sz w:val="24"/>
                  <w:szCs w:val="24"/>
                </w:rPr>
                <w:delText>Richest</w:delText>
              </w:r>
            </w:del>
          </w:p>
        </w:tc>
        <w:tc>
          <w:tcPr>
            <w:tcW w:w="391" w:type="pct"/>
            <w:vAlign w:val="center"/>
          </w:tcPr>
          <w:p w14:paraId="184912E6" w14:textId="7EAF60AE" w:rsidR="00743357" w:rsidRPr="00D97196" w:rsidDel="00C2040A" w:rsidRDefault="00743357">
            <w:pPr>
              <w:ind w:firstLine="720"/>
              <w:rPr>
                <w:del w:id="4143" w:author="Mohammad Nayeem Hasan" w:date="2023-01-21T00:39:00Z"/>
                <w:rFonts w:ascii="Times New Roman" w:hAnsi="Times New Roman" w:cs="Times New Roman"/>
                <w:sz w:val="24"/>
                <w:szCs w:val="24"/>
              </w:rPr>
              <w:pPrChange w:id="4144" w:author="Mohammad Nayeem Hasan" w:date="2023-01-21T14:56:00Z">
                <w:pPr>
                  <w:jc w:val="both"/>
                </w:pPr>
              </w:pPrChange>
            </w:pPr>
            <w:del w:id="4145" w:author="Mohammad Nayeem Hasan" w:date="2023-01-21T00:39:00Z">
              <w:r w:rsidRPr="00D97196" w:rsidDel="00C2040A">
                <w:rPr>
                  <w:rFonts w:ascii="Times New Roman" w:hAnsi="Times New Roman" w:cs="Times New Roman"/>
                  <w:sz w:val="24"/>
                  <w:szCs w:val="24"/>
                </w:rPr>
                <w:delText>Ref.</w:delText>
              </w:r>
            </w:del>
          </w:p>
        </w:tc>
        <w:tc>
          <w:tcPr>
            <w:tcW w:w="457" w:type="pct"/>
            <w:vAlign w:val="center"/>
          </w:tcPr>
          <w:p w14:paraId="4666B6C1" w14:textId="58EC21A6" w:rsidR="00743357" w:rsidRPr="00D97196" w:rsidDel="00C2040A" w:rsidRDefault="00743357">
            <w:pPr>
              <w:ind w:firstLine="720"/>
              <w:rPr>
                <w:del w:id="4146" w:author="Mohammad Nayeem Hasan" w:date="2023-01-21T00:39:00Z"/>
                <w:rFonts w:ascii="Times New Roman" w:hAnsi="Times New Roman" w:cs="Times New Roman"/>
                <w:sz w:val="24"/>
                <w:szCs w:val="24"/>
              </w:rPr>
              <w:pPrChange w:id="4147" w:author="Mohammad Nayeem Hasan" w:date="2023-01-21T14:56:00Z">
                <w:pPr>
                  <w:jc w:val="both"/>
                </w:pPr>
              </w:pPrChange>
            </w:pPr>
            <w:del w:id="4148"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6D7DE29A" w14:textId="55933EB5" w:rsidR="00743357" w:rsidRPr="00D97196" w:rsidDel="00C2040A" w:rsidRDefault="00743357">
            <w:pPr>
              <w:ind w:firstLine="720"/>
              <w:rPr>
                <w:del w:id="4149" w:author="Mohammad Nayeem Hasan" w:date="2023-01-21T00:39:00Z"/>
                <w:rFonts w:ascii="Times New Roman" w:hAnsi="Times New Roman" w:cs="Times New Roman"/>
                <w:sz w:val="24"/>
                <w:szCs w:val="24"/>
              </w:rPr>
              <w:pPrChange w:id="4150" w:author="Mohammad Nayeem Hasan" w:date="2023-01-21T14:56:00Z">
                <w:pPr>
                  <w:jc w:val="both"/>
                </w:pPr>
              </w:pPrChange>
            </w:pPr>
            <w:del w:id="4151"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116B1BA5" w14:textId="11B29CDB" w:rsidR="00743357" w:rsidRPr="00D97196" w:rsidDel="00C2040A" w:rsidRDefault="00743357">
            <w:pPr>
              <w:ind w:firstLine="720"/>
              <w:rPr>
                <w:del w:id="4152" w:author="Mohammad Nayeem Hasan" w:date="2023-01-21T00:39:00Z"/>
                <w:rFonts w:ascii="Times New Roman" w:hAnsi="Times New Roman" w:cs="Times New Roman"/>
                <w:sz w:val="24"/>
                <w:szCs w:val="24"/>
              </w:rPr>
              <w:pPrChange w:id="4153" w:author="Mohammad Nayeem Hasan" w:date="2023-01-21T14:56:00Z">
                <w:pPr>
                  <w:jc w:val="both"/>
                </w:pPr>
              </w:pPrChange>
            </w:pPr>
            <w:del w:id="4154"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5510396B" w14:textId="63EEAA3B" w:rsidR="00743357" w:rsidRPr="00D97196" w:rsidDel="00C2040A" w:rsidRDefault="00743357">
            <w:pPr>
              <w:ind w:firstLine="720"/>
              <w:rPr>
                <w:del w:id="4155" w:author="Mohammad Nayeem Hasan" w:date="2023-01-21T00:39:00Z"/>
                <w:rFonts w:ascii="Times New Roman" w:hAnsi="Times New Roman" w:cs="Times New Roman"/>
                <w:sz w:val="24"/>
                <w:szCs w:val="24"/>
              </w:rPr>
              <w:pPrChange w:id="4156" w:author="Mohammad Nayeem Hasan" w:date="2023-01-21T14:56:00Z">
                <w:pPr>
                  <w:jc w:val="both"/>
                </w:pPr>
              </w:pPrChange>
            </w:pPr>
            <w:del w:id="4157"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6A77ABB7" w14:textId="2D996E45" w:rsidR="00743357" w:rsidRPr="00D97196" w:rsidDel="00C2040A" w:rsidRDefault="00743357">
            <w:pPr>
              <w:ind w:firstLine="720"/>
              <w:rPr>
                <w:del w:id="4158" w:author="Mohammad Nayeem Hasan" w:date="2023-01-21T00:39:00Z"/>
                <w:rFonts w:ascii="Times New Roman" w:hAnsi="Times New Roman" w:cs="Times New Roman"/>
                <w:sz w:val="24"/>
                <w:szCs w:val="24"/>
              </w:rPr>
              <w:pPrChange w:id="4159" w:author="Mohammad Nayeem Hasan" w:date="2023-01-21T14:56:00Z">
                <w:pPr>
                  <w:jc w:val="both"/>
                </w:pPr>
              </w:pPrChange>
            </w:pPr>
            <w:del w:id="4160"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0C037043" w14:textId="08D9AA6C" w:rsidR="00743357" w:rsidRPr="00D97196" w:rsidDel="00C2040A" w:rsidRDefault="00743357">
            <w:pPr>
              <w:ind w:firstLine="720"/>
              <w:rPr>
                <w:del w:id="4161" w:author="Mohammad Nayeem Hasan" w:date="2023-01-21T00:39:00Z"/>
                <w:rFonts w:ascii="Times New Roman" w:hAnsi="Times New Roman" w:cs="Times New Roman"/>
                <w:sz w:val="24"/>
                <w:szCs w:val="24"/>
              </w:rPr>
              <w:pPrChange w:id="4162" w:author="Mohammad Nayeem Hasan" w:date="2023-01-21T14:56:00Z">
                <w:pPr>
                  <w:jc w:val="both"/>
                </w:pPr>
              </w:pPrChange>
            </w:pPr>
            <w:del w:id="4163" w:author="Mohammad Nayeem Hasan" w:date="2023-01-21T00:39:00Z">
              <w:r w:rsidRPr="00D97196" w:rsidDel="00C2040A">
                <w:rPr>
                  <w:rFonts w:ascii="Times New Roman" w:hAnsi="Times New Roman" w:cs="Times New Roman"/>
                  <w:sz w:val="24"/>
                  <w:szCs w:val="24"/>
                </w:rPr>
                <w:delText>Ref.</w:delText>
              </w:r>
            </w:del>
          </w:p>
        </w:tc>
        <w:tc>
          <w:tcPr>
            <w:tcW w:w="522" w:type="pct"/>
            <w:vAlign w:val="center"/>
          </w:tcPr>
          <w:p w14:paraId="7AF67993" w14:textId="3BAB93FE" w:rsidR="00743357" w:rsidRPr="00D97196" w:rsidDel="00C2040A" w:rsidRDefault="00743357">
            <w:pPr>
              <w:ind w:firstLine="720"/>
              <w:rPr>
                <w:del w:id="4164" w:author="Mohammad Nayeem Hasan" w:date="2023-01-21T00:39:00Z"/>
                <w:rFonts w:ascii="Times New Roman" w:hAnsi="Times New Roman" w:cs="Times New Roman"/>
                <w:sz w:val="24"/>
                <w:szCs w:val="24"/>
              </w:rPr>
              <w:pPrChange w:id="4165" w:author="Mohammad Nayeem Hasan" w:date="2023-01-21T14:56:00Z">
                <w:pPr>
                  <w:jc w:val="both"/>
                </w:pPr>
              </w:pPrChange>
            </w:pPr>
            <w:del w:id="4166"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5CA3084B" w14:textId="3ED14877" w:rsidR="00743357" w:rsidRPr="00D97196" w:rsidDel="00C2040A" w:rsidRDefault="00743357">
            <w:pPr>
              <w:ind w:firstLine="720"/>
              <w:rPr>
                <w:del w:id="4167" w:author="Mohammad Nayeem Hasan" w:date="2023-01-21T00:39:00Z"/>
                <w:rFonts w:ascii="Times New Roman" w:hAnsi="Times New Roman" w:cs="Times New Roman"/>
                <w:sz w:val="24"/>
                <w:szCs w:val="24"/>
              </w:rPr>
              <w:pPrChange w:id="4168" w:author="Mohammad Nayeem Hasan" w:date="2023-01-21T14:56:00Z">
                <w:pPr>
                  <w:jc w:val="both"/>
                </w:pPr>
              </w:pPrChange>
            </w:pPr>
            <w:del w:id="4169"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633D8C4C" w14:textId="43E2E3EE" w:rsidTr="00C30CFA">
        <w:trPr>
          <w:trHeight w:val="138"/>
          <w:jc w:val="center"/>
          <w:del w:id="4170" w:author="Mohammad Nayeem Hasan" w:date="2023-01-21T00:39:00Z"/>
        </w:trPr>
        <w:tc>
          <w:tcPr>
            <w:tcW w:w="5000" w:type="pct"/>
            <w:gridSpan w:val="10"/>
            <w:vAlign w:val="center"/>
          </w:tcPr>
          <w:p w14:paraId="17DBB864" w14:textId="76A21A96" w:rsidR="00743357" w:rsidRPr="00D97196" w:rsidDel="00C2040A" w:rsidRDefault="00743357">
            <w:pPr>
              <w:ind w:firstLine="720"/>
              <w:rPr>
                <w:del w:id="4171" w:author="Mohammad Nayeem Hasan" w:date="2023-01-21T00:39:00Z"/>
                <w:rFonts w:ascii="Times New Roman" w:hAnsi="Times New Roman" w:cs="Times New Roman"/>
                <w:sz w:val="24"/>
                <w:szCs w:val="24"/>
              </w:rPr>
              <w:pPrChange w:id="4172" w:author="Mohammad Nayeem Hasan" w:date="2023-01-21T14:56:00Z">
                <w:pPr>
                  <w:jc w:val="both"/>
                </w:pPr>
              </w:pPrChange>
            </w:pPr>
            <w:del w:id="4173" w:author="Mohammad Nayeem Hasan" w:date="2023-01-21T00:39:00Z">
              <w:r w:rsidRPr="00D97196" w:rsidDel="00C2040A">
                <w:rPr>
                  <w:rFonts w:ascii="Times New Roman" w:hAnsi="Times New Roman" w:cs="Times New Roman"/>
                  <w:sz w:val="24"/>
                  <w:szCs w:val="24"/>
                </w:rPr>
                <w:delText>Religion</w:delText>
              </w:r>
            </w:del>
          </w:p>
        </w:tc>
      </w:tr>
      <w:tr w:rsidR="00275578" w:rsidRPr="00D97196" w:rsidDel="00C2040A" w14:paraId="4DBCDC2F" w14:textId="5A455F2E" w:rsidTr="00386483">
        <w:trPr>
          <w:trHeight w:val="268"/>
          <w:jc w:val="center"/>
          <w:del w:id="4174" w:author="Mohammad Nayeem Hasan" w:date="2023-01-21T00:39:00Z"/>
        </w:trPr>
        <w:tc>
          <w:tcPr>
            <w:tcW w:w="811" w:type="pct"/>
            <w:vAlign w:val="center"/>
          </w:tcPr>
          <w:p w14:paraId="4B3C33BF" w14:textId="5865292A" w:rsidR="00743357" w:rsidRPr="00D97196" w:rsidDel="00C2040A" w:rsidRDefault="00743357">
            <w:pPr>
              <w:ind w:firstLine="720"/>
              <w:rPr>
                <w:del w:id="4175" w:author="Mohammad Nayeem Hasan" w:date="2023-01-21T00:39:00Z"/>
                <w:rFonts w:ascii="Times New Roman" w:hAnsi="Times New Roman" w:cs="Times New Roman"/>
                <w:sz w:val="24"/>
                <w:szCs w:val="24"/>
              </w:rPr>
              <w:pPrChange w:id="4176" w:author="Mohammad Nayeem Hasan" w:date="2023-01-21T14:56:00Z">
                <w:pPr>
                  <w:jc w:val="both"/>
                </w:pPr>
              </w:pPrChange>
            </w:pPr>
            <w:del w:id="4177" w:author="Mohammad Nayeem Hasan" w:date="2023-01-21T00:39:00Z">
              <w:r w:rsidRPr="00D97196" w:rsidDel="00C2040A">
                <w:rPr>
                  <w:rFonts w:ascii="Times New Roman" w:hAnsi="Times New Roman" w:cs="Times New Roman"/>
                  <w:sz w:val="24"/>
                  <w:szCs w:val="24"/>
                </w:rPr>
                <w:delText>Islam</w:delText>
              </w:r>
            </w:del>
          </w:p>
        </w:tc>
        <w:tc>
          <w:tcPr>
            <w:tcW w:w="391" w:type="pct"/>
            <w:vAlign w:val="center"/>
          </w:tcPr>
          <w:p w14:paraId="5F9A150E" w14:textId="782F1BFD" w:rsidR="00743357" w:rsidRPr="00D97196" w:rsidDel="00C2040A" w:rsidRDefault="00743357">
            <w:pPr>
              <w:ind w:firstLine="720"/>
              <w:rPr>
                <w:del w:id="4178" w:author="Mohammad Nayeem Hasan" w:date="2023-01-21T00:39:00Z"/>
                <w:rFonts w:ascii="Times New Roman" w:hAnsi="Times New Roman" w:cs="Times New Roman"/>
                <w:sz w:val="24"/>
                <w:szCs w:val="24"/>
              </w:rPr>
              <w:pPrChange w:id="4179" w:author="Mohammad Nayeem Hasan" w:date="2023-01-21T14:56:00Z">
                <w:pPr>
                  <w:jc w:val="both"/>
                </w:pPr>
              </w:pPrChange>
            </w:pPr>
            <w:del w:id="4180" w:author="Mohammad Nayeem Hasan" w:date="2023-01-21T00:39:00Z">
              <w:r w:rsidRPr="00D97196" w:rsidDel="00C2040A">
                <w:rPr>
                  <w:rFonts w:ascii="Times New Roman" w:hAnsi="Times New Roman" w:cs="Times New Roman"/>
                  <w:sz w:val="24"/>
                  <w:szCs w:val="24"/>
                </w:rPr>
                <w:delText>1.05</w:delText>
              </w:r>
            </w:del>
          </w:p>
        </w:tc>
        <w:tc>
          <w:tcPr>
            <w:tcW w:w="457" w:type="pct"/>
            <w:vAlign w:val="center"/>
          </w:tcPr>
          <w:p w14:paraId="35269ECA" w14:textId="54B019D9" w:rsidR="00743357" w:rsidRPr="00D97196" w:rsidDel="00C2040A" w:rsidRDefault="00743357">
            <w:pPr>
              <w:ind w:firstLine="720"/>
              <w:rPr>
                <w:del w:id="4181" w:author="Mohammad Nayeem Hasan" w:date="2023-01-21T00:39:00Z"/>
                <w:rFonts w:ascii="Times New Roman" w:hAnsi="Times New Roman" w:cs="Times New Roman"/>
                <w:sz w:val="24"/>
                <w:szCs w:val="24"/>
              </w:rPr>
              <w:pPrChange w:id="4182" w:author="Mohammad Nayeem Hasan" w:date="2023-01-21T14:56:00Z">
                <w:pPr>
                  <w:jc w:val="both"/>
                </w:pPr>
              </w:pPrChange>
            </w:pPr>
            <w:del w:id="4183" w:author="Mohammad Nayeem Hasan" w:date="2023-01-21T00:39:00Z">
              <w:r w:rsidRPr="00D97196" w:rsidDel="00C2040A">
                <w:rPr>
                  <w:rFonts w:ascii="Times New Roman" w:hAnsi="Times New Roman" w:cs="Times New Roman"/>
                  <w:sz w:val="24"/>
                  <w:szCs w:val="24"/>
                </w:rPr>
                <w:delText>0.82 – 1.35</w:delText>
              </w:r>
            </w:del>
          </w:p>
        </w:tc>
        <w:tc>
          <w:tcPr>
            <w:tcW w:w="417" w:type="pct"/>
            <w:vAlign w:val="center"/>
          </w:tcPr>
          <w:p w14:paraId="25A68A05" w14:textId="62171392" w:rsidR="00743357" w:rsidRPr="00D97196" w:rsidDel="00C2040A" w:rsidRDefault="00743357">
            <w:pPr>
              <w:ind w:firstLine="720"/>
              <w:rPr>
                <w:del w:id="4184" w:author="Mohammad Nayeem Hasan" w:date="2023-01-21T00:39:00Z"/>
                <w:rFonts w:ascii="Times New Roman" w:hAnsi="Times New Roman" w:cs="Times New Roman"/>
                <w:sz w:val="24"/>
                <w:szCs w:val="24"/>
              </w:rPr>
              <w:pPrChange w:id="4185" w:author="Mohammad Nayeem Hasan" w:date="2023-01-21T14:56:00Z">
                <w:pPr>
                  <w:jc w:val="both"/>
                </w:pPr>
              </w:pPrChange>
            </w:pPr>
            <w:del w:id="4186" w:author="Mohammad Nayeem Hasan" w:date="2023-01-21T00:39:00Z">
              <w:r w:rsidRPr="00D97196" w:rsidDel="00C2040A">
                <w:rPr>
                  <w:rFonts w:ascii="Times New Roman" w:hAnsi="Times New Roman" w:cs="Times New Roman"/>
                  <w:sz w:val="24"/>
                  <w:szCs w:val="24"/>
                </w:rPr>
                <w:delText>0.684</w:delText>
              </w:r>
            </w:del>
          </w:p>
        </w:tc>
        <w:tc>
          <w:tcPr>
            <w:tcW w:w="456" w:type="pct"/>
            <w:vAlign w:val="center"/>
          </w:tcPr>
          <w:p w14:paraId="0109A51B" w14:textId="5D13894B" w:rsidR="00743357" w:rsidRPr="00D97196" w:rsidDel="00C2040A" w:rsidRDefault="00743357">
            <w:pPr>
              <w:ind w:firstLine="720"/>
              <w:rPr>
                <w:del w:id="4187" w:author="Mohammad Nayeem Hasan" w:date="2023-01-21T00:39:00Z"/>
                <w:rFonts w:ascii="Times New Roman" w:hAnsi="Times New Roman" w:cs="Times New Roman"/>
                <w:sz w:val="24"/>
                <w:szCs w:val="24"/>
              </w:rPr>
              <w:pPrChange w:id="4188" w:author="Mohammad Nayeem Hasan" w:date="2023-01-21T14:56:00Z">
                <w:pPr>
                  <w:jc w:val="both"/>
                </w:pPr>
              </w:pPrChange>
            </w:pPr>
            <w:del w:id="4189"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6A0FB4A1" w14:textId="405C6B25" w:rsidR="00743357" w:rsidRPr="00D97196" w:rsidDel="00C2040A" w:rsidRDefault="00743357">
            <w:pPr>
              <w:ind w:firstLine="720"/>
              <w:rPr>
                <w:del w:id="4190" w:author="Mohammad Nayeem Hasan" w:date="2023-01-21T00:39:00Z"/>
                <w:rFonts w:ascii="Times New Roman" w:hAnsi="Times New Roman" w:cs="Times New Roman"/>
                <w:sz w:val="24"/>
                <w:szCs w:val="24"/>
              </w:rPr>
              <w:pPrChange w:id="4191" w:author="Mohammad Nayeem Hasan" w:date="2023-01-21T14:56:00Z">
                <w:pPr>
                  <w:jc w:val="both"/>
                </w:pPr>
              </w:pPrChange>
            </w:pPr>
            <w:del w:id="4192"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77916AB0" w14:textId="423CA7E2" w:rsidR="00743357" w:rsidRPr="00D97196" w:rsidDel="00C2040A" w:rsidRDefault="00743357">
            <w:pPr>
              <w:ind w:firstLine="720"/>
              <w:rPr>
                <w:del w:id="4193" w:author="Mohammad Nayeem Hasan" w:date="2023-01-21T00:39:00Z"/>
                <w:rFonts w:ascii="Times New Roman" w:hAnsi="Times New Roman" w:cs="Times New Roman"/>
                <w:sz w:val="24"/>
                <w:szCs w:val="24"/>
              </w:rPr>
              <w:pPrChange w:id="4194" w:author="Mohammad Nayeem Hasan" w:date="2023-01-21T14:56:00Z">
                <w:pPr>
                  <w:jc w:val="both"/>
                </w:pPr>
              </w:pPrChange>
            </w:pPr>
            <w:del w:id="4195"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20B6E451" w14:textId="4C0F8B4B" w:rsidR="00743357" w:rsidRPr="00D97196" w:rsidDel="00C2040A" w:rsidRDefault="00743357">
            <w:pPr>
              <w:ind w:firstLine="720"/>
              <w:rPr>
                <w:del w:id="4196" w:author="Mohammad Nayeem Hasan" w:date="2023-01-21T00:39:00Z"/>
                <w:rFonts w:ascii="Times New Roman" w:hAnsi="Times New Roman" w:cs="Times New Roman"/>
                <w:sz w:val="24"/>
                <w:szCs w:val="24"/>
              </w:rPr>
              <w:pPrChange w:id="4197" w:author="Mohammad Nayeem Hasan" w:date="2023-01-21T14:56:00Z">
                <w:pPr>
                  <w:jc w:val="both"/>
                </w:pPr>
              </w:pPrChange>
            </w:pPr>
            <w:del w:id="4198" w:author="Mohammad Nayeem Hasan" w:date="2023-01-21T00:39:00Z">
              <w:r w:rsidRPr="00D97196" w:rsidDel="00C2040A">
                <w:rPr>
                  <w:rFonts w:ascii="Times New Roman" w:hAnsi="Times New Roman" w:cs="Times New Roman"/>
                  <w:sz w:val="24"/>
                  <w:szCs w:val="24"/>
                </w:rPr>
                <w:delText>1.39</w:delText>
              </w:r>
            </w:del>
          </w:p>
        </w:tc>
        <w:tc>
          <w:tcPr>
            <w:tcW w:w="522" w:type="pct"/>
            <w:vAlign w:val="center"/>
          </w:tcPr>
          <w:p w14:paraId="2361AD00" w14:textId="6B5E6F10" w:rsidR="00743357" w:rsidRPr="00D97196" w:rsidDel="00C2040A" w:rsidRDefault="00743357">
            <w:pPr>
              <w:ind w:firstLine="720"/>
              <w:rPr>
                <w:del w:id="4199" w:author="Mohammad Nayeem Hasan" w:date="2023-01-21T00:39:00Z"/>
                <w:rFonts w:ascii="Times New Roman" w:hAnsi="Times New Roman" w:cs="Times New Roman"/>
                <w:sz w:val="24"/>
                <w:szCs w:val="24"/>
              </w:rPr>
              <w:pPrChange w:id="4200" w:author="Mohammad Nayeem Hasan" w:date="2023-01-21T14:56:00Z">
                <w:pPr>
                  <w:jc w:val="both"/>
                </w:pPr>
              </w:pPrChange>
            </w:pPr>
            <w:del w:id="4201" w:author="Mohammad Nayeem Hasan" w:date="2023-01-21T00:39:00Z">
              <w:r w:rsidRPr="00D97196" w:rsidDel="00C2040A">
                <w:rPr>
                  <w:rFonts w:ascii="Times New Roman" w:hAnsi="Times New Roman" w:cs="Times New Roman"/>
                  <w:sz w:val="24"/>
                  <w:szCs w:val="24"/>
                </w:rPr>
                <w:delText>1.02 – 1.88</w:delText>
              </w:r>
            </w:del>
          </w:p>
        </w:tc>
        <w:tc>
          <w:tcPr>
            <w:tcW w:w="527" w:type="pct"/>
            <w:vAlign w:val="center"/>
          </w:tcPr>
          <w:p w14:paraId="7536ADF7" w14:textId="09B75BB2" w:rsidR="00743357" w:rsidRPr="00F411AC" w:rsidDel="00C2040A" w:rsidRDefault="00743357">
            <w:pPr>
              <w:ind w:firstLine="720"/>
              <w:rPr>
                <w:del w:id="4202" w:author="Mohammad Nayeem Hasan" w:date="2023-01-21T00:39:00Z"/>
                <w:rFonts w:ascii="Times New Roman" w:hAnsi="Times New Roman" w:cs="Times New Roman"/>
                <w:b/>
                <w:bCs/>
                <w:sz w:val="24"/>
                <w:szCs w:val="24"/>
              </w:rPr>
              <w:pPrChange w:id="4203" w:author="Mohammad Nayeem Hasan" w:date="2023-01-21T14:56:00Z">
                <w:pPr>
                  <w:jc w:val="both"/>
                </w:pPr>
              </w:pPrChange>
            </w:pPr>
            <w:del w:id="4204" w:author="Mohammad Nayeem Hasan" w:date="2023-01-21T00:39:00Z">
              <w:r w:rsidRPr="00F411AC" w:rsidDel="00C2040A">
                <w:rPr>
                  <w:rFonts w:ascii="Times New Roman" w:hAnsi="Times New Roman" w:cs="Times New Roman"/>
                  <w:b/>
                  <w:bCs/>
                  <w:sz w:val="24"/>
                  <w:szCs w:val="24"/>
                </w:rPr>
                <w:delText>0.036</w:delText>
              </w:r>
            </w:del>
          </w:p>
        </w:tc>
      </w:tr>
      <w:tr w:rsidR="00275578" w:rsidRPr="00D97196" w:rsidDel="00C2040A" w14:paraId="6F9F175A" w14:textId="4000608C" w:rsidTr="00386483">
        <w:trPr>
          <w:trHeight w:val="138"/>
          <w:jc w:val="center"/>
          <w:del w:id="4205" w:author="Mohammad Nayeem Hasan" w:date="2023-01-21T00:39:00Z"/>
        </w:trPr>
        <w:tc>
          <w:tcPr>
            <w:tcW w:w="811" w:type="pct"/>
            <w:vAlign w:val="center"/>
          </w:tcPr>
          <w:p w14:paraId="6157CFDD" w14:textId="58AC496D" w:rsidR="00743357" w:rsidRPr="00D97196" w:rsidDel="00C2040A" w:rsidRDefault="00743357">
            <w:pPr>
              <w:ind w:firstLine="720"/>
              <w:rPr>
                <w:del w:id="4206" w:author="Mohammad Nayeem Hasan" w:date="2023-01-21T00:39:00Z"/>
                <w:rFonts w:ascii="Times New Roman" w:hAnsi="Times New Roman" w:cs="Times New Roman"/>
                <w:sz w:val="24"/>
                <w:szCs w:val="24"/>
              </w:rPr>
              <w:pPrChange w:id="4207" w:author="Mohammad Nayeem Hasan" w:date="2023-01-21T14:56:00Z">
                <w:pPr>
                  <w:jc w:val="both"/>
                </w:pPr>
              </w:pPrChange>
            </w:pPr>
            <w:del w:id="4208" w:author="Mohammad Nayeem Hasan" w:date="2023-01-21T00:39:00Z">
              <w:r w:rsidRPr="00D97196" w:rsidDel="00C2040A">
                <w:rPr>
                  <w:rFonts w:ascii="Times New Roman" w:hAnsi="Times New Roman" w:cs="Times New Roman"/>
                  <w:sz w:val="24"/>
                  <w:szCs w:val="24"/>
                </w:rPr>
                <w:delText>Others</w:delText>
              </w:r>
            </w:del>
          </w:p>
        </w:tc>
        <w:tc>
          <w:tcPr>
            <w:tcW w:w="391" w:type="pct"/>
            <w:vAlign w:val="center"/>
          </w:tcPr>
          <w:p w14:paraId="00CE347F" w14:textId="1568557F" w:rsidR="00743357" w:rsidRPr="00D97196" w:rsidDel="00C2040A" w:rsidRDefault="00743357">
            <w:pPr>
              <w:ind w:firstLine="720"/>
              <w:rPr>
                <w:del w:id="4209" w:author="Mohammad Nayeem Hasan" w:date="2023-01-21T00:39:00Z"/>
                <w:rFonts w:ascii="Times New Roman" w:hAnsi="Times New Roman" w:cs="Times New Roman"/>
                <w:sz w:val="24"/>
                <w:szCs w:val="24"/>
              </w:rPr>
              <w:pPrChange w:id="4210" w:author="Mohammad Nayeem Hasan" w:date="2023-01-21T14:56:00Z">
                <w:pPr>
                  <w:jc w:val="both"/>
                </w:pPr>
              </w:pPrChange>
            </w:pPr>
            <w:del w:id="4211" w:author="Mohammad Nayeem Hasan" w:date="2023-01-21T00:39:00Z">
              <w:r w:rsidRPr="00D97196" w:rsidDel="00C2040A">
                <w:rPr>
                  <w:rFonts w:ascii="Times New Roman" w:hAnsi="Times New Roman" w:cs="Times New Roman"/>
                  <w:sz w:val="24"/>
                  <w:szCs w:val="24"/>
                </w:rPr>
                <w:delText>Ref.</w:delText>
              </w:r>
            </w:del>
          </w:p>
        </w:tc>
        <w:tc>
          <w:tcPr>
            <w:tcW w:w="457" w:type="pct"/>
            <w:vAlign w:val="center"/>
          </w:tcPr>
          <w:p w14:paraId="01C08C23" w14:textId="6C5841DC" w:rsidR="00743357" w:rsidRPr="00D97196" w:rsidDel="00C2040A" w:rsidRDefault="00743357">
            <w:pPr>
              <w:ind w:firstLine="720"/>
              <w:rPr>
                <w:del w:id="4212" w:author="Mohammad Nayeem Hasan" w:date="2023-01-21T00:39:00Z"/>
                <w:rFonts w:ascii="Times New Roman" w:hAnsi="Times New Roman" w:cs="Times New Roman"/>
                <w:sz w:val="24"/>
                <w:szCs w:val="24"/>
              </w:rPr>
              <w:pPrChange w:id="4213" w:author="Mohammad Nayeem Hasan" w:date="2023-01-21T14:56:00Z">
                <w:pPr>
                  <w:jc w:val="both"/>
                </w:pPr>
              </w:pPrChange>
            </w:pPr>
            <w:del w:id="4214"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52CCBD55" w14:textId="03B4D735" w:rsidR="00743357" w:rsidRPr="00D97196" w:rsidDel="00C2040A" w:rsidRDefault="00743357">
            <w:pPr>
              <w:ind w:firstLine="720"/>
              <w:rPr>
                <w:del w:id="4215" w:author="Mohammad Nayeem Hasan" w:date="2023-01-21T00:39:00Z"/>
                <w:rFonts w:ascii="Times New Roman" w:hAnsi="Times New Roman" w:cs="Times New Roman"/>
                <w:sz w:val="24"/>
                <w:szCs w:val="24"/>
              </w:rPr>
              <w:pPrChange w:id="4216" w:author="Mohammad Nayeem Hasan" w:date="2023-01-21T14:56:00Z">
                <w:pPr>
                  <w:jc w:val="both"/>
                </w:pPr>
              </w:pPrChange>
            </w:pPr>
            <w:del w:id="4217"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13884813" w14:textId="558A682F" w:rsidR="00743357" w:rsidRPr="00D97196" w:rsidDel="00C2040A" w:rsidRDefault="00743357">
            <w:pPr>
              <w:ind w:firstLine="720"/>
              <w:rPr>
                <w:del w:id="4218" w:author="Mohammad Nayeem Hasan" w:date="2023-01-21T00:39:00Z"/>
                <w:rFonts w:ascii="Times New Roman" w:hAnsi="Times New Roman" w:cs="Times New Roman"/>
                <w:sz w:val="24"/>
                <w:szCs w:val="24"/>
              </w:rPr>
              <w:pPrChange w:id="4219" w:author="Mohammad Nayeem Hasan" w:date="2023-01-21T14:56:00Z">
                <w:pPr>
                  <w:jc w:val="both"/>
                </w:pPr>
              </w:pPrChange>
            </w:pPr>
            <w:del w:id="4220"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6E41B221" w14:textId="573F2CF6" w:rsidR="00743357" w:rsidRPr="00D97196" w:rsidDel="00C2040A" w:rsidRDefault="00743357">
            <w:pPr>
              <w:ind w:firstLine="720"/>
              <w:rPr>
                <w:del w:id="4221" w:author="Mohammad Nayeem Hasan" w:date="2023-01-21T00:39:00Z"/>
                <w:rFonts w:ascii="Times New Roman" w:hAnsi="Times New Roman" w:cs="Times New Roman"/>
                <w:sz w:val="24"/>
                <w:szCs w:val="24"/>
              </w:rPr>
              <w:pPrChange w:id="4222" w:author="Mohammad Nayeem Hasan" w:date="2023-01-21T14:56:00Z">
                <w:pPr>
                  <w:jc w:val="both"/>
                </w:pPr>
              </w:pPrChange>
            </w:pPr>
            <w:del w:id="4223"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695B82CA" w14:textId="56F357F3" w:rsidR="00743357" w:rsidRPr="00D97196" w:rsidDel="00C2040A" w:rsidRDefault="00743357">
            <w:pPr>
              <w:ind w:firstLine="720"/>
              <w:rPr>
                <w:del w:id="4224" w:author="Mohammad Nayeem Hasan" w:date="2023-01-21T00:39:00Z"/>
                <w:rFonts w:ascii="Times New Roman" w:hAnsi="Times New Roman" w:cs="Times New Roman"/>
                <w:sz w:val="24"/>
                <w:szCs w:val="24"/>
              </w:rPr>
              <w:pPrChange w:id="4225" w:author="Mohammad Nayeem Hasan" w:date="2023-01-21T14:56:00Z">
                <w:pPr>
                  <w:jc w:val="both"/>
                </w:pPr>
              </w:pPrChange>
            </w:pPr>
            <w:del w:id="4226"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76B56150" w14:textId="21ACAFD2" w:rsidR="00743357" w:rsidRPr="00D97196" w:rsidDel="00C2040A" w:rsidRDefault="00743357">
            <w:pPr>
              <w:ind w:firstLine="720"/>
              <w:rPr>
                <w:del w:id="4227" w:author="Mohammad Nayeem Hasan" w:date="2023-01-21T00:39:00Z"/>
                <w:rFonts w:ascii="Times New Roman" w:hAnsi="Times New Roman" w:cs="Times New Roman"/>
                <w:sz w:val="24"/>
                <w:szCs w:val="24"/>
              </w:rPr>
              <w:pPrChange w:id="4228" w:author="Mohammad Nayeem Hasan" w:date="2023-01-21T14:56:00Z">
                <w:pPr>
                  <w:jc w:val="both"/>
                </w:pPr>
              </w:pPrChange>
            </w:pPr>
            <w:del w:id="4229" w:author="Mohammad Nayeem Hasan" w:date="2023-01-21T00:39:00Z">
              <w:r w:rsidRPr="00D97196" w:rsidDel="00C2040A">
                <w:rPr>
                  <w:rFonts w:ascii="Times New Roman" w:hAnsi="Times New Roman" w:cs="Times New Roman"/>
                  <w:sz w:val="24"/>
                  <w:szCs w:val="24"/>
                </w:rPr>
                <w:delText>Ref.</w:delText>
              </w:r>
            </w:del>
          </w:p>
        </w:tc>
        <w:tc>
          <w:tcPr>
            <w:tcW w:w="522" w:type="pct"/>
            <w:vAlign w:val="center"/>
          </w:tcPr>
          <w:p w14:paraId="2763236A" w14:textId="0C651D12" w:rsidR="00743357" w:rsidRPr="00D97196" w:rsidDel="00C2040A" w:rsidRDefault="00743357">
            <w:pPr>
              <w:ind w:firstLine="720"/>
              <w:rPr>
                <w:del w:id="4230" w:author="Mohammad Nayeem Hasan" w:date="2023-01-21T00:39:00Z"/>
                <w:rFonts w:ascii="Times New Roman" w:hAnsi="Times New Roman" w:cs="Times New Roman"/>
                <w:sz w:val="24"/>
                <w:szCs w:val="24"/>
              </w:rPr>
              <w:pPrChange w:id="4231" w:author="Mohammad Nayeem Hasan" w:date="2023-01-21T14:56:00Z">
                <w:pPr>
                  <w:jc w:val="both"/>
                </w:pPr>
              </w:pPrChange>
            </w:pPr>
            <w:del w:id="4232"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21525BF9" w14:textId="3D6DFFF0" w:rsidR="00743357" w:rsidRPr="00D97196" w:rsidDel="00C2040A" w:rsidRDefault="00743357">
            <w:pPr>
              <w:ind w:firstLine="720"/>
              <w:rPr>
                <w:del w:id="4233" w:author="Mohammad Nayeem Hasan" w:date="2023-01-21T00:39:00Z"/>
                <w:rFonts w:ascii="Times New Roman" w:hAnsi="Times New Roman" w:cs="Times New Roman"/>
                <w:sz w:val="24"/>
                <w:szCs w:val="24"/>
              </w:rPr>
              <w:pPrChange w:id="4234" w:author="Mohammad Nayeem Hasan" w:date="2023-01-21T14:56:00Z">
                <w:pPr>
                  <w:jc w:val="both"/>
                </w:pPr>
              </w:pPrChange>
            </w:pPr>
            <w:del w:id="4235"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20404527" w14:textId="0D188305" w:rsidTr="00C30CFA">
        <w:trPr>
          <w:trHeight w:val="188"/>
          <w:jc w:val="center"/>
          <w:del w:id="4236" w:author="Mohammad Nayeem Hasan" w:date="2023-01-21T00:39:00Z"/>
        </w:trPr>
        <w:tc>
          <w:tcPr>
            <w:tcW w:w="5000" w:type="pct"/>
            <w:gridSpan w:val="10"/>
            <w:vAlign w:val="center"/>
          </w:tcPr>
          <w:p w14:paraId="454FC4DE" w14:textId="208E45CD" w:rsidR="00743357" w:rsidRPr="00D97196" w:rsidDel="00C2040A" w:rsidRDefault="00743357">
            <w:pPr>
              <w:ind w:firstLine="720"/>
              <w:rPr>
                <w:del w:id="4237" w:author="Mohammad Nayeem Hasan" w:date="2023-01-21T00:39:00Z"/>
                <w:rFonts w:ascii="Times New Roman" w:hAnsi="Times New Roman" w:cs="Times New Roman"/>
                <w:sz w:val="24"/>
                <w:szCs w:val="24"/>
              </w:rPr>
              <w:pPrChange w:id="4238" w:author="Mohammad Nayeem Hasan" w:date="2023-01-21T14:56:00Z">
                <w:pPr>
                  <w:jc w:val="both"/>
                </w:pPr>
              </w:pPrChange>
            </w:pPr>
            <w:del w:id="4239" w:author="Mohammad Nayeem Hasan" w:date="2023-01-21T00:39:00Z">
              <w:r w:rsidRPr="00D97196" w:rsidDel="00C2040A">
                <w:rPr>
                  <w:rFonts w:ascii="Times New Roman" w:hAnsi="Times New Roman" w:cs="Times New Roman"/>
                  <w:sz w:val="24"/>
                  <w:szCs w:val="24"/>
                </w:rPr>
                <w:delText>Household Head Sex</w:delText>
              </w:r>
            </w:del>
          </w:p>
        </w:tc>
      </w:tr>
      <w:tr w:rsidR="00275578" w:rsidRPr="00D97196" w:rsidDel="00C2040A" w14:paraId="43504F8D" w14:textId="38B8D50E" w:rsidTr="00386483">
        <w:trPr>
          <w:trHeight w:val="250"/>
          <w:jc w:val="center"/>
          <w:del w:id="4240" w:author="Mohammad Nayeem Hasan" w:date="2023-01-21T00:39:00Z"/>
        </w:trPr>
        <w:tc>
          <w:tcPr>
            <w:tcW w:w="811" w:type="pct"/>
            <w:vAlign w:val="center"/>
          </w:tcPr>
          <w:p w14:paraId="5CA9AE1A" w14:textId="0EE28FD0" w:rsidR="00743357" w:rsidRPr="00D97196" w:rsidDel="00C2040A" w:rsidRDefault="00743357">
            <w:pPr>
              <w:ind w:firstLine="720"/>
              <w:rPr>
                <w:del w:id="4241" w:author="Mohammad Nayeem Hasan" w:date="2023-01-21T00:39:00Z"/>
                <w:rFonts w:ascii="Times New Roman" w:hAnsi="Times New Roman" w:cs="Times New Roman"/>
                <w:sz w:val="24"/>
                <w:szCs w:val="24"/>
              </w:rPr>
              <w:pPrChange w:id="4242" w:author="Mohammad Nayeem Hasan" w:date="2023-01-21T14:56:00Z">
                <w:pPr>
                  <w:jc w:val="both"/>
                </w:pPr>
              </w:pPrChange>
            </w:pPr>
            <w:del w:id="4243" w:author="Mohammad Nayeem Hasan" w:date="2023-01-21T00:39:00Z">
              <w:r w:rsidRPr="00D97196" w:rsidDel="00C2040A">
                <w:rPr>
                  <w:rFonts w:ascii="Times New Roman" w:hAnsi="Times New Roman" w:cs="Times New Roman"/>
                  <w:sz w:val="24"/>
                  <w:szCs w:val="24"/>
                </w:rPr>
                <w:delText>Male</w:delText>
              </w:r>
            </w:del>
          </w:p>
        </w:tc>
        <w:tc>
          <w:tcPr>
            <w:tcW w:w="391" w:type="pct"/>
            <w:vAlign w:val="center"/>
          </w:tcPr>
          <w:p w14:paraId="7488F97A" w14:textId="245C4958" w:rsidR="00743357" w:rsidRPr="00D97196" w:rsidDel="00C2040A" w:rsidRDefault="00743357">
            <w:pPr>
              <w:ind w:firstLine="720"/>
              <w:rPr>
                <w:del w:id="4244" w:author="Mohammad Nayeem Hasan" w:date="2023-01-21T00:39:00Z"/>
                <w:rFonts w:ascii="Times New Roman" w:hAnsi="Times New Roman" w:cs="Times New Roman"/>
                <w:sz w:val="24"/>
                <w:szCs w:val="24"/>
              </w:rPr>
              <w:pPrChange w:id="4245" w:author="Mohammad Nayeem Hasan" w:date="2023-01-21T14:56:00Z">
                <w:pPr>
                  <w:jc w:val="both"/>
                </w:pPr>
              </w:pPrChange>
            </w:pPr>
            <w:del w:id="4246" w:author="Mohammad Nayeem Hasan" w:date="2023-01-21T00:39:00Z">
              <w:r w:rsidRPr="00D97196" w:rsidDel="00C2040A">
                <w:rPr>
                  <w:rFonts w:ascii="Times New Roman" w:hAnsi="Times New Roman" w:cs="Times New Roman"/>
                  <w:sz w:val="24"/>
                  <w:szCs w:val="24"/>
                </w:rPr>
                <w:delText>-</w:delText>
              </w:r>
            </w:del>
          </w:p>
        </w:tc>
        <w:tc>
          <w:tcPr>
            <w:tcW w:w="457" w:type="pct"/>
            <w:vAlign w:val="center"/>
          </w:tcPr>
          <w:p w14:paraId="45D7BBF3" w14:textId="71CB00FD" w:rsidR="00743357" w:rsidRPr="00D97196" w:rsidDel="00C2040A" w:rsidRDefault="00743357">
            <w:pPr>
              <w:ind w:firstLine="720"/>
              <w:rPr>
                <w:del w:id="4247" w:author="Mohammad Nayeem Hasan" w:date="2023-01-21T00:39:00Z"/>
                <w:rFonts w:ascii="Times New Roman" w:hAnsi="Times New Roman" w:cs="Times New Roman"/>
                <w:sz w:val="24"/>
                <w:szCs w:val="24"/>
              </w:rPr>
              <w:pPrChange w:id="4248" w:author="Mohammad Nayeem Hasan" w:date="2023-01-21T14:56:00Z">
                <w:pPr>
                  <w:jc w:val="both"/>
                </w:pPr>
              </w:pPrChange>
            </w:pPr>
            <w:del w:id="4249"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00523239" w14:textId="3E8A7C14" w:rsidR="00743357" w:rsidRPr="00D97196" w:rsidDel="00C2040A" w:rsidRDefault="00743357">
            <w:pPr>
              <w:ind w:firstLine="720"/>
              <w:rPr>
                <w:del w:id="4250" w:author="Mohammad Nayeem Hasan" w:date="2023-01-21T00:39:00Z"/>
                <w:rFonts w:ascii="Times New Roman" w:hAnsi="Times New Roman" w:cs="Times New Roman"/>
                <w:sz w:val="24"/>
                <w:szCs w:val="24"/>
              </w:rPr>
              <w:pPrChange w:id="4251" w:author="Mohammad Nayeem Hasan" w:date="2023-01-21T14:56:00Z">
                <w:pPr>
                  <w:jc w:val="both"/>
                </w:pPr>
              </w:pPrChange>
            </w:pPr>
            <w:del w:id="4252"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6C5D591F" w14:textId="2641AF21" w:rsidR="00743357" w:rsidRPr="00D97196" w:rsidDel="00C2040A" w:rsidRDefault="00743357">
            <w:pPr>
              <w:ind w:firstLine="720"/>
              <w:rPr>
                <w:del w:id="4253" w:author="Mohammad Nayeem Hasan" w:date="2023-01-21T00:39:00Z"/>
                <w:rFonts w:ascii="Times New Roman" w:hAnsi="Times New Roman" w:cs="Times New Roman"/>
                <w:sz w:val="24"/>
                <w:szCs w:val="24"/>
              </w:rPr>
              <w:pPrChange w:id="4254" w:author="Mohammad Nayeem Hasan" w:date="2023-01-21T14:56:00Z">
                <w:pPr>
                  <w:jc w:val="both"/>
                </w:pPr>
              </w:pPrChange>
            </w:pPr>
            <w:del w:id="4255"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5430DEBE" w14:textId="2AD03C1E" w:rsidR="00743357" w:rsidRPr="00D97196" w:rsidDel="00C2040A" w:rsidRDefault="00743357">
            <w:pPr>
              <w:ind w:firstLine="720"/>
              <w:rPr>
                <w:del w:id="4256" w:author="Mohammad Nayeem Hasan" w:date="2023-01-21T00:39:00Z"/>
                <w:rFonts w:ascii="Times New Roman" w:hAnsi="Times New Roman" w:cs="Times New Roman"/>
                <w:sz w:val="24"/>
                <w:szCs w:val="24"/>
              </w:rPr>
              <w:pPrChange w:id="4257" w:author="Mohammad Nayeem Hasan" w:date="2023-01-21T14:56:00Z">
                <w:pPr>
                  <w:jc w:val="both"/>
                </w:pPr>
              </w:pPrChange>
            </w:pPr>
            <w:del w:id="4258"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6B61CACD" w14:textId="1C189479" w:rsidR="00743357" w:rsidRPr="00D97196" w:rsidDel="00C2040A" w:rsidRDefault="00743357">
            <w:pPr>
              <w:ind w:firstLine="720"/>
              <w:rPr>
                <w:del w:id="4259" w:author="Mohammad Nayeem Hasan" w:date="2023-01-21T00:39:00Z"/>
                <w:rFonts w:ascii="Times New Roman" w:hAnsi="Times New Roman" w:cs="Times New Roman"/>
                <w:sz w:val="24"/>
                <w:szCs w:val="24"/>
              </w:rPr>
              <w:pPrChange w:id="4260" w:author="Mohammad Nayeem Hasan" w:date="2023-01-21T14:56:00Z">
                <w:pPr>
                  <w:jc w:val="both"/>
                </w:pPr>
              </w:pPrChange>
            </w:pPr>
            <w:del w:id="4261"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21AE01CD" w14:textId="2925ED02" w:rsidR="00743357" w:rsidRPr="00D97196" w:rsidDel="00C2040A" w:rsidRDefault="00743357">
            <w:pPr>
              <w:ind w:firstLine="720"/>
              <w:rPr>
                <w:del w:id="4262" w:author="Mohammad Nayeem Hasan" w:date="2023-01-21T00:39:00Z"/>
                <w:rFonts w:ascii="Times New Roman" w:hAnsi="Times New Roman" w:cs="Times New Roman"/>
                <w:sz w:val="24"/>
                <w:szCs w:val="24"/>
              </w:rPr>
              <w:pPrChange w:id="4263" w:author="Mohammad Nayeem Hasan" w:date="2023-01-21T14:56:00Z">
                <w:pPr>
                  <w:jc w:val="both"/>
                </w:pPr>
              </w:pPrChange>
            </w:pPr>
            <w:del w:id="4264" w:author="Mohammad Nayeem Hasan" w:date="2023-01-21T00:39:00Z">
              <w:r w:rsidRPr="00D97196" w:rsidDel="00C2040A">
                <w:rPr>
                  <w:rFonts w:ascii="Times New Roman" w:hAnsi="Times New Roman" w:cs="Times New Roman"/>
                  <w:sz w:val="24"/>
                  <w:szCs w:val="24"/>
                </w:rPr>
                <w:delText>1.20</w:delText>
              </w:r>
            </w:del>
          </w:p>
        </w:tc>
        <w:tc>
          <w:tcPr>
            <w:tcW w:w="522" w:type="pct"/>
            <w:vAlign w:val="center"/>
          </w:tcPr>
          <w:p w14:paraId="2B87DB88" w14:textId="00651C5B" w:rsidR="00743357" w:rsidRPr="00D97196" w:rsidDel="00C2040A" w:rsidRDefault="00743357">
            <w:pPr>
              <w:ind w:firstLine="720"/>
              <w:rPr>
                <w:del w:id="4265" w:author="Mohammad Nayeem Hasan" w:date="2023-01-21T00:39:00Z"/>
                <w:rFonts w:ascii="Times New Roman" w:hAnsi="Times New Roman" w:cs="Times New Roman"/>
                <w:sz w:val="24"/>
                <w:szCs w:val="24"/>
              </w:rPr>
              <w:pPrChange w:id="4266" w:author="Mohammad Nayeem Hasan" w:date="2023-01-21T14:56:00Z">
                <w:pPr>
                  <w:jc w:val="both"/>
                </w:pPr>
              </w:pPrChange>
            </w:pPr>
            <w:del w:id="4267" w:author="Mohammad Nayeem Hasan" w:date="2023-01-21T00:39:00Z">
              <w:r w:rsidRPr="00D97196" w:rsidDel="00C2040A">
                <w:rPr>
                  <w:rFonts w:ascii="Times New Roman" w:hAnsi="Times New Roman" w:cs="Times New Roman"/>
                  <w:sz w:val="24"/>
                  <w:szCs w:val="24"/>
                </w:rPr>
                <w:delText>0.92 – 1.55</w:delText>
              </w:r>
            </w:del>
          </w:p>
        </w:tc>
        <w:tc>
          <w:tcPr>
            <w:tcW w:w="527" w:type="pct"/>
            <w:vAlign w:val="center"/>
          </w:tcPr>
          <w:p w14:paraId="15FDC3E1" w14:textId="37A7BADF" w:rsidR="00743357" w:rsidRPr="00D97196" w:rsidDel="00C2040A" w:rsidRDefault="00743357">
            <w:pPr>
              <w:ind w:firstLine="720"/>
              <w:rPr>
                <w:del w:id="4268" w:author="Mohammad Nayeem Hasan" w:date="2023-01-21T00:39:00Z"/>
                <w:rFonts w:ascii="Times New Roman" w:hAnsi="Times New Roman" w:cs="Times New Roman"/>
                <w:sz w:val="24"/>
                <w:szCs w:val="24"/>
              </w:rPr>
              <w:pPrChange w:id="4269" w:author="Mohammad Nayeem Hasan" w:date="2023-01-21T14:56:00Z">
                <w:pPr>
                  <w:jc w:val="both"/>
                </w:pPr>
              </w:pPrChange>
            </w:pPr>
            <w:del w:id="4270" w:author="Mohammad Nayeem Hasan" w:date="2023-01-21T00:39:00Z">
              <w:r w:rsidRPr="00D97196" w:rsidDel="00C2040A">
                <w:rPr>
                  <w:rFonts w:ascii="Times New Roman" w:hAnsi="Times New Roman" w:cs="Times New Roman"/>
                  <w:sz w:val="24"/>
                  <w:szCs w:val="24"/>
                </w:rPr>
                <w:delText>0.174</w:delText>
              </w:r>
            </w:del>
          </w:p>
        </w:tc>
      </w:tr>
      <w:tr w:rsidR="00275578" w:rsidRPr="00D97196" w:rsidDel="00C2040A" w14:paraId="4984FA92" w14:textId="1C7AAF36" w:rsidTr="00386483">
        <w:trPr>
          <w:trHeight w:val="138"/>
          <w:jc w:val="center"/>
          <w:del w:id="4271" w:author="Mohammad Nayeem Hasan" w:date="2023-01-21T00:39:00Z"/>
        </w:trPr>
        <w:tc>
          <w:tcPr>
            <w:tcW w:w="811" w:type="pct"/>
            <w:vAlign w:val="center"/>
          </w:tcPr>
          <w:p w14:paraId="7B08B2A1" w14:textId="0DA042AA" w:rsidR="00743357" w:rsidRPr="00D97196" w:rsidDel="00C2040A" w:rsidRDefault="00743357">
            <w:pPr>
              <w:ind w:firstLine="720"/>
              <w:rPr>
                <w:del w:id="4272" w:author="Mohammad Nayeem Hasan" w:date="2023-01-21T00:39:00Z"/>
                <w:rFonts w:ascii="Times New Roman" w:hAnsi="Times New Roman" w:cs="Times New Roman"/>
                <w:sz w:val="24"/>
                <w:szCs w:val="24"/>
              </w:rPr>
              <w:pPrChange w:id="4273" w:author="Mohammad Nayeem Hasan" w:date="2023-01-21T14:56:00Z">
                <w:pPr>
                  <w:jc w:val="both"/>
                </w:pPr>
              </w:pPrChange>
            </w:pPr>
            <w:del w:id="4274" w:author="Mohammad Nayeem Hasan" w:date="2023-01-21T00:39:00Z">
              <w:r w:rsidRPr="00D97196" w:rsidDel="00C2040A">
                <w:rPr>
                  <w:rFonts w:ascii="Times New Roman" w:hAnsi="Times New Roman" w:cs="Times New Roman"/>
                  <w:sz w:val="24"/>
                  <w:szCs w:val="24"/>
                </w:rPr>
                <w:delText>Female</w:delText>
              </w:r>
            </w:del>
          </w:p>
        </w:tc>
        <w:tc>
          <w:tcPr>
            <w:tcW w:w="391" w:type="pct"/>
            <w:vAlign w:val="center"/>
          </w:tcPr>
          <w:p w14:paraId="17B9C599" w14:textId="66D93BD1" w:rsidR="00743357" w:rsidRPr="00D97196" w:rsidDel="00C2040A" w:rsidRDefault="00743357">
            <w:pPr>
              <w:ind w:firstLine="720"/>
              <w:rPr>
                <w:del w:id="4275" w:author="Mohammad Nayeem Hasan" w:date="2023-01-21T00:39:00Z"/>
                <w:rFonts w:ascii="Times New Roman" w:hAnsi="Times New Roman" w:cs="Times New Roman"/>
                <w:sz w:val="24"/>
                <w:szCs w:val="24"/>
              </w:rPr>
              <w:pPrChange w:id="4276" w:author="Mohammad Nayeem Hasan" w:date="2023-01-21T14:56:00Z">
                <w:pPr>
                  <w:jc w:val="both"/>
                </w:pPr>
              </w:pPrChange>
            </w:pPr>
            <w:del w:id="4277" w:author="Mohammad Nayeem Hasan" w:date="2023-01-21T00:39:00Z">
              <w:r w:rsidRPr="00D97196" w:rsidDel="00C2040A">
                <w:rPr>
                  <w:rFonts w:ascii="Times New Roman" w:hAnsi="Times New Roman" w:cs="Times New Roman"/>
                  <w:sz w:val="24"/>
                  <w:szCs w:val="24"/>
                </w:rPr>
                <w:delText>Ref.</w:delText>
              </w:r>
            </w:del>
          </w:p>
        </w:tc>
        <w:tc>
          <w:tcPr>
            <w:tcW w:w="457" w:type="pct"/>
            <w:vAlign w:val="center"/>
          </w:tcPr>
          <w:p w14:paraId="4CDE42D7" w14:textId="31C11FD4" w:rsidR="00743357" w:rsidRPr="00D97196" w:rsidDel="00C2040A" w:rsidRDefault="00743357">
            <w:pPr>
              <w:ind w:firstLine="720"/>
              <w:rPr>
                <w:del w:id="4278" w:author="Mohammad Nayeem Hasan" w:date="2023-01-21T00:39:00Z"/>
                <w:rFonts w:ascii="Times New Roman" w:hAnsi="Times New Roman" w:cs="Times New Roman"/>
                <w:sz w:val="24"/>
                <w:szCs w:val="24"/>
              </w:rPr>
              <w:pPrChange w:id="4279" w:author="Mohammad Nayeem Hasan" w:date="2023-01-21T14:56:00Z">
                <w:pPr>
                  <w:jc w:val="both"/>
                </w:pPr>
              </w:pPrChange>
            </w:pPr>
            <w:del w:id="4280"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05B71E28" w14:textId="5EA64860" w:rsidR="00743357" w:rsidRPr="00D97196" w:rsidDel="00C2040A" w:rsidRDefault="00743357">
            <w:pPr>
              <w:ind w:firstLine="720"/>
              <w:rPr>
                <w:del w:id="4281" w:author="Mohammad Nayeem Hasan" w:date="2023-01-21T00:39:00Z"/>
                <w:rFonts w:ascii="Times New Roman" w:hAnsi="Times New Roman" w:cs="Times New Roman"/>
                <w:sz w:val="24"/>
                <w:szCs w:val="24"/>
              </w:rPr>
              <w:pPrChange w:id="4282" w:author="Mohammad Nayeem Hasan" w:date="2023-01-21T14:56:00Z">
                <w:pPr>
                  <w:jc w:val="both"/>
                </w:pPr>
              </w:pPrChange>
            </w:pPr>
            <w:del w:id="4283"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5D0C9529" w14:textId="4F04001A" w:rsidR="00743357" w:rsidRPr="00D97196" w:rsidDel="00C2040A" w:rsidRDefault="00743357">
            <w:pPr>
              <w:ind w:firstLine="720"/>
              <w:rPr>
                <w:del w:id="4284" w:author="Mohammad Nayeem Hasan" w:date="2023-01-21T00:39:00Z"/>
                <w:rFonts w:ascii="Times New Roman" w:hAnsi="Times New Roman" w:cs="Times New Roman"/>
                <w:sz w:val="24"/>
                <w:szCs w:val="24"/>
              </w:rPr>
              <w:pPrChange w:id="4285" w:author="Mohammad Nayeem Hasan" w:date="2023-01-21T14:56:00Z">
                <w:pPr>
                  <w:jc w:val="both"/>
                </w:pPr>
              </w:pPrChange>
            </w:pPr>
            <w:del w:id="4286"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46C31B50" w14:textId="6D0F69A4" w:rsidR="00743357" w:rsidRPr="00D97196" w:rsidDel="00C2040A" w:rsidRDefault="00743357">
            <w:pPr>
              <w:ind w:firstLine="720"/>
              <w:rPr>
                <w:del w:id="4287" w:author="Mohammad Nayeem Hasan" w:date="2023-01-21T00:39:00Z"/>
                <w:rFonts w:ascii="Times New Roman" w:hAnsi="Times New Roman" w:cs="Times New Roman"/>
                <w:sz w:val="24"/>
                <w:szCs w:val="24"/>
              </w:rPr>
              <w:pPrChange w:id="4288" w:author="Mohammad Nayeem Hasan" w:date="2023-01-21T14:56:00Z">
                <w:pPr>
                  <w:jc w:val="both"/>
                </w:pPr>
              </w:pPrChange>
            </w:pPr>
            <w:del w:id="4289"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45FBA899" w14:textId="64DFBB5D" w:rsidR="00743357" w:rsidRPr="00D97196" w:rsidDel="00C2040A" w:rsidRDefault="00743357">
            <w:pPr>
              <w:ind w:firstLine="720"/>
              <w:rPr>
                <w:del w:id="4290" w:author="Mohammad Nayeem Hasan" w:date="2023-01-21T00:39:00Z"/>
                <w:rFonts w:ascii="Times New Roman" w:hAnsi="Times New Roman" w:cs="Times New Roman"/>
                <w:sz w:val="24"/>
                <w:szCs w:val="24"/>
              </w:rPr>
              <w:pPrChange w:id="4291" w:author="Mohammad Nayeem Hasan" w:date="2023-01-21T14:56:00Z">
                <w:pPr>
                  <w:jc w:val="both"/>
                </w:pPr>
              </w:pPrChange>
            </w:pPr>
            <w:del w:id="4292"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627FDBEF" w14:textId="55FB3D71" w:rsidR="00743357" w:rsidRPr="00D97196" w:rsidDel="00C2040A" w:rsidRDefault="00743357">
            <w:pPr>
              <w:ind w:firstLine="720"/>
              <w:rPr>
                <w:del w:id="4293" w:author="Mohammad Nayeem Hasan" w:date="2023-01-21T00:39:00Z"/>
                <w:rFonts w:ascii="Times New Roman" w:hAnsi="Times New Roman" w:cs="Times New Roman"/>
                <w:sz w:val="24"/>
                <w:szCs w:val="24"/>
              </w:rPr>
              <w:pPrChange w:id="4294" w:author="Mohammad Nayeem Hasan" w:date="2023-01-21T14:56:00Z">
                <w:pPr>
                  <w:jc w:val="both"/>
                </w:pPr>
              </w:pPrChange>
            </w:pPr>
            <w:del w:id="4295" w:author="Mohammad Nayeem Hasan" w:date="2023-01-21T00:39:00Z">
              <w:r w:rsidRPr="00D97196" w:rsidDel="00C2040A">
                <w:rPr>
                  <w:rFonts w:ascii="Times New Roman" w:hAnsi="Times New Roman" w:cs="Times New Roman"/>
                  <w:sz w:val="24"/>
                  <w:szCs w:val="24"/>
                </w:rPr>
                <w:delText>Ref.</w:delText>
              </w:r>
            </w:del>
          </w:p>
        </w:tc>
        <w:tc>
          <w:tcPr>
            <w:tcW w:w="522" w:type="pct"/>
            <w:vAlign w:val="center"/>
          </w:tcPr>
          <w:p w14:paraId="5E253E4F" w14:textId="6418F12F" w:rsidR="00743357" w:rsidRPr="00D97196" w:rsidDel="00C2040A" w:rsidRDefault="00743357">
            <w:pPr>
              <w:ind w:firstLine="720"/>
              <w:rPr>
                <w:del w:id="4296" w:author="Mohammad Nayeem Hasan" w:date="2023-01-21T00:39:00Z"/>
                <w:rFonts w:ascii="Times New Roman" w:hAnsi="Times New Roman" w:cs="Times New Roman"/>
                <w:sz w:val="24"/>
                <w:szCs w:val="24"/>
              </w:rPr>
              <w:pPrChange w:id="4297" w:author="Mohammad Nayeem Hasan" w:date="2023-01-21T14:56:00Z">
                <w:pPr>
                  <w:jc w:val="both"/>
                </w:pPr>
              </w:pPrChange>
            </w:pPr>
            <w:del w:id="4298"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55D43869" w14:textId="3A52FB2D" w:rsidR="00743357" w:rsidRPr="00D97196" w:rsidDel="00C2040A" w:rsidRDefault="00743357">
            <w:pPr>
              <w:ind w:firstLine="720"/>
              <w:rPr>
                <w:del w:id="4299" w:author="Mohammad Nayeem Hasan" w:date="2023-01-21T00:39:00Z"/>
                <w:rFonts w:ascii="Times New Roman" w:hAnsi="Times New Roman" w:cs="Times New Roman"/>
                <w:sz w:val="24"/>
                <w:szCs w:val="24"/>
              </w:rPr>
              <w:pPrChange w:id="4300" w:author="Mohammad Nayeem Hasan" w:date="2023-01-21T14:56:00Z">
                <w:pPr>
                  <w:jc w:val="both"/>
                </w:pPr>
              </w:pPrChange>
            </w:pPr>
            <w:del w:id="4301"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0C1FF15E" w14:textId="1D5C5EA8" w:rsidTr="00C30CFA">
        <w:trPr>
          <w:trHeight w:val="138"/>
          <w:jc w:val="center"/>
          <w:del w:id="4302" w:author="Mohammad Nayeem Hasan" w:date="2023-01-21T00:39:00Z"/>
        </w:trPr>
        <w:tc>
          <w:tcPr>
            <w:tcW w:w="5000" w:type="pct"/>
            <w:gridSpan w:val="10"/>
            <w:vAlign w:val="center"/>
          </w:tcPr>
          <w:p w14:paraId="0D8D987F" w14:textId="0C15048D" w:rsidR="00743357" w:rsidRPr="00D97196" w:rsidDel="00C2040A" w:rsidRDefault="00743357">
            <w:pPr>
              <w:ind w:firstLine="720"/>
              <w:rPr>
                <w:del w:id="4303" w:author="Mohammad Nayeem Hasan" w:date="2023-01-21T00:39:00Z"/>
                <w:rFonts w:ascii="Times New Roman" w:hAnsi="Times New Roman" w:cs="Times New Roman"/>
                <w:sz w:val="24"/>
                <w:szCs w:val="24"/>
              </w:rPr>
              <w:pPrChange w:id="4304" w:author="Mohammad Nayeem Hasan" w:date="2023-01-21T14:56:00Z">
                <w:pPr>
                  <w:jc w:val="both"/>
                </w:pPr>
              </w:pPrChange>
            </w:pPr>
            <w:del w:id="4305" w:author="Mohammad Nayeem Hasan" w:date="2023-01-21T00:39:00Z">
              <w:r w:rsidRPr="00D97196" w:rsidDel="00C2040A">
                <w:rPr>
                  <w:rFonts w:ascii="Times New Roman" w:hAnsi="Times New Roman" w:cs="Times New Roman"/>
                  <w:sz w:val="24"/>
                  <w:szCs w:val="24"/>
                </w:rPr>
                <w:delText>Ethnicity</w:delText>
              </w:r>
            </w:del>
          </w:p>
        </w:tc>
      </w:tr>
      <w:tr w:rsidR="00275578" w:rsidRPr="00D97196" w:rsidDel="00C2040A" w14:paraId="2F26D887" w14:textId="4040FA1E" w:rsidTr="00386483">
        <w:trPr>
          <w:trHeight w:val="138"/>
          <w:jc w:val="center"/>
          <w:del w:id="4306" w:author="Mohammad Nayeem Hasan" w:date="2023-01-21T00:39:00Z"/>
        </w:trPr>
        <w:tc>
          <w:tcPr>
            <w:tcW w:w="811" w:type="pct"/>
            <w:vAlign w:val="center"/>
          </w:tcPr>
          <w:p w14:paraId="407B6396" w14:textId="7819FA61" w:rsidR="00743357" w:rsidRPr="00D97196" w:rsidDel="00C2040A" w:rsidRDefault="00743357">
            <w:pPr>
              <w:ind w:firstLine="720"/>
              <w:rPr>
                <w:del w:id="4307" w:author="Mohammad Nayeem Hasan" w:date="2023-01-21T00:39:00Z"/>
                <w:rFonts w:ascii="Times New Roman" w:hAnsi="Times New Roman" w:cs="Times New Roman"/>
                <w:sz w:val="24"/>
                <w:szCs w:val="24"/>
              </w:rPr>
              <w:pPrChange w:id="4308" w:author="Mohammad Nayeem Hasan" w:date="2023-01-21T14:56:00Z">
                <w:pPr>
                  <w:jc w:val="both"/>
                </w:pPr>
              </w:pPrChange>
            </w:pPr>
            <w:del w:id="4309" w:author="Mohammad Nayeem Hasan" w:date="2023-01-21T00:39:00Z">
              <w:r w:rsidRPr="00D97196" w:rsidDel="00C2040A">
                <w:rPr>
                  <w:rFonts w:ascii="Times New Roman" w:hAnsi="Times New Roman" w:cs="Times New Roman"/>
                  <w:sz w:val="24"/>
                  <w:szCs w:val="24"/>
                </w:rPr>
                <w:delText>Bengali</w:delText>
              </w:r>
            </w:del>
          </w:p>
        </w:tc>
        <w:tc>
          <w:tcPr>
            <w:tcW w:w="391" w:type="pct"/>
            <w:vAlign w:val="center"/>
          </w:tcPr>
          <w:p w14:paraId="58A8536C" w14:textId="07E7ECC5" w:rsidR="00743357" w:rsidRPr="00D97196" w:rsidDel="00C2040A" w:rsidRDefault="00743357">
            <w:pPr>
              <w:ind w:firstLine="720"/>
              <w:rPr>
                <w:del w:id="4310" w:author="Mohammad Nayeem Hasan" w:date="2023-01-21T00:39:00Z"/>
                <w:rFonts w:ascii="Times New Roman" w:hAnsi="Times New Roman" w:cs="Times New Roman"/>
                <w:sz w:val="24"/>
                <w:szCs w:val="24"/>
              </w:rPr>
              <w:pPrChange w:id="4311" w:author="Mohammad Nayeem Hasan" w:date="2023-01-21T14:56:00Z">
                <w:pPr>
                  <w:jc w:val="both"/>
                </w:pPr>
              </w:pPrChange>
            </w:pPr>
            <w:del w:id="4312" w:author="Mohammad Nayeem Hasan" w:date="2023-01-21T00:39:00Z">
              <w:r w:rsidRPr="00D97196" w:rsidDel="00C2040A">
                <w:rPr>
                  <w:rFonts w:ascii="Times New Roman" w:hAnsi="Times New Roman" w:cs="Times New Roman"/>
                  <w:sz w:val="24"/>
                  <w:szCs w:val="24"/>
                </w:rPr>
                <w:delText>1.27</w:delText>
              </w:r>
            </w:del>
          </w:p>
        </w:tc>
        <w:tc>
          <w:tcPr>
            <w:tcW w:w="457" w:type="pct"/>
            <w:vAlign w:val="center"/>
          </w:tcPr>
          <w:p w14:paraId="4C953F95" w14:textId="41858947" w:rsidR="00743357" w:rsidRPr="00D97196" w:rsidDel="00C2040A" w:rsidRDefault="00743357">
            <w:pPr>
              <w:ind w:firstLine="720"/>
              <w:rPr>
                <w:del w:id="4313" w:author="Mohammad Nayeem Hasan" w:date="2023-01-21T00:39:00Z"/>
                <w:rFonts w:ascii="Times New Roman" w:hAnsi="Times New Roman" w:cs="Times New Roman"/>
                <w:sz w:val="24"/>
                <w:szCs w:val="24"/>
              </w:rPr>
              <w:pPrChange w:id="4314" w:author="Mohammad Nayeem Hasan" w:date="2023-01-21T14:56:00Z">
                <w:pPr>
                  <w:jc w:val="both"/>
                </w:pPr>
              </w:pPrChange>
            </w:pPr>
            <w:del w:id="4315" w:author="Mohammad Nayeem Hasan" w:date="2023-01-21T00:39:00Z">
              <w:r w:rsidRPr="00D97196" w:rsidDel="00C2040A">
                <w:rPr>
                  <w:rFonts w:ascii="Times New Roman" w:hAnsi="Times New Roman" w:cs="Times New Roman"/>
                  <w:sz w:val="24"/>
                  <w:szCs w:val="24"/>
                </w:rPr>
                <w:delText>0.76 – 2.13</w:delText>
              </w:r>
            </w:del>
          </w:p>
        </w:tc>
        <w:tc>
          <w:tcPr>
            <w:tcW w:w="417" w:type="pct"/>
            <w:vAlign w:val="center"/>
          </w:tcPr>
          <w:p w14:paraId="14B51FCF" w14:textId="2F66E4F2" w:rsidR="00743357" w:rsidRPr="00D97196" w:rsidDel="00C2040A" w:rsidRDefault="00743357">
            <w:pPr>
              <w:ind w:firstLine="720"/>
              <w:rPr>
                <w:del w:id="4316" w:author="Mohammad Nayeem Hasan" w:date="2023-01-21T00:39:00Z"/>
                <w:rFonts w:ascii="Times New Roman" w:hAnsi="Times New Roman" w:cs="Times New Roman"/>
                <w:sz w:val="24"/>
                <w:szCs w:val="24"/>
              </w:rPr>
              <w:pPrChange w:id="4317" w:author="Mohammad Nayeem Hasan" w:date="2023-01-21T14:56:00Z">
                <w:pPr>
                  <w:jc w:val="both"/>
                </w:pPr>
              </w:pPrChange>
            </w:pPr>
            <w:del w:id="4318" w:author="Mohammad Nayeem Hasan" w:date="2023-01-21T00:39:00Z">
              <w:r w:rsidRPr="00D97196" w:rsidDel="00C2040A">
                <w:rPr>
                  <w:rFonts w:ascii="Times New Roman" w:hAnsi="Times New Roman" w:cs="Times New Roman"/>
                  <w:sz w:val="24"/>
                  <w:szCs w:val="24"/>
                </w:rPr>
                <w:delText>0.684</w:delText>
              </w:r>
            </w:del>
          </w:p>
        </w:tc>
        <w:tc>
          <w:tcPr>
            <w:tcW w:w="456" w:type="pct"/>
            <w:vAlign w:val="center"/>
          </w:tcPr>
          <w:p w14:paraId="0391F22A" w14:textId="0EBFFE0F" w:rsidR="00743357" w:rsidRPr="00D97196" w:rsidDel="00C2040A" w:rsidRDefault="00743357">
            <w:pPr>
              <w:ind w:firstLine="720"/>
              <w:rPr>
                <w:del w:id="4319" w:author="Mohammad Nayeem Hasan" w:date="2023-01-21T00:39:00Z"/>
                <w:rFonts w:ascii="Times New Roman" w:hAnsi="Times New Roman" w:cs="Times New Roman"/>
                <w:sz w:val="24"/>
                <w:szCs w:val="24"/>
              </w:rPr>
              <w:pPrChange w:id="4320" w:author="Mohammad Nayeem Hasan" w:date="2023-01-21T14:56:00Z">
                <w:pPr>
                  <w:jc w:val="both"/>
                </w:pPr>
              </w:pPrChange>
            </w:pPr>
            <w:del w:id="4321"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1103DDF2" w14:textId="7CC60E27" w:rsidR="00743357" w:rsidRPr="00D97196" w:rsidDel="00C2040A" w:rsidRDefault="00743357">
            <w:pPr>
              <w:ind w:firstLine="720"/>
              <w:rPr>
                <w:del w:id="4322" w:author="Mohammad Nayeem Hasan" w:date="2023-01-21T00:39:00Z"/>
                <w:rFonts w:ascii="Times New Roman" w:hAnsi="Times New Roman" w:cs="Times New Roman"/>
                <w:sz w:val="24"/>
                <w:szCs w:val="24"/>
              </w:rPr>
              <w:pPrChange w:id="4323" w:author="Mohammad Nayeem Hasan" w:date="2023-01-21T14:56:00Z">
                <w:pPr>
                  <w:jc w:val="both"/>
                </w:pPr>
              </w:pPrChange>
            </w:pPr>
            <w:del w:id="4324"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5C665897" w14:textId="60A66F91" w:rsidR="00743357" w:rsidRPr="00D97196" w:rsidDel="00C2040A" w:rsidRDefault="00743357">
            <w:pPr>
              <w:ind w:firstLine="720"/>
              <w:rPr>
                <w:del w:id="4325" w:author="Mohammad Nayeem Hasan" w:date="2023-01-21T00:39:00Z"/>
                <w:rFonts w:ascii="Times New Roman" w:hAnsi="Times New Roman" w:cs="Times New Roman"/>
                <w:sz w:val="24"/>
                <w:szCs w:val="24"/>
              </w:rPr>
              <w:pPrChange w:id="4326" w:author="Mohammad Nayeem Hasan" w:date="2023-01-21T14:56:00Z">
                <w:pPr>
                  <w:jc w:val="both"/>
                </w:pPr>
              </w:pPrChange>
            </w:pPr>
            <w:del w:id="4327"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5D61843A" w14:textId="2C2EA5CA" w:rsidR="00743357" w:rsidRPr="00D97196" w:rsidDel="00C2040A" w:rsidRDefault="007D4A70">
            <w:pPr>
              <w:ind w:firstLine="720"/>
              <w:rPr>
                <w:del w:id="4328" w:author="Mohammad Nayeem Hasan" w:date="2023-01-21T00:39:00Z"/>
                <w:rFonts w:ascii="Times New Roman" w:hAnsi="Times New Roman" w:cs="Times New Roman"/>
                <w:sz w:val="24"/>
                <w:szCs w:val="24"/>
              </w:rPr>
              <w:pPrChange w:id="4329" w:author="Mohammad Nayeem Hasan" w:date="2023-01-21T14:56:00Z">
                <w:pPr>
                  <w:jc w:val="both"/>
                </w:pPr>
              </w:pPrChange>
            </w:pPr>
            <w:del w:id="4330" w:author="Mohammad Nayeem Hasan" w:date="2023-01-21T00:39:00Z">
              <w:r w:rsidRPr="00D97196" w:rsidDel="00C2040A">
                <w:rPr>
                  <w:rFonts w:ascii="Times New Roman" w:hAnsi="Times New Roman" w:cs="Times New Roman"/>
                  <w:sz w:val="24"/>
                  <w:szCs w:val="24"/>
                </w:rPr>
                <w:delText>0.59</w:delText>
              </w:r>
            </w:del>
          </w:p>
        </w:tc>
        <w:tc>
          <w:tcPr>
            <w:tcW w:w="522" w:type="pct"/>
            <w:vAlign w:val="center"/>
          </w:tcPr>
          <w:p w14:paraId="011A8A14" w14:textId="1B8AEF3A" w:rsidR="00743357" w:rsidRPr="00D97196" w:rsidDel="00C2040A" w:rsidRDefault="007D4A70">
            <w:pPr>
              <w:ind w:firstLine="720"/>
              <w:rPr>
                <w:del w:id="4331" w:author="Mohammad Nayeem Hasan" w:date="2023-01-21T00:39:00Z"/>
                <w:rFonts w:ascii="Times New Roman" w:hAnsi="Times New Roman" w:cs="Times New Roman"/>
                <w:sz w:val="24"/>
                <w:szCs w:val="24"/>
              </w:rPr>
              <w:pPrChange w:id="4332" w:author="Mohammad Nayeem Hasan" w:date="2023-01-21T14:56:00Z">
                <w:pPr>
                  <w:jc w:val="both"/>
                </w:pPr>
              </w:pPrChange>
            </w:pPr>
            <w:del w:id="4333" w:author="Mohammad Nayeem Hasan" w:date="2023-01-21T00:39:00Z">
              <w:r w:rsidRPr="00D97196" w:rsidDel="00C2040A">
                <w:rPr>
                  <w:rFonts w:ascii="Times New Roman" w:hAnsi="Times New Roman" w:cs="Times New Roman"/>
                  <w:sz w:val="24"/>
                  <w:szCs w:val="24"/>
                </w:rPr>
                <w:delText>0.34 – 1.01</w:delText>
              </w:r>
            </w:del>
          </w:p>
        </w:tc>
        <w:tc>
          <w:tcPr>
            <w:tcW w:w="527" w:type="pct"/>
            <w:vAlign w:val="center"/>
          </w:tcPr>
          <w:p w14:paraId="722FCF0B" w14:textId="244D3041" w:rsidR="00743357" w:rsidRPr="00D97196" w:rsidDel="00C2040A" w:rsidRDefault="007D4A70">
            <w:pPr>
              <w:ind w:firstLine="720"/>
              <w:rPr>
                <w:del w:id="4334" w:author="Mohammad Nayeem Hasan" w:date="2023-01-21T00:39:00Z"/>
                <w:rFonts w:ascii="Times New Roman" w:hAnsi="Times New Roman" w:cs="Times New Roman"/>
                <w:sz w:val="24"/>
                <w:szCs w:val="24"/>
              </w:rPr>
              <w:pPrChange w:id="4335" w:author="Mohammad Nayeem Hasan" w:date="2023-01-21T14:56:00Z">
                <w:pPr>
                  <w:jc w:val="both"/>
                </w:pPr>
              </w:pPrChange>
            </w:pPr>
            <w:del w:id="4336" w:author="Mohammad Nayeem Hasan" w:date="2023-01-21T00:39:00Z">
              <w:r w:rsidRPr="00D97196" w:rsidDel="00C2040A">
                <w:rPr>
                  <w:rFonts w:ascii="Times New Roman" w:hAnsi="Times New Roman" w:cs="Times New Roman"/>
                  <w:sz w:val="24"/>
                  <w:szCs w:val="24"/>
                </w:rPr>
                <w:delText>0.056</w:delText>
              </w:r>
            </w:del>
          </w:p>
        </w:tc>
      </w:tr>
      <w:tr w:rsidR="00275578" w:rsidRPr="00D97196" w:rsidDel="00C2040A" w14:paraId="38F4F10C" w14:textId="4DD4A4D5" w:rsidTr="00386483">
        <w:trPr>
          <w:trHeight w:val="138"/>
          <w:jc w:val="center"/>
          <w:del w:id="4337" w:author="Mohammad Nayeem Hasan" w:date="2023-01-21T00:39:00Z"/>
        </w:trPr>
        <w:tc>
          <w:tcPr>
            <w:tcW w:w="811" w:type="pct"/>
            <w:vAlign w:val="center"/>
          </w:tcPr>
          <w:p w14:paraId="004D77E8" w14:textId="71FA6A69" w:rsidR="007D4A70" w:rsidRPr="00D97196" w:rsidDel="00C2040A" w:rsidRDefault="007D4A70">
            <w:pPr>
              <w:ind w:firstLine="720"/>
              <w:rPr>
                <w:del w:id="4338" w:author="Mohammad Nayeem Hasan" w:date="2023-01-21T00:39:00Z"/>
                <w:rFonts w:ascii="Times New Roman" w:hAnsi="Times New Roman" w:cs="Times New Roman"/>
                <w:sz w:val="24"/>
                <w:szCs w:val="24"/>
              </w:rPr>
              <w:pPrChange w:id="4339" w:author="Mohammad Nayeem Hasan" w:date="2023-01-21T14:56:00Z">
                <w:pPr>
                  <w:jc w:val="both"/>
                </w:pPr>
              </w:pPrChange>
            </w:pPr>
            <w:del w:id="4340" w:author="Mohammad Nayeem Hasan" w:date="2023-01-21T00:39:00Z">
              <w:r w:rsidRPr="00D97196" w:rsidDel="00C2040A">
                <w:rPr>
                  <w:rFonts w:ascii="Times New Roman" w:hAnsi="Times New Roman" w:cs="Times New Roman"/>
                  <w:sz w:val="24"/>
                  <w:szCs w:val="24"/>
                </w:rPr>
                <w:delText>Other</w:delText>
              </w:r>
            </w:del>
          </w:p>
        </w:tc>
        <w:tc>
          <w:tcPr>
            <w:tcW w:w="391" w:type="pct"/>
            <w:vAlign w:val="center"/>
          </w:tcPr>
          <w:p w14:paraId="36FDAFFC" w14:textId="2C1550DF" w:rsidR="007D4A70" w:rsidRPr="00D97196" w:rsidDel="00C2040A" w:rsidRDefault="007D4A70">
            <w:pPr>
              <w:ind w:firstLine="720"/>
              <w:rPr>
                <w:del w:id="4341" w:author="Mohammad Nayeem Hasan" w:date="2023-01-21T00:39:00Z"/>
                <w:rFonts w:ascii="Times New Roman" w:hAnsi="Times New Roman" w:cs="Times New Roman"/>
                <w:sz w:val="24"/>
                <w:szCs w:val="24"/>
              </w:rPr>
              <w:pPrChange w:id="4342" w:author="Mohammad Nayeem Hasan" w:date="2023-01-21T14:56:00Z">
                <w:pPr>
                  <w:jc w:val="both"/>
                </w:pPr>
              </w:pPrChange>
            </w:pPr>
            <w:del w:id="4343" w:author="Mohammad Nayeem Hasan" w:date="2023-01-21T00:39:00Z">
              <w:r w:rsidRPr="00D97196" w:rsidDel="00C2040A">
                <w:rPr>
                  <w:rFonts w:ascii="Times New Roman" w:hAnsi="Times New Roman" w:cs="Times New Roman"/>
                  <w:sz w:val="24"/>
                  <w:szCs w:val="24"/>
                </w:rPr>
                <w:delText>Ref.</w:delText>
              </w:r>
            </w:del>
          </w:p>
        </w:tc>
        <w:tc>
          <w:tcPr>
            <w:tcW w:w="457" w:type="pct"/>
            <w:vAlign w:val="center"/>
          </w:tcPr>
          <w:p w14:paraId="3D5532EF" w14:textId="5F9E3ADC" w:rsidR="007D4A70" w:rsidRPr="00D97196" w:rsidDel="00C2040A" w:rsidRDefault="007D4A70">
            <w:pPr>
              <w:ind w:firstLine="720"/>
              <w:rPr>
                <w:del w:id="4344" w:author="Mohammad Nayeem Hasan" w:date="2023-01-21T00:39:00Z"/>
                <w:rFonts w:ascii="Times New Roman" w:hAnsi="Times New Roman" w:cs="Times New Roman"/>
                <w:sz w:val="24"/>
                <w:szCs w:val="24"/>
              </w:rPr>
              <w:pPrChange w:id="4345" w:author="Mohammad Nayeem Hasan" w:date="2023-01-21T14:56:00Z">
                <w:pPr>
                  <w:jc w:val="both"/>
                </w:pPr>
              </w:pPrChange>
            </w:pPr>
            <w:del w:id="4346"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088FE1A1" w14:textId="75383B19" w:rsidR="007D4A70" w:rsidRPr="00D97196" w:rsidDel="00C2040A" w:rsidRDefault="007D4A70">
            <w:pPr>
              <w:ind w:firstLine="720"/>
              <w:rPr>
                <w:del w:id="4347" w:author="Mohammad Nayeem Hasan" w:date="2023-01-21T00:39:00Z"/>
                <w:rFonts w:ascii="Times New Roman" w:hAnsi="Times New Roman" w:cs="Times New Roman"/>
                <w:sz w:val="24"/>
                <w:szCs w:val="24"/>
              </w:rPr>
              <w:pPrChange w:id="4348" w:author="Mohammad Nayeem Hasan" w:date="2023-01-21T14:56:00Z">
                <w:pPr>
                  <w:jc w:val="both"/>
                </w:pPr>
              </w:pPrChange>
            </w:pPr>
            <w:del w:id="4349"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12CF990F" w14:textId="7EB812C7" w:rsidR="007D4A70" w:rsidRPr="00D97196" w:rsidDel="00C2040A" w:rsidRDefault="007D4A70">
            <w:pPr>
              <w:ind w:firstLine="720"/>
              <w:rPr>
                <w:del w:id="4350" w:author="Mohammad Nayeem Hasan" w:date="2023-01-21T00:39:00Z"/>
                <w:rFonts w:ascii="Times New Roman" w:hAnsi="Times New Roman" w:cs="Times New Roman"/>
                <w:sz w:val="24"/>
                <w:szCs w:val="24"/>
              </w:rPr>
              <w:pPrChange w:id="4351" w:author="Mohammad Nayeem Hasan" w:date="2023-01-21T14:56:00Z">
                <w:pPr>
                  <w:jc w:val="both"/>
                </w:pPr>
              </w:pPrChange>
            </w:pPr>
            <w:del w:id="4352"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412F976F" w14:textId="252077AE" w:rsidR="007D4A70" w:rsidRPr="00D97196" w:rsidDel="00C2040A" w:rsidRDefault="007D4A70">
            <w:pPr>
              <w:ind w:firstLine="720"/>
              <w:rPr>
                <w:del w:id="4353" w:author="Mohammad Nayeem Hasan" w:date="2023-01-21T00:39:00Z"/>
                <w:rFonts w:ascii="Times New Roman" w:hAnsi="Times New Roman" w:cs="Times New Roman"/>
                <w:sz w:val="24"/>
                <w:szCs w:val="24"/>
              </w:rPr>
              <w:pPrChange w:id="4354" w:author="Mohammad Nayeem Hasan" w:date="2023-01-21T14:56:00Z">
                <w:pPr>
                  <w:jc w:val="both"/>
                </w:pPr>
              </w:pPrChange>
            </w:pPr>
            <w:del w:id="4355"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59D165FF" w14:textId="216109F5" w:rsidR="007D4A70" w:rsidRPr="00D97196" w:rsidDel="00C2040A" w:rsidRDefault="007D4A70">
            <w:pPr>
              <w:ind w:firstLine="720"/>
              <w:rPr>
                <w:del w:id="4356" w:author="Mohammad Nayeem Hasan" w:date="2023-01-21T00:39:00Z"/>
                <w:rFonts w:ascii="Times New Roman" w:hAnsi="Times New Roman" w:cs="Times New Roman"/>
                <w:sz w:val="24"/>
                <w:szCs w:val="24"/>
              </w:rPr>
              <w:pPrChange w:id="4357" w:author="Mohammad Nayeem Hasan" w:date="2023-01-21T14:56:00Z">
                <w:pPr>
                  <w:jc w:val="both"/>
                </w:pPr>
              </w:pPrChange>
            </w:pPr>
            <w:del w:id="4358"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5142DE53" w14:textId="62560B56" w:rsidR="007D4A70" w:rsidRPr="00D97196" w:rsidDel="00C2040A" w:rsidRDefault="007D4A70">
            <w:pPr>
              <w:ind w:firstLine="720"/>
              <w:rPr>
                <w:del w:id="4359" w:author="Mohammad Nayeem Hasan" w:date="2023-01-21T00:39:00Z"/>
                <w:rFonts w:ascii="Times New Roman" w:hAnsi="Times New Roman" w:cs="Times New Roman"/>
                <w:sz w:val="24"/>
                <w:szCs w:val="24"/>
              </w:rPr>
              <w:pPrChange w:id="4360" w:author="Mohammad Nayeem Hasan" w:date="2023-01-21T14:56:00Z">
                <w:pPr>
                  <w:jc w:val="both"/>
                </w:pPr>
              </w:pPrChange>
            </w:pPr>
            <w:del w:id="4361" w:author="Mohammad Nayeem Hasan" w:date="2023-01-21T00:39:00Z">
              <w:r w:rsidRPr="00D97196" w:rsidDel="00C2040A">
                <w:rPr>
                  <w:rFonts w:ascii="Times New Roman" w:hAnsi="Times New Roman" w:cs="Times New Roman"/>
                  <w:sz w:val="24"/>
                  <w:szCs w:val="24"/>
                </w:rPr>
                <w:delText>Ref.</w:delText>
              </w:r>
            </w:del>
          </w:p>
        </w:tc>
        <w:tc>
          <w:tcPr>
            <w:tcW w:w="522" w:type="pct"/>
            <w:vAlign w:val="center"/>
          </w:tcPr>
          <w:p w14:paraId="0D57E535" w14:textId="38082D93" w:rsidR="007D4A70" w:rsidRPr="00D97196" w:rsidDel="00C2040A" w:rsidRDefault="007D4A70">
            <w:pPr>
              <w:ind w:firstLine="720"/>
              <w:rPr>
                <w:del w:id="4362" w:author="Mohammad Nayeem Hasan" w:date="2023-01-21T00:39:00Z"/>
                <w:rFonts w:ascii="Times New Roman" w:hAnsi="Times New Roman" w:cs="Times New Roman"/>
                <w:sz w:val="24"/>
                <w:szCs w:val="24"/>
              </w:rPr>
              <w:pPrChange w:id="4363" w:author="Mohammad Nayeem Hasan" w:date="2023-01-21T14:56:00Z">
                <w:pPr>
                  <w:jc w:val="both"/>
                </w:pPr>
              </w:pPrChange>
            </w:pPr>
            <w:del w:id="4364"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0000C793" w14:textId="3E75F213" w:rsidR="007D4A70" w:rsidRPr="00D97196" w:rsidDel="00C2040A" w:rsidRDefault="007D4A70">
            <w:pPr>
              <w:ind w:firstLine="720"/>
              <w:rPr>
                <w:del w:id="4365" w:author="Mohammad Nayeem Hasan" w:date="2023-01-21T00:39:00Z"/>
                <w:rFonts w:ascii="Times New Roman" w:hAnsi="Times New Roman" w:cs="Times New Roman"/>
                <w:sz w:val="24"/>
                <w:szCs w:val="24"/>
              </w:rPr>
              <w:pPrChange w:id="4366" w:author="Mohammad Nayeem Hasan" w:date="2023-01-21T14:56:00Z">
                <w:pPr>
                  <w:jc w:val="both"/>
                </w:pPr>
              </w:pPrChange>
            </w:pPr>
            <w:del w:id="4367"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7AF557B7" w14:textId="72949148" w:rsidTr="00C30CFA">
        <w:trPr>
          <w:trHeight w:val="138"/>
          <w:jc w:val="center"/>
          <w:del w:id="4368" w:author="Mohammad Nayeem Hasan" w:date="2023-01-21T00:39:00Z"/>
        </w:trPr>
        <w:tc>
          <w:tcPr>
            <w:tcW w:w="5000" w:type="pct"/>
            <w:gridSpan w:val="10"/>
            <w:vAlign w:val="center"/>
          </w:tcPr>
          <w:p w14:paraId="27D03E5E" w14:textId="16F2903F" w:rsidR="007D4A70" w:rsidRPr="00D97196" w:rsidDel="00C2040A" w:rsidRDefault="007D4A70">
            <w:pPr>
              <w:ind w:firstLine="720"/>
              <w:rPr>
                <w:del w:id="4369" w:author="Mohammad Nayeem Hasan" w:date="2023-01-21T00:39:00Z"/>
                <w:rFonts w:ascii="Times New Roman" w:hAnsi="Times New Roman" w:cs="Times New Roman"/>
                <w:sz w:val="24"/>
                <w:szCs w:val="24"/>
              </w:rPr>
              <w:pPrChange w:id="4370" w:author="Mohammad Nayeem Hasan" w:date="2023-01-21T14:56:00Z">
                <w:pPr>
                  <w:jc w:val="both"/>
                </w:pPr>
              </w:pPrChange>
            </w:pPr>
            <w:del w:id="4371" w:author="Mohammad Nayeem Hasan" w:date="2023-01-21T00:39:00Z">
              <w:r w:rsidRPr="00D97196" w:rsidDel="00C2040A">
                <w:rPr>
                  <w:rFonts w:ascii="Times New Roman" w:hAnsi="Times New Roman" w:cs="Times New Roman"/>
                  <w:sz w:val="24"/>
                  <w:szCs w:val="24"/>
                </w:rPr>
                <w:delText>Toilet facilities shared</w:delText>
              </w:r>
            </w:del>
          </w:p>
        </w:tc>
      </w:tr>
      <w:tr w:rsidR="00275578" w:rsidRPr="00D97196" w:rsidDel="00C2040A" w14:paraId="374F1CB1" w14:textId="2CCEEC1F" w:rsidTr="0037461A">
        <w:trPr>
          <w:trHeight w:val="107"/>
          <w:jc w:val="center"/>
          <w:del w:id="4372" w:author="Mohammad Nayeem Hasan" w:date="2023-01-21T00:39:00Z"/>
        </w:trPr>
        <w:tc>
          <w:tcPr>
            <w:tcW w:w="811" w:type="pct"/>
            <w:vAlign w:val="center"/>
          </w:tcPr>
          <w:p w14:paraId="3132F0D5" w14:textId="4EDB3CB0" w:rsidR="007D4A70" w:rsidRPr="00D97196" w:rsidDel="00C2040A" w:rsidRDefault="007D4A70">
            <w:pPr>
              <w:ind w:firstLine="720"/>
              <w:rPr>
                <w:del w:id="4373" w:author="Mohammad Nayeem Hasan" w:date="2023-01-21T00:39:00Z"/>
                <w:rFonts w:ascii="Times New Roman" w:hAnsi="Times New Roman" w:cs="Times New Roman"/>
                <w:sz w:val="24"/>
                <w:szCs w:val="24"/>
              </w:rPr>
              <w:pPrChange w:id="4374" w:author="Mohammad Nayeem Hasan" w:date="2023-01-21T14:56:00Z">
                <w:pPr>
                  <w:jc w:val="both"/>
                </w:pPr>
              </w:pPrChange>
            </w:pPr>
            <w:del w:id="4375" w:author="Mohammad Nayeem Hasan" w:date="2023-01-21T00:39:00Z">
              <w:r w:rsidRPr="00D97196" w:rsidDel="00C2040A">
                <w:rPr>
                  <w:rFonts w:ascii="Times New Roman" w:hAnsi="Times New Roman" w:cs="Times New Roman"/>
                  <w:sz w:val="24"/>
                  <w:szCs w:val="24"/>
                </w:rPr>
                <w:delText>Yes</w:delText>
              </w:r>
            </w:del>
          </w:p>
        </w:tc>
        <w:tc>
          <w:tcPr>
            <w:tcW w:w="391" w:type="pct"/>
            <w:vAlign w:val="center"/>
          </w:tcPr>
          <w:p w14:paraId="0A4DDDD8" w14:textId="56FD760E" w:rsidR="007D4A70" w:rsidRPr="00D97196" w:rsidDel="00C2040A" w:rsidRDefault="007D4A70">
            <w:pPr>
              <w:ind w:firstLine="720"/>
              <w:rPr>
                <w:del w:id="4376" w:author="Mohammad Nayeem Hasan" w:date="2023-01-21T00:39:00Z"/>
                <w:rFonts w:ascii="Times New Roman" w:hAnsi="Times New Roman" w:cs="Times New Roman"/>
                <w:sz w:val="24"/>
                <w:szCs w:val="24"/>
              </w:rPr>
              <w:pPrChange w:id="4377" w:author="Mohammad Nayeem Hasan" w:date="2023-01-21T14:56:00Z">
                <w:pPr>
                  <w:jc w:val="both"/>
                </w:pPr>
              </w:pPrChange>
            </w:pPr>
            <w:del w:id="4378" w:author="Mohammad Nayeem Hasan" w:date="2023-01-21T00:39:00Z">
              <w:r w:rsidRPr="00D97196" w:rsidDel="00C2040A">
                <w:rPr>
                  <w:rFonts w:ascii="Times New Roman" w:hAnsi="Times New Roman" w:cs="Times New Roman"/>
                  <w:sz w:val="24"/>
                  <w:szCs w:val="24"/>
                </w:rPr>
                <w:delText>1.07</w:delText>
              </w:r>
            </w:del>
          </w:p>
        </w:tc>
        <w:tc>
          <w:tcPr>
            <w:tcW w:w="457" w:type="pct"/>
            <w:vAlign w:val="center"/>
          </w:tcPr>
          <w:p w14:paraId="68445F5D" w14:textId="2078B0F3" w:rsidR="007D4A70" w:rsidRPr="00D97196" w:rsidDel="00C2040A" w:rsidRDefault="007D4A70">
            <w:pPr>
              <w:ind w:firstLine="720"/>
              <w:rPr>
                <w:del w:id="4379" w:author="Mohammad Nayeem Hasan" w:date="2023-01-21T00:39:00Z"/>
                <w:rFonts w:ascii="Times New Roman" w:hAnsi="Times New Roman" w:cs="Times New Roman"/>
                <w:sz w:val="24"/>
                <w:szCs w:val="24"/>
              </w:rPr>
              <w:pPrChange w:id="4380" w:author="Mohammad Nayeem Hasan" w:date="2023-01-21T14:56:00Z">
                <w:pPr>
                  <w:jc w:val="both"/>
                </w:pPr>
              </w:pPrChange>
            </w:pPr>
            <w:del w:id="4381" w:author="Mohammad Nayeem Hasan" w:date="2023-01-21T00:39:00Z">
              <w:r w:rsidRPr="00D97196" w:rsidDel="00C2040A">
                <w:rPr>
                  <w:rFonts w:ascii="Times New Roman" w:hAnsi="Times New Roman" w:cs="Times New Roman"/>
                  <w:sz w:val="24"/>
                  <w:szCs w:val="24"/>
                </w:rPr>
                <w:delText>0.96 – 1.20</w:delText>
              </w:r>
            </w:del>
          </w:p>
        </w:tc>
        <w:tc>
          <w:tcPr>
            <w:tcW w:w="417" w:type="pct"/>
            <w:vAlign w:val="center"/>
          </w:tcPr>
          <w:p w14:paraId="220B5FF5" w14:textId="32FDE8E0" w:rsidR="007D4A70" w:rsidRPr="00D97196" w:rsidDel="00C2040A" w:rsidRDefault="007D4A70">
            <w:pPr>
              <w:ind w:firstLine="720"/>
              <w:rPr>
                <w:del w:id="4382" w:author="Mohammad Nayeem Hasan" w:date="2023-01-21T00:39:00Z"/>
                <w:rFonts w:ascii="Times New Roman" w:hAnsi="Times New Roman" w:cs="Times New Roman"/>
                <w:sz w:val="24"/>
                <w:szCs w:val="24"/>
              </w:rPr>
              <w:pPrChange w:id="4383" w:author="Mohammad Nayeem Hasan" w:date="2023-01-21T14:56:00Z">
                <w:pPr>
                  <w:jc w:val="both"/>
                </w:pPr>
              </w:pPrChange>
            </w:pPr>
            <w:del w:id="4384" w:author="Mohammad Nayeem Hasan" w:date="2023-01-21T00:39:00Z">
              <w:r w:rsidRPr="00D97196" w:rsidDel="00C2040A">
                <w:rPr>
                  <w:rFonts w:ascii="Times New Roman" w:hAnsi="Times New Roman" w:cs="Times New Roman"/>
                  <w:sz w:val="24"/>
                  <w:szCs w:val="24"/>
                </w:rPr>
                <w:delText>0.210</w:delText>
              </w:r>
            </w:del>
          </w:p>
        </w:tc>
        <w:tc>
          <w:tcPr>
            <w:tcW w:w="456" w:type="pct"/>
            <w:vAlign w:val="center"/>
          </w:tcPr>
          <w:p w14:paraId="296D066F" w14:textId="739F8059" w:rsidR="007D4A70" w:rsidRPr="00D97196" w:rsidDel="00C2040A" w:rsidRDefault="007D4A70">
            <w:pPr>
              <w:ind w:firstLine="720"/>
              <w:rPr>
                <w:del w:id="4385" w:author="Mohammad Nayeem Hasan" w:date="2023-01-21T00:39:00Z"/>
                <w:rFonts w:ascii="Times New Roman" w:hAnsi="Times New Roman" w:cs="Times New Roman"/>
                <w:sz w:val="24"/>
                <w:szCs w:val="24"/>
              </w:rPr>
              <w:pPrChange w:id="4386" w:author="Mohammad Nayeem Hasan" w:date="2023-01-21T14:56:00Z">
                <w:pPr>
                  <w:jc w:val="both"/>
                </w:pPr>
              </w:pPrChange>
            </w:pPr>
            <w:del w:id="4387" w:author="Mohammad Nayeem Hasan" w:date="2023-01-21T00:39:00Z">
              <w:r w:rsidRPr="00D97196" w:rsidDel="00C2040A">
                <w:rPr>
                  <w:rFonts w:ascii="Times New Roman" w:hAnsi="Times New Roman" w:cs="Times New Roman"/>
                  <w:sz w:val="24"/>
                  <w:szCs w:val="24"/>
                </w:rPr>
                <w:delText>0.60</w:delText>
              </w:r>
            </w:del>
          </w:p>
        </w:tc>
        <w:tc>
          <w:tcPr>
            <w:tcW w:w="456" w:type="pct"/>
            <w:vAlign w:val="center"/>
          </w:tcPr>
          <w:p w14:paraId="569C8E4A" w14:textId="6674349D" w:rsidR="007D4A70" w:rsidRPr="00D97196" w:rsidDel="00C2040A" w:rsidRDefault="007D4A70">
            <w:pPr>
              <w:ind w:firstLine="720"/>
              <w:rPr>
                <w:del w:id="4388" w:author="Mohammad Nayeem Hasan" w:date="2023-01-21T00:39:00Z"/>
                <w:rFonts w:ascii="Times New Roman" w:hAnsi="Times New Roman" w:cs="Times New Roman"/>
                <w:sz w:val="24"/>
                <w:szCs w:val="24"/>
              </w:rPr>
              <w:pPrChange w:id="4389" w:author="Mohammad Nayeem Hasan" w:date="2023-01-21T14:56:00Z">
                <w:pPr>
                  <w:jc w:val="both"/>
                </w:pPr>
              </w:pPrChange>
            </w:pPr>
            <w:del w:id="4390" w:author="Mohammad Nayeem Hasan" w:date="2023-01-21T00:39:00Z">
              <w:r w:rsidRPr="00D97196" w:rsidDel="00C2040A">
                <w:rPr>
                  <w:rFonts w:ascii="Times New Roman" w:hAnsi="Times New Roman" w:cs="Times New Roman"/>
                  <w:sz w:val="24"/>
                  <w:szCs w:val="24"/>
                </w:rPr>
                <w:delText>0.37 – 0.99</w:delText>
              </w:r>
            </w:del>
          </w:p>
        </w:tc>
        <w:tc>
          <w:tcPr>
            <w:tcW w:w="529" w:type="pct"/>
            <w:vAlign w:val="center"/>
          </w:tcPr>
          <w:p w14:paraId="4F0B8F0A" w14:textId="6A567CB8" w:rsidR="007D4A70" w:rsidRPr="00F411AC" w:rsidDel="00C2040A" w:rsidRDefault="007D4A70">
            <w:pPr>
              <w:ind w:firstLine="720"/>
              <w:rPr>
                <w:del w:id="4391" w:author="Mohammad Nayeem Hasan" w:date="2023-01-21T00:39:00Z"/>
                <w:rFonts w:ascii="Times New Roman" w:hAnsi="Times New Roman" w:cs="Times New Roman"/>
                <w:b/>
                <w:bCs/>
                <w:sz w:val="24"/>
                <w:szCs w:val="24"/>
              </w:rPr>
              <w:pPrChange w:id="4392" w:author="Mohammad Nayeem Hasan" w:date="2023-01-21T14:56:00Z">
                <w:pPr>
                  <w:jc w:val="both"/>
                </w:pPr>
              </w:pPrChange>
            </w:pPr>
            <w:del w:id="4393" w:author="Mohammad Nayeem Hasan" w:date="2023-01-21T00:39:00Z">
              <w:r w:rsidRPr="00F411AC" w:rsidDel="00C2040A">
                <w:rPr>
                  <w:rFonts w:ascii="Times New Roman" w:hAnsi="Times New Roman" w:cs="Times New Roman"/>
                  <w:b/>
                  <w:bCs/>
                  <w:sz w:val="24"/>
                  <w:szCs w:val="24"/>
                </w:rPr>
                <w:delText>0.047</w:delText>
              </w:r>
            </w:del>
          </w:p>
        </w:tc>
        <w:tc>
          <w:tcPr>
            <w:tcW w:w="434" w:type="pct"/>
            <w:vAlign w:val="center"/>
          </w:tcPr>
          <w:p w14:paraId="097B4A87" w14:textId="576DDF6C" w:rsidR="007D4A70" w:rsidRPr="00D97196" w:rsidDel="00C2040A" w:rsidRDefault="007D4A70">
            <w:pPr>
              <w:ind w:firstLine="720"/>
              <w:rPr>
                <w:del w:id="4394" w:author="Mohammad Nayeem Hasan" w:date="2023-01-21T00:39:00Z"/>
                <w:rFonts w:ascii="Times New Roman" w:hAnsi="Times New Roman" w:cs="Times New Roman"/>
                <w:sz w:val="24"/>
                <w:szCs w:val="24"/>
              </w:rPr>
              <w:pPrChange w:id="4395" w:author="Mohammad Nayeem Hasan" w:date="2023-01-21T14:56:00Z">
                <w:pPr>
                  <w:jc w:val="both"/>
                </w:pPr>
              </w:pPrChange>
            </w:pPr>
            <w:del w:id="4396" w:author="Mohammad Nayeem Hasan" w:date="2023-01-21T00:39:00Z">
              <w:r w:rsidRPr="00D97196" w:rsidDel="00C2040A">
                <w:rPr>
                  <w:rFonts w:ascii="Times New Roman" w:hAnsi="Times New Roman" w:cs="Times New Roman"/>
                  <w:sz w:val="24"/>
                  <w:szCs w:val="24"/>
                </w:rPr>
                <w:delText>1.23</w:delText>
              </w:r>
            </w:del>
          </w:p>
        </w:tc>
        <w:tc>
          <w:tcPr>
            <w:tcW w:w="522" w:type="pct"/>
            <w:vAlign w:val="center"/>
          </w:tcPr>
          <w:p w14:paraId="59E6D2FD" w14:textId="692F172F" w:rsidR="007D4A70" w:rsidRPr="00D97196" w:rsidDel="00C2040A" w:rsidRDefault="007D4A70">
            <w:pPr>
              <w:ind w:firstLine="720"/>
              <w:rPr>
                <w:del w:id="4397" w:author="Mohammad Nayeem Hasan" w:date="2023-01-21T00:39:00Z"/>
                <w:rFonts w:ascii="Times New Roman" w:hAnsi="Times New Roman" w:cs="Times New Roman"/>
                <w:sz w:val="24"/>
                <w:szCs w:val="24"/>
              </w:rPr>
              <w:pPrChange w:id="4398" w:author="Mohammad Nayeem Hasan" w:date="2023-01-21T14:56:00Z">
                <w:pPr>
                  <w:jc w:val="both"/>
                </w:pPr>
              </w:pPrChange>
            </w:pPr>
            <w:del w:id="4399" w:author="Mohammad Nayeem Hasan" w:date="2023-01-21T00:39:00Z">
              <w:r w:rsidRPr="00D97196" w:rsidDel="00C2040A">
                <w:rPr>
                  <w:rFonts w:ascii="Times New Roman" w:hAnsi="Times New Roman" w:cs="Times New Roman"/>
                  <w:sz w:val="24"/>
                  <w:szCs w:val="24"/>
                </w:rPr>
                <w:delText>1.07 – 1.42</w:delText>
              </w:r>
            </w:del>
          </w:p>
        </w:tc>
        <w:tc>
          <w:tcPr>
            <w:tcW w:w="527" w:type="pct"/>
            <w:vAlign w:val="center"/>
          </w:tcPr>
          <w:p w14:paraId="07392BB9" w14:textId="69639819" w:rsidR="007D4A70" w:rsidRPr="00F411AC" w:rsidDel="00C2040A" w:rsidRDefault="007D4A70">
            <w:pPr>
              <w:ind w:firstLine="720"/>
              <w:rPr>
                <w:del w:id="4400" w:author="Mohammad Nayeem Hasan" w:date="2023-01-21T00:39:00Z"/>
                <w:rFonts w:ascii="Times New Roman" w:hAnsi="Times New Roman" w:cs="Times New Roman"/>
                <w:b/>
                <w:bCs/>
                <w:sz w:val="24"/>
                <w:szCs w:val="24"/>
              </w:rPr>
              <w:pPrChange w:id="4401" w:author="Mohammad Nayeem Hasan" w:date="2023-01-21T14:56:00Z">
                <w:pPr>
                  <w:jc w:val="both"/>
                </w:pPr>
              </w:pPrChange>
            </w:pPr>
            <w:del w:id="4402" w:author="Mohammad Nayeem Hasan" w:date="2023-01-21T00:39:00Z">
              <w:r w:rsidRPr="00F411AC" w:rsidDel="00C2040A">
                <w:rPr>
                  <w:rFonts w:ascii="Times New Roman" w:hAnsi="Times New Roman" w:cs="Times New Roman"/>
                  <w:b/>
                  <w:bCs/>
                  <w:sz w:val="24"/>
                  <w:szCs w:val="24"/>
                </w:rPr>
                <w:delText>0.004</w:delText>
              </w:r>
            </w:del>
          </w:p>
        </w:tc>
      </w:tr>
      <w:tr w:rsidR="00275578" w:rsidRPr="00D97196" w:rsidDel="00C2040A" w14:paraId="16A63C2E" w14:textId="5BED1797" w:rsidTr="00386483">
        <w:trPr>
          <w:trHeight w:val="288"/>
          <w:jc w:val="center"/>
          <w:del w:id="4403" w:author="Mohammad Nayeem Hasan" w:date="2023-01-21T00:39:00Z"/>
        </w:trPr>
        <w:tc>
          <w:tcPr>
            <w:tcW w:w="811" w:type="pct"/>
            <w:vAlign w:val="center"/>
          </w:tcPr>
          <w:p w14:paraId="710C8CE3" w14:textId="0E60F87C" w:rsidR="007D4A70" w:rsidRPr="00D97196" w:rsidDel="00C2040A" w:rsidRDefault="007D4A70">
            <w:pPr>
              <w:ind w:firstLine="720"/>
              <w:rPr>
                <w:del w:id="4404" w:author="Mohammad Nayeem Hasan" w:date="2023-01-21T00:39:00Z"/>
                <w:rFonts w:ascii="Times New Roman" w:hAnsi="Times New Roman" w:cs="Times New Roman"/>
                <w:sz w:val="24"/>
                <w:szCs w:val="24"/>
              </w:rPr>
              <w:pPrChange w:id="4405" w:author="Mohammad Nayeem Hasan" w:date="2023-01-21T14:56:00Z">
                <w:pPr>
                  <w:jc w:val="both"/>
                </w:pPr>
              </w:pPrChange>
            </w:pPr>
            <w:del w:id="4406" w:author="Mohammad Nayeem Hasan" w:date="2023-01-21T00:39:00Z">
              <w:r w:rsidRPr="00D97196" w:rsidDel="00C2040A">
                <w:rPr>
                  <w:rFonts w:ascii="Times New Roman" w:hAnsi="Times New Roman" w:cs="Times New Roman"/>
                  <w:sz w:val="24"/>
                  <w:szCs w:val="24"/>
                </w:rPr>
                <w:delText>No</w:delText>
              </w:r>
            </w:del>
          </w:p>
        </w:tc>
        <w:tc>
          <w:tcPr>
            <w:tcW w:w="391" w:type="pct"/>
            <w:vAlign w:val="center"/>
          </w:tcPr>
          <w:p w14:paraId="0985D176" w14:textId="04CD3652" w:rsidR="007D4A70" w:rsidRPr="00D97196" w:rsidDel="00C2040A" w:rsidRDefault="007D4A70">
            <w:pPr>
              <w:ind w:firstLine="720"/>
              <w:rPr>
                <w:del w:id="4407" w:author="Mohammad Nayeem Hasan" w:date="2023-01-21T00:39:00Z"/>
                <w:rFonts w:ascii="Times New Roman" w:hAnsi="Times New Roman" w:cs="Times New Roman"/>
                <w:sz w:val="24"/>
                <w:szCs w:val="24"/>
              </w:rPr>
              <w:pPrChange w:id="4408" w:author="Mohammad Nayeem Hasan" w:date="2023-01-21T14:56:00Z">
                <w:pPr>
                  <w:jc w:val="both"/>
                </w:pPr>
              </w:pPrChange>
            </w:pPr>
            <w:del w:id="4409" w:author="Mohammad Nayeem Hasan" w:date="2023-01-21T00:39:00Z">
              <w:r w:rsidRPr="00D97196" w:rsidDel="00C2040A">
                <w:rPr>
                  <w:rFonts w:ascii="Times New Roman" w:hAnsi="Times New Roman" w:cs="Times New Roman"/>
                  <w:sz w:val="24"/>
                  <w:szCs w:val="24"/>
                </w:rPr>
                <w:delText>Ref.</w:delText>
              </w:r>
            </w:del>
          </w:p>
        </w:tc>
        <w:tc>
          <w:tcPr>
            <w:tcW w:w="457" w:type="pct"/>
            <w:vAlign w:val="center"/>
          </w:tcPr>
          <w:p w14:paraId="6DC14C0B" w14:textId="36CDA75C" w:rsidR="007D4A70" w:rsidRPr="00D97196" w:rsidDel="00C2040A" w:rsidRDefault="007D4A70">
            <w:pPr>
              <w:ind w:firstLine="720"/>
              <w:rPr>
                <w:del w:id="4410" w:author="Mohammad Nayeem Hasan" w:date="2023-01-21T00:39:00Z"/>
                <w:rFonts w:ascii="Times New Roman" w:hAnsi="Times New Roman" w:cs="Times New Roman"/>
                <w:sz w:val="24"/>
                <w:szCs w:val="24"/>
              </w:rPr>
              <w:pPrChange w:id="4411" w:author="Mohammad Nayeem Hasan" w:date="2023-01-21T14:56:00Z">
                <w:pPr>
                  <w:jc w:val="both"/>
                </w:pPr>
              </w:pPrChange>
            </w:pPr>
            <w:del w:id="4412"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2B8F3A55" w14:textId="5E292175" w:rsidR="007D4A70" w:rsidRPr="00D97196" w:rsidDel="00C2040A" w:rsidRDefault="007D4A70">
            <w:pPr>
              <w:ind w:firstLine="720"/>
              <w:rPr>
                <w:del w:id="4413" w:author="Mohammad Nayeem Hasan" w:date="2023-01-21T00:39:00Z"/>
                <w:rFonts w:ascii="Times New Roman" w:hAnsi="Times New Roman" w:cs="Times New Roman"/>
                <w:sz w:val="24"/>
                <w:szCs w:val="24"/>
              </w:rPr>
              <w:pPrChange w:id="4414" w:author="Mohammad Nayeem Hasan" w:date="2023-01-21T14:56:00Z">
                <w:pPr>
                  <w:jc w:val="both"/>
                </w:pPr>
              </w:pPrChange>
            </w:pPr>
            <w:del w:id="4415"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30BD9DEE" w14:textId="63B634DC" w:rsidR="007D4A70" w:rsidRPr="00D97196" w:rsidDel="00C2040A" w:rsidRDefault="007D4A70">
            <w:pPr>
              <w:ind w:firstLine="720"/>
              <w:rPr>
                <w:del w:id="4416" w:author="Mohammad Nayeem Hasan" w:date="2023-01-21T00:39:00Z"/>
                <w:rFonts w:ascii="Times New Roman" w:hAnsi="Times New Roman" w:cs="Times New Roman"/>
                <w:sz w:val="24"/>
                <w:szCs w:val="24"/>
              </w:rPr>
              <w:pPrChange w:id="4417" w:author="Mohammad Nayeem Hasan" w:date="2023-01-21T14:56:00Z">
                <w:pPr>
                  <w:jc w:val="both"/>
                </w:pPr>
              </w:pPrChange>
            </w:pPr>
            <w:del w:id="4418" w:author="Mohammad Nayeem Hasan" w:date="2023-01-21T00:39:00Z">
              <w:r w:rsidRPr="00D97196" w:rsidDel="00C2040A">
                <w:rPr>
                  <w:rFonts w:ascii="Times New Roman" w:hAnsi="Times New Roman" w:cs="Times New Roman"/>
                  <w:sz w:val="24"/>
                  <w:szCs w:val="24"/>
                </w:rPr>
                <w:delText>Ref</w:delText>
              </w:r>
            </w:del>
          </w:p>
        </w:tc>
        <w:tc>
          <w:tcPr>
            <w:tcW w:w="456" w:type="pct"/>
            <w:vAlign w:val="center"/>
          </w:tcPr>
          <w:p w14:paraId="75607F23" w14:textId="675B110E" w:rsidR="007D4A70" w:rsidRPr="00D97196" w:rsidDel="00C2040A" w:rsidRDefault="007D4A70">
            <w:pPr>
              <w:ind w:firstLine="720"/>
              <w:rPr>
                <w:del w:id="4419" w:author="Mohammad Nayeem Hasan" w:date="2023-01-21T00:39:00Z"/>
                <w:rFonts w:ascii="Times New Roman" w:hAnsi="Times New Roman" w:cs="Times New Roman"/>
                <w:sz w:val="24"/>
                <w:szCs w:val="24"/>
              </w:rPr>
              <w:pPrChange w:id="4420" w:author="Mohammad Nayeem Hasan" w:date="2023-01-21T14:56:00Z">
                <w:pPr>
                  <w:jc w:val="both"/>
                </w:pPr>
              </w:pPrChange>
            </w:pPr>
            <w:del w:id="4421"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11FA4D17" w14:textId="3B15BC0F" w:rsidR="007D4A70" w:rsidRPr="00D97196" w:rsidDel="00C2040A" w:rsidRDefault="007D4A70">
            <w:pPr>
              <w:ind w:firstLine="720"/>
              <w:rPr>
                <w:del w:id="4422" w:author="Mohammad Nayeem Hasan" w:date="2023-01-21T00:39:00Z"/>
                <w:rFonts w:ascii="Times New Roman" w:hAnsi="Times New Roman" w:cs="Times New Roman"/>
                <w:sz w:val="24"/>
                <w:szCs w:val="24"/>
              </w:rPr>
              <w:pPrChange w:id="4423" w:author="Mohammad Nayeem Hasan" w:date="2023-01-21T14:56:00Z">
                <w:pPr>
                  <w:jc w:val="both"/>
                </w:pPr>
              </w:pPrChange>
            </w:pPr>
            <w:del w:id="4424"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4A6C2A12" w14:textId="61F5903E" w:rsidR="007D4A70" w:rsidRPr="00D97196" w:rsidDel="00C2040A" w:rsidRDefault="007D4A70">
            <w:pPr>
              <w:ind w:firstLine="720"/>
              <w:rPr>
                <w:del w:id="4425" w:author="Mohammad Nayeem Hasan" w:date="2023-01-21T00:39:00Z"/>
                <w:rFonts w:ascii="Times New Roman" w:hAnsi="Times New Roman" w:cs="Times New Roman"/>
                <w:sz w:val="24"/>
                <w:szCs w:val="24"/>
              </w:rPr>
              <w:pPrChange w:id="4426" w:author="Mohammad Nayeem Hasan" w:date="2023-01-21T14:56:00Z">
                <w:pPr>
                  <w:jc w:val="both"/>
                </w:pPr>
              </w:pPrChange>
            </w:pPr>
            <w:del w:id="4427" w:author="Mohammad Nayeem Hasan" w:date="2023-01-21T00:39:00Z">
              <w:r w:rsidRPr="00D97196" w:rsidDel="00C2040A">
                <w:rPr>
                  <w:rFonts w:ascii="Times New Roman" w:hAnsi="Times New Roman" w:cs="Times New Roman"/>
                  <w:sz w:val="24"/>
                  <w:szCs w:val="24"/>
                </w:rPr>
                <w:delText>Ref.</w:delText>
              </w:r>
            </w:del>
          </w:p>
        </w:tc>
        <w:tc>
          <w:tcPr>
            <w:tcW w:w="522" w:type="pct"/>
            <w:vAlign w:val="center"/>
          </w:tcPr>
          <w:p w14:paraId="3296CFA7" w14:textId="621194A5" w:rsidR="007D4A70" w:rsidRPr="00D97196" w:rsidDel="00C2040A" w:rsidRDefault="007D4A70">
            <w:pPr>
              <w:ind w:firstLine="720"/>
              <w:rPr>
                <w:del w:id="4428" w:author="Mohammad Nayeem Hasan" w:date="2023-01-21T00:39:00Z"/>
                <w:rFonts w:ascii="Times New Roman" w:hAnsi="Times New Roman" w:cs="Times New Roman"/>
                <w:sz w:val="24"/>
                <w:szCs w:val="24"/>
              </w:rPr>
              <w:pPrChange w:id="4429" w:author="Mohammad Nayeem Hasan" w:date="2023-01-21T14:56:00Z">
                <w:pPr>
                  <w:jc w:val="both"/>
                </w:pPr>
              </w:pPrChange>
            </w:pPr>
            <w:del w:id="4430"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5EA90EB6" w14:textId="71D6E3C6" w:rsidR="007D4A70" w:rsidRPr="00D97196" w:rsidDel="00C2040A" w:rsidRDefault="007D4A70">
            <w:pPr>
              <w:ind w:firstLine="720"/>
              <w:rPr>
                <w:del w:id="4431" w:author="Mohammad Nayeem Hasan" w:date="2023-01-21T00:39:00Z"/>
                <w:rFonts w:ascii="Times New Roman" w:hAnsi="Times New Roman" w:cs="Times New Roman"/>
                <w:sz w:val="24"/>
                <w:szCs w:val="24"/>
              </w:rPr>
              <w:pPrChange w:id="4432" w:author="Mohammad Nayeem Hasan" w:date="2023-01-21T14:56:00Z">
                <w:pPr>
                  <w:jc w:val="both"/>
                </w:pPr>
              </w:pPrChange>
            </w:pPr>
            <w:del w:id="4433"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1FCA202A" w14:textId="41DB6CD5" w:rsidTr="00C30CFA">
        <w:trPr>
          <w:trHeight w:val="288"/>
          <w:jc w:val="center"/>
          <w:del w:id="4434" w:author="Mohammad Nayeem Hasan" w:date="2023-01-21T00:39:00Z"/>
        </w:trPr>
        <w:tc>
          <w:tcPr>
            <w:tcW w:w="5000" w:type="pct"/>
            <w:gridSpan w:val="10"/>
            <w:vAlign w:val="center"/>
          </w:tcPr>
          <w:p w14:paraId="025F5EF2" w14:textId="64A5A5ED" w:rsidR="007D4A70" w:rsidRPr="00D97196" w:rsidDel="00C2040A" w:rsidRDefault="007D4A70">
            <w:pPr>
              <w:ind w:firstLine="720"/>
              <w:rPr>
                <w:del w:id="4435" w:author="Mohammad Nayeem Hasan" w:date="2023-01-21T00:39:00Z"/>
                <w:rFonts w:ascii="Times New Roman" w:hAnsi="Times New Roman" w:cs="Times New Roman"/>
                <w:sz w:val="24"/>
                <w:szCs w:val="24"/>
              </w:rPr>
              <w:pPrChange w:id="4436" w:author="Mohammad Nayeem Hasan" w:date="2023-01-21T14:56:00Z">
                <w:pPr>
                  <w:jc w:val="both"/>
                </w:pPr>
              </w:pPrChange>
            </w:pPr>
            <w:del w:id="4437" w:author="Mohammad Nayeem Hasan" w:date="2023-01-21T00:39:00Z">
              <w:r w:rsidRPr="00D97196" w:rsidDel="00C2040A">
                <w:rPr>
                  <w:rFonts w:ascii="Times New Roman" w:hAnsi="Times New Roman" w:cs="Times New Roman"/>
                  <w:sz w:val="24"/>
                  <w:szCs w:val="24"/>
                </w:rPr>
                <w:delText>Toilet facility type</w:delText>
              </w:r>
            </w:del>
          </w:p>
        </w:tc>
      </w:tr>
      <w:tr w:rsidR="00275578" w:rsidRPr="00D97196" w:rsidDel="00C2040A" w14:paraId="1EB1A3BF" w14:textId="367FFF30" w:rsidTr="00386483">
        <w:trPr>
          <w:trHeight w:val="288"/>
          <w:jc w:val="center"/>
          <w:del w:id="4438" w:author="Mohammad Nayeem Hasan" w:date="2023-01-21T00:39:00Z"/>
        </w:trPr>
        <w:tc>
          <w:tcPr>
            <w:tcW w:w="811" w:type="pct"/>
            <w:vAlign w:val="center"/>
          </w:tcPr>
          <w:p w14:paraId="2840B238" w14:textId="691BC1AF" w:rsidR="007D4A70" w:rsidRPr="00D97196" w:rsidDel="00C2040A" w:rsidRDefault="007D4A70">
            <w:pPr>
              <w:ind w:firstLine="720"/>
              <w:rPr>
                <w:del w:id="4439" w:author="Mohammad Nayeem Hasan" w:date="2023-01-21T00:39:00Z"/>
                <w:rFonts w:ascii="Times New Roman" w:hAnsi="Times New Roman" w:cs="Times New Roman"/>
                <w:sz w:val="24"/>
                <w:szCs w:val="24"/>
              </w:rPr>
              <w:pPrChange w:id="4440" w:author="Mohammad Nayeem Hasan" w:date="2023-01-21T14:56:00Z">
                <w:pPr>
                  <w:jc w:val="both"/>
                </w:pPr>
              </w:pPrChange>
            </w:pPr>
            <w:del w:id="4441" w:author="Mohammad Nayeem Hasan" w:date="2023-01-21T00:39:00Z">
              <w:r w:rsidRPr="00D97196" w:rsidDel="00C2040A">
                <w:rPr>
                  <w:rFonts w:ascii="Times New Roman" w:hAnsi="Times New Roman" w:cs="Times New Roman"/>
                  <w:sz w:val="24"/>
                  <w:szCs w:val="24"/>
                </w:rPr>
                <w:delText>Improved</w:delText>
              </w:r>
            </w:del>
          </w:p>
        </w:tc>
        <w:tc>
          <w:tcPr>
            <w:tcW w:w="391" w:type="pct"/>
            <w:vAlign w:val="center"/>
          </w:tcPr>
          <w:p w14:paraId="5501D959" w14:textId="4BD1FCDD" w:rsidR="007D4A70" w:rsidRPr="00D97196" w:rsidDel="00C2040A" w:rsidRDefault="007D4A70">
            <w:pPr>
              <w:ind w:firstLine="720"/>
              <w:rPr>
                <w:del w:id="4442" w:author="Mohammad Nayeem Hasan" w:date="2023-01-21T00:39:00Z"/>
                <w:rFonts w:ascii="Times New Roman" w:hAnsi="Times New Roman" w:cs="Times New Roman"/>
                <w:sz w:val="24"/>
                <w:szCs w:val="24"/>
              </w:rPr>
              <w:pPrChange w:id="4443" w:author="Mohammad Nayeem Hasan" w:date="2023-01-21T14:56:00Z">
                <w:pPr>
                  <w:jc w:val="both"/>
                </w:pPr>
              </w:pPrChange>
            </w:pPr>
            <w:del w:id="4444" w:author="Mohammad Nayeem Hasan" w:date="2023-01-21T00:39:00Z">
              <w:r w:rsidRPr="00D97196" w:rsidDel="00C2040A">
                <w:rPr>
                  <w:rFonts w:ascii="Times New Roman" w:hAnsi="Times New Roman" w:cs="Times New Roman"/>
                  <w:sz w:val="24"/>
                  <w:szCs w:val="24"/>
                </w:rPr>
                <w:delText>Ref.</w:delText>
              </w:r>
            </w:del>
          </w:p>
        </w:tc>
        <w:tc>
          <w:tcPr>
            <w:tcW w:w="457" w:type="pct"/>
            <w:vAlign w:val="center"/>
          </w:tcPr>
          <w:p w14:paraId="42FBFE5A" w14:textId="62683B4F" w:rsidR="007D4A70" w:rsidRPr="00D97196" w:rsidDel="00C2040A" w:rsidRDefault="007D4A70">
            <w:pPr>
              <w:ind w:firstLine="720"/>
              <w:rPr>
                <w:del w:id="4445" w:author="Mohammad Nayeem Hasan" w:date="2023-01-21T00:39:00Z"/>
                <w:rFonts w:ascii="Times New Roman" w:hAnsi="Times New Roman" w:cs="Times New Roman"/>
                <w:sz w:val="24"/>
                <w:szCs w:val="24"/>
              </w:rPr>
              <w:pPrChange w:id="4446" w:author="Mohammad Nayeem Hasan" w:date="2023-01-21T14:56:00Z">
                <w:pPr>
                  <w:jc w:val="both"/>
                </w:pPr>
              </w:pPrChange>
            </w:pPr>
            <w:del w:id="4447"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5859A66C" w14:textId="5DCC12B2" w:rsidR="007D4A70" w:rsidRPr="00D97196" w:rsidDel="00C2040A" w:rsidRDefault="007D4A70">
            <w:pPr>
              <w:ind w:firstLine="720"/>
              <w:rPr>
                <w:del w:id="4448" w:author="Mohammad Nayeem Hasan" w:date="2023-01-21T00:39:00Z"/>
                <w:rFonts w:ascii="Times New Roman" w:hAnsi="Times New Roman" w:cs="Times New Roman"/>
                <w:sz w:val="24"/>
                <w:szCs w:val="24"/>
              </w:rPr>
              <w:pPrChange w:id="4449" w:author="Mohammad Nayeem Hasan" w:date="2023-01-21T14:56:00Z">
                <w:pPr>
                  <w:jc w:val="both"/>
                </w:pPr>
              </w:pPrChange>
            </w:pPr>
            <w:del w:id="4450"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02527460" w14:textId="130C34BA" w:rsidR="007D4A70" w:rsidRPr="00D97196" w:rsidDel="00C2040A" w:rsidRDefault="007D4A70">
            <w:pPr>
              <w:ind w:firstLine="720"/>
              <w:rPr>
                <w:del w:id="4451" w:author="Mohammad Nayeem Hasan" w:date="2023-01-21T00:39:00Z"/>
                <w:rFonts w:ascii="Times New Roman" w:hAnsi="Times New Roman" w:cs="Times New Roman"/>
                <w:sz w:val="24"/>
                <w:szCs w:val="24"/>
              </w:rPr>
              <w:pPrChange w:id="4452" w:author="Mohammad Nayeem Hasan" w:date="2023-01-21T14:56:00Z">
                <w:pPr>
                  <w:jc w:val="both"/>
                </w:pPr>
              </w:pPrChange>
            </w:pPr>
            <w:del w:id="4453" w:author="Mohammad Nayeem Hasan" w:date="2023-01-21T00:39:00Z">
              <w:r w:rsidRPr="00D97196" w:rsidDel="00C2040A">
                <w:rPr>
                  <w:rFonts w:ascii="Times New Roman" w:hAnsi="Times New Roman" w:cs="Times New Roman"/>
                  <w:sz w:val="24"/>
                  <w:szCs w:val="24"/>
                </w:rPr>
                <w:delText>Ref</w:delText>
              </w:r>
            </w:del>
          </w:p>
        </w:tc>
        <w:tc>
          <w:tcPr>
            <w:tcW w:w="456" w:type="pct"/>
            <w:vAlign w:val="center"/>
          </w:tcPr>
          <w:p w14:paraId="30473302" w14:textId="445FB8F5" w:rsidR="007D4A70" w:rsidRPr="00D97196" w:rsidDel="00C2040A" w:rsidRDefault="007D4A70">
            <w:pPr>
              <w:ind w:firstLine="720"/>
              <w:rPr>
                <w:del w:id="4454" w:author="Mohammad Nayeem Hasan" w:date="2023-01-21T00:39:00Z"/>
                <w:rFonts w:ascii="Times New Roman" w:hAnsi="Times New Roman" w:cs="Times New Roman"/>
                <w:sz w:val="24"/>
                <w:szCs w:val="24"/>
              </w:rPr>
              <w:pPrChange w:id="4455" w:author="Mohammad Nayeem Hasan" w:date="2023-01-21T14:56:00Z">
                <w:pPr>
                  <w:jc w:val="both"/>
                </w:pPr>
              </w:pPrChange>
            </w:pPr>
            <w:del w:id="4456"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367CAD0B" w14:textId="7B8DA11E" w:rsidR="007D4A70" w:rsidRPr="00D97196" w:rsidDel="00C2040A" w:rsidRDefault="007D4A70">
            <w:pPr>
              <w:ind w:firstLine="720"/>
              <w:rPr>
                <w:del w:id="4457" w:author="Mohammad Nayeem Hasan" w:date="2023-01-21T00:39:00Z"/>
                <w:rFonts w:ascii="Times New Roman" w:hAnsi="Times New Roman" w:cs="Times New Roman"/>
                <w:sz w:val="24"/>
                <w:szCs w:val="24"/>
              </w:rPr>
              <w:pPrChange w:id="4458" w:author="Mohammad Nayeem Hasan" w:date="2023-01-21T14:56:00Z">
                <w:pPr>
                  <w:jc w:val="both"/>
                </w:pPr>
              </w:pPrChange>
            </w:pPr>
            <w:del w:id="4459"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68075D41" w14:textId="3992CBFD" w:rsidR="007D4A70" w:rsidRPr="00D97196" w:rsidDel="00C2040A" w:rsidRDefault="007D4A70">
            <w:pPr>
              <w:ind w:firstLine="720"/>
              <w:rPr>
                <w:del w:id="4460" w:author="Mohammad Nayeem Hasan" w:date="2023-01-21T00:39:00Z"/>
                <w:rFonts w:ascii="Times New Roman" w:hAnsi="Times New Roman" w:cs="Times New Roman"/>
                <w:sz w:val="24"/>
                <w:szCs w:val="24"/>
              </w:rPr>
              <w:pPrChange w:id="4461" w:author="Mohammad Nayeem Hasan" w:date="2023-01-21T14:56:00Z">
                <w:pPr>
                  <w:jc w:val="both"/>
                </w:pPr>
              </w:pPrChange>
            </w:pPr>
            <w:del w:id="4462" w:author="Mohammad Nayeem Hasan" w:date="2023-01-21T00:39:00Z">
              <w:r w:rsidRPr="00D97196" w:rsidDel="00C2040A">
                <w:rPr>
                  <w:rFonts w:ascii="Times New Roman" w:hAnsi="Times New Roman" w:cs="Times New Roman"/>
                  <w:sz w:val="24"/>
                  <w:szCs w:val="24"/>
                </w:rPr>
                <w:delText>Ref.</w:delText>
              </w:r>
            </w:del>
          </w:p>
        </w:tc>
        <w:tc>
          <w:tcPr>
            <w:tcW w:w="522" w:type="pct"/>
            <w:vAlign w:val="center"/>
          </w:tcPr>
          <w:p w14:paraId="7D9173C8" w14:textId="0BA79437" w:rsidR="007D4A70" w:rsidRPr="00D97196" w:rsidDel="00C2040A" w:rsidRDefault="007D4A70">
            <w:pPr>
              <w:ind w:firstLine="720"/>
              <w:rPr>
                <w:del w:id="4463" w:author="Mohammad Nayeem Hasan" w:date="2023-01-21T00:39:00Z"/>
                <w:rFonts w:ascii="Times New Roman" w:hAnsi="Times New Roman" w:cs="Times New Roman"/>
                <w:sz w:val="24"/>
                <w:szCs w:val="24"/>
              </w:rPr>
              <w:pPrChange w:id="4464" w:author="Mohammad Nayeem Hasan" w:date="2023-01-21T14:56:00Z">
                <w:pPr>
                  <w:jc w:val="both"/>
                </w:pPr>
              </w:pPrChange>
            </w:pPr>
            <w:del w:id="4465"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5013B272" w14:textId="57AD82CE" w:rsidR="007D4A70" w:rsidRPr="00D97196" w:rsidDel="00C2040A" w:rsidRDefault="007D4A70">
            <w:pPr>
              <w:ind w:firstLine="720"/>
              <w:rPr>
                <w:del w:id="4466" w:author="Mohammad Nayeem Hasan" w:date="2023-01-21T00:39:00Z"/>
                <w:rFonts w:ascii="Times New Roman" w:hAnsi="Times New Roman" w:cs="Times New Roman"/>
                <w:sz w:val="24"/>
                <w:szCs w:val="24"/>
              </w:rPr>
              <w:pPrChange w:id="4467" w:author="Mohammad Nayeem Hasan" w:date="2023-01-21T14:56:00Z">
                <w:pPr>
                  <w:jc w:val="both"/>
                </w:pPr>
              </w:pPrChange>
            </w:pPr>
            <w:del w:id="4468"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48F00C88" w14:textId="5531586D" w:rsidTr="00386483">
        <w:trPr>
          <w:trHeight w:val="288"/>
          <w:jc w:val="center"/>
          <w:del w:id="4469" w:author="Mohammad Nayeem Hasan" w:date="2023-01-21T00:39:00Z"/>
        </w:trPr>
        <w:tc>
          <w:tcPr>
            <w:tcW w:w="811" w:type="pct"/>
            <w:vAlign w:val="center"/>
          </w:tcPr>
          <w:p w14:paraId="1FE3922F" w14:textId="7675E372" w:rsidR="007D4A70" w:rsidRPr="00D97196" w:rsidDel="00C2040A" w:rsidRDefault="007D4A70">
            <w:pPr>
              <w:ind w:firstLine="720"/>
              <w:rPr>
                <w:del w:id="4470" w:author="Mohammad Nayeem Hasan" w:date="2023-01-21T00:39:00Z"/>
                <w:rFonts w:ascii="Times New Roman" w:hAnsi="Times New Roman" w:cs="Times New Roman"/>
                <w:sz w:val="24"/>
                <w:szCs w:val="24"/>
              </w:rPr>
              <w:pPrChange w:id="4471" w:author="Mohammad Nayeem Hasan" w:date="2023-01-21T14:56:00Z">
                <w:pPr>
                  <w:jc w:val="both"/>
                </w:pPr>
              </w:pPrChange>
            </w:pPr>
            <w:del w:id="4472" w:author="Mohammad Nayeem Hasan" w:date="2023-01-21T00:39:00Z">
              <w:r w:rsidRPr="00D97196" w:rsidDel="00C2040A">
                <w:rPr>
                  <w:rFonts w:ascii="Times New Roman" w:hAnsi="Times New Roman" w:cs="Times New Roman"/>
                  <w:sz w:val="24"/>
                  <w:szCs w:val="24"/>
                </w:rPr>
                <w:delText>Non-improved</w:delText>
              </w:r>
            </w:del>
          </w:p>
        </w:tc>
        <w:tc>
          <w:tcPr>
            <w:tcW w:w="391" w:type="pct"/>
            <w:vAlign w:val="center"/>
          </w:tcPr>
          <w:p w14:paraId="786BC699" w14:textId="507987A2" w:rsidR="007D4A70" w:rsidRPr="00D97196" w:rsidDel="00C2040A" w:rsidRDefault="007D4A70">
            <w:pPr>
              <w:ind w:firstLine="720"/>
              <w:rPr>
                <w:del w:id="4473" w:author="Mohammad Nayeem Hasan" w:date="2023-01-21T00:39:00Z"/>
                <w:rFonts w:ascii="Times New Roman" w:hAnsi="Times New Roman" w:cs="Times New Roman"/>
                <w:sz w:val="24"/>
                <w:szCs w:val="24"/>
              </w:rPr>
              <w:pPrChange w:id="4474" w:author="Mohammad Nayeem Hasan" w:date="2023-01-21T14:56:00Z">
                <w:pPr>
                  <w:jc w:val="both"/>
                </w:pPr>
              </w:pPrChange>
            </w:pPr>
            <w:del w:id="4475" w:author="Mohammad Nayeem Hasan" w:date="2023-01-21T00:39:00Z">
              <w:r w:rsidRPr="00D97196" w:rsidDel="00C2040A">
                <w:rPr>
                  <w:rFonts w:ascii="Times New Roman" w:hAnsi="Times New Roman" w:cs="Times New Roman"/>
                  <w:sz w:val="24"/>
                  <w:szCs w:val="24"/>
                </w:rPr>
                <w:delText>1.23</w:delText>
              </w:r>
            </w:del>
          </w:p>
        </w:tc>
        <w:tc>
          <w:tcPr>
            <w:tcW w:w="457" w:type="pct"/>
            <w:vAlign w:val="center"/>
          </w:tcPr>
          <w:p w14:paraId="59AEDE41" w14:textId="1C2F0ED4" w:rsidR="007D4A70" w:rsidRPr="00D97196" w:rsidDel="00C2040A" w:rsidRDefault="007D4A70">
            <w:pPr>
              <w:ind w:firstLine="720"/>
              <w:rPr>
                <w:del w:id="4476" w:author="Mohammad Nayeem Hasan" w:date="2023-01-21T00:39:00Z"/>
                <w:rFonts w:ascii="Times New Roman" w:hAnsi="Times New Roman" w:cs="Times New Roman"/>
                <w:sz w:val="24"/>
                <w:szCs w:val="24"/>
              </w:rPr>
              <w:pPrChange w:id="4477" w:author="Mohammad Nayeem Hasan" w:date="2023-01-21T14:56:00Z">
                <w:pPr>
                  <w:jc w:val="both"/>
                </w:pPr>
              </w:pPrChange>
            </w:pPr>
            <w:del w:id="4478" w:author="Mohammad Nayeem Hasan" w:date="2023-01-21T00:39:00Z">
              <w:r w:rsidRPr="00D97196" w:rsidDel="00C2040A">
                <w:rPr>
                  <w:rFonts w:ascii="Times New Roman" w:hAnsi="Times New Roman" w:cs="Times New Roman"/>
                  <w:sz w:val="24"/>
                  <w:szCs w:val="24"/>
                </w:rPr>
                <w:delText>1.08 – 1.40</w:delText>
              </w:r>
            </w:del>
          </w:p>
        </w:tc>
        <w:tc>
          <w:tcPr>
            <w:tcW w:w="417" w:type="pct"/>
            <w:vAlign w:val="center"/>
          </w:tcPr>
          <w:p w14:paraId="24915B6D" w14:textId="65A41AD4" w:rsidR="007D4A70" w:rsidRPr="00D97196" w:rsidDel="00C2040A" w:rsidRDefault="007D4A70">
            <w:pPr>
              <w:ind w:firstLine="720"/>
              <w:rPr>
                <w:del w:id="4479" w:author="Mohammad Nayeem Hasan" w:date="2023-01-21T00:39:00Z"/>
                <w:rFonts w:ascii="Times New Roman" w:hAnsi="Times New Roman" w:cs="Times New Roman"/>
                <w:sz w:val="24"/>
                <w:szCs w:val="24"/>
              </w:rPr>
              <w:pPrChange w:id="4480" w:author="Mohammad Nayeem Hasan" w:date="2023-01-21T14:56:00Z">
                <w:pPr>
                  <w:jc w:val="both"/>
                </w:pPr>
              </w:pPrChange>
            </w:pPr>
            <w:del w:id="4481" w:author="Mohammad Nayeem Hasan" w:date="2023-01-21T00:39:00Z">
              <w:r w:rsidRPr="00D97196" w:rsidDel="00C2040A">
                <w:rPr>
                  <w:rFonts w:ascii="Times New Roman" w:hAnsi="Times New Roman" w:cs="Times New Roman"/>
                  <w:sz w:val="24"/>
                  <w:szCs w:val="24"/>
                </w:rPr>
                <w:delText>0.103</w:delText>
              </w:r>
            </w:del>
          </w:p>
        </w:tc>
        <w:tc>
          <w:tcPr>
            <w:tcW w:w="456" w:type="pct"/>
            <w:vAlign w:val="center"/>
          </w:tcPr>
          <w:p w14:paraId="776D2914" w14:textId="48C3F015" w:rsidR="007D4A70" w:rsidRPr="00D97196" w:rsidDel="00C2040A" w:rsidRDefault="007D4A70">
            <w:pPr>
              <w:ind w:firstLine="720"/>
              <w:rPr>
                <w:del w:id="4482" w:author="Mohammad Nayeem Hasan" w:date="2023-01-21T00:39:00Z"/>
                <w:rFonts w:ascii="Times New Roman" w:hAnsi="Times New Roman" w:cs="Times New Roman"/>
                <w:sz w:val="24"/>
                <w:szCs w:val="24"/>
              </w:rPr>
              <w:pPrChange w:id="4483" w:author="Mohammad Nayeem Hasan" w:date="2023-01-21T14:56:00Z">
                <w:pPr>
                  <w:jc w:val="both"/>
                </w:pPr>
              </w:pPrChange>
            </w:pPr>
            <w:del w:id="4484" w:author="Mohammad Nayeem Hasan" w:date="2023-01-21T00:39:00Z">
              <w:r w:rsidRPr="00D97196" w:rsidDel="00C2040A">
                <w:rPr>
                  <w:rFonts w:ascii="Times New Roman" w:hAnsi="Times New Roman" w:cs="Times New Roman"/>
                  <w:sz w:val="24"/>
                  <w:szCs w:val="24"/>
                </w:rPr>
                <w:delText>1</w:delText>
              </w:r>
              <w:r w:rsidR="006473AB" w:rsidDel="00C2040A">
                <w:rPr>
                  <w:rFonts w:ascii="Times New Roman" w:hAnsi="Times New Roman" w:cs="Times New Roman"/>
                  <w:sz w:val="24"/>
                  <w:szCs w:val="24"/>
                </w:rPr>
                <w:delText>.</w:delText>
              </w:r>
              <w:r w:rsidRPr="00D97196" w:rsidDel="00C2040A">
                <w:rPr>
                  <w:rFonts w:ascii="Times New Roman" w:hAnsi="Times New Roman" w:cs="Times New Roman"/>
                  <w:sz w:val="24"/>
                  <w:szCs w:val="24"/>
                </w:rPr>
                <w:delText>88</w:delText>
              </w:r>
            </w:del>
          </w:p>
        </w:tc>
        <w:tc>
          <w:tcPr>
            <w:tcW w:w="456" w:type="pct"/>
            <w:vAlign w:val="center"/>
          </w:tcPr>
          <w:p w14:paraId="31CDE538" w14:textId="2818140E" w:rsidR="007D4A70" w:rsidRPr="00D97196" w:rsidDel="00C2040A" w:rsidRDefault="007D4A70">
            <w:pPr>
              <w:ind w:firstLine="720"/>
              <w:rPr>
                <w:del w:id="4485" w:author="Mohammad Nayeem Hasan" w:date="2023-01-21T00:39:00Z"/>
                <w:rFonts w:ascii="Times New Roman" w:hAnsi="Times New Roman" w:cs="Times New Roman"/>
                <w:sz w:val="24"/>
                <w:szCs w:val="24"/>
              </w:rPr>
              <w:pPrChange w:id="4486" w:author="Mohammad Nayeem Hasan" w:date="2023-01-21T14:56:00Z">
                <w:pPr>
                  <w:jc w:val="both"/>
                </w:pPr>
              </w:pPrChange>
            </w:pPr>
            <w:del w:id="4487" w:author="Mohammad Nayeem Hasan" w:date="2023-01-21T00:39:00Z">
              <w:r w:rsidRPr="00D97196" w:rsidDel="00C2040A">
                <w:rPr>
                  <w:rFonts w:ascii="Times New Roman" w:hAnsi="Times New Roman" w:cs="Times New Roman"/>
                  <w:sz w:val="24"/>
                  <w:szCs w:val="24"/>
                </w:rPr>
                <w:delText>0.60 – 5.90</w:delText>
              </w:r>
            </w:del>
          </w:p>
        </w:tc>
        <w:tc>
          <w:tcPr>
            <w:tcW w:w="529" w:type="pct"/>
            <w:vAlign w:val="center"/>
          </w:tcPr>
          <w:p w14:paraId="42DF600C" w14:textId="7EB1A035" w:rsidR="007D4A70" w:rsidRPr="00D97196" w:rsidDel="00C2040A" w:rsidRDefault="007D4A70">
            <w:pPr>
              <w:ind w:firstLine="720"/>
              <w:rPr>
                <w:del w:id="4488" w:author="Mohammad Nayeem Hasan" w:date="2023-01-21T00:39:00Z"/>
                <w:rFonts w:ascii="Times New Roman" w:hAnsi="Times New Roman" w:cs="Times New Roman"/>
                <w:sz w:val="24"/>
                <w:szCs w:val="24"/>
              </w:rPr>
              <w:pPrChange w:id="4489" w:author="Mohammad Nayeem Hasan" w:date="2023-01-21T14:56:00Z">
                <w:pPr>
                  <w:jc w:val="both"/>
                </w:pPr>
              </w:pPrChange>
            </w:pPr>
            <w:del w:id="4490" w:author="Mohammad Nayeem Hasan" w:date="2023-01-21T00:39:00Z">
              <w:r w:rsidRPr="00D97196" w:rsidDel="00C2040A">
                <w:rPr>
                  <w:rFonts w:ascii="Times New Roman" w:hAnsi="Times New Roman" w:cs="Times New Roman"/>
                  <w:sz w:val="24"/>
                  <w:szCs w:val="24"/>
                </w:rPr>
                <w:delText>0.</w:delText>
              </w:r>
              <w:r w:rsidR="006473AB" w:rsidDel="00C2040A">
                <w:rPr>
                  <w:rFonts w:ascii="Times New Roman" w:hAnsi="Times New Roman" w:cs="Times New Roman"/>
                  <w:sz w:val="24"/>
                  <w:szCs w:val="24"/>
                </w:rPr>
                <w:delText>282</w:delText>
              </w:r>
            </w:del>
          </w:p>
        </w:tc>
        <w:tc>
          <w:tcPr>
            <w:tcW w:w="434" w:type="pct"/>
            <w:vAlign w:val="center"/>
          </w:tcPr>
          <w:p w14:paraId="0E7489E0" w14:textId="09085369" w:rsidR="007D4A70" w:rsidRPr="00D97196" w:rsidDel="00C2040A" w:rsidRDefault="007D4A70">
            <w:pPr>
              <w:ind w:firstLine="720"/>
              <w:rPr>
                <w:del w:id="4491" w:author="Mohammad Nayeem Hasan" w:date="2023-01-21T00:39:00Z"/>
                <w:rFonts w:ascii="Times New Roman" w:hAnsi="Times New Roman" w:cs="Times New Roman"/>
                <w:sz w:val="24"/>
                <w:szCs w:val="24"/>
              </w:rPr>
              <w:pPrChange w:id="4492" w:author="Mohammad Nayeem Hasan" w:date="2023-01-21T14:56:00Z">
                <w:pPr>
                  <w:jc w:val="both"/>
                </w:pPr>
              </w:pPrChange>
            </w:pPr>
            <w:del w:id="4493" w:author="Mohammad Nayeem Hasan" w:date="2023-01-21T00:39:00Z">
              <w:r w:rsidRPr="00D97196" w:rsidDel="00C2040A">
                <w:rPr>
                  <w:rFonts w:ascii="Times New Roman" w:hAnsi="Times New Roman" w:cs="Times New Roman"/>
                  <w:sz w:val="24"/>
                  <w:szCs w:val="24"/>
                </w:rPr>
                <w:delText>1.49</w:delText>
              </w:r>
            </w:del>
          </w:p>
        </w:tc>
        <w:tc>
          <w:tcPr>
            <w:tcW w:w="522" w:type="pct"/>
            <w:vAlign w:val="center"/>
          </w:tcPr>
          <w:p w14:paraId="27D9FDDD" w14:textId="584FD196" w:rsidR="007D4A70" w:rsidRPr="00D97196" w:rsidDel="00C2040A" w:rsidRDefault="007D4A70">
            <w:pPr>
              <w:ind w:firstLine="720"/>
              <w:rPr>
                <w:del w:id="4494" w:author="Mohammad Nayeem Hasan" w:date="2023-01-21T00:39:00Z"/>
                <w:rFonts w:ascii="Times New Roman" w:hAnsi="Times New Roman" w:cs="Times New Roman"/>
                <w:sz w:val="24"/>
                <w:szCs w:val="24"/>
              </w:rPr>
              <w:pPrChange w:id="4495" w:author="Mohammad Nayeem Hasan" w:date="2023-01-21T14:56:00Z">
                <w:pPr>
                  <w:jc w:val="both"/>
                </w:pPr>
              </w:pPrChange>
            </w:pPr>
            <w:del w:id="4496" w:author="Mohammad Nayeem Hasan" w:date="2023-01-21T00:39:00Z">
              <w:r w:rsidRPr="00D97196" w:rsidDel="00C2040A">
                <w:rPr>
                  <w:rFonts w:ascii="Times New Roman" w:hAnsi="Times New Roman" w:cs="Times New Roman"/>
                  <w:sz w:val="24"/>
                  <w:szCs w:val="24"/>
                </w:rPr>
                <w:delText>1.08 – 2.05</w:delText>
              </w:r>
            </w:del>
          </w:p>
        </w:tc>
        <w:tc>
          <w:tcPr>
            <w:tcW w:w="527" w:type="pct"/>
            <w:vAlign w:val="center"/>
          </w:tcPr>
          <w:p w14:paraId="70ECD68E" w14:textId="6950A0AF" w:rsidR="007D4A70" w:rsidRPr="00F411AC" w:rsidDel="00C2040A" w:rsidRDefault="007D4A70">
            <w:pPr>
              <w:ind w:firstLine="720"/>
              <w:rPr>
                <w:del w:id="4497" w:author="Mohammad Nayeem Hasan" w:date="2023-01-21T00:39:00Z"/>
                <w:rFonts w:ascii="Times New Roman" w:hAnsi="Times New Roman" w:cs="Times New Roman"/>
                <w:b/>
                <w:bCs/>
                <w:sz w:val="24"/>
                <w:szCs w:val="24"/>
              </w:rPr>
              <w:pPrChange w:id="4498" w:author="Mohammad Nayeem Hasan" w:date="2023-01-21T14:56:00Z">
                <w:pPr>
                  <w:jc w:val="both"/>
                </w:pPr>
              </w:pPrChange>
            </w:pPr>
            <w:del w:id="4499" w:author="Mohammad Nayeem Hasan" w:date="2023-01-21T00:39:00Z">
              <w:r w:rsidRPr="00F411AC" w:rsidDel="00C2040A">
                <w:rPr>
                  <w:rFonts w:ascii="Times New Roman" w:hAnsi="Times New Roman" w:cs="Times New Roman"/>
                  <w:b/>
                  <w:bCs/>
                  <w:sz w:val="24"/>
                  <w:szCs w:val="24"/>
                </w:rPr>
                <w:delText>0.015</w:delText>
              </w:r>
            </w:del>
          </w:p>
        </w:tc>
      </w:tr>
      <w:tr w:rsidR="00275578" w:rsidRPr="00D97196" w:rsidDel="00C2040A" w14:paraId="29C9771C" w14:textId="79ADDE00" w:rsidTr="00386483">
        <w:trPr>
          <w:trHeight w:val="288"/>
          <w:jc w:val="center"/>
          <w:del w:id="4500" w:author="Mohammad Nayeem Hasan" w:date="2023-01-21T00:39:00Z"/>
        </w:trPr>
        <w:tc>
          <w:tcPr>
            <w:tcW w:w="811" w:type="pct"/>
            <w:vAlign w:val="center"/>
          </w:tcPr>
          <w:p w14:paraId="3C1D9C7E" w14:textId="46618317" w:rsidR="007D4A70" w:rsidRPr="00D97196" w:rsidDel="00C2040A" w:rsidRDefault="007D4A70">
            <w:pPr>
              <w:ind w:firstLine="720"/>
              <w:rPr>
                <w:del w:id="4501" w:author="Mohammad Nayeem Hasan" w:date="2023-01-21T00:39:00Z"/>
                <w:rFonts w:ascii="Times New Roman" w:hAnsi="Times New Roman" w:cs="Times New Roman"/>
                <w:sz w:val="24"/>
                <w:szCs w:val="24"/>
              </w:rPr>
              <w:pPrChange w:id="4502" w:author="Mohammad Nayeem Hasan" w:date="2023-01-21T14:56:00Z">
                <w:pPr>
                  <w:jc w:val="both"/>
                </w:pPr>
              </w:pPrChange>
            </w:pPr>
            <w:del w:id="4503" w:author="Mohammad Nayeem Hasan" w:date="2023-01-21T00:39:00Z">
              <w:r w:rsidRPr="00D97196" w:rsidDel="00C2040A">
                <w:rPr>
                  <w:rFonts w:ascii="Times New Roman" w:hAnsi="Times New Roman" w:cs="Times New Roman"/>
                  <w:sz w:val="24"/>
                  <w:szCs w:val="24"/>
                </w:rPr>
                <w:delText>Other</w:delText>
              </w:r>
            </w:del>
          </w:p>
        </w:tc>
        <w:tc>
          <w:tcPr>
            <w:tcW w:w="391" w:type="pct"/>
            <w:vAlign w:val="center"/>
          </w:tcPr>
          <w:p w14:paraId="57095481" w14:textId="55CE8685" w:rsidR="007D4A70" w:rsidRPr="00D97196" w:rsidDel="00C2040A" w:rsidRDefault="007D4A70">
            <w:pPr>
              <w:ind w:firstLine="720"/>
              <w:rPr>
                <w:del w:id="4504" w:author="Mohammad Nayeem Hasan" w:date="2023-01-21T00:39:00Z"/>
                <w:rFonts w:ascii="Times New Roman" w:hAnsi="Times New Roman" w:cs="Times New Roman"/>
                <w:sz w:val="24"/>
                <w:szCs w:val="24"/>
              </w:rPr>
              <w:pPrChange w:id="4505" w:author="Mohammad Nayeem Hasan" w:date="2023-01-21T14:56:00Z">
                <w:pPr>
                  <w:jc w:val="both"/>
                </w:pPr>
              </w:pPrChange>
            </w:pPr>
            <w:del w:id="4506" w:author="Mohammad Nayeem Hasan" w:date="2023-01-21T00:39:00Z">
              <w:r w:rsidRPr="00D97196" w:rsidDel="00C2040A">
                <w:rPr>
                  <w:rFonts w:ascii="Times New Roman" w:hAnsi="Times New Roman" w:cs="Times New Roman"/>
                  <w:sz w:val="24"/>
                  <w:szCs w:val="24"/>
                </w:rPr>
                <w:delText>1.16</w:delText>
              </w:r>
            </w:del>
          </w:p>
        </w:tc>
        <w:tc>
          <w:tcPr>
            <w:tcW w:w="457" w:type="pct"/>
            <w:vAlign w:val="center"/>
          </w:tcPr>
          <w:p w14:paraId="1BFBC4B0" w14:textId="2783F9E7" w:rsidR="007D4A70" w:rsidRPr="00D97196" w:rsidDel="00C2040A" w:rsidRDefault="007D4A70">
            <w:pPr>
              <w:ind w:firstLine="720"/>
              <w:rPr>
                <w:del w:id="4507" w:author="Mohammad Nayeem Hasan" w:date="2023-01-21T00:39:00Z"/>
                <w:rFonts w:ascii="Times New Roman" w:hAnsi="Times New Roman" w:cs="Times New Roman"/>
                <w:sz w:val="24"/>
                <w:szCs w:val="24"/>
              </w:rPr>
              <w:pPrChange w:id="4508" w:author="Mohammad Nayeem Hasan" w:date="2023-01-21T14:56:00Z">
                <w:pPr>
                  <w:jc w:val="both"/>
                </w:pPr>
              </w:pPrChange>
            </w:pPr>
            <w:del w:id="4509" w:author="Mohammad Nayeem Hasan" w:date="2023-01-21T00:39:00Z">
              <w:r w:rsidRPr="00D97196" w:rsidDel="00C2040A">
                <w:rPr>
                  <w:rFonts w:ascii="Times New Roman" w:hAnsi="Times New Roman" w:cs="Times New Roman"/>
                  <w:sz w:val="24"/>
                  <w:szCs w:val="24"/>
                </w:rPr>
                <w:delText>0.35 – 3.79</w:delText>
              </w:r>
            </w:del>
          </w:p>
        </w:tc>
        <w:tc>
          <w:tcPr>
            <w:tcW w:w="417" w:type="pct"/>
            <w:vAlign w:val="center"/>
          </w:tcPr>
          <w:p w14:paraId="24B55607" w14:textId="3E7DDA16" w:rsidR="007D4A70" w:rsidRPr="00F411AC" w:rsidDel="00C2040A" w:rsidRDefault="007D4A70">
            <w:pPr>
              <w:ind w:firstLine="720"/>
              <w:rPr>
                <w:del w:id="4510" w:author="Mohammad Nayeem Hasan" w:date="2023-01-21T00:39:00Z"/>
                <w:rFonts w:ascii="Times New Roman" w:hAnsi="Times New Roman" w:cs="Times New Roman"/>
                <w:b/>
                <w:bCs/>
                <w:sz w:val="24"/>
                <w:szCs w:val="24"/>
              </w:rPr>
              <w:pPrChange w:id="4511" w:author="Mohammad Nayeem Hasan" w:date="2023-01-21T14:56:00Z">
                <w:pPr>
                  <w:jc w:val="both"/>
                </w:pPr>
              </w:pPrChange>
            </w:pPr>
            <w:del w:id="4512" w:author="Mohammad Nayeem Hasan" w:date="2023-01-21T00:39:00Z">
              <w:r w:rsidRPr="00F411AC" w:rsidDel="00C2040A">
                <w:rPr>
                  <w:rFonts w:ascii="Times New Roman" w:hAnsi="Times New Roman" w:cs="Times New Roman"/>
                  <w:b/>
                  <w:bCs/>
                  <w:sz w:val="24"/>
                  <w:szCs w:val="24"/>
                </w:rPr>
                <w:delText>&lt;0.001</w:delText>
              </w:r>
            </w:del>
          </w:p>
        </w:tc>
        <w:tc>
          <w:tcPr>
            <w:tcW w:w="456" w:type="pct"/>
            <w:vAlign w:val="center"/>
          </w:tcPr>
          <w:p w14:paraId="5BB205F6" w14:textId="76F1108C" w:rsidR="007D4A70" w:rsidRPr="00D97196" w:rsidDel="00C2040A" w:rsidRDefault="007D4A70">
            <w:pPr>
              <w:ind w:firstLine="720"/>
              <w:rPr>
                <w:del w:id="4513" w:author="Mohammad Nayeem Hasan" w:date="2023-01-21T00:39:00Z"/>
                <w:rFonts w:ascii="Times New Roman" w:hAnsi="Times New Roman" w:cs="Times New Roman"/>
                <w:sz w:val="24"/>
                <w:szCs w:val="24"/>
              </w:rPr>
              <w:pPrChange w:id="4514" w:author="Mohammad Nayeem Hasan" w:date="2023-01-21T14:56:00Z">
                <w:pPr>
                  <w:jc w:val="both"/>
                </w:pPr>
              </w:pPrChange>
            </w:pPr>
            <w:del w:id="4515"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579B89C7" w14:textId="4C5A8698" w:rsidR="007D4A70" w:rsidRPr="00D97196" w:rsidDel="00C2040A" w:rsidRDefault="007D4A70">
            <w:pPr>
              <w:ind w:firstLine="720"/>
              <w:rPr>
                <w:del w:id="4516" w:author="Mohammad Nayeem Hasan" w:date="2023-01-21T00:39:00Z"/>
                <w:rFonts w:ascii="Times New Roman" w:hAnsi="Times New Roman" w:cs="Times New Roman"/>
                <w:sz w:val="24"/>
                <w:szCs w:val="24"/>
              </w:rPr>
              <w:pPrChange w:id="4517" w:author="Mohammad Nayeem Hasan" w:date="2023-01-21T14:56:00Z">
                <w:pPr>
                  <w:jc w:val="both"/>
                </w:pPr>
              </w:pPrChange>
            </w:pPr>
            <w:del w:id="4518"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05018837" w14:textId="05B943AA" w:rsidR="007D4A70" w:rsidRPr="00D97196" w:rsidDel="00C2040A" w:rsidRDefault="007D4A70">
            <w:pPr>
              <w:ind w:firstLine="720"/>
              <w:rPr>
                <w:del w:id="4519" w:author="Mohammad Nayeem Hasan" w:date="2023-01-21T00:39:00Z"/>
                <w:rFonts w:ascii="Times New Roman" w:hAnsi="Times New Roman" w:cs="Times New Roman"/>
                <w:sz w:val="24"/>
                <w:szCs w:val="24"/>
              </w:rPr>
              <w:pPrChange w:id="4520" w:author="Mohammad Nayeem Hasan" w:date="2023-01-21T14:56:00Z">
                <w:pPr>
                  <w:jc w:val="both"/>
                </w:pPr>
              </w:pPrChange>
            </w:pPr>
            <w:del w:id="4521"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26D34F31" w14:textId="64B421C9" w:rsidR="007D4A70" w:rsidRPr="00D97196" w:rsidDel="00C2040A" w:rsidRDefault="007D4A70">
            <w:pPr>
              <w:ind w:firstLine="720"/>
              <w:rPr>
                <w:del w:id="4522" w:author="Mohammad Nayeem Hasan" w:date="2023-01-21T00:39:00Z"/>
                <w:rFonts w:ascii="Times New Roman" w:hAnsi="Times New Roman" w:cs="Times New Roman"/>
                <w:sz w:val="24"/>
                <w:szCs w:val="24"/>
              </w:rPr>
              <w:pPrChange w:id="4523" w:author="Mohammad Nayeem Hasan" w:date="2023-01-21T14:56:00Z">
                <w:pPr>
                  <w:jc w:val="both"/>
                </w:pPr>
              </w:pPrChange>
            </w:pPr>
            <w:del w:id="4524" w:author="Mohammad Nayeem Hasan" w:date="2023-01-21T00:39:00Z">
              <w:r w:rsidRPr="00D97196" w:rsidDel="00C2040A">
                <w:rPr>
                  <w:rFonts w:ascii="Times New Roman" w:hAnsi="Times New Roman" w:cs="Times New Roman"/>
                  <w:sz w:val="24"/>
                  <w:szCs w:val="24"/>
                </w:rPr>
                <w:delText>1.91</w:delText>
              </w:r>
            </w:del>
          </w:p>
        </w:tc>
        <w:tc>
          <w:tcPr>
            <w:tcW w:w="522" w:type="pct"/>
            <w:vAlign w:val="center"/>
          </w:tcPr>
          <w:p w14:paraId="1391E0E5" w14:textId="0ACBC369" w:rsidR="007D4A70" w:rsidRPr="00D97196" w:rsidDel="00C2040A" w:rsidRDefault="007D4A70">
            <w:pPr>
              <w:ind w:firstLine="720"/>
              <w:rPr>
                <w:del w:id="4525" w:author="Mohammad Nayeem Hasan" w:date="2023-01-21T00:39:00Z"/>
                <w:rFonts w:ascii="Times New Roman" w:hAnsi="Times New Roman" w:cs="Times New Roman"/>
                <w:sz w:val="24"/>
                <w:szCs w:val="24"/>
              </w:rPr>
              <w:pPrChange w:id="4526" w:author="Mohammad Nayeem Hasan" w:date="2023-01-21T14:56:00Z">
                <w:pPr>
                  <w:jc w:val="both"/>
                </w:pPr>
              </w:pPrChange>
            </w:pPr>
            <w:del w:id="4527" w:author="Mohammad Nayeem Hasan" w:date="2023-01-21T00:39:00Z">
              <w:r w:rsidRPr="00D97196" w:rsidDel="00C2040A">
                <w:rPr>
                  <w:rFonts w:ascii="Times New Roman" w:hAnsi="Times New Roman" w:cs="Times New Roman"/>
                  <w:sz w:val="24"/>
                  <w:szCs w:val="24"/>
                </w:rPr>
                <w:delText>0.23 – 15.61</w:delText>
              </w:r>
            </w:del>
          </w:p>
        </w:tc>
        <w:tc>
          <w:tcPr>
            <w:tcW w:w="527" w:type="pct"/>
            <w:vAlign w:val="center"/>
          </w:tcPr>
          <w:p w14:paraId="5E6D7FB7" w14:textId="156FB635" w:rsidR="007D4A70" w:rsidRPr="00D97196" w:rsidDel="00C2040A" w:rsidRDefault="007D4A70">
            <w:pPr>
              <w:ind w:firstLine="720"/>
              <w:rPr>
                <w:del w:id="4528" w:author="Mohammad Nayeem Hasan" w:date="2023-01-21T00:39:00Z"/>
                <w:rFonts w:ascii="Times New Roman" w:hAnsi="Times New Roman" w:cs="Times New Roman"/>
                <w:sz w:val="24"/>
                <w:szCs w:val="24"/>
              </w:rPr>
              <w:pPrChange w:id="4529" w:author="Mohammad Nayeem Hasan" w:date="2023-01-21T14:56:00Z">
                <w:pPr>
                  <w:jc w:val="both"/>
                </w:pPr>
              </w:pPrChange>
            </w:pPr>
            <w:del w:id="4530" w:author="Mohammad Nayeem Hasan" w:date="2023-01-21T00:39:00Z">
              <w:r w:rsidRPr="00D97196" w:rsidDel="00C2040A">
                <w:rPr>
                  <w:rFonts w:ascii="Times New Roman" w:hAnsi="Times New Roman" w:cs="Times New Roman"/>
                  <w:sz w:val="24"/>
                  <w:szCs w:val="24"/>
                </w:rPr>
                <w:delText>0.546</w:delText>
              </w:r>
            </w:del>
          </w:p>
        </w:tc>
      </w:tr>
      <w:tr w:rsidR="00275578" w:rsidRPr="00D97196" w:rsidDel="00C2040A" w14:paraId="4883E423" w14:textId="6B5CEACC" w:rsidTr="00C30CFA">
        <w:trPr>
          <w:trHeight w:val="288"/>
          <w:jc w:val="center"/>
          <w:del w:id="4531" w:author="Mohammad Nayeem Hasan" w:date="2023-01-21T00:39:00Z"/>
        </w:trPr>
        <w:tc>
          <w:tcPr>
            <w:tcW w:w="5000" w:type="pct"/>
            <w:gridSpan w:val="10"/>
            <w:vAlign w:val="center"/>
          </w:tcPr>
          <w:p w14:paraId="30EB28AB" w14:textId="64AA110C" w:rsidR="007D4A70" w:rsidRPr="00D97196" w:rsidDel="00C2040A" w:rsidRDefault="007D4A70">
            <w:pPr>
              <w:ind w:firstLine="720"/>
              <w:rPr>
                <w:del w:id="4532" w:author="Mohammad Nayeem Hasan" w:date="2023-01-21T00:39:00Z"/>
                <w:rFonts w:ascii="Times New Roman" w:hAnsi="Times New Roman" w:cs="Times New Roman"/>
                <w:sz w:val="24"/>
                <w:szCs w:val="24"/>
              </w:rPr>
              <w:pPrChange w:id="4533" w:author="Mohammad Nayeem Hasan" w:date="2023-01-21T14:56:00Z">
                <w:pPr>
                  <w:jc w:val="both"/>
                </w:pPr>
              </w:pPrChange>
            </w:pPr>
            <w:del w:id="4534" w:author="Mohammad Nayeem Hasan" w:date="2023-01-21T00:39:00Z">
              <w:r w:rsidRPr="00D97196" w:rsidDel="00C2040A">
                <w:rPr>
                  <w:rFonts w:ascii="Times New Roman" w:hAnsi="Times New Roman" w:cs="Times New Roman"/>
                  <w:sz w:val="24"/>
                  <w:szCs w:val="24"/>
                </w:rPr>
                <w:delText>Salt Iodization</w:delText>
              </w:r>
            </w:del>
          </w:p>
        </w:tc>
      </w:tr>
      <w:tr w:rsidR="00275578" w:rsidRPr="00D97196" w:rsidDel="00C2040A" w14:paraId="072928A1" w14:textId="10793C9B" w:rsidTr="00386483">
        <w:trPr>
          <w:trHeight w:val="288"/>
          <w:jc w:val="center"/>
          <w:del w:id="4535" w:author="Mohammad Nayeem Hasan" w:date="2023-01-21T00:39:00Z"/>
        </w:trPr>
        <w:tc>
          <w:tcPr>
            <w:tcW w:w="811" w:type="pct"/>
            <w:vAlign w:val="center"/>
          </w:tcPr>
          <w:p w14:paraId="06D3FF84" w14:textId="6C54528C" w:rsidR="007D4A70" w:rsidRPr="00D97196" w:rsidDel="00C2040A" w:rsidRDefault="007D4A70">
            <w:pPr>
              <w:ind w:firstLine="720"/>
              <w:rPr>
                <w:del w:id="4536" w:author="Mohammad Nayeem Hasan" w:date="2023-01-21T00:39:00Z"/>
                <w:rFonts w:ascii="Times New Roman" w:hAnsi="Times New Roman" w:cs="Times New Roman"/>
                <w:sz w:val="24"/>
                <w:szCs w:val="24"/>
              </w:rPr>
              <w:pPrChange w:id="4537" w:author="Mohammad Nayeem Hasan" w:date="2023-01-21T14:56:00Z">
                <w:pPr>
                  <w:jc w:val="both"/>
                </w:pPr>
              </w:pPrChange>
            </w:pPr>
            <w:del w:id="4538" w:author="Mohammad Nayeem Hasan" w:date="2023-01-21T00:39:00Z">
              <w:r w:rsidRPr="00D97196" w:rsidDel="00C2040A">
                <w:rPr>
                  <w:rFonts w:ascii="Times New Roman" w:hAnsi="Times New Roman" w:cs="Times New Roman"/>
                  <w:sz w:val="24"/>
                  <w:szCs w:val="24"/>
                </w:rPr>
                <w:delText>Yes</w:delText>
              </w:r>
            </w:del>
          </w:p>
        </w:tc>
        <w:tc>
          <w:tcPr>
            <w:tcW w:w="391" w:type="pct"/>
            <w:vAlign w:val="center"/>
          </w:tcPr>
          <w:p w14:paraId="0DFE148B" w14:textId="7E25AB75" w:rsidR="007D4A70" w:rsidRPr="00D97196" w:rsidDel="00C2040A" w:rsidRDefault="007D4A70">
            <w:pPr>
              <w:ind w:firstLine="720"/>
              <w:rPr>
                <w:del w:id="4539" w:author="Mohammad Nayeem Hasan" w:date="2023-01-21T00:39:00Z"/>
                <w:rFonts w:ascii="Times New Roman" w:hAnsi="Times New Roman" w:cs="Times New Roman"/>
                <w:sz w:val="24"/>
                <w:szCs w:val="24"/>
              </w:rPr>
              <w:pPrChange w:id="4540" w:author="Mohammad Nayeem Hasan" w:date="2023-01-21T14:56:00Z">
                <w:pPr>
                  <w:jc w:val="both"/>
                </w:pPr>
              </w:pPrChange>
            </w:pPr>
            <w:del w:id="4541" w:author="Mohammad Nayeem Hasan" w:date="2023-01-21T00:39:00Z">
              <w:r w:rsidRPr="00D97196" w:rsidDel="00C2040A">
                <w:rPr>
                  <w:rFonts w:ascii="Times New Roman" w:hAnsi="Times New Roman" w:cs="Times New Roman"/>
                  <w:sz w:val="24"/>
                  <w:szCs w:val="24"/>
                </w:rPr>
                <w:delText>Ref.</w:delText>
              </w:r>
            </w:del>
          </w:p>
        </w:tc>
        <w:tc>
          <w:tcPr>
            <w:tcW w:w="457" w:type="pct"/>
            <w:vAlign w:val="center"/>
          </w:tcPr>
          <w:p w14:paraId="6766C4B4" w14:textId="6A284031" w:rsidR="007D4A70" w:rsidRPr="00D97196" w:rsidDel="00C2040A" w:rsidRDefault="007D4A70">
            <w:pPr>
              <w:ind w:firstLine="720"/>
              <w:rPr>
                <w:del w:id="4542" w:author="Mohammad Nayeem Hasan" w:date="2023-01-21T00:39:00Z"/>
                <w:rFonts w:ascii="Times New Roman" w:hAnsi="Times New Roman" w:cs="Times New Roman"/>
                <w:sz w:val="24"/>
                <w:szCs w:val="24"/>
              </w:rPr>
              <w:pPrChange w:id="4543" w:author="Mohammad Nayeem Hasan" w:date="2023-01-21T14:56:00Z">
                <w:pPr>
                  <w:jc w:val="both"/>
                </w:pPr>
              </w:pPrChange>
            </w:pPr>
            <w:del w:id="4544"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6C950DAC" w14:textId="464FDC10" w:rsidR="007D4A70" w:rsidRPr="00D97196" w:rsidDel="00C2040A" w:rsidRDefault="007D4A70">
            <w:pPr>
              <w:ind w:firstLine="720"/>
              <w:rPr>
                <w:del w:id="4545" w:author="Mohammad Nayeem Hasan" w:date="2023-01-21T00:39:00Z"/>
                <w:rFonts w:ascii="Times New Roman" w:hAnsi="Times New Roman" w:cs="Times New Roman"/>
                <w:sz w:val="24"/>
                <w:szCs w:val="24"/>
              </w:rPr>
              <w:pPrChange w:id="4546" w:author="Mohammad Nayeem Hasan" w:date="2023-01-21T14:56:00Z">
                <w:pPr>
                  <w:jc w:val="both"/>
                </w:pPr>
              </w:pPrChange>
            </w:pPr>
            <w:del w:id="4547"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2D3A68FC" w14:textId="0109D8C4" w:rsidR="007D4A70" w:rsidRPr="00D97196" w:rsidDel="00C2040A" w:rsidRDefault="007D4A70">
            <w:pPr>
              <w:ind w:firstLine="720"/>
              <w:rPr>
                <w:del w:id="4548" w:author="Mohammad Nayeem Hasan" w:date="2023-01-21T00:39:00Z"/>
                <w:rFonts w:ascii="Times New Roman" w:hAnsi="Times New Roman" w:cs="Times New Roman"/>
                <w:sz w:val="24"/>
                <w:szCs w:val="24"/>
              </w:rPr>
              <w:pPrChange w:id="4549" w:author="Mohammad Nayeem Hasan" w:date="2023-01-21T14:56:00Z">
                <w:pPr>
                  <w:jc w:val="both"/>
                </w:pPr>
              </w:pPrChange>
            </w:pPr>
            <w:del w:id="4550"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34DA5BCC" w14:textId="76482721" w:rsidR="007D4A70" w:rsidRPr="00D97196" w:rsidDel="00C2040A" w:rsidRDefault="007D4A70">
            <w:pPr>
              <w:ind w:firstLine="720"/>
              <w:rPr>
                <w:del w:id="4551" w:author="Mohammad Nayeem Hasan" w:date="2023-01-21T00:39:00Z"/>
                <w:rFonts w:ascii="Times New Roman" w:hAnsi="Times New Roman" w:cs="Times New Roman"/>
                <w:sz w:val="24"/>
                <w:szCs w:val="24"/>
              </w:rPr>
              <w:pPrChange w:id="4552" w:author="Mohammad Nayeem Hasan" w:date="2023-01-21T14:56:00Z">
                <w:pPr>
                  <w:jc w:val="both"/>
                </w:pPr>
              </w:pPrChange>
            </w:pPr>
            <w:del w:id="4553"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38006931" w14:textId="53A99892" w:rsidR="007D4A70" w:rsidRPr="00D97196" w:rsidDel="00C2040A" w:rsidRDefault="007D4A70">
            <w:pPr>
              <w:ind w:firstLine="720"/>
              <w:rPr>
                <w:del w:id="4554" w:author="Mohammad Nayeem Hasan" w:date="2023-01-21T00:39:00Z"/>
                <w:rFonts w:ascii="Times New Roman" w:hAnsi="Times New Roman" w:cs="Times New Roman"/>
                <w:sz w:val="24"/>
                <w:szCs w:val="24"/>
              </w:rPr>
              <w:pPrChange w:id="4555" w:author="Mohammad Nayeem Hasan" w:date="2023-01-21T14:56:00Z">
                <w:pPr>
                  <w:jc w:val="both"/>
                </w:pPr>
              </w:pPrChange>
            </w:pPr>
            <w:del w:id="4556"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02D04C9A" w14:textId="6A5B63D5" w:rsidR="007D4A70" w:rsidRPr="00D97196" w:rsidDel="00C2040A" w:rsidRDefault="007D4A70">
            <w:pPr>
              <w:ind w:firstLine="720"/>
              <w:rPr>
                <w:del w:id="4557" w:author="Mohammad Nayeem Hasan" w:date="2023-01-21T00:39:00Z"/>
                <w:rFonts w:ascii="Times New Roman" w:hAnsi="Times New Roman" w:cs="Times New Roman"/>
                <w:sz w:val="24"/>
                <w:szCs w:val="24"/>
              </w:rPr>
              <w:pPrChange w:id="4558" w:author="Mohammad Nayeem Hasan" w:date="2023-01-21T14:56:00Z">
                <w:pPr>
                  <w:jc w:val="both"/>
                </w:pPr>
              </w:pPrChange>
            </w:pPr>
            <w:del w:id="4559" w:author="Mohammad Nayeem Hasan" w:date="2023-01-21T00:39:00Z">
              <w:r w:rsidRPr="00D97196" w:rsidDel="00C2040A">
                <w:rPr>
                  <w:rFonts w:ascii="Times New Roman" w:hAnsi="Times New Roman" w:cs="Times New Roman"/>
                  <w:sz w:val="24"/>
                  <w:szCs w:val="24"/>
                </w:rPr>
                <w:delText>Ref.</w:delText>
              </w:r>
            </w:del>
          </w:p>
        </w:tc>
        <w:tc>
          <w:tcPr>
            <w:tcW w:w="522" w:type="pct"/>
            <w:vAlign w:val="center"/>
          </w:tcPr>
          <w:p w14:paraId="0C177495" w14:textId="7A0EF83D" w:rsidR="007D4A70" w:rsidRPr="00D97196" w:rsidDel="00C2040A" w:rsidRDefault="007D4A70">
            <w:pPr>
              <w:ind w:firstLine="720"/>
              <w:rPr>
                <w:del w:id="4560" w:author="Mohammad Nayeem Hasan" w:date="2023-01-21T00:39:00Z"/>
                <w:rFonts w:ascii="Times New Roman" w:hAnsi="Times New Roman" w:cs="Times New Roman"/>
                <w:sz w:val="24"/>
                <w:szCs w:val="24"/>
              </w:rPr>
              <w:pPrChange w:id="4561" w:author="Mohammad Nayeem Hasan" w:date="2023-01-21T14:56:00Z">
                <w:pPr>
                  <w:jc w:val="both"/>
                </w:pPr>
              </w:pPrChange>
            </w:pPr>
            <w:del w:id="4562"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7AE03A4A" w14:textId="2802DA30" w:rsidR="007D4A70" w:rsidRPr="00D97196" w:rsidDel="00C2040A" w:rsidRDefault="007D4A70">
            <w:pPr>
              <w:ind w:firstLine="720"/>
              <w:rPr>
                <w:del w:id="4563" w:author="Mohammad Nayeem Hasan" w:date="2023-01-21T00:39:00Z"/>
                <w:rFonts w:ascii="Times New Roman" w:hAnsi="Times New Roman" w:cs="Times New Roman"/>
                <w:sz w:val="24"/>
                <w:szCs w:val="24"/>
              </w:rPr>
              <w:pPrChange w:id="4564" w:author="Mohammad Nayeem Hasan" w:date="2023-01-21T14:56:00Z">
                <w:pPr>
                  <w:jc w:val="both"/>
                </w:pPr>
              </w:pPrChange>
            </w:pPr>
            <w:del w:id="4565"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48E80317" w14:textId="37CCA502" w:rsidTr="007310B2">
        <w:trPr>
          <w:trHeight w:val="350"/>
          <w:jc w:val="center"/>
          <w:del w:id="4566" w:author="Mohammad Nayeem Hasan" w:date="2023-01-21T00:39:00Z"/>
        </w:trPr>
        <w:tc>
          <w:tcPr>
            <w:tcW w:w="811" w:type="pct"/>
            <w:vAlign w:val="center"/>
          </w:tcPr>
          <w:p w14:paraId="51086781" w14:textId="01C25B9C" w:rsidR="007D4A70" w:rsidRPr="00D97196" w:rsidDel="00C2040A" w:rsidRDefault="007D4A70">
            <w:pPr>
              <w:ind w:firstLine="720"/>
              <w:rPr>
                <w:del w:id="4567" w:author="Mohammad Nayeem Hasan" w:date="2023-01-21T00:39:00Z"/>
                <w:rFonts w:ascii="Times New Roman" w:hAnsi="Times New Roman" w:cs="Times New Roman"/>
                <w:sz w:val="24"/>
                <w:szCs w:val="24"/>
              </w:rPr>
              <w:pPrChange w:id="4568" w:author="Mohammad Nayeem Hasan" w:date="2023-01-21T14:56:00Z">
                <w:pPr>
                  <w:jc w:val="both"/>
                </w:pPr>
              </w:pPrChange>
            </w:pPr>
            <w:del w:id="4569" w:author="Mohammad Nayeem Hasan" w:date="2023-01-21T00:39:00Z">
              <w:r w:rsidRPr="00D97196" w:rsidDel="00C2040A">
                <w:rPr>
                  <w:rFonts w:ascii="Times New Roman" w:hAnsi="Times New Roman" w:cs="Times New Roman"/>
                  <w:sz w:val="24"/>
                  <w:szCs w:val="24"/>
                </w:rPr>
                <w:delText>No</w:delText>
              </w:r>
            </w:del>
          </w:p>
        </w:tc>
        <w:tc>
          <w:tcPr>
            <w:tcW w:w="391" w:type="pct"/>
            <w:vAlign w:val="center"/>
          </w:tcPr>
          <w:p w14:paraId="4A77907C" w14:textId="13AF5459" w:rsidR="007D4A70" w:rsidRPr="00D97196" w:rsidDel="00C2040A" w:rsidRDefault="007D4A70">
            <w:pPr>
              <w:ind w:firstLine="720"/>
              <w:rPr>
                <w:del w:id="4570" w:author="Mohammad Nayeem Hasan" w:date="2023-01-21T00:39:00Z"/>
                <w:rFonts w:ascii="Times New Roman" w:hAnsi="Times New Roman" w:cs="Times New Roman"/>
                <w:sz w:val="24"/>
                <w:szCs w:val="24"/>
              </w:rPr>
              <w:pPrChange w:id="4571" w:author="Mohammad Nayeem Hasan" w:date="2023-01-21T14:56:00Z">
                <w:pPr>
                  <w:jc w:val="both"/>
                </w:pPr>
              </w:pPrChange>
            </w:pPr>
            <w:del w:id="4572" w:author="Mohammad Nayeem Hasan" w:date="2023-01-21T00:39:00Z">
              <w:r w:rsidRPr="00D97196" w:rsidDel="00C2040A">
                <w:rPr>
                  <w:rFonts w:ascii="Times New Roman" w:hAnsi="Times New Roman" w:cs="Times New Roman"/>
                  <w:sz w:val="24"/>
                  <w:szCs w:val="24"/>
                </w:rPr>
                <w:delText>1.13</w:delText>
              </w:r>
            </w:del>
          </w:p>
        </w:tc>
        <w:tc>
          <w:tcPr>
            <w:tcW w:w="457" w:type="pct"/>
            <w:vAlign w:val="center"/>
          </w:tcPr>
          <w:p w14:paraId="67EECFF8" w14:textId="630E6B16" w:rsidR="007D4A70" w:rsidRPr="00D97196" w:rsidDel="00C2040A" w:rsidRDefault="007D4A70">
            <w:pPr>
              <w:ind w:firstLine="720"/>
              <w:rPr>
                <w:del w:id="4573" w:author="Mohammad Nayeem Hasan" w:date="2023-01-21T00:39:00Z"/>
                <w:rFonts w:ascii="Times New Roman" w:hAnsi="Times New Roman" w:cs="Times New Roman"/>
                <w:sz w:val="24"/>
                <w:szCs w:val="24"/>
              </w:rPr>
              <w:pPrChange w:id="4574" w:author="Mohammad Nayeem Hasan" w:date="2023-01-21T14:56:00Z">
                <w:pPr>
                  <w:jc w:val="both"/>
                </w:pPr>
              </w:pPrChange>
            </w:pPr>
            <w:del w:id="4575" w:author="Mohammad Nayeem Hasan" w:date="2023-01-21T00:39:00Z">
              <w:r w:rsidRPr="00D97196" w:rsidDel="00C2040A">
                <w:rPr>
                  <w:rFonts w:ascii="Times New Roman" w:hAnsi="Times New Roman" w:cs="Times New Roman"/>
                  <w:sz w:val="24"/>
                  <w:szCs w:val="24"/>
                </w:rPr>
                <w:delText>0.98 – 1.30</w:delText>
              </w:r>
            </w:del>
          </w:p>
        </w:tc>
        <w:tc>
          <w:tcPr>
            <w:tcW w:w="417" w:type="pct"/>
            <w:vAlign w:val="center"/>
          </w:tcPr>
          <w:p w14:paraId="4FAD3EA6" w14:textId="15ED5026" w:rsidR="007D4A70" w:rsidRPr="00D97196" w:rsidDel="00C2040A" w:rsidRDefault="007D4A70">
            <w:pPr>
              <w:ind w:firstLine="720"/>
              <w:rPr>
                <w:del w:id="4576" w:author="Mohammad Nayeem Hasan" w:date="2023-01-21T00:39:00Z"/>
                <w:rFonts w:ascii="Times New Roman" w:hAnsi="Times New Roman" w:cs="Times New Roman"/>
                <w:sz w:val="24"/>
                <w:szCs w:val="24"/>
              </w:rPr>
              <w:pPrChange w:id="4577" w:author="Mohammad Nayeem Hasan" w:date="2023-01-21T14:56:00Z">
                <w:pPr>
                  <w:jc w:val="both"/>
                </w:pPr>
              </w:pPrChange>
            </w:pPr>
            <w:del w:id="4578" w:author="Mohammad Nayeem Hasan" w:date="2023-01-21T00:39:00Z">
              <w:r w:rsidRPr="00D97196" w:rsidDel="00C2040A">
                <w:rPr>
                  <w:rFonts w:ascii="Times New Roman" w:hAnsi="Times New Roman" w:cs="Times New Roman"/>
                  <w:sz w:val="24"/>
                  <w:szCs w:val="24"/>
                </w:rPr>
                <w:delText>0.103</w:delText>
              </w:r>
            </w:del>
          </w:p>
        </w:tc>
        <w:tc>
          <w:tcPr>
            <w:tcW w:w="456" w:type="pct"/>
            <w:vAlign w:val="center"/>
          </w:tcPr>
          <w:p w14:paraId="4449532D" w14:textId="4883ED2E" w:rsidR="007D4A70" w:rsidRPr="00D97196" w:rsidDel="00C2040A" w:rsidRDefault="007D4A70">
            <w:pPr>
              <w:ind w:firstLine="720"/>
              <w:rPr>
                <w:del w:id="4579" w:author="Mohammad Nayeem Hasan" w:date="2023-01-21T00:39:00Z"/>
                <w:rFonts w:ascii="Times New Roman" w:hAnsi="Times New Roman" w:cs="Times New Roman"/>
                <w:sz w:val="24"/>
                <w:szCs w:val="24"/>
              </w:rPr>
              <w:pPrChange w:id="4580" w:author="Mohammad Nayeem Hasan" w:date="2023-01-21T14:56:00Z">
                <w:pPr>
                  <w:jc w:val="both"/>
                </w:pPr>
              </w:pPrChange>
            </w:pPr>
            <w:del w:id="4581"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4C08BC44" w14:textId="0801AE8B" w:rsidR="007D4A70" w:rsidRPr="00D97196" w:rsidDel="00C2040A" w:rsidRDefault="007D4A70">
            <w:pPr>
              <w:ind w:firstLine="720"/>
              <w:rPr>
                <w:del w:id="4582" w:author="Mohammad Nayeem Hasan" w:date="2023-01-21T00:39:00Z"/>
                <w:rFonts w:ascii="Times New Roman" w:hAnsi="Times New Roman" w:cs="Times New Roman"/>
                <w:sz w:val="24"/>
                <w:szCs w:val="24"/>
              </w:rPr>
              <w:pPrChange w:id="4583" w:author="Mohammad Nayeem Hasan" w:date="2023-01-21T14:56:00Z">
                <w:pPr>
                  <w:jc w:val="both"/>
                </w:pPr>
              </w:pPrChange>
            </w:pPr>
            <w:del w:id="4584"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062B4B28" w14:textId="4C370857" w:rsidR="007D4A70" w:rsidRPr="00D97196" w:rsidDel="00C2040A" w:rsidRDefault="007D4A70">
            <w:pPr>
              <w:ind w:firstLine="720"/>
              <w:rPr>
                <w:del w:id="4585" w:author="Mohammad Nayeem Hasan" w:date="2023-01-21T00:39:00Z"/>
                <w:rFonts w:ascii="Times New Roman" w:hAnsi="Times New Roman" w:cs="Times New Roman"/>
                <w:sz w:val="24"/>
                <w:szCs w:val="24"/>
              </w:rPr>
              <w:pPrChange w:id="4586" w:author="Mohammad Nayeem Hasan" w:date="2023-01-21T14:56:00Z">
                <w:pPr>
                  <w:jc w:val="both"/>
                </w:pPr>
              </w:pPrChange>
            </w:pPr>
            <w:del w:id="4587"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45EEF7D3" w14:textId="3BDBC002" w:rsidR="007D4A70" w:rsidRPr="00D97196" w:rsidDel="00C2040A" w:rsidRDefault="007D4A70">
            <w:pPr>
              <w:ind w:firstLine="720"/>
              <w:rPr>
                <w:del w:id="4588" w:author="Mohammad Nayeem Hasan" w:date="2023-01-21T00:39:00Z"/>
                <w:rFonts w:ascii="Times New Roman" w:hAnsi="Times New Roman" w:cs="Times New Roman"/>
                <w:sz w:val="24"/>
                <w:szCs w:val="24"/>
              </w:rPr>
              <w:pPrChange w:id="4589" w:author="Mohammad Nayeem Hasan" w:date="2023-01-21T14:56:00Z">
                <w:pPr>
                  <w:jc w:val="both"/>
                </w:pPr>
              </w:pPrChange>
            </w:pPr>
            <w:del w:id="4590" w:author="Mohammad Nayeem Hasan" w:date="2023-01-21T00:39:00Z">
              <w:r w:rsidRPr="00D97196" w:rsidDel="00C2040A">
                <w:rPr>
                  <w:rFonts w:ascii="Times New Roman" w:hAnsi="Times New Roman" w:cs="Times New Roman"/>
                  <w:sz w:val="24"/>
                  <w:szCs w:val="24"/>
                </w:rPr>
                <w:delText>1.15</w:delText>
              </w:r>
            </w:del>
          </w:p>
        </w:tc>
        <w:tc>
          <w:tcPr>
            <w:tcW w:w="522" w:type="pct"/>
            <w:vAlign w:val="center"/>
          </w:tcPr>
          <w:p w14:paraId="7BA63FA0" w14:textId="5E80DE3A" w:rsidR="007D4A70" w:rsidRPr="00D97196" w:rsidDel="00C2040A" w:rsidRDefault="007D4A70">
            <w:pPr>
              <w:ind w:firstLine="720"/>
              <w:rPr>
                <w:del w:id="4591" w:author="Mohammad Nayeem Hasan" w:date="2023-01-21T00:39:00Z"/>
                <w:rFonts w:ascii="Times New Roman" w:hAnsi="Times New Roman" w:cs="Times New Roman"/>
                <w:sz w:val="24"/>
                <w:szCs w:val="24"/>
              </w:rPr>
              <w:pPrChange w:id="4592" w:author="Mohammad Nayeem Hasan" w:date="2023-01-21T14:56:00Z">
                <w:pPr>
                  <w:jc w:val="both"/>
                </w:pPr>
              </w:pPrChange>
            </w:pPr>
            <w:del w:id="4593" w:author="Mohammad Nayeem Hasan" w:date="2023-01-21T00:39:00Z">
              <w:r w:rsidRPr="00D97196" w:rsidDel="00C2040A">
                <w:rPr>
                  <w:rFonts w:ascii="Times New Roman" w:hAnsi="Times New Roman" w:cs="Times New Roman"/>
                  <w:sz w:val="24"/>
                  <w:szCs w:val="24"/>
                </w:rPr>
                <w:delText>0.99 – 1.34</w:delText>
              </w:r>
            </w:del>
          </w:p>
        </w:tc>
        <w:tc>
          <w:tcPr>
            <w:tcW w:w="527" w:type="pct"/>
            <w:vAlign w:val="center"/>
          </w:tcPr>
          <w:p w14:paraId="33E3E57F" w14:textId="1EC99E5A" w:rsidR="007D4A70" w:rsidRPr="00D97196" w:rsidDel="00C2040A" w:rsidRDefault="007D4A70">
            <w:pPr>
              <w:ind w:firstLine="720"/>
              <w:rPr>
                <w:del w:id="4594" w:author="Mohammad Nayeem Hasan" w:date="2023-01-21T00:39:00Z"/>
                <w:rFonts w:ascii="Times New Roman" w:hAnsi="Times New Roman" w:cs="Times New Roman"/>
                <w:sz w:val="24"/>
                <w:szCs w:val="24"/>
              </w:rPr>
              <w:pPrChange w:id="4595" w:author="Mohammad Nayeem Hasan" w:date="2023-01-21T14:56:00Z">
                <w:pPr>
                  <w:jc w:val="both"/>
                </w:pPr>
              </w:pPrChange>
            </w:pPr>
            <w:del w:id="4596" w:author="Mohammad Nayeem Hasan" w:date="2023-01-21T00:39:00Z">
              <w:r w:rsidRPr="00D97196" w:rsidDel="00C2040A">
                <w:rPr>
                  <w:rFonts w:ascii="Times New Roman" w:hAnsi="Times New Roman" w:cs="Times New Roman"/>
                  <w:sz w:val="24"/>
                  <w:szCs w:val="24"/>
                </w:rPr>
                <w:delText>0.065</w:delText>
              </w:r>
            </w:del>
          </w:p>
        </w:tc>
      </w:tr>
      <w:tr w:rsidR="00275578" w:rsidRPr="00D97196" w:rsidDel="00C2040A" w14:paraId="22445458" w14:textId="25C8929C" w:rsidTr="00C30CFA">
        <w:trPr>
          <w:trHeight w:val="288"/>
          <w:jc w:val="center"/>
          <w:del w:id="4597" w:author="Mohammad Nayeem Hasan" w:date="2023-01-21T00:39:00Z"/>
        </w:trPr>
        <w:tc>
          <w:tcPr>
            <w:tcW w:w="5000" w:type="pct"/>
            <w:gridSpan w:val="10"/>
            <w:vAlign w:val="center"/>
          </w:tcPr>
          <w:p w14:paraId="07CB6DEA" w14:textId="619ED7C5" w:rsidR="007D4A70" w:rsidRPr="00D97196" w:rsidDel="00C2040A" w:rsidRDefault="007D4A70">
            <w:pPr>
              <w:ind w:firstLine="720"/>
              <w:rPr>
                <w:del w:id="4598" w:author="Mohammad Nayeem Hasan" w:date="2023-01-21T00:39:00Z"/>
                <w:rFonts w:ascii="Times New Roman" w:hAnsi="Times New Roman" w:cs="Times New Roman"/>
                <w:sz w:val="24"/>
                <w:szCs w:val="24"/>
              </w:rPr>
              <w:pPrChange w:id="4599" w:author="Mohammad Nayeem Hasan" w:date="2023-01-21T14:56:00Z">
                <w:pPr>
                  <w:jc w:val="both"/>
                </w:pPr>
              </w:pPrChange>
            </w:pPr>
            <w:del w:id="4600" w:author="Mohammad Nayeem Hasan" w:date="2023-01-21T00:39:00Z">
              <w:r w:rsidRPr="00D97196" w:rsidDel="00C2040A">
                <w:rPr>
                  <w:rFonts w:ascii="Times New Roman" w:hAnsi="Times New Roman" w:cs="Times New Roman"/>
                  <w:sz w:val="24"/>
                  <w:szCs w:val="24"/>
                </w:rPr>
                <w:delText>Mass Media</w:delText>
              </w:r>
            </w:del>
          </w:p>
        </w:tc>
      </w:tr>
      <w:tr w:rsidR="00275578" w:rsidRPr="00D97196" w:rsidDel="00C2040A" w14:paraId="5D364105" w14:textId="6844D3D5" w:rsidTr="00386483">
        <w:trPr>
          <w:trHeight w:val="288"/>
          <w:jc w:val="center"/>
          <w:del w:id="4601" w:author="Mohammad Nayeem Hasan" w:date="2023-01-21T00:39:00Z"/>
        </w:trPr>
        <w:tc>
          <w:tcPr>
            <w:tcW w:w="811" w:type="pct"/>
            <w:vAlign w:val="center"/>
          </w:tcPr>
          <w:p w14:paraId="32647F7F" w14:textId="010B0B38" w:rsidR="007D4A70" w:rsidRPr="00D97196" w:rsidDel="00C2040A" w:rsidRDefault="007D4A70">
            <w:pPr>
              <w:ind w:firstLine="720"/>
              <w:rPr>
                <w:del w:id="4602" w:author="Mohammad Nayeem Hasan" w:date="2023-01-21T00:39:00Z"/>
                <w:rFonts w:ascii="Times New Roman" w:hAnsi="Times New Roman" w:cs="Times New Roman"/>
                <w:sz w:val="24"/>
                <w:szCs w:val="24"/>
              </w:rPr>
              <w:pPrChange w:id="4603" w:author="Mohammad Nayeem Hasan" w:date="2023-01-21T14:56:00Z">
                <w:pPr>
                  <w:jc w:val="both"/>
                </w:pPr>
              </w:pPrChange>
            </w:pPr>
            <w:del w:id="4604" w:author="Mohammad Nayeem Hasan" w:date="2023-01-21T00:39:00Z">
              <w:r w:rsidRPr="00D97196" w:rsidDel="00C2040A">
                <w:rPr>
                  <w:rFonts w:ascii="Times New Roman" w:hAnsi="Times New Roman" w:cs="Times New Roman"/>
                  <w:sz w:val="24"/>
                  <w:szCs w:val="24"/>
                </w:rPr>
                <w:delText>Yes</w:delText>
              </w:r>
            </w:del>
          </w:p>
        </w:tc>
        <w:tc>
          <w:tcPr>
            <w:tcW w:w="391" w:type="pct"/>
            <w:vAlign w:val="center"/>
          </w:tcPr>
          <w:p w14:paraId="547C0892" w14:textId="402FD1CB" w:rsidR="007D4A70" w:rsidRPr="00D97196" w:rsidDel="00C2040A" w:rsidRDefault="007D4A70">
            <w:pPr>
              <w:ind w:firstLine="720"/>
              <w:rPr>
                <w:del w:id="4605" w:author="Mohammad Nayeem Hasan" w:date="2023-01-21T00:39:00Z"/>
                <w:rFonts w:ascii="Times New Roman" w:hAnsi="Times New Roman" w:cs="Times New Roman"/>
                <w:sz w:val="24"/>
                <w:szCs w:val="24"/>
              </w:rPr>
              <w:pPrChange w:id="4606" w:author="Mohammad Nayeem Hasan" w:date="2023-01-21T14:56:00Z">
                <w:pPr>
                  <w:jc w:val="both"/>
                </w:pPr>
              </w:pPrChange>
            </w:pPr>
            <w:del w:id="4607" w:author="Mohammad Nayeem Hasan" w:date="2023-01-21T00:39:00Z">
              <w:r w:rsidRPr="00D97196" w:rsidDel="00C2040A">
                <w:rPr>
                  <w:rFonts w:ascii="Times New Roman" w:hAnsi="Times New Roman" w:cs="Times New Roman"/>
                  <w:sz w:val="24"/>
                  <w:szCs w:val="24"/>
                </w:rPr>
                <w:delText>-</w:delText>
              </w:r>
            </w:del>
          </w:p>
        </w:tc>
        <w:tc>
          <w:tcPr>
            <w:tcW w:w="457" w:type="pct"/>
            <w:vAlign w:val="center"/>
          </w:tcPr>
          <w:p w14:paraId="3561B649" w14:textId="04CB2A7B" w:rsidR="007D4A70" w:rsidRPr="00D97196" w:rsidDel="00C2040A" w:rsidRDefault="007D4A70">
            <w:pPr>
              <w:ind w:firstLine="720"/>
              <w:rPr>
                <w:del w:id="4608" w:author="Mohammad Nayeem Hasan" w:date="2023-01-21T00:39:00Z"/>
                <w:rFonts w:ascii="Times New Roman" w:hAnsi="Times New Roman" w:cs="Times New Roman"/>
                <w:sz w:val="24"/>
                <w:szCs w:val="24"/>
              </w:rPr>
              <w:pPrChange w:id="4609" w:author="Mohammad Nayeem Hasan" w:date="2023-01-21T14:56:00Z">
                <w:pPr>
                  <w:jc w:val="both"/>
                </w:pPr>
              </w:pPrChange>
            </w:pPr>
            <w:del w:id="4610"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009AE1EB" w14:textId="2D2ABC9A" w:rsidR="007D4A70" w:rsidRPr="00D97196" w:rsidDel="00C2040A" w:rsidRDefault="007D4A70">
            <w:pPr>
              <w:ind w:firstLine="720"/>
              <w:rPr>
                <w:del w:id="4611" w:author="Mohammad Nayeem Hasan" w:date="2023-01-21T00:39:00Z"/>
                <w:rFonts w:ascii="Times New Roman" w:hAnsi="Times New Roman" w:cs="Times New Roman"/>
                <w:sz w:val="24"/>
                <w:szCs w:val="24"/>
              </w:rPr>
              <w:pPrChange w:id="4612" w:author="Mohammad Nayeem Hasan" w:date="2023-01-21T14:56:00Z">
                <w:pPr>
                  <w:jc w:val="both"/>
                </w:pPr>
              </w:pPrChange>
            </w:pPr>
            <w:del w:id="4613"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50D9AE37" w14:textId="103919CE" w:rsidR="007D4A70" w:rsidRPr="00D97196" w:rsidDel="00C2040A" w:rsidRDefault="007D4A70">
            <w:pPr>
              <w:ind w:firstLine="720"/>
              <w:rPr>
                <w:del w:id="4614" w:author="Mohammad Nayeem Hasan" w:date="2023-01-21T00:39:00Z"/>
                <w:rFonts w:ascii="Times New Roman" w:hAnsi="Times New Roman" w:cs="Times New Roman"/>
                <w:sz w:val="24"/>
                <w:szCs w:val="24"/>
              </w:rPr>
              <w:pPrChange w:id="4615" w:author="Mohammad Nayeem Hasan" w:date="2023-01-21T14:56:00Z">
                <w:pPr>
                  <w:jc w:val="both"/>
                </w:pPr>
              </w:pPrChange>
            </w:pPr>
            <w:del w:id="4616"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49FD5683" w14:textId="7D751323" w:rsidR="007D4A70" w:rsidRPr="00D97196" w:rsidDel="00C2040A" w:rsidRDefault="007D4A70">
            <w:pPr>
              <w:ind w:firstLine="720"/>
              <w:rPr>
                <w:del w:id="4617" w:author="Mohammad Nayeem Hasan" w:date="2023-01-21T00:39:00Z"/>
                <w:rFonts w:ascii="Times New Roman" w:hAnsi="Times New Roman" w:cs="Times New Roman"/>
                <w:sz w:val="24"/>
                <w:szCs w:val="24"/>
              </w:rPr>
              <w:pPrChange w:id="4618" w:author="Mohammad Nayeem Hasan" w:date="2023-01-21T14:56:00Z">
                <w:pPr>
                  <w:jc w:val="both"/>
                </w:pPr>
              </w:pPrChange>
            </w:pPr>
            <w:del w:id="4619"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16ECBF6D" w14:textId="4028DA73" w:rsidR="007D4A70" w:rsidRPr="00D97196" w:rsidDel="00C2040A" w:rsidRDefault="007D4A70">
            <w:pPr>
              <w:ind w:firstLine="720"/>
              <w:rPr>
                <w:del w:id="4620" w:author="Mohammad Nayeem Hasan" w:date="2023-01-21T00:39:00Z"/>
                <w:rFonts w:ascii="Times New Roman" w:hAnsi="Times New Roman" w:cs="Times New Roman"/>
                <w:sz w:val="24"/>
                <w:szCs w:val="24"/>
              </w:rPr>
              <w:pPrChange w:id="4621" w:author="Mohammad Nayeem Hasan" w:date="2023-01-21T14:56:00Z">
                <w:pPr>
                  <w:jc w:val="both"/>
                </w:pPr>
              </w:pPrChange>
            </w:pPr>
            <w:del w:id="4622"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1378784A" w14:textId="1B5AA864" w:rsidR="007D4A70" w:rsidRPr="00D97196" w:rsidDel="00C2040A" w:rsidRDefault="007D4A70">
            <w:pPr>
              <w:ind w:firstLine="720"/>
              <w:rPr>
                <w:del w:id="4623" w:author="Mohammad Nayeem Hasan" w:date="2023-01-21T00:39:00Z"/>
                <w:rFonts w:ascii="Times New Roman" w:hAnsi="Times New Roman" w:cs="Times New Roman"/>
                <w:sz w:val="24"/>
                <w:szCs w:val="24"/>
              </w:rPr>
              <w:pPrChange w:id="4624" w:author="Mohammad Nayeem Hasan" w:date="2023-01-21T14:56:00Z">
                <w:pPr>
                  <w:jc w:val="both"/>
                </w:pPr>
              </w:pPrChange>
            </w:pPr>
            <w:del w:id="4625" w:author="Mohammad Nayeem Hasan" w:date="2023-01-21T00:39:00Z">
              <w:r w:rsidRPr="00D97196" w:rsidDel="00C2040A">
                <w:rPr>
                  <w:rFonts w:ascii="Times New Roman" w:hAnsi="Times New Roman" w:cs="Times New Roman"/>
                  <w:sz w:val="24"/>
                  <w:szCs w:val="24"/>
                </w:rPr>
                <w:delText>Ref.</w:delText>
              </w:r>
            </w:del>
          </w:p>
        </w:tc>
        <w:tc>
          <w:tcPr>
            <w:tcW w:w="522" w:type="pct"/>
            <w:vAlign w:val="center"/>
          </w:tcPr>
          <w:p w14:paraId="0FAB717F" w14:textId="53D40431" w:rsidR="007D4A70" w:rsidRPr="00D97196" w:rsidDel="00C2040A" w:rsidRDefault="007D4A70">
            <w:pPr>
              <w:ind w:firstLine="720"/>
              <w:rPr>
                <w:del w:id="4626" w:author="Mohammad Nayeem Hasan" w:date="2023-01-21T00:39:00Z"/>
                <w:rFonts w:ascii="Times New Roman" w:hAnsi="Times New Roman" w:cs="Times New Roman"/>
                <w:sz w:val="24"/>
                <w:szCs w:val="24"/>
              </w:rPr>
              <w:pPrChange w:id="4627" w:author="Mohammad Nayeem Hasan" w:date="2023-01-21T14:56:00Z">
                <w:pPr>
                  <w:jc w:val="both"/>
                </w:pPr>
              </w:pPrChange>
            </w:pPr>
            <w:del w:id="4628"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3F2DDAF8" w14:textId="471AC001" w:rsidR="007D4A70" w:rsidRPr="00D97196" w:rsidDel="00C2040A" w:rsidRDefault="007D4A70">
            <w:pPr>
              <w:ind w:firstLine="720"/>
              <w:rPr>
                <w:del w:id="4629" w:author="Mohammad Nayeem Hasan" w:date="2023-01-21T00:39:00Z"/>
                <w:rFonts w:ascii="Times New Roman" w:hAnsi="Times New Roman" w:cs="Times New Roman"/>
                <w:sz w:val="24"/>
                <w:szCs w:val="24"/>
              </w:rPr>
              <w:pPrChange w:id="4630" w:author="Mohammad Nayeem Hasan" w:date="2023-01-21T14:56:00Z">
                <w:pPr>
                  <w:jc w:val="both"/>
                </w:pPr>
              </w:pPrChange>
            </w:pPr>
            <w:del w:id="4631"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1CA354D0" w14:textId="1D5FC7DF" w:rsidTr="00386483">
        <w:trPr>
          <w:trHeight w:val="288"/>
          <w:jc w:val="center"/>
          <w:del w:id="4632" w:author="Mohammad Nayeem Hasan" w:date="2023-01-21T00:39:00Z"/>
        </w:trPr>
        <w:tc>
          <w:tcPr>
            <w:tcW w:w="811" w:type="pct"/>
            <w:vAlign w:val="center"/>
          </w:tcPr>
          <w:p w14:paraId="0569505C" w14:textId="3C92390E" w:rsidR="007D4A70" w:rsidRPr="00D97196" w:rsidDel="00C2040A" w:rsidRDefault="007D4A70">
            <w:pPr>
              <w:ind w:firstLine="720"/>
              <w:rPr>
                <w:del w:id="4633" w:author="Mohammad Nayeem Hasan" w:date="2023-01-21T00:39:00Z"/>
                <w:rFonts w:ascii="Times New Roman" w:hAnsi="Times New Roman" w:cs="Times New Roman"/>
                <w:sz w:val="24"/>
                <w:szCs w:val="24"/>
              </w:rPr>
              <w:pPrChange w:id="4634" w:author="Mohammad Nayeem Hasan" w:date="2023-01-21T14:56:00Z">
                <w:pPr>
                  <w:jc w:val="both"/>
                </w:pPr>
              </w:pPrChange>
            </w:pPr>
            <w:del w:id="4635" w:author="Mohammad Nayeem Hasan" w:date="2023-01-21T00:39:00Z">
              <w:r w:rsidRPr="00D97196" w:rsidDel="00C2040A">
                <w:rPr>
                  <w:rFonts w:ascii="Times New Roman" w:hAnsi="Times New Roman" w:cs="Times New Roman"/>
                  <w:sz w:val="24"/>
                  <w:szCs w:val="24"/>
                </w:rPr>
                <w:delText>No</w:delText>
              </w:r>
            </w:del>
          </w:p>
        </w:tc>
        <w:tc>
          <w:tcPr>
            <w:tcW w:w="391" w:type="pct"/>
            <w:vAlign w:val="center"/>
          </w:tcPr>
          <w:p w14:paraId="343C9058" w14:textId="32E68FD4" w:rsidR="007D4A70" w:rsidRPr="00D97196" w:rsidDel="00C2040A" w:rsidRDefault="007D4A70">
            <w:pPr>
              <w:ind w:firstLine="720"/>
              <w:rPr>
                <w:del w:id="4636" w:author="Mohammad Nayeem Hasan" w:date="2023-01-21T00:39:00Z"/>
                <w:rFonts w:ascii="Times New Roman" w:hAnsi="Times New Roman" w:cs="Times New Roman"/>
                <w:sz w:val="24"/>
                <w:szCs w:val="24"/>
              </w:rPr>
              <w:pPrChange w:id="4637" w:author="Mohammad Nayeem Hasan" w:date="2023-01-21T14:56:00Z">
                <w:pPr>
                  <w:jc w:val="both"/>
                </w:pPr>
              </w:pPrChange>
            </w:pPr>
            <w:del w:id="4638" w:author="Mohammad Nayeem Hasan" w:date="2023-01-21T00:39:00Z">
              <w:r w:rsidRPr="00D97196" w:rsidDel="00C2040A">
                <w:rPr>
                  <w:rFonts w:ascii="Times New Roman" w:hAnsi="Times New Roman" w:cs="Times New Roman"/>
                  <w:sz w:val="24"/>
                  <w:szCs w:val="24"/>
                </w:rPr>
                <w:delText>-</w:delText>
              </w:r>
            </w:del>
          </w:p>
        </w:tc>
        <w:tc>
          <w:tcPr>
            <w:tcW w:w="457" w:type="pct"/>
            <w:vAlign w:val="center"/>
          </w:tcPr>
          <w:p w14:paraId="127A5F48" w14:textId="78F4B5CA" w:rsidR="007D4A70" w:rsidRPr="00D97196" w:rsidDel="00C2040A" w:rsidRDefault="007D4A70">
            <w:pPr>
              <w:ind w:firstLine="720"/>
              <w:rPr>
                <w:del w:id="4639" w:author="Mohammad Nayeem Hasan" w:date="2023-01-21T00:39:00Z"/>
                <w:rFonts w:ascii="Times New Roman" w:hAnsi="Times New Roman" w:cs="Times New Roman"/>
                <w:sz w:val="24"/>
                <w:szCs w:val="24"/>
              </w:rPr>
              <w:pPrChange w:id="4640" w:author="Mohammad Nayeem Hasan" w:date="2023-01-21T14:56:00Z">
                <w:pPr>
                  <w:jc w:val="both"/>
                </w:pPr>
              </w:pPrChange>
            </w:pPr>
            <w:del w:id="4641"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7BA6026D" w14:textId="109AB450" w:rsidR="007D4A70" w:rsidRPr="00D97196" w:rsidDel="00C2040A" w:rsidRDefault="007D4A70">
            <w:pPr>
              <w:ind w:firstLine="720"/>
              <w:rPr>
                <w:del w:id="4642" w:author="Mohammad Nayeem Hasan" w:date="2023-01-21T00:39:00Z"/>
                <w:rFonts w:ascii="Times New Roman" w:hAnsi="Times New Roman" w:cs="Times New Roman"/>
                <w:sz w:val="24"/>
                <w:szCs w:val="24"/>
              </w:rPr>
              <w:pPrChange w:id="4643" w:author="Mohammad Nayeem Hasan" w:date="2023-01-21T14:56:00Z">
                <w:pPr>
                  <w:jc w:val="both"/>
                </w:pPr>
              </w:pPrChange>
            </w:pPr>
            <w:del w:id="4644"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2AB8156C" w14:textId="2941678F" w:rsidR="007D4A70" w:rsidRPr="00D97196" w:rsidDel="00C2040A" w:rsidRDefault="007D4A70">
            <w:pPr>
              <w:ind w:firstLine="720"/>
              <w:rPr>
                <w:del w:id="4645" w:author="Mohammad Nayeem Hasan" w:date="2023-01-21T00:39:00Z"/>
                <w:rFonts w:ascii="Times New Roman" w:hAnsi="Times New Roman" w:cs="Times New Roman"/>
                <w:sz w:val="24"/>
                <w:szCs w:val="24"/>
              </w:rPr>
              <w:pPrChange w:id="4646" w:author="Mohammad Nayeem Hasan" w:date="2023-01-21T14:56:00Z">
                <w:pPr>
                  <w:jc w:val="both"/>
                </w:pPr>
              </w:pPrChange>
            </w:pPr>
            <w:del w:id="4647"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731A9398" w14:textId="0E665C6B" w:rsidR="007D4A70" w:rsidRPr="00D97196" w:rsidDel="00C2040A" w:rsidRDefault="007D4A70">
            <w:pPr>
              <w:ind w:firstLine="720"/>
              <w:rPr>
                <w:del w:id="4648" w:author="Mohammad Nayeem Hasan" w:date="2023-01-21T00:39:00Z"/>
                <w:rFonts w:ascii="Times New Roman" w:hAnsi="Times New Roman" w:cs="Times New Roman"/>
                <w:sz w:val="24"/>
                <w:szCs w:val="24"/>
              </w:rPr>
              <w:pPrChange w:id="4649" w:author="Mohammad Nayeem Hasan" w:date="2023-01-21T14:56:00Z">
                <w:pPr>
                  <w:jc w:val="both"/>
                </w:pPr>
              </w:pPrChange>
            </w:pPr>
            <w:del w:id="4650"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5D9D135F" w14:textId="3E6EBC7A" w:rsidR="007D4A70" w:rsidRPr="00D97196" w:rsidDel="00C2040A" w:rsidRDefault="007D4A70">
            <w:pPr>
              <w:ind w:firstLine="720"/>
              <w:rPr>
                <w:del w:id="4651" w:author="Mohammad Nayeem Hasan" w:date="2023-01-21T00:39:00Z"/>
                <w:rFonts w:ascii="Times New Roman" w:hAnsi="Times New Roman" w:cs="Times New Roman"/>
                <w:sz w:val="24"/>
                <w:szCs w:val="24"/>
              </w:rPr>
              <w:pPrChange w:id="4652" w:author="Mohammad Nayeem Hasan" w:date="2023-01-21T14:56:00Z">
                <w:pPr>
                  <w:jc w:val="both"/>
                </w:pPr>
              </w:pPrChange>
            </w:pPr>
            <w:del w:id="4653"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6DFD05BD" w14:textId="1CD5DBF5" w:rsidR="007D4A70" w:rsidRPr="00D97196" w:rsidDel="00C2040A" w:rsidRDefault="007D4A70">
            <w:pPr>
              <w:ind w:firstLine="720"/>
              <w:rPr>
                <w:del w:id="4654" w:author="Mohammad Nayeem Hasan" w:date="2023-01-21T00:39:00Z"/>
                <w:rFonts w:ascii="Times New Roman" w:hAnsi="Times New Roman" w:cs="Times New Roman"/>
                <w:sz w:val="24"/>
                <w:szCs w:val="24"/>
              </w:rPr>
              <w:pPrChange w:id="4655" w:author="Mohammad Nayeem Hasan" w:date="2023-01-21T14:56:00Z">
                <w:pPr>
                  <w:jc w:val="both"/>
                </w:pPr>
              </w:pPrChange>
            </w:pPr>
            <w:del w:id="4656" w:author="Mohammad Nayeem Hasan" w:date="2023-01-21T00:39:00Z">
              <w:r w:rsidRPr="00D97196" w:rsidDel="00C2040A">
                <w:rPr>
                  <w:rFonts w:ascii="Times New Roman" w:hAnsi="Times New Roman" w:cs="Times New Roman"/>
                  <w:sz w:val="24"/>
                  <w:szCs w:val="24"/>
                </w:rPr>
                <w:delText>0.99</w:delText>
              </w:r>
            </w:del>
          </w:p>
        </w:tc>
        <w:tc>
          <w:tcPr>
            <w:tcW w:w="522" w:type="pct"/>
            <w:vAlign w:val="center"/>
          </w:tcPr>
          <w:p w14:paraId="1ED228E3" w14:textId="41D62246" w:rsidR="007D4A70" w:rsidRPr="00D97196" w:rsidDel="00C2040A" w:rsidRDefault="007D4A70">
            <w:pPr>
              <w:ind w:firstLine="720"/>
              <w:rPr>
                <w:del w:id="4657" w:author="Mohammad Nayeem Hasan" w:date="2023-01-21T00:39:00Z"/>
                <w:rFonts w:ascii="Times New Roman" w:hAnsi="Times New Roman" w:cs="Times New Roman"/>
                <w:sz w:val="24"/>
                <w:szCs w:val="24"/>
              </w:rPr>
              <w:pPrChange w:id="4658" w:author="Mohammad Nayeem Hasan" w:date="2023-01-21T14:56:00Z">
                <w:pPr>
                  <w:jc w:val="both"/>
                </w:pPr>
              </w:pPrChange>
            </w:pPr>
            <w:del w:id="4659" w:author="Mohammad Nayeem Hasan" w:date="2023-01-21T00:39:00Z">
              <w:r w:rsidRPr="00D97196" w:rsidDel="00C2040A">
                <w:rPr>
                  <w:rFonts w:ascii="Times New Roman" w:hAnsi="Times New Roman" w:cs="Times New Roman"/>
                  <w:sz w:val="24"/>
                  <w:szCs w:val="24"/>
                </w:rPr>
                <w:delText>0.87 – 1.14</w:delText>
              </w:r>
            </w:del>
          </w:p>
        </w:tc>
        <w:tc>
          <w:tcPr>
            <w:tcW w:w="527" w:type="pct"/>
            <w:vAlign w:val="center"/>
          </w:tcPr>
          <w:p w14:paraId="7F773E70" w14:textId="0D29F319" w:rsidR="007D4A70" w:rsidRPr="00D97196" w:rsidDel="00C2040A" w:rsidRDefault="007D4A70">
            <w:pPr>
              <w:ind w:firstLine="720"/>
              <w:rPr>
                <w:del w:id="4660" w:author="Mohammad Nayeem Hasan" w:date="2023-01-21T00:39:00Z"/>
                <w:rFonts w:ascii="Times New Roman" w:hAnsi="Times New Roman" w:cs="Times New Roman"/>
                <w:sz w:val="24"/>
                <w:szCs w:val="24"/>
              </w:rPr>
              <w:pPrChange w:id="4661" w:author="Mohammad Nayeem Hasan" w:date="2023-01-21T14:56:00Z">
                <w:pPr>
                  <w:jc w:val="both"/>
                </w:pPr>
              </w:pPrChange>
            </w:pPr>
            <w:del w:id="4662" w:author="Mohammad Nayeem Hasan" w:date="2023-01-21T00:39:00Z">
              <w:r w:rsidRPr="00D97196" w:rsidDel="00C2040A">
                <w:rPr>
                  <w:rFonts w:ascii="Times New Roman" w:hAnsi="Times New Roman" w:cs="Times New Roman"/>
                  <w:sz w:val="24"/>
                  <w:szCs w:val="24"/>
                </w:rPr>
                <w:delText>0.920</w:delText>
              </w:r>
            </w:del>
          </w:p>
        </w:tc>
      </w:tr>
      <w:tr w:rsidR="00275578" w:rsidRPr="00D97196" w:rsidDel="00C2040A" w14:paraId="3B283EFE" w14:textId="4CD06A1F" w:rsidTr="00C30CFA">
        <w:trPr>
          <w:trHeight w:val="257"/>
          <w:jc w:val="center"/>
          <w:del w:id="4663" w:author="Mohammad Nayeem Hasan" w:date="2023-01-21T00:39:00Z"/>
        </w:trPr>
        <w:tc>
          <w:tcPr>
            <w:tcW w:w="5000" w:type="pct"/>
            <w:gridSpan w:val="10"/>
            <w:vAlign w:val="center"/>
          </w:tcPr>
          <w:p w14:paraId="40F9686F" w14:textId="1535D245" w:rsidR="007D4A70" w:rsidRPr="00D97196" w:rsidDel="00C2040A" w:rsidRDefault="007D4A70">
            <w:pPr>
              <w:ind w:firstLine="720"/>
              <w:rPr>
                <w:del w:id="4664" w:author="Mohammad Nayeem Hasan" w:date="2023-01-21T00:39:00Z"/>
                <w:rFonts w:ascii="Times New Roman" w:hAnsi="Times New Roman" w:cs="Times New Roman"/>
                <w:sz w:val="24"/>
                <w:szCs w:val="24"/>
              </w:rPr>
              <w:pPrChange w:id="4665" w:author="Mohammad Nayeem Hasan" w:date="2023-01-21T14:56:00Z">
                <w:pPr>
                  <w:jc w:val="both"/>
                </w:pPr>
              </w:pPrChange>
            </w:pPr>
            <w:del w:id="4666" w:author="Mohammad Nayeem Hasan" w:date="2023-01-21T00:39:00Z">
              <w:r w:rsidRPr="00D97196" w:rsidDel="00C2040A">
                <w:rPr>
                  <w:rFonts w:ascii="Times New Roman" w:hAnsi="Times New Roman" w:cs="Times New Roman"/>
                  <w:sz w:val="24"/>
                  <w:szCs w:val="24"/>
                </w:rPr>
                <w:delText>Household size</w:delText>
              </w:r>
            </w:del>
          </w:p>
        </w:tc>
      </w:tr>
      <w:tr w:rsidR="00275578" w:rsidRPr="00D97196" w:rsidDel="00C2040A" w14:paraId="69A4AD86" w14:textId="4FFC972A" w:rsidTr="00386483">
        <w:trPr>
          <w:trHeight w:val="257"/>
          <w:jc w:val="center"/>
          <w:del w:id="4667" w:author="Mohammad Nayeem Hasan" w:date="2023-01-21T00:39:00Z"/>
        </w:trPr>
        <w:tc>
          <w:tcPr>
            <w:tcW w:w="811" w:type="pct"/>
            <w:vAlign w:val="center"/>
          </w:tcPr>
          <w:p w14:paraId="120579DB" w14:textId="4DBDAD85" w:rsidR="007D4A70" w:rsidRPr="00D97196" w:rsidDel="00C2040A" w:rsidRDefault="007D4A70">
            <w:pPr>
              <w:ind w:firstLine="720"/>
              <w:rPr>
                <w:del w:id="4668" w:author="Mohammad Nayeem Hasan" w:date="2023-01-21T00:39:00Z"/>
                <w:rFonts w:ascii="Times New Roman" w:hAnsi="Times New Roman" w:cs="Times New Roman"/>
                <w:sz w:val="24"/>
                <w:szCs w:val="24"/>
              </w:rPr>
              <w:pPrChange w:id="4669" w:author="Mohammad Nayeem Hasan" w:date="2023-01-21T14:56:00Z">
                <w:pPr>
                  <w:jc w:val="both"/>
                </w:pPr>
              </w:pPrChange>
            </w:pPr>
            <w:del w:id="4670" w:author="Mohammad Nayeem Hasan" w:date="2023-01-21T00:39:00Z">
              <w:r w:rsidRPr="00D97196" w:rsidDel="00C2040A">
                <w:rPr>
                  <w:rFonts w:ascii="Times New Roman" w:hAnsi="Times New Roman" w:cs="Times New Roman"/>
                  <w:sz w:val="24"/>
                  <w:szCs w:val="24"/>
                </w:rPr>
                <w:delText>&lt;5</w:delText>
              </w:r>
            </w:del>
          </w:p>
        </w:tc>
        <w:tc>
          <w:tcPr>
            <w:tcW w:w="391" w:type="pct"/>
            <w:vAlign w:val="center"/>
          </w:tcPr>
          <w:p w14:paraId="77208964" w14:textId="7C426B51" w:rsidR="007D4A70" w:rsidRPr="00D97196" w:rsidDel="00C2040A" w:rsidRDefault="007D4A70">
            <w:pPr>
              <w:ind w:firstLine="720"/>
              <w:rPr>
                <w:del w:id="4671" w:author="Mohammad Nayeem Hasan" w:date="2023-01-21T00:39:00Z"/>
                <w:rFonts w:ascii="Times New Roman" w:hAnsi="Times New Roman" w:cs="Times New Roman"/>
                <w:sz w:val="24"/>
                <w:szCs w:val="24"/>
              </w:rPr>
              <w:pPrChange w:id="4672" w:author="Mohammad Nayeem Hasan" w:date="2023-01-21T14:56:00Z">
                <w:pPr>
                  <w:jc w:val="both"/>
                </w:pPr>
              </w:pPrChange>
            </w:pPr>
            <w:del w:id="4673" w:author="Mohammad Nayeem Hasan" w:date="2023-01-21T00:39:00Z">
              <w:r w:rsidRPr="00D97196" w:rsidDel="00C2040A">
                <w:rPr>
                  <w:rFonts w:ascii="Times New Roman" w:hAnsi="Times New Roman" w:cs="Times New Roman"/>
                  <w:sz w:val="24"/>
                  <w:szCs w:val="24"/>
                </w:rPr>
                <w:delText>Ref.</w:delText>
              </w:r>
            </w:del>
          </w:p>
        </w:tc>
        <w:tc>
          <w:tcPr>
            <w:tcW w:w="457" w:type="pct"/>
            <w:vAlign w:val="center"/>
          </w:tcPr>
          <w:p w14:paraId="3643C26E" w14:textId="1BB7C21F" w:rsidR="007D4A70" w:rsidRPr="00D97196" w:rsidDel="00C2040A" w:rsidRDefault="007D4A70">
            <w:pPr>
              <w:ind w:firstLine="720"/>
              <w:rPr>
                <w:del w:id="4674" w:author="Mohammad Nayeem Hasan" w:date="2023-01-21T00:39:00Z"/>
                <w:rFonts w:ascii="Times New Roman" w:hAnsi="Times New Roman" w:cs="Times New Roman"/>
                <w:sz w:val="24"/>
                <w:szCs w:val="24"/>
              </w:rPr>
              <w:pPrChange w:id="4675" w:author="Mohammad Nayeem Hasan" w:date="2023-01-21T14:56:00Z">
                <w:pPr>
                  <w:jc w:val="both"/>
                </w:pPr>
              </w:pPrChange>
            </w:pPr>
            <w:del w:id="4676"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6086CE99" w14:textId="33431D94" w:rsidR="007D4A70" w:rsidRPr="00D97196" w:rsidDel="00C2040A" w:rsidRDefault="007D4A70">
            <w:pPr>
              <w:ind w:firstLine="720"/>
              <w:rPr>
                <w:del w:id="4677" w:author="Mohammad Nayeem Hasan" w:date="2023-01-21T00:39:00Z"/>
                <w:rFonts w:ascii="Times New Roman" w:hAnsi="Times New Roman" w:cs="Times New Roman"/>
                <w:sz w:val="24"/>
                <w:szCs w:val="24"/>
              </w:rPr>
              <w:pPrChange w:id="4678" w:author="Mohammad Nayeem Hasan" w:date="2023-01-21T14:56:00Z">
                <w:pPr>
                  <w:jc w:val="both"/>
                </w:pPr>
              </w:pPrChange>
            </w:pPr>
            <w:del w:id="4679"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2EB0BF37" w14:textId="1616FD9C" w:rsidR="007D4A70" w:rsidRPr="00D97196" w:rsidDel="00C2040A" w:rsidRDefault="007D4A70">
            <w:pPr>
              <w:ind w:firstLine="720"/>
              <w:rPr>
                <w:del w:id="4680" w:author="Mohammad Nayeem Hasan" w:date="2023-01-21T00:39:00Z"/>
                <w:rFonts w:ascii="Times New Roman" w:hAnsi="Times New Roman" w:cs="Times New Roman"/>
                <w:sz w:val="24"/>
                <w:szCs w:val="24"/>
              </w:rPr>
              <w:pPrChange w:id="4681" w:author="Mohammad Nayeem Hasan" w:date="2023-01-21T14:56:00Z">
                <w:pPr>
                  <w:jc w:val="both"/>
                </w:pPr>
              </w:pPrChange>
            </w:pPr>
            <w:del w:id="4682" w:author="Mohammad Nayeem Hasan" w:date="2023-01-21T00:39:00Z">
              <w:r w:rsidRPr="00D97196" w:rsidDel="00C2040A">
                <w:rPr>
                  <w:rFonts w:ascii="Times New Roman" w:hAnsi="Times New Roman" w:cs="Times New Roman"/>
                  <w:sz w:val="24"/>
                  <w:szCs w:val="24"/>
                </w:rPr>
                <w:delText>Ref</w:delText>
              </w:r>
            </w:del>
          </w:p>
        </w:tc>
        <w:tc>
          <w:tcPr>
            <w:tcW w:w="456" w:type="pct"/>
            <w:vAlign w:val="center"/>
          </w:tcPr>
          <w:p w14:paraId="4DA46F94" w14:textId="6582B1E8" w:rsidR="007D4A70" w:rsidRPr="00D97196" w:rsidDel="00C2040A" w:rsidRDefault="007D4A70">
            <w:pPr>
              <w:ind w:firstLine="720"/>
              <w:rPr>
                <w:del w:id="4683" w:author="Mohammad Nayeem Hasan" w:date="2023-01-21T00:39:00Z"/>
                <w:rFonts w:ascii="Times New Roman" w:hAnsi="Times New Roman" w:cs="Times New Roman"/>
                <w:sz w:val="24"/>
                <w:szCs w:val="24"/>
              </w:rPr>
              <w:pPrChange w:id="4684" w:author="Mohammad Nayeem Hasan" w:date="2023-01-21T14:56:00Z">
                <w:pPr>
                  <w:jc w:val="both"/>
                </w:pPr>
              </w:pPrChange>
            </w:pPr>
            <w:del w:id="4685"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38596F5C" w14:textId="4EFBB4D3" w:rsidR="007D4A70" w:rsidRPr="00D97196" w:rsidDel="00C2040A" w:rsidRDefault="007D4A70">
            <w:pPr>
              <w:ind w:firstLine="720"/>
              <w:rPr>
                <w:del w:id="4686" w:author="Mohammad Nayeem Hasan" w:date="2023-01-21T00:39:00Z"/>
                <w:rFonts w:ascii="Times New Roman" w:hAnsi="Times New Roman" w:cs="Times New Roman"/>
                <w:sz w:val="24"/>
                <w:szCs w:val="24"/>
              </w:rPr>
              <w:pPrChange w:id="4687" w:author="Mohammad Nayeem Hasan" w:date="2023-01-21T14:56:00Z">
                <w:pPr>
                  <w:jc w:val="both"/>
                </w:pPr>
              </w:pPrChange>
            </w:pPr>
            <w:del w:id="4688"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5A11FA28" w14:textId="3A6A3F1D" w:rsidR="007D4A70" w:rsidRPr="00D97196" w:rsidDel="00C2040A" w:rsidRDefault="007D4A70">
            <w:pPr>
              <w:ind w:firstLine="720"/>
              <w:rPr>
                <w:del w:id="4689" w:author="Mohammad Nayeem Hasan" w:date="2023-01-21T00:39:00Z"/>
                <w:rFonts w:ascii="Times New Roman" w:hAnsi="Times New Roman" w:cs="Times New Roman"/>
                <w:sz w:val="24"/>
                <w:szCs w:val="24"/>
              </w:rPr>
              <w:pPrChange w:id="4690" w:author="Mohammad Nayeem Hasan" w:date="2023-01-21T14:56:00Z">
                <w:pPr>
                  <w:jc w:val="both"/>
                </w:pPr>
              </w:pPrChange>
            </w:pPr>
            <w:del w:id="4691" w:author="Mohammad Nayeem Hasan" w:date="2023-01-21T00:39:00Z">
              <w:r w:rsidRPr="00D97196" w:rsidDel="00C2040A">
                <w:rPr>
                  <w:rFonts w:ascii="Times New Roman" w:hAnsi="Times New Roman" w:cs="Times New Roman"/>
                  <w:sz w:val="24"/>
                  <w:szCs w:val="24"/>
                </w:rPr>
                <w:delText>Ref.</w:delText>
              </w:r>
            </w:del>
          </w:p>
        </w:tc>
        <w:tc>
          <w:tcPr>
            <w:tcW w:w="522" w:type="pct"/>
            <w:vAlign w:val="center"/>
          </w:tcPr>
          <w:p w14:paraId="7EB6B349" w14:textId="4D784CC1" w:rsidR="007D4A70" w:rsidRPr="00D97196" w:rsidDel="00C2040A" w:rsidRDefault="007D4A70">
            <w:pPr>
              <w:ind w:firstLine="720"/>
              <w:rPr>
                <w:del w:id="4692" w:author="Mohammad Nayeem Hasan" w:date="2023-01-21T00:39:00Z"/>
                <w:rFonts w:ascii="Times New Roman" w:hAnsi="Times New Roman" w:cs="Times New Roman"/>
                <w:sz w:val="24"/>
                <w:szCs w:val="24"/>
              </w:rPr>
              <w:pPrChange w:id="4693" w:author="Mohammad Nayeem Hasan" w:date="2023-01-21T14:56:00Z">
                <w:pPr>
                  <w:jc w:val="both"/>
                </w:pPr>
              </w:pPrChange>
            </w:pPr>
            <w:del w:id="4694"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4208E0CB" w14:textId="0259F444" w:rsidR="007D4A70" w:rsidRPr="00D97196" w:rsidDel="00C2040A" w:rsidRDefault="007D4A70">
            <w:pPr>
              <w:ind w:firstLine="720"/>
              <w:rPr>
                <w:del w:id="4695" w:author="Mohammad Nayeem Hasan" w:date="2023-01-21T00:39:00Z"/>
                <w:rFonts w:ascii="Times New Roman" w:hAnsi="Times New Roman" w:cs="Times New Roman"/>
                <w:sz w:val="24"/>
                <w:szCs w:val="24"/>
              </w:rPr>
              <w:pPrChange w:id="4696" w:author="Mohammad Nayeem Hasan" w:date="2023-01-21T14:56:00Z">
                <w:pPr>
                  <w:jc w:val="both"/>
                </w:pPr>
              </w:pPrChange>
            </w:pPr>
            <w:del w:id="4697"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6FB4021F" w14:textId="0DE1CE61" w:rsidTr="00386483">
        <w:trPr>
          <w:trHeight w:val="257"/>
          <w:jc w:val="center"/>
          <w:del w:id="4698" w:author="Mohammad Nayeem Hasan" w:date="2023-01-21T00:39:00Z"/>
        </w:trPr>
        <w:tc>
          <w:tcPr>
            <w:tcW w:w="811" w:type="pct"/>
            <w:vAlign w:val="center"/>
          </w:tcPr>
          <w:p w14:paraId="6DA1EF74" w14:textId="3AFA4021" w:rsidR="007D4A70" w:rsidRPr="00D97196" w:rsidDel="00C2040A" w:rsidRDefault="007D4A70">
            <w:pPr>
              <w:ind w:firstLine="720"/>
              <w:rPr>
                <w:del w:id="4699" w:author="Mohammad Nayeem Hasan" w:date="2023-01-21T00:39:00Z"/>
                <w:rFonts w:ascii="Times New Roman" w:hAnsi="Times New Roman" w:cs="Times New Roman"/>
                <w:sz w:val="24"/>
                <w:szCs w:val="24"/>
              </w:rPr>
              <w:pPrChange w:id="4700" w:author="Mohammad Nayeem Hasan" w:date="2023-01-21T14:56:00Z">
                <w:pPr>
                  <w:jc w:val="both"/>
                </w:pPr>
              </w:pPrChange>
            </w:pPr>
            <w:del w:id="4701" w:author="Mohammad Nayeem Hasan" w:date="2023-01-21T00:39:00Z">
              <w:r w:rsidRPr="00D97196" w:rsidDel="00C2040A">
                <w:rPr>
                  <w:rFonts w:ascii="Times New Roman" w:hAnsi="Times New Roman" w:cs="Times New Roman"/>
                  <w:sz w:val="24"/>
                  <w:szCs w:val="24"/>
                </w:rPr>
                <w:delText>5/5+</w:delText>
              </w:r>
            </w:del>
          </w:p>
        </w:tc>
        <w:tc>
          <w:tcPr>
            <w:tcW w:w="391" w:type="pct"/>
            <w:vAlign w:val="center"/>
          </w:tcPr>
          <w:p w14:paraId="786C260E" w14:textId="61233C7C" w:rsidR="007D4A70" w:rsidRPr="00D97196" w:rsidDel="00C2040A" w:rsidRDefault="007D4A70">
            <w:pPr>
              <w:ind w:firstLine="720"/>
              <w:rPr>
                <w:del w:id="4702" w:author="Mohammad Nayeem Hasan" w:date="2023-01-21T00:39:00Z"/>
                <w:rFonts w:ascii="Times New Roman" w:hAnsi="Times New Roman" w:cs="Times New Roman"/>
                <w:sz w:val="24"/>
                <w:szCs w:val="24"/>
              </w:rPr>
              <w:pPrChange w:id="4703" w:author="Mohammad Nayeem Hasan" w:date="2023-01-21T14:56:00Z">
                <w:pPr>
                  <w:jc w:val="both"/>
                </w:pPr>
              </w:pPrChange>
            </w:pPr>
            <w:del w:id="4704" w:author="Mohammad Nayeem Hasan" w:date="2023-01-21T00:39:00Z">
              <w:r w:rsidRPr="00D97196" w:rsidDel="00C2040A">
                <w:rPr>
                  <w:rFonts w:ascii="Times New Roman" w:hAnsi="Times New Roman" w:cs="Times New Roman"/>
                  <w:sz w:val="24"/>
                  <w:szCs w:val="24"/>
                </w:rPr>
                <w:delText>-</w:delText>
              </w:r>
            </w:del>
          </w:p>
        </w:tc>
        <w:tc>
          <w:tcPr>
            <w:tcW w:w="457" w:type="pct"/>
            <w:vAlign w:val="center"/>
          </w:tcPr>
          <w:p w14:paraId="67FCDD19" w14:textId="2D2019EA" w:rsidR="007D4A70" w:rsidRPr="00D97196" w:rsidDel="00C2040A" w:rsidRDefault="007D4A70">
            <w:pPr>
              <w:ind w:firstLine="720"/>
              <w:rPr>
                <w:del w:id="4705" w:author="Mohammad Nayeem Hasan" w:date="2023-01-21T00:39:00Z"/>
                <w:rFonts w:ascii="Times New Roman" w:hAnsi="Times New Roman" w:cs="Times New Roman"/>
                <w:sz w:val="24"/>
                <w:szCs w:val="24"/>
              </w:rPr>
              <w:pPrChange w:id="4706" w:author="Mohammad Nayeem Hasan" w:date="2023-01-21T14:56:00Z">
                <w:pPr>
                  <w:jc w:val="both"/>
                </w:pPr>
              </w:pPrChange>
            </w:pPr>
            <w:del w:id="4707"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6ABAE537" w14:textId="5B373056" w:rsidR="007D4A70" w:rsidRPr="00D97196" w:rsidDel="00C2040A" w:rsidRDefault="007D4A70">
            <w:pPr>
              <w:ind w:firstLine="720"/>
              <w:rPr>
                <w:del w:id="4708" w:author="Mohammad Nayeem Hasan" w:date="2023-01-21T00:39:00Z"/>
                <w:rFonts w:ascii="Times New Roman" w:hAnsi="Times New Roman" w:cs="Times New Roman"/>
                <w:sz w:val="24"/>
                <w:szCs w:val="24"/>
              </w:rPr>
              <w:pPrChange w:id="4709" w:author="Mohammad Nayeem Hasan" w:date="2023-01-21T14:56:00Z">
                <w:pPr>
                  <w:jc w:val="both"/>
                </w:pPr>
              </w:pPrChange>
            </w:pPr>
            <w:del w:id="4710"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1EF866B8" w14:textId="754FECDD" w:rsidR="007D4A70" w:rsidRPr="00D97196" w:rsidDel="00C2040A" w:rsidRDefault="007D4A70">
            <w:pPr>
              <w:ind w:firstLine="720"/>
              <w:rPr>
                <w:del w:id="4711" w:author="Mohammad Nayeem Hasan" w:date="2023-01-21T00:39:00Z"/>
                <w:rFonts w:ascii="Times New Roman" w:hAnsi="Times New Roman" w:cs="Times New Roman"/>
                <w:sz w:val="24"/>
                <w:szCs w:val="24"/>
              </w:rPr>
              <w:pPrChange w:id="4712" w:author="Mohammad Nayeem Hasan" w:date="2023-01-21T14:56:00Z">
                <w:pPr>
                  <w:jc w:val="both"/>
                </w:pPr>
              </w:pPrChange>
            </w:pPr>
            <w:del w:id="4713" w:author="Mohammad Nayeem Hasan" w:date="2023-01-21T00:39:00Z">
              <w:r w:rsidRPr="00D97196" w:rsidDel="00C2040A">
                <w:rPr>
                  <w:rFonts w:ascii="Times New Roman" w:hAnsi="Times New Roman" w:cs="Times New Roman"/>
                  <w:sz w:val="24"/>
                  <w:szCs w:val="24"/>
                </w:rPr>
                <w:delText>1.05</w:delText>
              </w:r>
            </w:del>
          </w:p>
        </w:tc>
        <w:tc>
          <w:tcPr>
            <w:tcW w:w="456" w:type="pct"/>
            <w:vAlign w:val="center"/>
          </w:tcPr>
          <w:p w14:paraId="3A895E5C" w14:textId="01C15CA6" w:rsidR="007D4A70" w:rsidRPr="00D97196" w:rsidDel="00C2040A" w:rsidRDefault="007D4A70">
            <w:pPr>
              <w:ind w:firstLine="720"/>
              <w:rPr>
                <w:del w:id="4714" w:author="Mohammad Nayeem Hasan" w:date="2023-01-21T00:39:00Z"/>
                <w:rFonts w:ascii="Times New Roman" w:hAnsi="Times New Roman" w:cs="Times New Roman"/>
                <w:sz w:val="24"/>
                <w:szCs w:val="24"/>
              </w:rPr>
              <w:pPrChange w:id="4715" w:author="Mohammad Nayeem Hasan" w:date="2023-01-21T14:56:00Z">
                <w:pPr>
                  <w:jc w:val="both"/>
                </w:pPr>
              </w:pPrChange>
            </w:pPr>
            <w:del w:id="4716" w:author="Mohammad Nayeem Hasan" w:date="2023-01-21T00:39:00Z">
              <w:r w:rsidRPr="00D97196" w:rsidDel="00C2040A">
                <w:rPr>
                  <w:rFonts w:ascii="Times New Roman" w:hAnsi="Times New Roman" w:cs="Times New Roman"/>
                  <w:sz w:val="24"/>
                  <w:szCs w:val="24"/>
                </w:rPr>
                <w:delText>0.67 – 1.63</w:delText>
              </w:r>
            </w:del>
          </w:p>
        </w:tc>
        <w:tc>
          <w:tcPr>
            <w:tcW w:w="529" w:type="pct"/>
            <w:vAlign w:val="center"/>
          </w:tcPr>
          <w:p w14:paraId="42F5CE22" w14:textId="4F6F23B4" w:rsidR="007D4A70" w:rsidRPr="00D97196" w:rsidDel="00C2040A" w:rsidRDefault="007D4A70">
            <w:pPr>
              <w:ind w:firstLine="720"/>
              <w:rPr>
                <w:del w:id="4717" w:author="Mohammad Nayeem Hasan" w:date="2023-01-21T00:39:00Z"/>
                <w:rFonts w:ascii="Times New Roman" w:hAnsi="Times New Roman" w:cs="Times New Roman"/>
                <w:sz w:val="24"/>
                <w:szCs w:val="24"/>
              </w:rPr>
              <w:pPrChange w:id="4718" w:author="Mohammad Nayeem Hasan" w:date="2023-01-21T14:56:00Z">
                <w:pPr>
                  <w:jc w:val="both"/>
                </w:pPr>
              </w:pPrChange>
            </w:pPr>
            <w:del w:id="4719" w:author="Mohammad Nayeem Hasan" w:date="2023-01-21T00:39:00Z">
              <w:r w:rsidRPr="00D97196" w:rsidDel="00C2040A">
                <w:rPr>
                  <w:rFonts w:ascii="Times New Roman" w:hAnsi="Times New Roman" w:cs="Times New Roman"/>
                  <w:sz w:val="24"/>
                  <w:szCs w:val="24"/>
                </w:rPr>
                <w:delText>0.836</w:delText>
              </w:r>
            </w:del>
          </w:p>
        </w:tc>
        <w:tc>
          <w:tcPr>
            <w:tcW w:w="434" w:type="pct"/>
            <w:vAlign w:val="center"/>
          </w:tcPr>
          <w:p w14:paraId="6AF1B89A" w14:textId="6AF5BFB9" w:rsidR="007D4A70" w:rsidRPr="00D97196" w:rsidDel="00C2040A" w:rsidRDefault="007D4A70">
            <w:pPr>
              <w:ind w:firstLine="720"/>
              <w:rPr>
                <w:del w:id="4720" w:author="Mohammad Nayeem Hasan" w:date="2023-01-21T00:39:00Z"/>
                <w:rFonts w:ascii="Times New Roman" w:hAnsi="Times New Roman" w:cs="Times New Roman"/>
                <w:sz w:val="24"/>
                <w:szCs w:val="24"/>
              </w:rPr>
              <w:pPrChange w:id="4721" w:author="Mohammad Nayeem Hasan" w:date="2023-01-21T14:56:00Z">
                <w:pPr>
                  <w:jc w:val="both"/>
                </w:pPr>
              </w:pPrChange>
            </w:pPr>
            <w:del w:id="4722" w:author="Mohammad Nayeem Hasan" w:date="2023-01-21T00:39:00Z">
              <w:r w:rsidRPr="00D97196" w:rsidDel="00C2040A">
                <w:rPr>
                  <w:rFonts w:ascii="Times New Roman" w:hAnsi="Times New Roman" w:cs="Times New Roman"/>
                  <w:sz w:val="24"/>
                  <w:szCs w:val="24"/>
                </w:rPr>
                <w:delText>0.91</w:delText>
              </w:r>
            </w:del>
          </w:p>
        </w:tc>
        <w:tc>
          <w:tcPr>
            <w:tcW w:w="522" w:type="pct"/>
            <w:vAlign w:val="center"/>
          </w:tcPr>
          <w:p w14:paraId="5643EC5F" w14:textId="6BAD5869" w:rsidR="007D4A70" w:rsidRPr="00D97196" w:rsidDel="00C2040A" w:rsidRDefault="007D4A70">
            <w:pPr>
              <w:ind w:firstLine="720"/>
              <w:rPr>
                <w:del w:id="4723" w:author="Mohammad Nayeem Hasan" w:date="2023-01-21T00:39:00Z"/>
                <w:rFonts w:ascii="Times New Roman" w:hAnsi="Times New Roman" w:cs="Times New Roman"/>
                <w:sz w:val="24"/>
                <w:szCs w:val="24"/>
              </w:rPr>
              <w:pPrChange w:id="4724" w:author="Mohammad Nayeem Hasan" w:date="2023-01-21T14:56:00Z">
                <w:pPr>
                  <w:jc w:val="both"/>
                </w:pPr>
              </w:pPrChange>
            </w:pPr>
            <w:del w:id="4725" w:author="Mohammad Nayeem Hasan" w:date="2023-01-21T00:39:00Z">
              <w:r w:rsidRPr="00D97196" w:rsidDel="00C2040A">
                <w:rPr>
                  <w:rFonts w:ascii="Times New Roman" w:hAnsi="Times New Roman" w:cs="Times New Roman"/>
                  <w:sz w:val="24"/>
                  <w:szCs w:val="24"/>
                </w:rPr>
                <w:delText>0.79 – 1.04</w:delText>
              </w:r>
            </w:del>
          </w:p>
        </w:tc>
        <w:tc>
          <w:tcPr>
            <w:tcW w:w="527" w:type="pct"/>
            <w:vAlign w:val="center"/>
          </w:tcPr>
          <w:p w14:paraId="06CFDF3E" w14:textId="62C72BA2" w:rsidR="007D4A70" w:rsidRPr="00D97196" w:rsidDel="00C2040A" w:rsidRDefault="009141AC">
            <w:pPr>
              <w:ind w:firstLine="720"/>
              <w:rPr>
                <w:del w:id="4726" w:author="Mohammad Nayeem Hasan" w:date="2023-01-21T00:39:00Z"/>
                <w:rFonts w:ascii="Times New Roman" w:hAnsi="Times New Roman" w:cs="Times New Roman"/>
                <w:sz w:val="24"/>
                <w:szCs w:val="24"/>
              </w:rPr>
              <w:pPrChange w:id="4727" w:author="Mohammad Nayeem Hasan" w:date="2023-01-21T14:56:00Z">
                <w:pPr>
                  <w:jc w:val="both"/>
                </w:pPr>
              </w:pPrChange>
            </w:pPr>
            <w:del w:id="4728" w:author="Mohammad Nayeem Hasan" w:date="2023-01-21T00:39:00Z">
              <w:r w:rsidRPr="00D97196" w:rsidDel="00C2040A">
                <w:rPr>
                  <w:rFonts w:ascii="Times New Roman" w:hAnsi="Times New Roman" w:cs="Times New Roman"/>
                  <w:sz w:val="24"/>
                  <w:szCs w:val="24"/>
                </w:rPr>
                <w:delText>0.171</w:delText>
              </w:r>
            </w:del>
          </w:p>
        </w:tc>
      </w:tr>
      <w:tr w:rsidR="00275578" w:rsidRPr="00D97196" w:rsidDel="00C2040A" w14:paraId="24068A50" w14:textId="4AA8A9CD" w:rsidTr="00C30CFA">
        <w:trPr>
          <w:trHeight w:val="257"/>
          <w:jc w:val="center"/>
          <w:del w:id="4729" w:author="Mohammad Nayeem Hasan" w:date="2023-01-21T00:39:00Z"/>
        </w:trPr>
        <w:tc>
          <w:tcPr>
            <w:tcW w:w="5000" w:type="pct"/>
            <w:gridSpan w:val="10"/>
            <w:vAlign w:val="center"/>
          </w:tcPr>
          <w:p w14:paraId="67C24CBB" w14:textId="4E91CE6A" w:rsidR="007D4A70" w:rsidRPr="00D97196" w:rsidDel="00C2040A" w:rsidRDefault="007D4A70">
            <w:pPr>
              <w:ind w:firstLine="720"/>
              <w:rPr>
                <w:del w:id="4730" w:author="Mohammad Nayeem Hasan" w:date="2023-01-21T00:39:00Z"/>
                <w:rFonts w:ascii="Times New Roman" w:hAnsi="Times New Roman" w:cs="Times New Roman"/>
                <w:sz w:val="24"/>
                <w:szCs w:val="24"/>
              </w:rPr>
              <w:pPrChange w:id="4731" w:author="Mohammad Nayeem Hasan" w:date="2023-01-21T14:56:00Z">
                <w:pPr>
                  <w:jc w:val="both"/>
                </w:pPr>
              </w:pPrChange>
            </w:pPr>
            <w:del w:id="4732" w:author="Mohammad Nayeem Hasan" w:date="2023-01-21T00:39:00Z">
              <w:r w:rsidRPr="00D97196" w:rsidDel="00C2040A">
                <w:rPr>
                  <w:rFonts w:ascii="Times New Roman" w:hAnsi="Times New Roman" w:cs="Times New Roman"/>
                  <w:sz w:val="24"/>
                  <w:szCs w:val="24"/>
                </w:rPr>
                <w:delText>Livestock ownership</w:delText>
              </w:r>
            </w:del>
          </w:p>
        </w:tc>
      </w:tr>
      <w:tr w:rsidR="00275578" w:rsidRPr="00D97196" w:rsidDel="00C2040A" w14:paraId="1B722885" w14:textId="69460807" w:rsidTr="00386483">
        <w:trPr>
          <w:trHeight w:val="257"/>
          <w:jc w:val="center"/>
          <w:del w:id="4733" w:author="Mohammad Nayeem Hasan" w:date="2023-01-21T00:39:00Z"/>
        </w:trPr>
        <w:tc>
          <w:tcPr>
            <w:tcW w:w="811" w:type="pct"/>
            <w:vAlign w:val="center"/>
          </w:tcPr>
          <w:p w14:paraId="29F4D384" w14:textId="29B9A188" w:rsidR="009141AC" w:rsidRPr="00D97196" w:rsidDel="00C2040A" w:rsidRDefault="009141AC">
            <w:pPr>
              <w:ind w:firstLine="720"/>
              <w:rPr>
                <w:del w:id="4734" w:author="Mohammad Nayeem Hasan" w:date="2023-01-21T00:39:00Z"/>
                <w:rFonts w:ascii="Times New Roman" w:hAnsi="Times New Roman" w:cs="Times New Roman"/>
                <w:sz w:val="24"/>
                <w:szCs w:val="24"/>
              </w:rPr>
              <w:pPrChange w:id="4735" w:author="Mohammad Nayeem Hasan" w:date="2023-01-21T14:56:00Z">
                <w:pPr>
                  <w:jc w:val="both"/>
                </w:pPr>
              </w:pPrChange>
            </w:pPr>
            <w:del w:id="4736" w:author="Mohammad Nayeem Hasan" w:date="2023-01-21T00:39:00Z">
              <w:r w:rsidRPr="00D97196" w:rsidDel="00C2040A">
                <w:rPr>
                  <w:rFonts w:ascii="Times New Roman" w:hAnsi="Times New Roman" w:cs="Times New Roman"/>
                  <w:sz w:val="24"/>
                  <w:szCs w:val="24"/>
                </w:rPr>
                <w:delText>Yes</w:delText>
              </w:r>
            </w:del>
          </w:p>
        </w:tc>
        <w:tc>
          <w:tcPr>
            <w:tcW w:w="391" w:type="pct"/>
            <w:vAlign w:val="center"/>
          </w:tcPr>
          <w:p w14:paraId="30632820" w14:textId="511CEADA" w:rsidR="009141AC" w:rsidRPr="00D97196" w:rsidDel="00C2040A" w:rsidRDefault="009141AC">
            <w:pPr>
              <w:ind w:firstLine="720"/>
              <w:rPr>
                <w:del w:id="4737" w:author="Mohammad Nayeem Hasan" w:date="2023-01-21T00:39:00Z"/>
                <w:rFonts w:ascii="Times New Roman" w:hAnsi="Times New Roman" w:cs="Times New Roman"/>
                <w:sz w:val="24"/>
                <w:szCs w:val="24"/>
              </w:rPr>
              <w:pPrChange w:id="4738" w:author="Mohammad Nayeem Hasan" w:date="2023-01-21T14:56:00Z">
                <w:pPr>
                  <w:jc w:val="both"/>
                </w:pPr>
              </w:pPrChange>
            </w:pPr>
            <w:del w:id="4739" w:author="Mohammad Nayeem Hasan" w:date="2023-01-21T00:39:00Z">
              <w:r w:rsidRPr="00D97196" w:rsidDel="00C2040A">
                <w:rPr>
                  <w:rFonts w:ascii="Times New Roman" w:hAnsi="Times New Roman" w:cs="Times New Roman"/>
                  <w:sz w:val="24"/>
                  <w:szCs w:val="24"/>
                </w:rPr>
                <w:delText>-</w:delText>
              </w:r>
            </w:del>
          </w:p>
        </w:tc>
        <w:tc>
          <w:tcPr>
            <w:tcW w:w="457" w:type="pct"/>
            <w:vAlign w:val="center"/>
          </w:tcPr>
          <w:p w14:paraId="67071DCD" w14:textId="5DCD9348" w:rsidR="009141AC" w:rsidRPr="00D97196" w:rsidDel="00C2040A" w:rsidRDefault="009141AC">
            <w:pPr>
              <w:ind w:firstLine="720"/>
              <w:rPr>
                <w:del w:id="4740" w:author="Mohammad Nayeem Hasan" w:date="2023-01-21T00:39:00Z"/>
                <w:rFonts w:ascii="Times New Roman" w:hAnsi="Times New Roman" w:cs="Times New Roman"/>
                <w:sz w:val="24"/>
                <w:szCs w:val="24"/>
              </w:rPr>
              <w:pPrChange w:id="4741" w:author="Mohammad Nayeem Hasan" w:date="2023-01-21T14:56:00Z">
                <w:pPr>
                  <w:jc w:val="both"/>
                </w:pPr>
              </w:pPrChange>
            </w:pPr>
            <w:del w:id="4742"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170F3AEF" w14:textId="0F0FDD1F" w:rsidR="009141AC" w:rsidRPr="00D97196" w:rsidDel="00C2040A" w:rsidRDefault="009141AC">
            <w:pPr>
              <w:ind w:firstLine="720"/>
              <w:rPr>
                <w:del w:id="4743" w:author="Mohammad Nayeem Hasan" w:date="2023-01-21T00:39:00Z"/>
                <w:rFonts w:ascii="Times New Roman" w:hAnsi="Times New Roman" w:cs="Times New Roman"/>
                <w:sz w:val="24"/>
                <w:szCs w:val="24"/>
              </w:rPr>
              <w:pPrChange w:id="4744" w:author="Mohammad Nayeem Hasan" w:date="2023-01-21T14:56:00Z">
                <w:pPr>
                  <w:jc w:val="both"/>
                </w:pPr>
              </w:pPrChange>
            </w:pPr>
            <w:del w:id="4745"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3E54A729" w14:textId="70519F43" w:rsidR="009141AC" w:rsidRPr="00D97196" w:rsidDel="00C2040A" w:rsidRDefault="009141AC">
            <w:pPr>
              <w:ind w:firstLine="720"/>
              <w:rPr>
                <w:del w:id="4746" w:author="Mohammad Nayeem Hasan" w:date="2023-01-21T00:39:00Z"/>
                <w:rFonts w:ascii="Times New Roman" w:hAnsi="Times New Roman" w:cs="Times New Roman"/>
                <w:sz w:val="24"/>
                <w:szCs w:val="24"/>
              </w:rPr>
              <w:pPrChange w:id="4747" w:author="Mohammad Nayeem Hasan" w:date="2023-01-21T14:56:00Z">
                <w:pPr>
                  <w:jc w:val="both"/>
                </w:pPr>
              </w:pPrChange>
            </w:pPr>
            <w:del w:id="4748"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509D9C8C" w14:textId="6D47CF5A" w:rsidR="009141AC" w:rsidRPr="00D97196" w:rsidDel="00C2040A" w:rsidRDefault="009141AC">
            <w:pPr>
              <w:ind w:firstLine="720"/>
              <w:rPr>
                <w:del w:id="4749" w:author="Mohammad Nayeem Hasan" w:date="2023-01-21T00:39:00Z"/>
                <w:rFonts w:ascii="Times New Roman" w:hAnsi="Times New Roman" w:cs="Times New Roman"/>
                <w:sz w:val="24"/>
                <w:szCs w:val="24"/>
              </w:rPr>
              <w:pPrChange w:id="4750" w:author="Mohammad Nayeem Hasan" w:date="2023-01-21T14:56:00Z">
                <w:pPr>
                  <w:jc w:val="both"/>
                </w:pPr>
              </w:pPrChange>
            </w:pPr>
            <w:del w:id="4751"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498B79BB" w14:textId="1F6BB5EE" w:rsidR="009141AC" w:rsidRPr="00D97196" w:rsidDel="00C2040A" w:rsidRDefault="009141AC">
            <w:pPr>
              <w:ind w:firstLine="720"/>
              <w:rPr>
                <w:del w:id="4752" w:author="Mohammad Nayeem Hasan" w:date="2023-01-21T00:39:00Z"/>
                <w:rFonts w:ascii="Times New Roman" w:hAnsi="Times New Roman" w:cs="Times New Roman"/>
                <w:sz w:val="24"/>
                <w:szCs w:val="24"/>
              </w:rPr>
              <w:pPrChange w:id="4753" w:author="Mohammad Nayeem Hasan" w:date="2023-01-21T14:56:00Z">
                <w:pPr>
                  <w:jc w:val="both"/>
                </w:pPr>
              </w:pPrChange>
            </w:pPr>
            <w:del w:id="4754"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06C9D0BB" w14:textId="65A8A483" w:rsidR="009141AC" w:rsidRPr="00D97196" w:rsidDel="00C2040A" w:rsidRDefault="009141AC">
            <w:pPr>
              <w:ind w:firstLine="720"/>
              <w:rPr>
                <w:del w:id="4755" w:author="Mohammad Nayeem Hasan" w:date="2023-01-21T00:39:00Z"/>
                <w:rFonts w:ascii="Times New Roman" w:hAnsi="Times New Roman" w:cs="Times New Roman"/>
                <w:sz w:val="24"/>
                <w:szCs w:val="24"/>
              </w:rPr>
              <w:pPrChange w:id="4756" w:author="Mohammad Nayeem Hasan" w:date="2023-01-21T14:56:00Z">
                <w:pPr>
                  <w:jc w:val="both"/>
                </w:pPr>
              </w:pPrChange>
            </w:pPr>
            <w:del w:id="4757" w:author="Mohammad Nayeem Hasan" w:date="2023-01-21T00:39:00Z">
              <w:r w:rsidRPr="00D97196" w:rsidDel="00C2040A">
                <w:rPr>
                  <w:rFonts w:ascii="Times New Roman" w:hAnsi="Times New Roman" w:cs="Times New Roman"/>
                  <w:sz w:val="24"/>
                  <w:szCs w:val="24"/>
                </w:rPr>
                <w:delText>-</w:delText>
              </w:r>
            </w:del>
          </w:p>
        </w:tc>
        <w:tc>
          <w:tcPr>
            <w:tcW w:w="522" w:type="pct"/>
            <w:vAlign w:val="center"/>
          </w:tcPr>
          <w:p w14:paraId="07594897" w14:textId="78ED7D82" w:rsidR="009141AC" w:rsidRPr="00D97196" w:rsidDel="00C2040A" w:rsidRDefault="009141AC">
            <w:pPr>
              <w:ind w:firstLine="720"/>
              <w:rPr>
                <w:del w:id="4758" w:author="Mohammad Nayeem Hasan" w:date="2023-01-21T00:39:00Z"/>
                <w:rFonts w:ascii="Times New Roman" w:hAnsi="Times New Roman" w:cs="Times New Roman"/>
                <w:sz w:val="24"/>
                <w:szCs w:val="24"/>
              </w:rPr>
              <w:pPrChange w:id="4759" w:author="Mohammad Nayeem Hasan" w:date="2023-01-21T14:56:00Z">
                <w:pPr>
                  <w:jc w:val="both"/>
                </w:pPr>
              </w:pPrChange>
            </w:pPr>
            <w:del w:id="4760"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0742743E" w14:textId="5339BE4A" w:rsidR="009141AC" w:rsidRPr="00D97196" w:rsidDel="00C2040A" w:rsidRDefault="009141AC">
            <w:pPr>
              <w:ind w:firstLine="720"/>
              <w:rPr>
                <w:del w:id="4761" w:author="Mohammad Nayeem Hasan" w:date="2023-01-21T00:39:00Z"/>
                <w:rFonts w:ascii="Times New Roman" w:hAnsi="Times New Roman" w:cs="Times New Roman"/>
                <w:sz w:val="24"/>
                <w:szCs w:val="24"/>
              </w:rPr>
              <w:pPrChange w:id="4762" w:author="Mohammad Nayeem Hasan" w:date="2023-01-21T14:56:00Z">
                <w:pPr>
                  <w:jc w:val="both"/>
                </w:pPr>
              </w:pPrChange>
            </w:pPr>
            <w:del w:id="4763"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1AFC2EFF" w14:textId="5CB5BF26" w:rsidTr="00386483">
        <w:trPr>
          <w:trHeight w:val="257"/>
          <w:jc w:val="center"/>
          <w:del w:id="4764" w:author="Mohammad Nayeem Hasan" w:date="2023-01-21T00:39:00Z"/>
        </w:trPr>
        <w:tc>
          <w:tcPr>
            <w:tcW w:w="811" w:type="pct"/>
            <w:vAlign w:val="center"/>
          </w:tcPr>
          <w:p w14:paraId="0589406D" w14:textId="577A65DF" w:rsidR="009141AC" w:rsidRPr="00D97196" w:rsidDel="00C2040A" w:rsidRDefault="009141AC">
            <w:pPr>
              <w:ind w:firstLine="720"/>
              <w:rPr>
                <w:del w:id="4765" w:author="Mohammad Nayeem Hasan" w:date="2023-01-21T00:39:00Z"/>
                <w:rFonts w:ascii="Times New Roman" w:hAnsi="Times New Roman" w:cs="Times New Roman"/>
                <w:sz w:val="24"/>
                <w:szCs w:val="24"/>
              </w:rPr>
              <w:pPrChange w:id="4766" w:author="Mohammad Nayeem Hasan" w:date="2023-01-21T14:56:00Z">
                <w:pPr>
                  <w:jc w:val="both"/>
                </w:pPr>
              </w:pPrChange>
            </w:pPr>
            <w:del w:id="4767" w:author="Mohammad Nayeem Hasan" w:date="2023-01-21T00:39:00Z">
              <w:r w:rsidRPr="00D97196" w:rsidDel="00C2040A">
                <w:rPr>
                  <w:rFonts w:ascii="Times New Roman" w:hAnsi="Times New Roman" w:cs="Times New Roman"/>
                  <w:sz w:val="24"/>
                  <w:szCs w:val="24"/>
                </w:rPr>
                <w:delText>No</w:delText>
              </w:r>
            </w:del>
          </w:p>
        </w:tc>
        <w:tc>
          <w:tcPr>
            <w:tcW w:w="391" w:type="pct"/>
            <w:vAlign w:val="center"/>
          </w:tcPr>
          <w:p w14:paraId="7D793B5C" w14:textId="3F7980F9" w:rsidR="009141AC" w:rsidRPr="00D97196" w:rsidDel="00C2040A" w:rsidRDefault="009141AC">
            <w:pPr>
              <w:ind w:firstLine="720"/>
              <w:rPr>
                <w:del w:id="4768" w:author="Mohammad Nayeem Hasan" w:date="2023-01-21T00:39:00Z"/>
                <w:rFonts w:ascii="Times New Roman" w:hAnsi="Times New Roman" w:cs="Times New Roman"/>
                <w:sz w:val="24"/>
                <w:szCs w:val="24"/>
              </w:rPr>
              <w:pPrChange w:id="4769" w:author="Mohammad Nayeem Hasan" w:date="2023-01-21T14:56:00Z">
                <w:pPr>
                  <w:jc w:val="both"/>
                </w:pPr>
              </w:pPrChange>
            </w:pPr>
            <w:del w:id="4770" w:author="Mohammad Nayeem Hasan" w:date="2023-01-21T00:39:00Z">
              <w:r w:rsidRPr="00D97196" w:rsidDel="00C2040A">
                <w:rPr>
                  <w:rFonts w:ascii="Times New Roman" w:hAnsi="Times New Roman" w:cs="Times New Roman"/>
                  <w:sz w:val="24"/>
                  <w:szCs w:val="24"/>
                </w:rPr>
                <w:delText>-</w:delText>
              </w:r>
            </w:del>
          </w:p>
        </w:tc>
        <w:tc>
          <w:tcPr>
            <w:tcW w:w="457" w:type="pct"/>
            <w:vAlign w:val="center"/>
          </w:tcPr>
          <w:p w14:paraId="2EE7273E" w14:textId="75F4D3FD" w:rsidR="009141AC" w:rsidRPr="00D97196" w:rsidDel="00C2040A" w:rsidRDefault="009141AC">
            <w:pPr>
              <w:ind w:firstLine="720"/>
              <w:rPr>
                <w:del w:id="4771" w:author="Mohammad Nayeem Hasan" w:date="2023-01-21T00:39:00Z"/>
                <w:rFonts w:ascii="Times New Roman" w:hAnsi="Times New Roman" w:cs="Times New Roman"/>
                <w:sz w:val="24"/>
                <w:szCs w:val="24"/>
              </w:rPr>
              <w:pPrChange w:id="4772" w:author="Mohammad Nayeem Hasan" w:date="2023-01-21T14:56:00Z">
                <w:pPr>
                  <w:jc w:val="both"/>
                </w:pPr>
              </w:pPrChange>
            </w:pPr>
            <w:del w:id="4773"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74D941DF" w14:textId="545B6225" w:rsidR="009141AC" w:rsidRPr="00D97196" w:rsidDel="00C2040A" w:rsidRDefault="009141AC">
            <w:pPr>
              <w:ind w:firstLine="720"/>
              <w:rPr>
                <w:del w:id="4774" w:author="Mohammad Nayeem Hasan" w:date="2023-01-21T00:39:00Z"/>
                <w:rFonts w:ascii="Times New Roman" w:hAnsi="Times New Roman" w:cs="Times New Roman"/>
                <w:sz w:val="24"/>
                <w:szCs w:val="24"/>
              </w:rPr>
              <w:pPrChange w:id="4775" w:author="Mohammad Nayeem Hasan" w:date="2023-01-21T14:56:00Z">
                <w:pPr>
                  <w:jc w:val="both"/>
                </w:pPr>
              </w:pPrChange>
            </w:pPr>
            <w:del w:id="4776"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4DC10BBC" w14:textId="7DFAD205" w:rsidR="009141AC" w:rsidRPr="00D97196" w:rsidDel="00C2040A" w:rsidRDefault="009141AC">
            <w:pPr>
              <w:ind w:firstLine="720"/>
              <w:rPr>
                <w:del w:id="4777" w:author="Mohammad Nayeem Hasan" w:date="2023-01-21T00:39:00Z"/>
                <w:rFonts w:ascii="Times New Roman" w:hAnsi="Times New Roman" w:cs="Times New Roman"/>
                <w:sz w:val="24"/>
                <w:szCs w:val="24"/>
              </w:rPr>
              <w:pPrChange w:id="4778" w:author="Mohammad Nayeem Hasan" w:date="2023-01-21T14:56:00Z">
                <w:pPr>
                  <w:jc w:val="both"/>
                </w:pPr>
              </w:pPrChange>
            </w:pPr>
            <w:del w:id="4779"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01EC11BA" w14:textId="408D7C15" w:rsidR="009141AC" w:rsidRPr="00D97196" w:rsidDel="00C2040A" w:rsidRDefault="009141AC">
            <w:pPr>
              <w:ind w:firstLine="720"/>
              <w:rPr>
                <w:del w:id="4780" w:author="Mohammad Nayeem Hasan" w:date="2023-01-21T00:39:00Z"/>
                <w:rFonts w:ascii="Times New Roman" w:hAnsi="Times New Roman" w:cs="Times New Roman"/>
                <w:sz w:val="24"/>
                <w:szCs w:val="24"/>
              </w:rPr>
              <w:pPrChange w:id="4781" w:author="Mohammad Nayeem Hasan" w:date="2023-01-21T14:56:00Z">
                <w:pPr>
                  <w:jc w:val="both"/>
                </w:pPr>
              </w:pPrChange>
            </w:pPr>
            <w:del w:id="4782"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5870CBA9" w14:textId="74CD0A65" w:rsidR="009141AC" w:rsidRPr="00D97196" w:rsidDel="00C2040A" w:rsidRDefault="009141AC">
            <w:pPr>
              <w:ind w:firstLine="720"/>
              <w:rPr>
                <w:del w:id="4783" w:author="Mohammad Nayeem Hasan" w:date="2023-01-21T00:39:00Z"/>
                <w:rFonts w:ascii="Times New Roman" w:hAnsi="Times New Roman" w:cs="Times New Roman"/>
                <w:sz w:val="24"/>
                <w:szCs w:val="24"/>
              </w:rPr>
              <w:pPrChange w:id="4784" w:author="Mohammad Nayeem Hasan" w:date="2023-01-21T14:56:00Z">
                <w:pPr>
                  <w:jc w:val="both"/>
                </w:pPr>
              </w:pPrChange>
            </w:pPr>
            <w:del w:id="4785"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7A41E9FC" w14:textId="2CEC35B3" w:rsidR="009141AC" w:rsidRPr="00D97196" w:rsidDel="00C2040A" w:rsidRDefault="009141AC">
            <w:pPr>
              <w:ind w:firstLine="720"/>
              <w:rPr>
                <w:del w:id="4786" w:author="Mohammad Nayeem Hasan" w:date="2023-01-21T00:39:00Z"/>
                <w:rFonts w:ascii="Times New Roman" w:hAnsi="Times New Roman" w:cs="Times New Roman"/>
                <w:sz w:val="24"/>
                <w:szCs w:val="24"/>
              </w:rPr>
              <w:pPrChange w:id="4787" w:author="Mohammad Nayeem Hasan" w:date="2023-01-21T14:56:00Z">
                <w:pPr>
                  <w:jc w:val="both"/>
                </w:pPr>
              </w:pPrChange>
            </w:pPr>
            <w:del w:id="4788" w:author="Mohammad Nayeem Hasan" w:date="2023-01-21T00:39:00Z">
              <w:r w:rsidRPr="00D97196" w:rsidDel="00C2040A">
                <w:rPr>
                  <w:rFonts w:ascii="Times New Roman" w:hAnsi="Times New Roman" w:cs="Times New Roman"/>
                  <w:sz w:val="24"/>
                  <w:szCs w:val="24"/>
                </w:rPr>
                <w:delText>-</w:delText>
              </w:r>
            </w:del>
          </w:p>
        </w:tc>
        <w:tc>
          <w:tcPr>
            <w:tcW w:w="522" w:type="pct"/>
            <w:vAlign w:val="center"/>
          </w:tcPr>
          <w:p w14:paraId="4DBA665A" w14:textId="0FD8ADC6" w:rsidR="009141AC" w:rsidRPr="00D97196" w:rsidDel="00C2040A" w:rsidRDefault="009141AC">
            <w:pPr>
              <w:ind w:firstLine="720"/>
              <w:rPr>
                <w:del w:id="4789" w:author="Mohammad Nayeem Hasan" w:date="2023-01-21T00:39:00Z"/>
                <w:rFonts w:ascii="Times New Roman" w:hAnsi="Times New Roman" w:cs="Times New Roman"/>
                <w:sz w:val="24"/>
                <w:szCs w:val="24"/>
              </w:rPr>
              <w:pPrChange w:id="4790" w:author="Mohammad Nayeem Hasan" w:date="2023-01-21T14:56:00Z">
                <w:pPr>
                  <w:jc w:val="both"/>
                </w:pPr>
              </w:pPrChange>
            </w:pPr>
            <w:del w:id="4791"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02F563A4" w14:textId="3DBED31C" w:rsidR="009141AC" w:rsidRPr="00D97196" w:rsidDel="00C2040A" w:rsidRDefault="009141AC">
            <w:pPr>
              <w:ind w:firstLine="720"/>
              <w:rPr>
                <w:del w:id="4792" w:author="Mohammad Nayeem Hasan" w:date="2023-01-21T00:39:00Z"/>
                <w:rFonts w:ascii="Times New Roman" w:hAnsi="Times New Roman" w:cs="Times New Roman"/>
                <w:sz w:val="24"/>
                <w:szCs w:val="24"/>
              </w:rPr>
              <w:pPrChange w:id="4793" w:author="Mohammad Nayeem Hasan" w:date="2023-01-21T14:56:00Z">
                <w:pPr>
                  <w:jc w:val="both"/>
                </w:pPr>
              </w:pPrChange>
            </w:pPr>
            <w:del w:id="4794"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3CDA8ED9" w14:textId="5F57D381" w:rsidTr="00C30CFA">
        <w:trPr>
          <w:trHeight w:val="257"/>
          <w:jc w:val="center"/>
          <w:del w:id="4795" w:author="Mohammad Nayeem Hasan" w:date="2023-01-21T00:39:00Z"/>
        </w:trPr>
        <w:tc>
          <w:tcPr>
            <w:tcW w:w="5000" w:type="pct"/>
            <w:gridSpan w:val="10"/>
            <w:vAlign w:val="center"/>
          </w:tcPr>
          <w:p w14:paraId="57A3AAC1" w14:textId="2C735385" w:rsidR="009141AC" w:rsidRPr="00D97196" w:rsidDel="00C2040A" w:rsidRDefault="009141AC">
            <w:pPr>
              <w:ind w:firstLine="720"/>
              <w:rPr>
                <w:del w:id="4796" w:author="Mohammad Nayeem Hasan" w:date="2023-01-21T00:39:00Z"/>
                <w:rFonts w:ascii="Times New Roman" w:hAnsi="Times New Roman" w:cs="Times New Roman"/>
                <w:sz w:val="24"/>
                <w:szCs w:val="24"/>
              </w:rPr>
              <w:pPrChange w:id="4797" w:author="Mohammad Nayeem Hasan" w:date="2023-01-21T14:56:00Z">
                <w:pPr>
                  <w:jc w:val="both"/>
                </w:pPr>
              </w:pPrChange>
            </w:pPr>
            <w:del w:id="4798" w:author="Mohammad Nayeem Hasan" w:date="2023-01-21T00:39:00Z">
              <w:r w:rsidRPr="00D97196" w:rsidDel="00C2040A">
                <w:rPr>
                  <w:rFonts w:ascii="Times New Roman" w:hAnsi="Times New Roman" w:cs="Times New Roman"/>
                  <w:sz w:val="24"/>
                  <w:szCs w:val="24"/>
                </w:rPr>
                <w:delText>Source water type</w:delText>
              </w:r>
            </w:del>
          </w:p>
        </w:tc>
      </w:tr>
      <w:tr w:rsidR="00275578" w:rsidRPr="00D97196" w:rsidDel="00C2040A" w14:paraId="44043246" w14:textId="24619A6C" w:rsidTr="00386483">
        <w:trPr>
          <w:trHeight w:val="257"/>
          <w:jc w:val="center"/>
          <w:del w:id="4799" w:author="Mohammad Nayeem Hasan" w:date="2023-01-21T00:39:00Z"/>
        </w:trPr>
        <w:tc>
          <w:tcPr>
            <w:tcW w:w="811" w:type="pct"/>
            <w:vAlign w:val="center"/>
          </w:tcPr>
          <w:p w14:paraId="27A6E16B" w14:textId="60C939A0" w:rsidR="009141AC" w:rsidRPr="00D97196" w:rsidDel="00C2040A" w:rsidRDefault="009141AC">
            <w:pPr>
              <w:ind w:firstLine="720"/>
              <w:rPr>
                <w:del w:id="4800" w:author="Mohammad Nayeem Hasan" w:date="2023-01-21T00:39:00Z"/>
                <w:rFonts w:ascii="Times New Roman" w:hAnsi="Times New Roman" w:cs="Times New Roman"/>
                <w:sz w:val="24"/>
                <w:szCs w:val="24"/>
              </w:rPr>
              <w:pPrChange w:id="4801" w:author="Mohammad Nayeem Hasan" w:date="2023-01-21T14:56:00Z">
                <w:pPr>
                  <w:jc w:val="both"/>
                </w:pPr>
              </w:pPrChange>
            </w:pPr>
            <w:del w:id="4802" w:author="Mohammad Nayeem Hasan" w:date="2023-01-21T00:39:00Z">
              <w:r w:rsidRPr="00D97196" w:rsidDel="00C2040A">
                <w:rPr>
                  <w:rFonts w:ascii="Times New Roman" w:hAnsi="Times New Roman" w:cs="Times New Roman"/>
                  <w:sz w:val="24"/>
                  <w:szCs w:val="24"/>
                </w:rPr>
                <w:delText>Improved</w:delText>
              </w:r>
            </w:del>
          </w:p>
        </w:tc>
        <w:tc>
          <w:tcPr>
            <w:tcW w:w="391" w:type="pct"/>
            <w:vAlign w:val="center"/>
          </w:tcPr>
          <w:p w14:paraId="48227D65" w14:textId="03813733" w:rsidR="009141AC" w:rsidRPr="00D97196" w:rsidDel="00C2040A" w:rsidRDefault="009141AC">
            <w:pPr>
              <w:ind w:firstLine="720"/>
              <w:rPr>
                <w:del w:id="4803" w:author="Mohammad Nayeem Hasan" w:date="2023-01-21T00:39:00Z"/>
                <w:rFonts w:ascii="Times New Roman" w:hAnsi="Times New Roman" w:cs="Times New Roman"/>
                <w:sz w:val="24"/>
                <w:szCs w:val="24"/>
              </w:rPr>
              <w:pPrChange w:id="4804" w:author="Mohammad Nayeem Hasan" w:date="2023-01-21T14:56:00Z">
                <w:pPr>
                  <w:jc w:val="both"/>
                </w:pPr>
              </w:pPrChange>
            </w:pPr>
            <w:del w:id="4805" w:author="Mohammad Nayeem Hasan" w:date="2023-01-21T00:39:00Z">
              <w:r w:rsidRPr="00D97196" w:rsidDel="00C2040A">
                <w:rPr>
                  <w:rFonts w:ascii="Times New Roman" w:hAnsi="Times New Roman" w:cs="Times New Roman"/>
                  <w:sz w:val="24"/>
                  <w:szCs w:val="24"/>
                </w:rPr>
                <w:delText>-</w:delText>
              </w:r>
            </w:del>
          </w:p>
        </w:tc>
        <w:tc>
          <w:tcPr>
            <w:tcW w:w="457" w:type="pct"/>
            <w:vAlign w:val="center"/>
          </w:tcPr>
          <w:p w14:paraId="6E315605" w14:textId="2498EA29" w:rsidR="009141AC" w:rsidRPr="00D97196" w:rsidDel="00C2040A" w:rsidRDefault="009141AC">
            <w:pPr>
              <w:ind w:firstLine="720"/>
              <w:rPr>
                <w:del w:id="4806" w:author="Mohammad Nayeem Hasan" w:date="2023-01-21T00:39:00Z"/>
                <w:rFonts w:ascii="Times New Roman" w:hAnsi="Times New Roman" w:cs="Times New Roman"/>
                <w:sz w:val="24"/>
                <w:szCs w:val="24"/>
              </w:rPr>
              <w:pPrChange w:id="4807" w:author="Mohammad Nayeem Hasan" w:date="2023-01-21T14:56:00Z">
                <w:pPr>
                  <w:jc w:val="both"/>
                </w:pPr>
              </w:pPrChange>
            </w:pPr>
            <w:del w:id="4808"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75BDDED8" w14:textId="7522B12E" w:rsidR="009141AC" w:rsidRPr="00D97196" w:rsidDel="00C2040A" w:rsidRDefault="009141AC">
            <w:pPr>
              <w:ind w:firstLine="720"/>
              <w:rPr>
                <w:del w:id="4809" w:author="Mohammad Nayeem Hasan" w:date="2023-01-21T00:39:00Z"/>
                <w:rFonts w:ascii="Times New Roman" w:hAnsi="Times New Roman" w:cs="Times New Roman"/>
                <w:sz w:val="24"/>
                <w:szCs w:val="24"/>
              </w:rPr>
              <w:pPrChange w:id="4810" w:author="Mohammad Nayeem Hasan" w:date="2023-01-21T14:56:00Z">
                <w:pPr>
                  <w:jc w:val="both"/>
                </w:pPr>
              </w:pPrChange>
            </w:pPr>
            <w:del w:id="4811"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101B0D5E" w14:textId="06740F0E" w:rsidR="009141AC" w:rsidRPr="00D97196" w:rsidDel="00C2040A" w:rsidRDefault="009141AC">
            <w:pPr>
              <w:ind w:firstLine="720"/>
              <w:rPr>
                <w:del w:id="4812" w:author="Mohammad Nayeem Hasan" w:date="2023-01-21T00:39:00Z"/>
                <w:rFonts w:ascii="Times New Roman" w:hAnsi="Times New Roman" w:cs="Times New Roman"/>
                <w:sz w:val="24"/>
                <w:szCs w:val="24"/>
              </w:rPr>
              <w:pPrChange w:id="4813" w:author="Mohammad Nayeem Hasan" w:date="2023-01-21T14:56:00Z">
                <w:pPr>
                  <w:jc w:val="both"/>
                </w:pPr>
              </w:pPrChange>
            </w:pPr>
            <w:del w:id="4814"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78DC7D3A" w14:textId="13F19DFF" w:rsidR="009141AC" w:rsidRPr="00D97196" w:rsidDel="00C2040A" w:rsidRDefault="009141AC">
            <w:pPr>
              <w:ind w:firstLine="720"/>
              <w:rPr>
                <w:del w:id="4815" w:author="Mohammad Nayeem Hasan" w:date="2023-01-21T00:39:00Z"/>
                <w:rFonts w:ascii="Times New Roman" w:hAnsi="Times New Roman" w:cs="Times New Roman"/>
                <w:sz w:val="24"/>
                <w:szCs w:val="24"/>
              </w:rPr>
              <w:pPrChange w:id="4816" w:author="Mohammad Nayeem Hasan" w:date="2023-01-21T14:56:00Z">
                <w:pPr>
                  <w:jc w:val="both"/>
                </w:pPr>
              </w:pPrChange>
            </w:pPr>
            <w:del w:id="4817"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3DBD0F1C" w14:textId="37179AA6" w:rsidR="009141AC" w:rsidRPr="00D97196" w:rsidDel="00C2040A" w:rsidRDefault="009141AC">
            <w:pPr>
              <w:ind w:firstLine="720"/>
              <w:rPr>
                <w:del w:id="4818" w:author="Mohammad Nayeem Hasan" w:date="2023-01-21T00:39:00Z"/>
                <w:rFonts w:ascii="Times New Roman" w:hAnsi="Times New Roman" w:cs="Times New Roman"/>
                <w:sz w:val="24"/>
                <w:szCs w:val="24"/>
              </w:rPr>
              <w:pPrChange w:id="4819" w:author="Mohammad Nayeem Hasan" w:date="2023-01-21T14:56:00Z">
                <w:pPr>
                  <w:jc w:val="both"/>
                </w:pPr>
              </w:pPrChange>
            </w:pPr>
            <w:del w:id="4820"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18F97486" w14:textId="24A2C45E" w:rsidR="009141AC" w:rsidRPr="00D97196" w:rsidDel="00C2040A" w:rsidRDefault="009141AC">
            <w:pPr>
              <w:ind w:firstLine="720"/>
              <w:rPr>
                <w:del w:id="4821" w:author="Mohammad Nayeem Hasan" w:date="2023-01-21T00:39:00Z"/>
                <w:rFonts w:ascii="Times New Roman" w:hAnsi="Times New Roman" w:cs="Times New Roman"/>
                <w:sz w:val="24"/>
                <w:szCs w:val="24"/>
              </w:rPr>
              <w:pPrChange w:id="4822" w:author="Mohammad Nayeem Hasan" w:date="2023-01-21T14:56:00Z">
                <w:pPr>
                  <w:jc w:val="both"/>
                </w:pPr>
              </w:pPrChange>
            </w:pPr>
            <w:del w:id="4823" w:author="Mohammad Nayeem Hasan" w:date="2023-01-21T00:39:00Z">
              <w:r w:rsidRPr="00D97196" w:rsidDel="00C2040A">
                <w:rPr>
                  <w:rFonts w:ascii="Times New Roman" w:hAnsi="Times New Roman" w:cs="Times New Roman"/>
                  <w:sz w:val="24"/>
                  <w:szCs w:val="24"/>
                </w:rPr>
                <w:delText>-</w:delText>
              </w:r>
            </w:del>
          </w:p>
        </w:tc>
        <w:tc>
          <w:tcPr>
            <w:tcW w:w="522" w:type="pct"/>
            <w:vAlign w:val="center"/>
          </w:tcPr>
          <w:p w14:paraId="34F7F9DE" w14:textId="1A213EAF" w:rsidR="009141AC" w:rsidRPr="00D97196" w:rsidDel="00C2040A" w:rsidRDefault="009141AC">
            <w:pPr>
              <w:ind w:firstLine="720"/>
              <w:rPr>
                <w:del w:id="4824" w:author="Mohammad Nayeem Hasan" w:date="2023-01-21T00:39:00Z"/>
                <w:rFonts w:ascii="Times New Roman" w:hAnsi="Times New Roman" w:cs="Times New Roman"/>
                <w:sz w:val="24"/>
                <w:szCs w:val="24"/>
              </w:rPr>
              <w:pPrChange w:id="4825" w:author="Mohammad Nayeem Hasan" w:date="2023-01-21T14:56:00Z">
                <w:pPr>
                  <w:jc w:val="both"/>
                </w:pPr>
              </w:pPrChange>
            </w:pPr>
            <w:del w:id="4826"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2839948A" w14:textId="13CFC267" w:rsidR="009141AC" w:rsidRPr="00D97196" w:rsidDel="00C2040A" w:rsidRDefault="009141AC">
            <w:pPr>
              <w:ind w:firstLine="720"/>
              <w:rPr>
                <w:del w:id="4827" w:author="Mohammad Nayeem Hasan" w:date="2023-01-21T00:39:00Z"/>
                <w:rFonts w:ascii="Times New Roman" w:hAnsi="Times New Roman" w:cs="Times New Roman"/>
                <w:sz w:val="24"/>
                <w:szCs w:val="24"/>
              </w:rPr>
              <w:pPrChange w:id="4828" w:author="Mohammad Nayeem Hasan" w:date="2023-01-21T14:56:00Z">
                <w:pPr>
                  <w:jc w:val="both"/>
                </w:pPr>
              </w:pPrChange>
            </w:pPr>
            <w:del w:id="4829"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2DFBD11D" w14:textId="7FD15F59" w:rsidTr="00386483">
        <w:trPr>
          <w:trHeight w:val="257"/>
          <w:jc w:val="center"/>
          <w:del w:id="4830" w:author="Mohammad Nayeem Hasan" w:date="2023-01-21T00:39:00Z"/>
        </w:trPr>
        <w:tc>
          <w:tcPr>
            <w:tcW w:w="811" w:type="pct"/>
            <w:vAlign w:val="center"/>
          </w:tcPr>
          <w:p w14:paraId="70096D7C" w14:textId="48152748" w:rsidR="009141AC" w:rsidRPr="00D97196" w:rsidDel="00C2040A" w:rsidRDefault="009141AC">
            <w:pPr>
              <w:ind w:firstLine="720"/>
              <w:rPr>
                <w:del w:id="4831" w:author="Mohammad Nayeem Hasan" w:date="2023-01-21T00:39:00Z"/>
                <w:rFonts w:ascii="Times New Roman" w:hAnsi="Times New Roman" w:cs="Times New Roman"/>
                <w:sz w:val="24"/>
                <w:szCs w:val="24"/>
              </w:rPr>
              <w:pPrChange w:id="4832" w:author="Mohammad Nayeem Hasan" w:date="2023-01-21T14:56:00Z">
                <w:pPr>
                  <w:jc w:val="both"/>
                </w:pPr>
              </w:pPrChange>
            </w:pPr>
            <w:del w:id="4833" w:author="Mohammad Nayeem Hasan" w:date="2023-01-21T00:39:00Z">
              <w:r w:rsidRPr="00D97196" w:rsidDel="00C2040A">
                <w:rPr>
                  <w:rFonts w:ascii="Times New Roman" w:hAnsi="Times New Roman" w:cs="Times New Roman"/>
                  <w:sz w:val="24"/>
                  <w:szCs w:val="24"/>
                </w:rPr>
                <w:delText>Unimproved</w:delText>
              </w:r>
            </w:del>
          </w:p>
        </w:tc>
        <w:tc>
          <w:tcPr>
            <w:tcW w:w="391" w:type="pct"/>
            <w:vAlign w:val="center"/>
          </w:tcPr>
          <w:p w14:paraId="34BA27E2" w14:textId="4689C57A" w:rsidR="009141AC" w:rsidRPr="00D97196" w:rsidDel="00C2040A" w:rsidRDefault="009141AC">
            <w:pPr>
              <w:ind w:firstLine="720"/>
              <w:rPr>
                <w:del w:id="4834" w:author="Mohammad Nayeem Hasan" w:date="2023-01-21T00:39:00Z"/>
                <w:rFonts w:ascii="Times New Roman" w:hAnsi="Times New Roman" w:cs="Times New Roman"/>
                <w:sz w:val="24"/>
                <w:szCs w:val="24"/>
              </w:rPr>
              <w:pPrChange w:id="4835" w:author="Mohammad Nayeem Hasan" w:date="2023-01-21T14:56:00Z">
                <w:pPr>
                  <w:jc w:val="both"/>
                </w:pPr>
              </w:pPrChange>
            </w:pPr>
            <w:del w:id="4836" w:author="Mohammad Nayeem Hasan" w:date="2023-01-21T00:39:00Z">
              <w:r w:rsidRPr="00D97196" w:rsidDel="00C2040A">
                <w:rPr>
                  <w:rFonts w:ascii="Times New Roman" w:hAnsi="Times New Roman" w:cs="Times New Roman"/>
                  <w:sz w:val="24"/>
                  <w:szCs w:val="24"/>
                </w:rPr>
                <w:delText>Ref.</w:delText>
              </w:r>
            </w:del>
          </w:p>
        </w:tc>
        <w:tc>
          <w:tcPr>
            <w:tcW w:w="457" w:type="pct"/>
            <w:vAlign w:val="center"/>
          </w:tcPr>
          <w:p w14:paraId="6498CA10" w14:textId="2A276541" w:rsidR="009141AC" w:rsidRPr="00D97196" w:rsidDel="00C2040A" w:rsidRDefault="009141AC">
            <w:pPr>
              <w:ind w:firstLine="720"/>
              <w:rPr>
                <w:del w:id="4837" w:author="Mohammad Nayeem Hasan" w:date="2023-01-21T00:39:00Z"/>
                <w:rFonts w:ascii="Times New Roman" w:hAnsi="Times New Roman" w:cs="Times New Roman"/>
                <w:sz w:val="24"/>
                <w:szCs w:val="24"/>
              </w:rPr>
              <w:pPrChange w:id="4838" w:author="Mohammad Nayeem Hasan" w:date="2023-01-21T14:56:00Z">
                <w:pPr>
                  <w:jc w:val="both"/>
                </w:pPr>
              </w:pPrChange>
            </w:pPr>
            <w:del w:id="4839"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548CB428" w14:textId="550BA985" w:rsidR="009141AC" w:rsidRPr="00D97196" w:rsidDel="00C2040A" w:rsidRDefault="009141AC">
            <w:pPr>
              <w:ind w:firstLine="720"/>
              <w:rPr>
                <w:del w:id="4840" w:author="Mohammad Nayeem Hasan" w:date="2023-01-21T00:39:00Z"/>
                <w:rFonts w:ascii="Times New Roman" w:hAnsi="Times New Roman" w:cs="Times New Roman"/>
                <w:sz w:val="24"/>
                <w:szCs w:val="24"/>
              </w:rPr>
              <w:pPrChange w:id="4841" w:author="Mohammad Nayeem Hasan" w:date="2023-01-21T14:56:00Z">
                <w:pPr>
                  <w:jc w:val="both"/>
                </w:pPr>
              </w:pPrChange>
            </w:pPr>
            <w:del w:id="4842"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34E85566" w14:textId="4EC0105F" w:rsidR="009141AC" w:rsidRPr="00D97196" w:rsidDel="00C2040A" w:rsidRDefault="009141AC">
            <w:pPr>
              <w:ind w:firstLine="720"/>
              <w:rPr>
                <w:del w:id="4843" w:author="Mohammad Nayeem Hasan" w:date="2023-01-21T00:39:00Z"/>
                <w:rFonts w:ascii="Times New Roman" w:hAnsi="Times New Roman" w:cs="Times New Roman"/>
                <w:sz w:val="24"/>
                <w:szCs w:val="24"/>
              </w:rPr>
              <w:pPrChange w:id="4844" w:author="Mohammad Nayeem Hasan" w:date="2023-01-21T14:56:00Z">
                <w:pPr>
                  <w:jc w:val="both"/>
                </w:pPr>
              </w:pPrChange>
            </w:pPr>
            <w:del w:id="4845"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5020EEFD" w14:textId="0BE88451" w:rsidR="009141AC" w:rsidRPr="00D97196" w:rsidDel="00C2040A" w:rsidRDefault="009141AC">
            <w:pPr>
              <w:ind w:firstLine="720"/>
              <w:rPr>
                <w:del w:id="4846" w:author="Mohammad Nayeem Hasan" w:date="2023-01-21T00:39:00Z"/>
                <w:rFonts w:ascii="Times New Roman" w:hAnsi="Times New Roman" w:cs="Times New Roman"/>
                <w:sz w:val="24"/>
                <w:szCs w:val="24"/>
              </w:rPr>
              <w:pPrChange w:id="4847" w:author="Mohammad Nayeem Hasan" w:date="2023-01-21T14:56:00Z">
                <w:pPr>
                  <w:jc w:val="both"/>
                </w:pPr>
              </w:pPrChange>
            </w:pPr>
            <w:del w:id="4848"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1A7D3DF3" w14:textId="22085113" w:rsidR="009141AC" w:rsidRPr="00D97196" w:rsidDel="00C2040A" w:rsidRDefault="009141AC">
            <w:pPr>
              <w:ind w:firstLine="720"/>
              <w:rPr>
                <w:del w:id="4849" w:author="Mohammad Nayeem Hasan" w:date="2023-01-21T00:39:00Z"/>
                <w:rFonts w:ascii="Times New Roman" w:hAnsi="Times New Roman" w:cs="Times New Roman"/>
                <w:sz w:val="24"/>
                <w:szCs w:val="24"/>
              </w:rPr>
              <w:pPrChange w:id="4850" w:author="Mohammad Nayeem Hasan" w:date="2023-01-21T14:56:00Z">
                <w:pPr>
                  <w:jc w:val="both"/>
                </w:pPr>
              </w:pPrChange>
            </w:pPr>
            <w:del w:id="4851"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51BE452E" w14:textId="0D19AAAB" w:rsidR="009141AC" w:rsidRPr="00D97196" w:rsidDel="00C2040A" w:rsidRDefault="009141AC">
            <w:pPr>
              <w:ind w:firstLine="720"/>
              <w:rPr>
                <w:del w:id="4852" w:author="Mohammad Nayeem Hasan" w:date="2023-01-21T00:39:00Z"/>
                <w:rFonts w:ascii="Times New Roman" w:hAnsi="Times New Roman" w:cs="Times New Roman"/>
                <w:sz w:val="24"/>
                <w:szCs w:val="24"/>
              </w:rPr>
              <w:pPrChange w:id="4853" w:author="Mohammad Nayeem Hasan" w:date="2023-01-21T14:56:00Z">
                <w:pPr>
                  <w:jc w:val="both"/>
                </w:pPr>
              </w:pPrChange>
            </w:pPr>
            <w:del w:id="4854" w:author="Mohammad Nayeem Hasan" w:date="2023-01-21T00:39:00Z">
              <w:r w:rsidRPr="00D97196" w:rsidDel="00C2040A">
                <w:rPr>
                  <w:rFonts w:ascii="Times New Roman" w:hAnsi="Times New Roman" w:cs="Times New Roman"/>
                  <w:sz w:val="24"/>
                  <w:szCs w:val="24"/>
                </w:rPr>
                <w:delText>-</w:delText>
              </w:r>
            </w:del>
          </w:p>
        </w:tc>
        <w:tc>
          <w:tcPr>
            <w:tcW w:w="522" w:type="pct"/>
            <w:vAlign w:val="center"/>
          </w:tcPr>
          <w:p w14:paraId="0B70CE81" w14:textId="3A551CE4" w:rsidR="009141AC" w:rsidRPr="00D97196" w:rsidDel="00C2040A" w:rsidRDefault="009141AC">
            <w:pPr>
              <w:ind w:firstLine="720"/>
              <w:rPr>
                <w:del w:id="4855" w:author="Mohammad Nayeem Hasan" w:date="2023-01-21T00:39:00Z"/>
                <w:rFonts w:ascii="Times New Roman" w:hAnsi="Times New Roman" w:cs="Times New Roman"/>
                <w:sz w:val="24"/>
                <w:szCs w:val="24"/>
              </w:rPr>
              <w:pPrChange w:id="4856" w:author="Mohammad Nayeem Hasan" w:date="2023-01-21T14:56:00Z">
                <w:pPr>
                  <w:jc w:val="both"/>
                </w:pPr>
              </w:pPrChange>
            </w:pPr>
            <w:del w:id="4857"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01AEE7B6" w14:textId="7D7154DB" w:rsidR="009141AC" w:rsidRPr="00D97196" w:rsidDel="00C2040A" w:rsidRDefault="009141AC">
            <w:pPr>
              <w:ind w:firstLine="720"/>
              <w:rPr>
                <w:del w:id="4858" w:author="Mohammad Nayeem Hasan" w:date="2023-01-21T00:39:00Z"/>
                <w:rFonts w:ascii="Times New Roman" w:hAnsi="Times New Roman" w:cs="Times New Roman"/>
                <w:sz w:val="24"/>
                <w:szCs w:val="24"/>
              </w:rPr>
              <w:pPrChange w:id="4859" w:author="Mohammad Nayeem Hasan" w:date="2023-01-21T14:56:00Z">
                <w:pPr>
                  <w:jc w:val="both"/>
                </w:pPr>
              </w:pPrChange>
            </w:pPr>
            <w:del w:id="4860"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6E43CBA5" w14:textId="486EA420" w:rsidTr="00C30CFA">
        <w:trPr>
          <w:trHeight w:val="257"/>
          <w:jc w:val="center"/>
          <w:del w:id="4861" w:author="Mohammad Nayeem Hasan" w:date="2023-01-21T00:39:00Z"/>
        </w:trPr>
        <w:tc>
          <w:tcPr>
            <w:tcW w:w="5000" w:type="pct"/>
            <w:gridSpan w:val="10"/>
            <w:vAlign w:val="center"/>
          </w:tcPr>
          <w:p w14:paraId="30920E85" w14:textId="295FAB87" w:rsidR="009141AC" w:rsidRPr="00D97196" w:rsidDel="00C2040A" w:rsidRDefault="009141AC">
            <w:pPr>
              <w:ind w:firstLine="720"/>
              <w:rPr>
                <w:del w:id="4862" w:author="Mohammad Nayeem Hasan" w:date="2023-01-21T00:39:00Z"/>
                <w:rFonts w:ascii="Times New Roman" w:hAnsi="Times New Roman" w:cs="Times New Roman"/>
                <w:sz w:val="24"/>
                <w:szCs w:val="24"/>
              </w:rPr>
              <w:pPrChange w:id="4863" w:author="Mohammad Nayeem Hasan" w:date="2023-01-21T14:56:00Z">
                <w:pPr>
                  <w:jc w:val="both"/>
                </w:pPr>
              </w:pPrChange>
            </w:pPr>
            <w:del w:id="4864" w:author="Mohammad Nayeem Hasan" w:date="2023-01-21T00:39:00Z">
              <w:r w:rsidRPr="00D97196" w:rsidDel="00C2040A">
                <w:rPr>
                  <w:rFonts w:ascii="Times New Roman" w:hAnsi="Times New Roman" w:cs="Times New Roman"/>
                  <w:sz w:val="24"/>
                  <w:szCs w:val="24"/>
                </w:rPr>
                <w:delText>Source of water</w:delText>
              </w:r>
            </w:del>
          </w:p>
        </w:tc>
      </w:tr>
      <w:tr w:rsidR="00275578" w:rsidRPr="00D97196" w:rsidDel="00C2040A" w14:paraId="2CC8FE3E" w14:textId="0A241633" w:rsidTr="00386483">
        <w:trPr>
          <w:trHeight w:val="257"/>
          <w:jc w:val="center"/>
          <w:del w:id="4865" w:author="Mohammad Nayeem Hasan" w:date="2023-01-21T00:39:00Z"/>
        </w:trPr>
        <w:tc>
          <w:tcPr>
            <w:tcW w:w="811" w:type="pct"/>
            <w:vAlign w:val="center"/>
          </w:tcPr>
          <w:p w14:paraId="39E87626" w14:textId="77BC2A20" w:rsidR="009141AC" w:rsidRPr="00D97196" w:rsidDel="00C2040A" w:rsidRDefault="009141AC">
            <w:pPr>
              <w:ind w:firstLine="720"/>
              <w:rPr>
                <w:del w:id="4866" w:author="Mohammad Nayeem Hasan" w:date="2023-01-21T00:39:00Z"/>
                <w:rFonts w:ascii="Times New Roman" w:hAnsi="Times New Roman" w:cs="Times New Roman"/>
                <w:sz w:val="24"/>
                <w:szCs w:val="24"/>
              </w:rPr>
              <w:pPrChange w:id="4867" w:author="Mohammad Nayeem Hasan" w:date="2023-01-21T14:56:00Z">
                <w:pPr>
                  <w:jc w:val="both"/>
                </w:pPr>
              </w:pPrChange>
            </w:pPr>
            <w:del w:id="4868" w:author="Mohammad Nayeem Hasan" w:date="2023-01-21T00:39:00Z">
              <w:r w:rsidRPr="00D97196" w:rsidDel="00C2040A">
                <w:rPr>
                  <w:rFonts w:ascii="Times New Roman" w:hAnsi="Times New Roman" w:cs="Times New Roman"/>
                  <w:sz w:val="24"/>
                  <w:szCs w:val="24"/>
                </w:rPr>
                <w:delText>Direct from source</w:delText>
              </w:r>
            </w:del>
          </w:p>
        </w:tc>
        <w:tc>
          <w:tcPr>
            <w:tcW w:w="391" w:type="pct"/>
            <w:vAlign w:val="center"/>
          </w:tcPr>
          <w:p w14:paraId="2609575D" w14:textId="5764DCB2" w:rsidR="009141AC" w:rsidRPr="00D97196" w:rsidDel="00C2040A" w:rsidRDefault="009141AC">
            <w:pPr>
              <w:ind w:firstLine="720"/>
              <w:rPr>
                <w:del w:id="4869" w:author="Mohammad Nayeem Hasan" w:date="2023-01-21T00:39:00Z"/>
                <w:rFonts w:ascii="Times New Roman" w:hAnsi="Times New Roman" w:cs="Times New Roman"/>
                <w:sz w:val="24"/>
                <w:szCs w:val="24"/>
              </w:rPr>
              <w:pPrChange w:id="4870" w:author="Mohammad Nayeem Hasan" w:date="2023-01-21T14:56:00Z">
                <w:pPr>
                  <w:jc w:val="both"/>
                </w:pPr>
              </w:pPrChange>
            </w:pPr>
            <w:del w:id="4871" w:author="Mohammad Nayeem Hasan" w:date="2023-01-21T00:39:00Z">
              <w:r w:rsidRPr="00D97196" w:rsidDel="00C2040A">
                <w:rPr>
                  <w:rFonts w:ascii="Times New Roman" w:hAnsi="Times New Roman" w:cs="Times New Roman"/>
                  <w:sz w:val="24"/>
                  <w:szCs w:val="24"/>
                </w:rPr>
                <w:delText>-</w:delText>
              </w:r>
            </w:del>
          </w:p>
        </w:tc>
        <w:tc>
          <w:tcPr>
            <w:tcW w:w="457" w:type="pct"/>
            <w:vAlign w:val="center"/>
          </w:tcPr>
          <w:p w14:paraId="4F69502B" w14:textId="0E7B365C" w:rsidR="009141AC" w:rsidRPr="00D97196" w:rsidDel="00C2040A" w:rsidRDefault="009141AC">
            <w:pPr>
              <w:ind w:firstLine="720"/>
              <w:rPr>
                <w:del w:id="4872" w:author="Mohammad Nayeem Hasan" w:date="2023-01-21T00:39:00Z"/>
                <w:rFonts w:ascii="Times New Roman" w:hAnsi="Times New Roman" w:cs="Times New Roman"/>
                <w:sz w:val="24"/>
                <w:szCs w:val="24"/>
              </w:rPr>
              <w:pPrChange w:id="4873" w:author="Mohammad Nayeem Hasan" w:date="2023-01-21T14:56:00Z">
                <w:pPr>
                  <w:jc w:val="both"/>
                </w:pPr>
              </w:pPrChange>
            </w:pPr>
            <w:del w:id="4874"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1635631B" w14:textId="00CC2700" w:rsidR="009141AC" w:rsidRPr="00D97196" w:rsidDel="00C2040A" w:rsidRDefault="009141AC">
            <w:pPr>
              <w:ind w:firstLine="720"/>
              <w:rPr>
                <w:del w:id="4875" w:author="Mohammad Nayeem Hasan" w:date="2023-01-21T00:39:00Z"/>
                <w:rFonts w:ascii="Times New Roman" w:hAnsi="Times New Roman" w:cs="Times New Roman"/>
                <w:sz w:val="24"/>
                <w:szCs w:val="24"/>
              </w:rPr>
              <w:pPrChange w:id="4876" w:author="Mohammad Nayeem Hasan" w:date="2023-01-21T14:56:00Z">
                <w:pPr>
                  <w:jc w:val="both"/>
                </w:pPr>
              </w:pPrChange>
            </w:pPr>
            <w:del w:id="4877"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1927C25A" w14:textId="5644250C" w:rsidR="009141AC" w:rsidRPr="00D97196" w:rsidDel="00C2040A" w:rsidRDefault="009141AC">
            <w:pPr>
              <w:ind w:firstLine="720"/>
              <w:rPr>
                <w:del w:id="4878" w:author="Mohammad Nayeem Hasan" w:date="2023-01-21T00:39:00Z"/>
                <w:rFonts w:ascii="Times New Roman" w:hAnsi="Times New Roman" w:cs="Times New Roman"/>
                <w:sz w:val="24"/>
                <w:szCs w:val="24"/>
              </w:rPr>
              <w:pPrChange w:id="4879" w:author="Mohammad Nayeem Hasan" w:date="2023-01-21T14:56:00Z">
                <w:pPr>
                  <w:jc w:val="both"/>
                </w:pPr>
              </w:pPrChange>
            </w:pPr>
            <w:del w:id="4880" w:author="Mohammad Nayeem Hasan" w:date="2023-01-21T00:39:00Z">
              <w:r w:rsidRPr="00D97196" w:rsidDel="00C2040A">
                <w:rPr>
                  <w:rFonts w:ascii="Times New Roman" w:hAnsi="Times New Roman" w:cs="Times New Roman"/>
                  <w:sz w:val="24"/>
                  <w:szCs w:val="24"/>
                </w:rPr>
                <w:delText>1.30</w:delText>
              </w:r>
            </w:del>
          </w:p>
        </w:tc>
        <w:tc>
          <w:tcPr>
            <w:tcW w:w="456" w:type="pct"/>
            <w:vAlign w:val="center"/>
          </w:tcPr>
          <w:p w14:paraId="2557AB5F" w14:textId="0C363790" w:rsidR="009141AC" w:rsidRPr="00D97196" w:rsidDel="00C2040A" w:rsidRDefault="009141AC">
            <w:pPr>
              <w:ind w:firstLine="720"/>
              <w:rPr>
                <w:del w:id="4881" w:author="Mohammad Nayeem Hasan" w:date="2023-01-21T00:39:00Z"/>
                <w:rFonts w:ascii="Times New Roman" w:hAnsi="Times New Roman" w:cs="Times New Roman"/>
                <w:sz w:val="24"/>
                <w:szCs w:val="24"/>
              </w:rPr>
              <w:pPrChange w:id="4882" w:author="Mohammad Nayeem Hasan" w:date="2023-01-21T14:56:00Z">
                <w:pPr>
                  <w:jc w:val="both"/>
                </w:pPr>
              </w:pPrChange>
            </w:pPr>
            <w:del w:id="4883" w:author="Mohammad Nayeem Hasan" w:date="2023-01-21T00:39:00Z">
              <w:r w:rsidRPr="00D97196" w:rsidDel="00C2040A">
                <w:rPr>
                  <w:rFonts w:ascii="Times New Roman" w:hAnsi="Times New Roman" w:cs="Times New Roman"/>
                  <w:sz w:val="24"/>
                  <w:szCs w:val="24"/>
                </w:rPr>
                <w:delText>0.546 – 3.10</w:delText>
              </w:r>
            </w:del>
          </w:p>
        </w:tc>
        <w:tc>
          <w:tcPr>
            <w:tcW w:w="529" w:type="pct"/>
            <w:vAlign w:val="center"/>
          </w:tcPr>
          <w:p w14:paraId="2F562997" w14:textId="3440C673" w:rsidR="009141AC" w:rsidRPr="00D97196" w:rsidDel="00C2040A" w:rsidRDefault="009141AC">
            <w:pPr>
              <w:ind w:firstLine="720"/>
              <w:rPr>
                <w:del w:id="4884" w:author="Mohammad Nayeem Hasan" w:date="2023-01-21T00:39:00Z"/>
                <w:rFonts w:ascii="Times New Roman" w:hAnsi="Times New Roman" w:cs="Times New Roman"/>
                <w:sz w:val="24"/>
                <w:szCs w:val="24"/>
              </w:rPr>
              <w:pPrChange w:id="4885" w:author="Mohammad Nayeem Hasan" w:date="2023-01-21T14:56:00Z">
                <w:pPr>
                  <w:jc w:val="both"/>
                </w:pPr>
              </w:pPrChange>
            </w:pPr>
            <w:del w:id="4886" w:author="Mohammad Nayeem Hasan" w:date="2023-01-21T00:39:00Z">
              <w:r w:rsidRPr="00D97196" w:rsidDel="00C2040A">
                <w:rPr>
                  <w:rFonts w:ascii="Times New Roman" w:hAnsi="Times New Roman" w:cs="Times New Roman"/>
                  <w:sz w:val="24"/>
                  <w:szCs w:val="24"/>
                </w:rPr>
                <w:delText>0.551</w:delText>
              </w:r>
            </w:del>
          </w:p>
        </w:tc>
        <w:tc>
          <w:tcPr>
            <w:tcW w:w="434" w:type="pct"/>
            <w:vAlign w:val="center"/>
          </w:tcPr>
          <w:p w14:paraId="178643AD" w14:textId="00420A2D" w:rsidR="009141AC" w:rsidRPr="00D97196" w:rsidDel="00C2040A" w:rsidRDefault="009141AC">
            <w:pPr>
              <w:ind w:firstLine="720"/>
              <w:rPr>
                <w:del w:id="4887" w:author="Mohammad Nayeem Hasan" w:date="2023-01-21T00:39:00Z"/>
                <w:rFonts w:ascii="Times New Roman" w:hAnsi="Times New Roman" w:cs="Times New Roman"/>
                <w:sz w:val="24"/>
                <w:szCs w:val="24"/>
              </w:rPr>
              <w:pPrChange w:id="4888" w:author="Mohammad Nayeem Hasan" w:date="2023-01-21T14:56:00Z">
                <w:pPr>
                  <w:jc w:val="both"/>
                </w:pPr>
              </w:pPrChange>
            </w:pPr>
            <w:del w:id="4889" w:author="Mohammad Nayeem Hasan" w:date="2023-01-21T00:39:00Z">
              <w:r w:rsidRPr="00D97196" w:rsidDel="00C2040A">
                <w:rPr>
                  <w:rFonts w:ascii="Times New Roman" w:hAnsi="Times New Roman" w:cs="Times New Roman"/>
                  <w:sz w:val="24"/>
                  <w:szCs w:val="24"/>
                </w:rPr>
                <w:delText>-</w:delText>
              </w:r>
            </w:del>
          </w:p>
        </w:tc>
        <w:tc>
          <w:tcPr>
            <w:tcW w:w="522" w:type="pct"/>
            <w:vAlign w:val="center"/>
          </w:tcPr>
          <w:p w14:paraId="14DEF1B5" w14:textId="3FD99058" w:rsidR="009141AC" w:rsidRPr="00D97196" w:rsidDel="00C2040A" w:rsidRDefault="009141AC">
            <w:pPr>
              <w:ind w:firstLine="720"/>
              <w:rPr>
                <w:del w:id="4890" w:author="Mohammad Nayeem Hasan" w:date="2023-01-21T00:39:00Z"/>
                <w:rFonts w:ascii="Times New Roman" w:hAnsi="Times New Roman" w:cs="Times New Roman"/>
                <w:sz w:val="24"/>
                <w:szCs w:val="24"/>
              </w:rPr>
              <w:pPrChange w:id="4891" w:author="Mohammad Nayeem Hasan" w:date="2023-01-21T14:56:00Z">
                <w:pPr>
                  <w:jc w:val="both"/>
                </w:pPr>
              </w:pPrChange>
            </w:pPr>
            <w:del w:id="4892"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47EB6686" w14:textId="7F94CA5C" w:rsidR="009141AC" w:rsidRPr="00D97196" w:rsidDel="00C2040A" w:rsidRDefault="009141AC">
            <w:pPr>
              <w:ind w:firstLine="720"/>
              <w:rPr>
                <w:del w:id="4893" w:author="Mohammad Nayeem Hasan" w:date="2023-01-21T00:39:00Z"/>
                <w:rFonts w:ascii="Times New Roman" w:hAnsi="Times New Roman" w:cs="Times New Roman"/>
                <w:sz w:val="24"/>
                <w:szCs w:val="24"/>
              </w:rPr>
              <w:pPrChange w:id="4894" w:author="Mohammad Nayeem Hasan" w:date="2023-01-21T14:56:00Z">
                <w:pPr>
                  <w:jc w:val="both"/>
                </w:pPr>
              </w:pPrChange>
            </w:pPr>
            <w:del w:id="4895"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064532DB" w14:textId="39D50528" w:rsidTr="00386483">
        <w:trPr>
          <w:trHeight w:val="257"/>
          <w:jc w:val="center"/>
          <w:del w:id="4896" w:author="Mohammad Nayeem Hasan" w:date="2023-01-21T00:39:00Z"/>
        </w:trPr>
        <w:tc>
          <w:tcPr>
            <w:tcW w:w="811" w:type="pct"/>
            <w:vAlign w:val="center"/>
          </w:tcPr>
          <w:p w14:paraId="35CE6904" w14:textId="7A2880A3" w:rsidR="009141AC" w:rsidRPr="00D97196" w:rsidDel="00C2040A" w:rsidRDefault="009141AC">
            <w:pPr>
              <w:ind w:firstLine="720"/>
              <w:rPr>
                <w:del w:id="4897" w:author="Mohammad Nayeem Hasan" w:date="2023-01-21T00:39:00Z"/>
                <w:rFonts w:ascii="Times New Roman" w:hAnsi="Times New Roman" w:cs="Times New Roman"/>
                <w:sz w:val="24"/>
                <w:szCs w:val="24"/>
              </w:rPr>
              <w:pPrChange w:id="4898" w:author="Mohammad Nayeem Hasan" w:date="2023-01-21T14:56:00Z">
                <w:pPr>
                  <w:jc w:val="both"/>
                </w:pPr>
              </w:pPrChange>
            </w:pPr>
            <w:del w:id="4899" w:author="Mohammad Nayeem Hasan" w:date="2023-01-21T00:39:00Z">
              <w:r w:rsidRPr="00D97196" w:rsidDel="00C2040A">
                <w:rPr>
                  <w:rFonts w:ascii="Times New Roman" w:hAnsi="Times New Roman" w:cs="Times New Roman"/>
                  <w:sz w:val="24"/>
                  <w:szCs w:val="24"/>
                </w:rPr>
                <w:delText>Covered container</w:delText>
              </w:r>
            </w:del>
          </w:p>
        </w:tc>
        <w:tc>
          <w:tcPr>
            <w:tcW w:w="391" w:type="pct"/>
            <w:vAlign w:val="center"/>
          </w:tcPr>
          <w:p w14:paraId="4A9F85C9" w14:textId="55050111" w:rsidR="009141AC" w:rsidRPr="00D97196" w:rsidDel="00C2040A" w:rsidRDefault="009141AC">
            <w:pPr>
              <w:ind w:firstLine="720"/>
              <w:rPr>
                <w:del w:id="4900" w:author="Mohammad Nayeem Hasan" w:date="2023-01-21T00:39:00Z"/>
                <w:rFonts w:ascii="Times New Roman" w:hAnsi="Times New Roman" w:cs="Times New Roman"/>
                <w:sz w:val="24"/>
                <w:szCs w:val="24"/>
              </w:rPr>
              <w:pPrChange w:id="4901" w:author="Mohammad Nayeem Hasan" w:date="2023-01-21T14:56:00Z">
                <w:pPr>
                  <w:jc w:val="both"/>
                </w:pPr>
              </w:pPrChange>
            </w:pPr>
            <w:del w:id="4902" w:author="Mohammad Nayeem Hasan" w:date="2023-01-21T00:39:00Z">
              <w:r w:rsidRPr="00D97196" w:rsidDel="00C2040A">
                <w:rPr>
                  <w:rFonts w:ascii="Times New Roman" w:hAnsi="Times New Roman" w:cs="Times New Roman"/>
                  <w:sz w:val="24"/>
                  <w:szCs w:val="24"/>
                </w:rPr>
                <w:delText>-</w:delText>
              </w:r>
            </w:del>
          </w:p>
        </w:tc>
        <w:tc>
          <w:tcPr>
            <w:tcW w:w="457" w:type="pct"/>
            <w:vAlign w:val="center"/>
          </w:tcPr>
          <w:p w14:paraId="64DC46DC" w14:textId="6C6E2B5C" w:rsidR="009141AC" w:rsidRPr="00D97196" w:rsidDel="00C2040A" w:rsidRDefault="009141AC">
            <w:pPr>
              <w:ind w:firstLine="720"/>
              <w:rPr>
                <w:del w:id="4903" w:author="Mohammad Nayeem Hasan" w:date="2023-01-21T00:39:00Z"/>
                <w:rFonts w:ascii="Times New Roman" w:hAnsi="Times New Roman" w:cs="Times New Roman"/>
                <w:sz w:val="24"/>
                <w:szCs w:val="24"/>
              </w:rPr>
              <w:pPrChange w:id="4904" w:author="Mohammad Nayeem Hasan" w:date="2023-01-21T14:56:00Z">
                <w:pPr>
                  <w:jc w:val="both"/>
                </w:pPr>
              </w:pPrChange>
            </w:pPr>
            <w:del w:id="4905"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719753C4" w14:textId="7B6D4E70" w:rsidR="009141AC" w:rsidRPr="00D97196" w:rsidDel="00C2040A" w:rsidRDefault="009141AC">
            <w:pPr>
              <w:ind w:firstLine="720"/>
              <w:rPr>
                <w:del w:id="4906" w:author="Mohammad Nayeem Hasan" w:date="2023-01-21T00:39:00Z"/>
                <w:rFonts w:ascii="Times New Roman" w:hAnsi="Times New Roman" w:cs="Times New Roman"/>
                <w:sz w:val="24"/>
                <w:szCs w:val="24"/>
              </w:rPr>
              <w:pPrChange w:id="4907" w:author="Mohammad Nayeem Hasan" w:date="2023-01-21T14:56:00Z">
                <w:pPr>
                  <w:jc w:val="both"/>
                </w:pPr>
              </w:pPrChange>
            </w:pPr>
            <w:del w:id="4908"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55756AFB" w14:textId="2C21D922" w:rsidR="009141AC" w:rsidRPr="00D97196" w:rsidDel="00C2040A" w:rsidRDefault="009141AC">
            <w:pPr>
              <w:ind w:firstLine="720"/>
              <w:rPr>
                <w:del w:id="4909" w:author="Mohammad Nayeem Hasan" w:date="2023-01-21T00:39:00Z"/>
                <w:rFonts w:ascii="Times New Roman" w:hAnsi="Times New Roman" w:cs="Times New Roman"/>
                <w:sz w:val="24"/>
                <w:szCs w:val="24"/>
              </w:rPr>
              <w:pPrChange w:id="4910" w:author="Mohammad Nayeem Hasan" w:date="2023-01-21T14:56:00Z">
                <w:pPr>
                  <w:jc w:val="both"/>
                </w:pPr>
              </w:pPrChange>
            </w:pPr>
            <w:del w:id="4911" w:author="Mohammad Nayeem Hasan" w:date="2023-01-21T00:39:00Z">
              <w:r w:rsidRPr="00D97196" w:rsidDel="00C2040A">
                <w:rPr>
                  <w:rFonts w:ascii="Times New Roman" w:hAnsi="Times New Roman" w:cs="Times New Roman"/>
                  <w:sz w:val="24"/>
                  <w:szCs w:val="24"/>
                </w:rPr>
                <w:delText>1.43</w:delText>
              </w:r>
            </w:del>
          </w:p>
        </w:tc>
        <w:tc>
          <w:tcPr>
            <w:tcW w:w="456" w:type="pct"/>
            <w:vAlign w:val="center"/>
          </w:tcPr>
          <w:p w14:paraId="149604DD" w14:textId="24142292" w:rsidR="009141AC" w:rsidRPr="00D97196" w:rsidDel="00C2040A" w:rsidRDefault="009141AC">
            <w:pPr>
              <w:ind w:firstLine="720"/>
              <w:rPr>
                <w:del w:id="4912" w:author="Mohammad Nayeem Hasan" w:date="2023-01-21T00:39:00Z"/>
                <w:rFonts w:ascii="Times New Roman" w:hAnsi="Times New Roman" w:cs="Times New Roman"/>
                <w:sz w:val="24"/>
                <w:szCs w:val="24"/>
              </w:rPr>
              <w:pPrChange w:id="4913" w:author="Mohammad Nayeem Hasan" w:date="2023-01-21T14:56:00Z">
                <w:pPr>
                  <w:jc w:val="both"/>
                </w:pPr>
              </w:pPrChange>
            </w:pPr>
            <w:del w:id="4914" w:author="Mohammad Nayeem Hasan" w:date="2023-01-21T00:39:00Z">
              <w:r w:rsidRPr="00D97196" w:rsidDel="00C2040A">
                <w:rPr>
                  <w:rFonts w:ascii="Times New Roman" w:hAnsi="Times New Roman" w:cs="Times New Roman"/>
                  <w:sz w:val="24"/>
                  <w:szCs w:val="24"/>
                </w:rPr>
                <w:delText>0.87 – 2.37</w:delText>
              </w:r>
            </w:del>
          </w:p>
        </w:tc>
        <w:tc>
          <w:tcPr>
            <w:tcW w:w="529" w:type="pct"/>
            <w:vAlign w:val="center"/>
          </w:tcPr>
          <w:p w14:paraId="5A45586B" w14:textId="2B934175" w:rsidR="009141AC" w:rsidRPr="00D97196" w:rsidDel="00C2040A" w:rsidRDefault="009141AC">
            <w:pPr>
              <w:ind w:firstLine="720"/>
              <w:rPr>
                <w:del w:id="4915" w:author="Mohammad Nayeem Hasan" w:date="2023-01-21T00:39:00Z"/>
                <w:rFonts w:ascii="Times New Roman" w:hAnsi="Times New Roman" w:cs="Times New Roman"/>
                <w:sz w:val="24"/>
                <w:szCs w:val="24"/>
              </w:rPr>
              <w:pPrChange w:id="4916" w:author="Mohammad Nayeem Hasan" w:date="2023-01-21T14:56:00Z">
                <w:pPr>
                  <w:jc w:val="both"/>
                </w:pPr>
              </w:pPrChange>
            </w:pPr>
            <w:del w:id="4917" w:author="Mohammad Nayeem Hasan" w:date="2023-01-21T00:39:00Z">
              <w:r w:rsidRPr="00D97196" w:rsidDel="00C2040A">
                <w:rPr>
                  <w:rFonts w:ascii="Times New Roman" w:hAnsi="Times New Roman" w:cs="Times New Roman"/>
                  <w:sz w:val="24"/>
                  <w:szCs w:val="24"/>
                </w:rPr>
                <w:delText>0.160</w:delText>
              </w:r>
            </w:del>
          </w:p>
        </w:tc>
        <w:tc>
          <w:tcPr>
            <w:tcW w:w="434" w:type="pct"/>
            <w:vAlign w:val="center"/>
          </w:tcPr>
          <w:p w14:paraId="315DDB50" w14:textId="6236DC90" w:rsidR="009141AC" w:rsidRPr="00D97196" w:rsidDel="00C2040A" w:rsidRDefault="009141AC">
            <w:pPr>
              <w:ind w:firstLine="720"/>
              <w:rPr>
                <w:del w:id="4918" w:author="Mohammad Nayeem Hasan" w:date="2023-01-21T00:39:00Z"/>
                <w:rFonts w:ascii="Times New Roman" w:hAnsi="Times New Roman" w:cs="Times New Roman"/>
                <w:sz w:val="24"/>
                <w:szCs w:val="24"/>
              </w:rPr>
              <w:pPrChange w:id="4919" w:author="Mohammad Nayeem Hasan" w:date="2023-01-21T14:56:00Z">
                <w:pPr>
                  <w:jc w:val="both"/>
                </w:pPr>
              </w:pPrChange>
            </w:pPr>
            <w:del w:id="4920" w:author="Mohammad Nayeem Hasan" w:date="2023-01-21T00:39:00Z">
              <w:r w:rsidRPr="00D97196" w:rsidDel="00C2040A">
                <w:rPr>
                  <w:rFonts w:ascii="Times New Roman" w:hAnsi="Times New Roman" w:cs="Times New Roman"/>
                  <w:sz w:val="24"/>
                  <w:szCs w:val="24"/>
                </w:rPr>
                <w:delText>-</w:delText>
              </w:r>
            </w:del>
          </w:p>
        </w:tc>
        <w:tc>
          <w:tcPr>
            <w:tcW w:w="522" w:type="pct"/>
            <w:vAlign w:val="center"/>
          </w:tcPr>
          <w:p w14:paraId="78B348C0" w14:textId="595B02CE" w:rsidR="009141AC" w:rsidRPr="00D97196" w:rsidDel="00C2040A" w:rsidRDefault="009141AC">
            <w:pPr>
              <w:ind w:firstLine="720"/>
              <w:rPr>
                <w:del w:id="4921" w:author="Mohammad Nayeem Hasan" w:date="2023-01-21T00:39:00Z"/>
                <w:rFonts w:ascii="Times New Roman" w:hAnsi="Times New Roman" w:cs="Times New Roman"/>
                <w:sz w:val="24"/>
                <w:szCs w:val="24"/>
              </w:rPr>
              <w:pPrChange w:id="4922" w:author="Mohammad Nayeem Hasan" w:date="2023-01-21T14:56:00Z">
                <w:pPr>
                  <w:jc w:val="both"/>
                </w:pPr>
              </w:pPrChange>
            </w:pPr>
            <w:del w:id="4923"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10FAF2E7" w14:textId="51D37FA7" w:rsidR="009141AC" w:rsidRPr="00D97196" w:rsidDel="00C2040A" w:rsidRDefault="009141AC">
            <w:pPr>
              <w:ind w:firstLine="720"/>
              <w:rPr>
                <w:del w:id="4924" w:author="Mohammad Nayeem Hasan" w:date="2023-01-21T00:39:00Z"/>
                <w:rFonts w:ascii="Times New Roman" w:hAnsi="Times New Roman" w:cs="Times New Roman"/>
                <w:sz w:val="24"/>
                <w:szCs w:val="24"/>
              </w:rPr>
              <w:pPrChange w:id="4925" w:author="Mohammad Nayeem Hasan" w:date="2023-01-21T14:56:00Z">
                <w:pPr>
                  <w:jc w:val="both"/>
                </w:pPr>
              </w:pPrChange>
            </w:pPr>
            <w:del w:id="4926"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66BDE1DA" w14:textId="71839A60" w:rsidTr="00386483">
        <w:trPr>
          <w:trHeight w:val="257"/>
          <w:jc w:val="center"/>
          <w:del w:id="4927" w:author="Mohammad Nayeem Hasan" w:date="2023-01-21T00:39:00Z"/>
        </w:trPr>
        <w:tc>
          <w:tcPr>
            <w:tcW w:w="811" w:type="pct"/>
            <w:vAlign w:val="center"/>
          </w:tcPr>
          <w:p w14:paraId="27BCB21C" w14:textId="26C8C19A" w:rsidR="009141AC" w:rsidRPr="00D97196" w:rsidDel="00C2040A" w:rsidRDefault="009141AC">
            <w:pPr>
              <w:ind w:firstLine="720"/>
              <w:rPr>
                <w:del w:id="4928" w:author="Mohammad Nayeem Hasan" w:date="2023-01-21T00:39:00Z"/>
                <w:rFonts w:ascii="Times New Roman" w:hAnsi="Times New Roman" w:cs="Times New Roman"/>
                <w:sz w:val="24"/>
                <w:szCs w:val="24"/>
              </w:rPr>
              <w:pPrChange w:id="4929" w:author="Mohammad Nayeem Hasan" w:date="2023-01-21T14:56:00Z">
                <w:pPr>
                  <w:jc w:val="both"/>
                </w:pPr>
              </w:pPrChange>
            </w:pPr>
            <w:del w:id="4930" w:author="Mohammad Nayeem Hasan" w:date="2023-01-21T00:39:00Z">
              <w:r w:rsidRPr="00D97196" w:rsidDel="00C2040A">
                <w:rPr>
                  <w:rFonts w:ascii="Times New Roman" w:hAnsi="Times New Roman" w:cs="Times New Roman"/>
                  <w:sz w:val="24"/>
                  <w:szCs w:val="24"/>
                </w:rPr>
                <w:delText>Uncovered container</w:delText>
              </w:r>
            </w:del>
          </w:p>
        </w:tc>
        <w:tc>
          <w:tcPr>
            <w:tcW w:w="391" w:type="pct"/>
            <w:vAlign w:val="center"/>
          </w:tcPr>
          <w:p w14:paraId="0D0998A4" w14:textId="73496C4C" w:rsidR="009141AC" w:rsidRPr="00D97196" w:rsidDel="00C2040A" w:rsidRDefault="009141AC">
            <w:pPr>
              <w:ind w:firstLine="720"/>
              <w:rPr>
                <w:del w:id="4931" w:author="Mohammad Nayeem Hasan" w:date="2023-01-21T00:39:00Z"/>
                <w:rFonts w:ascii="Times New Roman" w:hAnsi="Times New Roman" w:cs="Times New Roman"/>
                <w:sz w:val="24"/>
                <w:szCs w:val="24"/>
              </w:rPr>
              <w:pPrChange w:id="4932" w:author="Mohammad Nayeem Hasan" w:date="2023-01-21T14:56:00Z">
                <w:pPr>
                  <w:jc w:val="both"/>
                </w:pPr>
              </w:pPrChange>
            </w:pPr>
            <w:del w:id="4933" w:author="Mohammad Nayeem Hasan" w:date="2023-01-21T00:39:00Z">
              <w:r w:rsidRPr="00D97196" w:rsidDel="00C2040A">
                <w:rPr>
                  <w:rFonts w:ascii="Times New Roman" w:hAnsi="Times New Roman" w:cs="Times New Roman"/>
                  <w:sz w:val="24"/>
                  <w:szCs w:val="24"/>
                </w:rPr>
                <w:delText>-</w:delText>
              </w:r>
            </w:del>
          </w:p>
        </w:tc>
        <w:tc>
          <w:tcPr>
            <w:tcW w:w="457" w:type="pct"/>
            <w:vAlign w:val="center"/>
          </w:tcPr>
          <w:p w14:paraId="44319575" w14:textId="5AD77174" w:rsidR="009141AC" w:rsidRPr="00D97196" w:rsidDel="00C2040A" w:rsidRDefault="009141AC">
            <w:pPr>
              <w:ind w:firstLine="720"/>
              <w:rPr>
                <w:del w:id="4934" w:author="Mohammad Nayeem Hasan" w:date="2023-01-21T00:39:00Z"/>
                <w:rFonts w:ascii="Times New Roman" w:hAnsi="Times New Roman" w:cs="Times New Roman"/>
                <w:sz w:val="24"/>
                <w:szCs w:val="24"/>
              </w:rPr>
              <w:pPrChange w:id="4935" w:author="Mohammad Nayeem Hasan" w:date="2023-01-21T14:56:00Z">
                <w:pPr>
                  <w:jc w:val="both"/>
                </w:pPr>
              </w:pPrChange>
            </w:pPr>
            <w:del w:id="4936"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3D3F8717" w14:textId="22763781" w:rsidR="009141AC" w:rsidRPr="00D97196" w:rsidDel="00C2040A" w:rsidRDefault="009141AC">
            <w:pPr>
              <w:ind w:firstLine="720"/>
              <w:rPr>
                <w:del w:id="4937" w:author="Mohammad Nayeem Hasan" w:date="2023-01-21T00:39:00Z"/>
                <w:rFonts w:ascii="Times New Roman" w:hAnsi="Times New Roman" w:cs="Times New Roman"/>
                <w:sz w:val="24"/>
                <w:szCs w:val="24"/>
              </w:rPr>
              <w:pPrChange w:id="4938" w:author="Mohammad Nayeem Hasan" w:date="2023-01-21T14:56:00Z">
                <w:pPr>
                  <w:jc w:val="both"/>
                </w:pPr>
              </w:pPrChange>
            </w:pPr>
            <w:del w:id="4939"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492E522D" w14:textId="185E2F7E" w:rsidR="009141AC" w:rsidRPr="00D97196" w:rsidDel="00C2040A" w:rsidRDefault="009141AC">
            <w:pPr>
              <w:ind w:firstLine="720"/>
              <w:rPr>
                <w:del w:id="4940" w:author="Mohammad Nayeem Hasan" w:date="2023-01-21T00:39:00Z"/>
                <w:rFonts w:ascii="Times New Roman" w:hAnsi="Times New Roman" w:cs="Times New Roman"/>
                <w:sz w:val="24"/>
                <w:szCs w:val="24"/>
              </w:rPr>
              <w:pPrChange w:id="4941" w:author="Mohammad Nayeem Hasan" w:date="2023-01-21T14:56:00Z">
                <w:pPr>
                  <w:jc w:val="both"/>
                </w:pPr>
              </w:pPrChange>
            </w:pPr>
            <w:del w:id="4942" w:author="Mohammad Nayeem Hasan" w:date="2023-01-21T00:39:00Z">
              <w:r w:rsidRPr="00D97196" w:rsidDel="00C2040A">
                <w:rPr>
                  <w:rFonts w:ascii="Times New Roman" w:hAnsi="Times New Roman" w:cs="Times New Roman"/>
                  <w:sz w:val="24"/>
                  <w:szCs w:val="24"/>
                </w:rPr>
                <w:delText>Ref</w:delText>
              </w:r>
            </w:del>
          </w:p>
        </w:tc>
        <w:tc>
          <w:tcPr>
            <w:tcW w:w="456" w:type="pct"/>
            <w:vAlign w:val="center"/>
          </w:tcPr>
          <w:p w14:paraId="11135381" w14:textId="61DA8AD7" w:rsidR="009141AC" w:rsidRPr="00D97196" w:rsidDel="00C2040A" w:rsidRDefault="009141AC">
            <w:pPr>
              <w:ind w:firstLine="720"/>
              <w:rPr>
                <w:del w:id="4943" w:author="Mohammad Nayeem Hasan" w:date="2023-01-21T00:39:00Z"/>
                <w:rFonts w:ascii="Times New Roman" w:hAnsi="Times New Roman" w:cs="Times New Roman"/>
                <w:sz w:val="24"/>
                <w:szCs w:val="24"/>
              </w:rPr>
              <w:pPrChange w:id="4944" w:author="Mohammad Nayeem Hasan" w:date="2023-01-21T14:56:00Z">
                <w:pPr>
                  <w:jc w:val="both"/>
                </w:pPr>
              </w:pPrChange>
            </w:pPr>
            <w:del w:id="4945"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2D773675" w14:textId="52F81E40" w:rsidR="009141AC" w:rsidRPr="00D97196" w:rsidDel="00C2040A" w:rsidRDefault="009141AC">
            <w:pPr>
              <w:ind w:firstLine="720"/>
              <w:rPr>
                <w:del w:id="4946" w:author="Mohammad Nayeem Hasan" w:date="2023-01-21T00:39:00Z"/>
                <w:rFonts w:ascii="Times New Roman" w:hAnsi="Times New Roman" w:cs="Times New Roman"/>
                <w:sz w:val="24"/>
                <w:szCs w:val="24"/>
              </w:rPr>
              <w:pPrChange w:id="4947" w:author="Mohammad Nayeem Hasan" w:date="2023-01-21T14:56:00Z">
                <w:pPr>
                  <w:jc w:val="both"/>
                </w:pPr>
              </w:pPrChange>
            </w:pPr>
            <w:del w:id="4948"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517101FE" w14:textId="7D29510F" w:rsidR="009141AC" w:rsidRPr="00D97196" w:rsidDel="00C2040A" w:rsidRDefault="009141AC">
            <w:pPr>
              <w:ind w:firstLine="720"/>
              <w:rPr>
                <w:del w:id="4949" w:author="Mohammad Nayeem Hasan" w:date="2023-01-21T00:39:00Z"/>
                <w:rFonts w:ascii="Times New Roman" w:hAnsi="Times New Roman" w:cs="Times New Roman"/>
                <w:sz w:val="24"/>
                <w:szCs w:val="24"/>
              </w:rPr>
              <w:pPrChange w:id="4950" w:author="Mohammad Nayeem Hasan" w:date="2023-01-21T14:56:00Z">
                <w:pPr>
                  <w:jc w:val="both"/>
                </w:pPr>
              </w:pPrChange>
            </w:pPr>
            <w:del w:id="4951" w:author="Mohammad Nayeem Hasan" w:date="2023-01-21T00:39:00Z">
              <w:r w:rsidRPr="00D97196" w:rsidDel="00C2040A">
                <w:rPr>
                  <w:rFonts w:ascii="Times New Roman" w:hAnsi="Times New Roman" w:cs="Times New Roman"/>
                  <w:sz w:val="24"/>
                  <w:szCs w:val="24"/>
                </w:rPr>
                <w:delText>-</w:delText>
              </w:r>
            </w:del>
          </w:p>
        </w:tc>
        <w:tc>
          <w:tcPr>
            <w:tcW w:w="522" w:type="pct"/>
            <w:vAlign w:val="center"/>
          </w:tcPr>
          <w:p w14:paraId="77663ECB" w14:textId="64C0BD05" w:rsidR="009141AC" w:rsidRPr="00D97196" w:rsidDel="00C2040A" w:rsidRDefault="009141AC">
            <w:pPr>
              <w:ind w:firstLine="720"/>
              <w:rPr>
                <w:del w:id="4952" w:author="Mohammad Nayeem Hasan" w:date="2023-01-21T00:39:00Z"/>
                <w:rFonts w:ascii="Times New Roman" w:hAnsi="Times New Roman" w:cs="Times New Roman"/>
                <w:sz w:val="24"/>
                <w:szCs w:val="24"/>
              </w:rPr>
              <w:pPrChange w:id="4953" w:author="Mohammad Nayeem Hasan" w:date="2023-01-21T14:56:00Z">
                <w:pPr>
                  <w:jc w:val="both"/>
                </w:pPr>
              </w:pPrChange>
            </w:pPr>
            <w:del w:id="4954"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2883E390" w14:textId="62D71D15" w:rsidR="009141AC" w:rsidRPr="00D97196" w:rsidDel="00C2040A" w:rsidRDefault="009141AC">
            <w:pPr>
              <w:ind w:firstLine="720"/>
              <w:rPr>
                <w:del w:id="4955" w:author="Mohammad Nayeem Hasan" w:date="2023-01-21T00:39:00Z"/>
                <w:rFonts w:ascii="Times New Roman" w:hAnsi="Times New Roman" w:cs="Times New Roman"/>
                <w:sz w:val="24"/>
                <w:szCs w:val="24"/>
              </w:rPr>
              <w:pPrChange w:id="4956" w:author="Mohammad Nayeem Hasan" w:date="2023-01-21T14:56:00Z">
                <w:pPr>
                  <w:jc w:val="both"/>
                </w:pPr>
              </w:pPrChange>
            </w:pPr>
            <w:del w:id="4957"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7A1A104D" w14:textId="7F866646" w:rsidTr="00C30CFA">
        <w:trPr>
          <w:trHeight w:val="257"/>
          <w:jc w:val="center"/>
          <w:del w:id="4958" w:author="Mohammad Nayeem Hasan" w:date="2023-01-21T00:39:00Z"/>
        </w:trPr>
        <w:tc>
          <w:tcPr>
            <w:tcW w:w="5000" w:type="pct"/>
            <w:gridSpan w:val="10"/>
            <w:vAlign w:val="center"/>
          </w:tcPr>
          <w:p w14:paraId="1D8E6088" w14:textId="2F20270A" w:rsidR="009141AC" w:rsidRPr="00D97196" w:rsidDel="00C2040A" w:rsidRDefault="009141AC">
            <w:pPr>
              <w:ind w:firstLine="720"/>
              <w:rPr>
                <w:del w:id="4959" w:author="Mohammad Nayeem Hasan" w:date="2023-01-21T00:39:00Z"/>
                <w:rFonts w:ascii="Times New Roman" w:hAnsi="Times New Roman" w:cs="Times New Roman"/>
                <w:sz w:val="24"/>
                <w:szCs w:val="24"/>
              </w:rPr>
              <w:pPrChange w:id="4960" w:author="Mohammad Nayeem Hasan" w:date="2023-01-21T14:56:00Z">
                <w:pPr>
                  <w:jc w:val="both"/>
                </w:pPr>
              </w:pPrChange>
            </w:pPr>
            <w:del w:id="4961" w:author="Mohammad Nayeem Hasan" w:date="2023-01-21T00:39:00Z">
              <w:r w:rsidRPr="00D97196" w:rsidDel="00C2040A">
                <w:rPr>
                  <w:rFonts w:ascii="Times New Roman" w:hAnsi="Times New Roman" w:cs="Times New Roman"/>
                  <w:sz w:val="24"/>
                  <w:szCs w:val="24"/>
                </w:rPr>
                <w:delText>Water treatment</w:delText>
              </w:r>
            </w:del>
          </w:p>
        </w:tc>
      </w:tr>
      <w:tr w:rsidR="00275578" w:rsidRPr="00D97196" w:rsidDel="00C2040A" w14:paraId="0FA2005C" w14:textId="554691CB" w:rsidTr="00386483">
        <w:trPr>
          <w:trHeight w:val="257"/>
          <w:jc w:val="center"/>
          <w:del w:id="4962" w:author="Mohammad Nayeem Hasan" w:date="2023-01-21T00:39:00Z"/>
        </w:trPr>
        <w:tc>
          <w:tcPr>
            <w:tcW w:w="811" w:type="pct"/>
            <w:vAlign w:val="center"/>
          </w:tcPr>
          <w:p w14:paraId="54F06470" w14:textId="60AE3304" w:rsidR="009141AC" w:rsidRPr="00D97196" w:rsidDel="00C2040A" w:rsidRDefault="009141AC">
            <w:pPr>
              <w:ind w:firstLine="720"/>
              <w:rPr>
                <w:del w:id="4963" w:author="Mohammad Nayeem Hasan" w:date="2023-01-21T00:39:00Z"/>
                <w:rFonts w:ascii="Times New Roman" w:hAnsi="Times New Roman" w:cs="Times New Roman"/>
                <w:sz w:val="24"/>
                <w:szCs w:val="24"/>
              </w:rPr>
              <w:pPrChange w:id="4964" w:author="Mohammad Nayeem Hasan" w:date="2023-01-21T14:56:00Z">
                <w:pPr>
                  <w:jc w:val="both"/>
                </w:pPr>
              </w:pPrChange>
            </w:pPr>
            <w:del w:id="4965" w:author="Mohammad Nayeem Hasan" w:date="2023-01-21T00:39:00Z">
              <w:r w:rsidRPr="00D97196" w:rsidDel="00C2040A">
                <w:rPr>
                  <w:rFonts w:ascii="Times New Roman" w:hAnsi="Times New Roman" w:cs="Times New Roman"/>
                  <w:sz w:val="24"/>
                  <w:szCs w:val="24"/>
                </w:rPr>
                <w:delText>Yes</w:delText>
              </w:r>
            </w:del>
          </w:p>
        </w:tc>
        <w:tc>
          <w:tcPr>
            <w:tcW w:w="391" w:type="pct"/>
            <w:vAlign w:val="center"/>
          </w:tcPr>
          <w:p w14:paraId="254A104E" w14:textId="7F2684AA" w:rsidR="009141AC" w:rsidRPr="00D97196" w:rsidDel="00C2040A" w:rsidRDefault="009141AC">
            <w:pPr>
              <w:ind w:firstLine="720"/>
              <w:rPr>
                <w:del w:id="4966" w:author="Mohammad Nayeem Hasan" w:date="2023-01-21T00:39:00Z"/>
                <w:rFonts w:ascii="Times New Roman" w:hAnsi="Times New Roman" w:cs="Times New Roman"/>
                <w:sz w:val="24"/>
                <w:szCs w:val="24"/>
              </w:rPr>
              <w:pPrChange w:id="4967" w:author="Mohammad Nayeem Hasan" w:date="2023-01-21T14:56:00Z">
                <w:pPr>
                  <w:jc w:val="both"/>
                </w:pPr>
              </w:pPrChange>
            </w:pPr>
            <w:del w:id="4968" w:author="Mohammad Nayeem Hasan" w:date="2023-01-21T00:39:00Z">
              <w:r w:rsidRPr="00D97196" w:rsidDel="00C2040A">
                <w:rPr>
                  <w:rFonts w:ascii="Times New Roman" w:hAnsi="Times New Roman" w:cs="Times New Roman"/>
                  <w:sz w:val="24"/>
                  <w:szCs w:val="24"/>
                </w:rPr>
                <w:delText>-</w:delText>
              </w:r>
            </w:del>
          </w:p>
        </w:tc>
        <w:tc>
          <w:tcPr>
            <w:tcW w:w="457" w:type="pct"/>
            <w:vAlign w:val="center"/>
          </w:tcPr>
          <w:p w14:paraId="25603E3B" w14:textId="6F6BA12F" w:rsidR="009141AC" w:rsidRPr="00D97196" w:rsidDel="00C2040A" w:rsidRDefault="009141AC">
            <w:pPr>
              <w:ind w:firstLine="720"/>
              <w:rPr>
                <w:del w:id="4969" w:author="Mohammad Nayeem Hasan" w:date="2023-01-21T00:39:00Z"/>
                <w:rFonts w:ascii="Times New Roman" w:hAnsi="Times New Roman" w:cs="Times New Roman"/>
                <w:sz w:val="24"/>
                <w:szCs w:val="24"/>
              </w:rPr>
              <w:pPrChange w:id="4970" w:author="Mohammad Nayeem Hasan" w:date="2023-01-21T14:56:00Z">
                <w:pPr>
                  <w:jc w:val="both"/>
                </w:pPr>
              </w:pPrChange>
            </w:pPr>
            <w:del w:id="4971"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78401241" w14:textId="77522C4C" w:rsidR="009141AC" w:rsidRPr="00D97196" w:rsidDel="00C2040A" w:rsidRDefault="009141AC">
            <w:pPr>
              <w:ind w:firstLine="720"/>
              <w:rPr>
                <w:del w:id="4972" w:author="Mohammad Nayeem Hasan" w:date="2023-01-21T00:39:00Z"/>
                <w:rFonts w:ascii="Times New Roman" w:hAnsi="Times New Roman" w:cs="Times New Roman"/>
                <w:sz w:val="24"/>
                <w:szCs w:val="24"/>
              </w:rPr>
              <w:pPrChange w:id="4973" w:author="Mohammad Nayeem Hasan" w:date="2023-01-21T14:56:00Z">
                <w:pPr>
                  <w:jc w:val="both"/>
                </w:pPr>
              </w:pPrChange>
            </w:pPr>
            <w:del w:id="4974"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4D0949FD" w14:textId="407B17B8" w:rsidR="009141AC" w:rsidRPr="00D97196" w:rsidDel="00C2040A" w:rsidRDefault="009141AC">
            <w:pPr>
              <w:ind w:firstLine="720"/>
              <w:rPr>
                <w:del w:id="4975" w:author="Mohammad Nayeem Hasan" w:date="2023-01-21T00:39:00Z"/>
                <w:rFonts w:ascii="Times New Roman" w:hAnsi="Times New Roman" w:cs="Times New Roman"/>
                <w:sz w:val="24"/>
                <w:szCs w:val="24"/>
              </w:rPr>
              <w:pPrChange w:id="4976" w:author="Mohammad Nayeem Hasan" w:date="2023-01-21T14:56:00Z">
                <w:pPr>
                  <w:jc w:val="both"/>
                </w:pPr>
              </w:pPrChange>
            </w:pPr>
            <w:del w:id="4977"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78684AD8" w14:textId="23616C08" w:rsidR="009141AC" w:rsidRPr="00D97196" w:rsidDel="00C2040A" w:rsidRDefault="009141AC">
            <w:pPr>
              <w:ind w:firstLine="720"/>
              <w:rPr>
                <w:del w:id="4978" w:author="Mohammad Nayeem Hasan" w:date="2023-01-21T00:39:00Z"/>
                <w:rFonts w:ascii="Times New Roman" w:hAnsi="Times New Roman" w:cs="Times New Roman"/>
                <w:sz w:val="24"/>
                <w:szCs w:val="24"/>
              </w:rPr>
              <w:pPrChange w:id="4979" w:author="Mohammad Nayeem Hasan" w:date="2023-01-21T14:56:00Z">
                <w:pPr>
                  <w:jc w:val="both"/>
                </w:pPr>
              </w:pPrChange>
            </w:pPr>
            <w:del w:id="4980"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540C3BCD" w14:textId="4A689A09" w:rsidR="009141AC" w:rsidRPr="00D97196" w:rsidDel="00C2040A" w:rsidRDefault="009141AC">
            <w:pPr>
              <w:ind w:firstLine="720"/>
              <w:rPr>
                <w:del w:id="4981" w:author="Mohammad Nayeem Hasan" w:date="2023-01-21T00:39:00Z"/>
                <w:rFonts w:ascii="Times New Roman" w:hAnsi="Times New Roman" w:cs="Times New Roman"/>
                <w:sz w:val="24"/>
                <w:szCs w:val="24"/>
              </w:rPr>
              <w:pPrChange w:id="4982" w:author="Mohammad Nayeem Hasan" w:date="2023-01-21T14:56:00Z">
                <w:pPr>
                  <w:jc w:val="both"/>
                </w:pPr>
              </w:pPrChange>
            </w:pPr>
            <w:del w:id="4983"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745F00B6" w14:textId="18D1DB80" w:rsidR="009141AC" w:rsidRPr="00D97196" w:rsidDel="00C2040A" w:rsidRDefault="009141AC">
            <w:pPr>
              <w:ind w:firstLine="720"/>
              <w:rPr>
                <w:del w:id="4984" w:author="Mohammad Nayeem Hasan" w:date="2023-01-21T00:39:00Z"/>
                <w:rFonts w:ascii="Times New Roman" w:hAnsi="Times New Roman" w:cs="Times New Roman"/>
                <w:sz w:val="24"/>
                <w:szCs w:val="24"/>
              </w:rPr>
              <w:pPrChange w:id="4985" w:author="Mohammad Nayeem Hasan" w:date="2023-01-21T14:56:00Z">
                <w:pPr>
                  <w:jc w:val="both"/>
                </w:pPr>
              </w:pPrChange>
            </w:pPr>
            <w:del w:id="4986" w:author="Mohammad Nayeem Hasan" w:date="2023-01-21T00:39:00Z">
              <w:r w:rsidRPr="00D97196" w:rsidDel="00C2040A">
                <w:rPr>
                  <w:rFonts w:ascii="Times New Roman" w:hAnsi="Times New Roman" w:cs="Times New Roman"/>
                  <w:sz w:val="24"/>
                  <w:szCs w:val="24"/>
                </w:rPr>
                <w:delText>-</w:delText>
              </w:r>
            </w:del>
          </w:p>
        </w:tc>
        <w:tc>
          <w:tcPr>
            <w:tcW w:w="522" w:type="pct"/>
            <w:vAlign w:val="center"/>
          </w:tcPr>
          <w:p w14:paraId="7BAB2CC4" w14:textId="013F3CE5" w:rsidR="009141AC" w:rsidRPr="00D97196" w:rsidDel="00C2040A" w:rsidRDefault="009141AC">
            <w:pPr>
              <w:ind w:firstLine="720"/>
              <w:rPr>
                <w:del w:id="4987" w:author="Mohammad Nayeem Hasan" w:date="2023-01-21T00:39:00Z"/>
                <w:rFonts w:ascii="Times New Roman" w:hAnsi="Times New Roman" w:cs="Times New Roman"/>
                <w:sz w:val="24"/>
                <w:szCs w:val="24"/>
              </w:rPr>
              <w:pPrChange w:id="4988" w:author="Mohammad Nayeem Hasan" w:date="2023-01-21T14:56:00Z">
                <w:pPr>
                  <w:jc w:val="both"/>
                </w:pPr>
              </w:pPrChange>
            </w:pPr>
            <w:del w:id="4989"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70E155B5" w14:textId="61B41997" w:rsidR="009141AC" w:rsidRPr="00D97196" w:rsidDel="00C2040A" w:rsidRDefault="009141AC">
            <w:pPr>
              <w:ind w:firstLine="720"/>
              <w:rPr>
                <w:del w:id="4990" w:author="Mohammad Nayeem Hasan" w:date="2023-01-21T00:39:00Z"/>
                <w:rFonts w:ascii="Times New Roman" w:hAnsi="Times New Roman" w:cs="Times New Roman"/>
                <w:sz w:val="24"/>
                <w:szCs w:val="24"/>
              </w:rPr>
              <w:pPrChange w:id="4991" w:author="Mohammad Nayeem Hasan" w:date="2023-01-21T14:56:00Z">
                <w:pPr>
                  <w:jc w:val="both"/>
                </w:pPr>
              </w:pPrChange>
            </w:pPr>
            <w:del w:id="4992" w:author="Mohammad Nayeem Hasan" w:date="2023-01-21T00:39:00Z">
              <w:r w:rsidRPr="00D97196" w:rsidDel="00C2040A">
                <w:rPr>
                  <w:rFonts w:ascii="Times New Roman" w:hAnsi="Times New Roman" w:cs="Times New Roman"/>
                  <w:sz w:val="24"/>
                  <w:szCs w:val="24"/>
                </w:rPr>
                <w:delText>-</w:delText>
              </w:r>
            </w:del>
          </w:p>
        </w:tc>
      </w:tr>
      <w:tr w:rsidR="00275578" w:rsidRPr="00D97196" w:rsidDel="00C2040A" w14:paraId="71227898" w14:textId="2A25F826" w:rsidTr="00386483">
        <w:trPr>
          <w:trHeight w:val="257"/>
          <w:jc w:val="center"/>
          <w:del w:id="4993" w:author="Mohammad Nayeem Hasan" w:date="2023-01-21T00:39:00Z"/>
        </w:trPr>
        <w:tc>
          <w:tcPr>
            <w:tcW w:w="811" w:type="pct"/>
            <w:vAlign w:val="center"/>
          </w:tcPr>
          <w:p w14:paraId="54F489C9" w14:textId="21D35E93" w:rsidR="009141AC" w:rsidRPr="00D97196" w:rsidDel="00C2040A" w:rsidRDefault="009141AC">
            <w:pPr>
              <w:ind w:firstLine="720"/>
              <w:rPr>
                <w:del w:id="4994" w:author="Mohammad Nayeem Hasan" w:date="2023-01-21T00:39:00Z"/>
                <w:rFonts w:ascii="Times New Roman" w:hAnsi="Times New Roman" w:cs="Times New Roman"/>
                <w:sz w:val="24"/>
                <w:szCs w:val="24"/>
              </w:rPr>
              <w:pPrChange w:id="4995" w:author="Mohammad Nayeem Hasan" w:date="2023-01-21T14:56:00Z">
                <w:pPr>
                  <w:jc w:val="both"/>
                </w:pPr>
              </w:pPrChange>
            </w:pPr>
            <w:del w:id="4996" w:author="Mohammad Nayeem Hasan" w:date="2023-01-21T00:39:00Z">
              <w:r w:rsidRPr="00D97196" w:rsidDel="00C2040A">
                <w:rPr>
                  <w:rFonts w:ascii="Times New Roman" w:hAnsi="Times New Roman" w:cs="Times New Roman"/>
                  <w:sz w:val="24"/>
                  <w:szCs w:val="24"/>
                </w:rPr>
                <w:delText>No</w:delText>
              </w:r>
            </w:del>
          </w:p>
        </w:tc>
        <w:tc>
          <w:tcPr>
            <w:tcW w:w="391" w:type="pct"/>
            <w:vAlign w:val="center"/>
          </w:tcPr>
          <w:p w14:paraId="4456BEFC" w14:textId="5B97CB59" w:rsidR="009141AC" w:rsidRPr="00D97196" w:rsidDel="00C2040A" w:rsidRDefault="009141AC">
            <w:pPr>
              <w:ind w:firstLine="720"/>
              <w:rPr>
                <w:del w:id="4997" w:author="Mohammad Nayeem Hasan" w:date="2023-01-21T00:39:00Z"/>
                <w:rFonts w:ascii="Times New Roman" w:hAnsi="Times New Roman" w:cs="Times New Roman"/>
                <w:sz w:val="24"/>
                <w:szCs w:val="24"/>
              </w:rPr>
              <w:pPrChange w:id="4998" w:author="Mohammad Nayeem Hasan" w:date="2023-01-21T14:56:00Z">
                <w:pPr>
                  <w:jc w:val="both"/>
                </w:pPr>
              </w:pPrChange>
            </w:pPr>
            <w:del w:id="4999" w:author="Mohammad Nayeem Hasan" w:date="2023-01-21T00:39:00Z">
              <w:r w:rsidRPr="00D97196" w:rsidDel="00C2040A">
                <w:rPr>
                  <w:rFonts w:ascii="Times New Roman" w:hAnsi="Times New Roman" w:cs="Times New Roman"/>
                  <w:sz w:val="24"/>
                  <w:szCs w:val="24"/>
                </w:rPr>
                <w:delText>Ref.</w:delText>
              </w:r>
            </w:del>
          </w:p>
        </w:tc>
        <w:tc>
          <w:tcPr>
            <w:tcW w:w="457" w:type="pct"/>
            <w:vAlign w:val="center"/>
          </w:tcPr>
          <w:p w14:paraId="4EE990A7" w14:textId="4A36B4F4" w:rsidR="009141AC" w:rsidRPr="00D97196" w:rsidDel="00C2040A" w:rsidRDefault="009141AC">
            <w:pPr>
              <w:ind w:firstLine="720"/>
              <w:rPr>
                <w:del w:id="5000" w:author="Mohammad Nayeem Hasan" w:date="2023-01-21T00:39:00Z"/>
                <w:rFonts w:ascii="Times New Roman" w:hAnsi="Times New Roman" w:cs="Times New Roman"/>
                <w:sz w:val="24"/>
                <w:szCs w:val="24"/>
              </w:rPr>
              <w:pPrChange w:id="5001" w:author="Mohammad Nayeem Hasan" w:date="2023-01-21T14:56:00Z">
                <w:pPr>
                  <w:jc w:val="both"/>
                </w:pPr>
              </w:pPrChange>
            </w:pPr>
            <w:del w:id="5002" w:author="Mohammad Nayeem Hasan" w:date="2023-01-21T00:39:00Z">
              <w:r w:rsidRPr="00D97196" w:rsidDel="00C2040A">
                <w:rPr>
                  <w:rFonts w:ascii="Times New Roman" w:hAnsi="Times New Roman" w:cs="Times New Roman"/>
                  <w:sz w:val="24"/>
                  <w:szCs w:val="24"/>
                </w:rPr>
                <w:delText>-</w:delText>
              </w:r>
            </w:del>
          </w:p>
        </w:tc>
        <w:tc>
          <w:tcPr>
            <w:tcW w:w="417" w:type="pct"/>
            <w:vAlign w:val="center"/>
          </w:tcPr>
          <w:p w14:paraId="715F3EF7" w14:textId="45B475B5" w:rsidR="009141AC" w:rsidRPr="00D97196" w:rsidDel="00C2040A" w:rsidRDefault="009141AC">
            <w:pPr>
              <w:ind w:firstLine="720"/>
              <w:rPr>
                <w:del w:id="5003" w:author="Mohammad Nayeem Hasan" w:date="2023-01-21T00:39:00Z"/>
                <w:rFonts w:ascii="Times New Roman" w:hAnsi="Times New Roman" w:cs="Times New Roman"/>
                <w:sz w:val="24"/>
                <w:szCs w:val="24"/>
              </w:rPr>
              <w:pPrChange w:id="5004" w:author="Mohammad Nayeem Hasan" w:date="2023-01-21T14:56:00Z">
                <w:pPr>
                  <w:jc w:val="both"/>
                </w:pPr>
              </w:pPrChange>
            </w:pPr>
            <w:del w:id="5005"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6DFF83F0" w14:textId="2A47ED05" w:rsidR="009141AC" w:rsidRPr="00D97196" w:rsidDel="00C2040A" w:rsidRDefault="009141AC">
            <w:pPr>
              <w:ind w:firstLine="720"/>
              <w:rPr>
                <w:del w:id="5006" w:author="Mohammad Nayeem Hasan" w:date="2023-01-21T00:39:00Z"/>
                <w:rFonts w:ascii="Times New Roman" w:hAnsi="Times New Roman" w:cs="Times New Roman"/>
                <w:sz w:val="24"/>
                <w:szCs w:val="24"/>
              </w:rPr>
              <w:pPrChange w:id="5007" w:author="Mohammad Nayeem Hasan" w:date="2023-01-21T14:56:00Z">
                <w:pPr>
                  <w:jc w:val="both"/>
                </w:pPr>
              </w:pPrChange>
            </w:pPr>
            <w:del w:id="5008" w:author="Mohammad Nayeem Hasan" w:date="2023-01-21T00:39:00Z">
              <w:r w:rsidRPr="00D97196" w:rsidDel="00C2040A">
                <w:rPr>
                  <w:rFonts w:ascii="Times New Roman" w:hAnsi="Times New Roman" w:cs="Times New Roman"/>
                  <w:sz w:val="24"/>
                  <w:szCs w:val="24"/>
                </w:rPr>
                <w:delText>-</w:delText>
              </w:r>
            </w:del>
          </w:p>
        </w:tc>
        <w:tc>
          <w:tcPr>
            <w:tcW w:w="456" w:type="pct"/>
            <w:vAlign w:val="center"/>
          </w:tcPr>
          <w:p w14:paraId="7E7571EA" w14:textId="0E7EBF69" w:rsidR="009141AC" w:rsidRPr="00D97196" w:rsidDel="00C2040A" w:rsidRDefault="009141AC">
            <w:pPr>
              <w:ind w:firstLine="720"/>
              <w:rPr>
                <w:del w:id="5009" w:author="Mohammad Nayeem Hasan" w:date="2023-01-21T00:39:00Z"/>
                <w:rFonts w:ascii="Times New Roman" w:hAnsi="Times New Roman" w:cs="Times New Roman"/>
                <w:sz w:val="24"/>
                <w:szCs w:val="24"/>
              </w:rPr>
              <w:pPrChange w:id="5010" w:author="Mohammad Nayeem Hasan" w:date="2023-01-21T14:56:00Z">
                <w:pPr>
                  <w:jc w:val="both"/>
                </w:pPr>
              </w:pPrChange>
            </w:pPr>
            <w:del w:id="5011" w:author="Mohammad Nayeem Hasan" w:date="2023-01-21T00:39:00Z">
              <w:r w:rsidRPr="00D97196" w:rsidDel="00C2040A">
                <w:rPr>
                  <w:rFonts w:ascii="Times New Roman" w:hAnsi="Times New Roman" w:cs="Times New Roman"/>
                  <w:sz w:val="24"/>
                  <w:szCs w:val="24"/>
                </w:rPr>
                <w:delText>-</w:delText>
              </w:r>
            </w:del>
          </w:p>
        </w:tc>
        <w:tc>
          <w:tcPr>
            <w:tcW w:w="529" w:type="pct"/>
            <w:vAlign w:val="center"/>
          </w:tcPr>
          <w:p w14:paraId="7AA01537" w14:textId="24EF731D" w:rsidR="009141AC" w:rsidRPr="00D97196" w:rsidDel="00C2040A" w:rsidRDefault="009141AC">
            <w:pPr>
              <w:ind w:firstLine="720"/>
              <w:rPr>
                <w:del w:id="5012" w:author="Mohammad Nayeem Hasan" w:date="2023-01-21T00:39:00Z"/>
                <w:rFonts w:ascii="Times New Roman" w:hAnsi="Times New Roman" w:cs="Times New Roman"/>
                <w:sz w:val="24"/>
                <w:szCs w:val="24"/>
              </w:rPr>
              <w:pPrChange w:id="5013" w:author="Mohammad Nayeem Hasan" w:date="2023-01-21T14:56:00Z">
                <w:pPr>
                  <w:jc w:val="both"/>
                </w:pPr>
              </w:pPrChange>
            </w:pPr>
            <w:del w:id="5014" w:author="Mohammad Nayeem Hasan" w:date="2023-01-21T00:39:00Z">
              <w:r w:rsidRPr="00D97196" w:rsidDel="00C2040A">
                <w:rPr>
                  <w:rFonts w:ascii="Times New Roman" w:hAnsi="Times New Roman" w:cs="Times New Roman"/>
                  <w:sz w:val="24"/>
                  <w:szCs w:val="24"/>
                </w:rPr>
                <w:delText>-</w:delText>
              </w:r>
            </w:del>
          </w:p>
        </w:tc>
        <w:tc>
          <w:tcPr>
            <w:tcW w:w="434" w:type="pct"/>
            <w:vAlign w:val="center"/>
          </w:tcPr>
          <w:p w14:paraId="6A5ADEE1" w14:textId="0F982D1D" w:rsidR="009141AC" w:rsidRPr="00D97196" w:rsidDel="00C2040A" w:rsidRDefault="009141AC">
            <w:pPr>
              <w:ind w:firstLine="720"/>
              <w:rPr>
                <w:del w:id="5015" w:author="Mohammad Nayeem Hasan" w:date="2023-01-21T00:39:00Z"/>
                <w:rFonts w:ascii="Times New Roman" w:hAnsi="Times New Roman" w:cs="Times New Roman"/>
                <w:sz w:val="24"/>
                <w:szCs w:val="24"/>
              </w:rPr>
              <w:pPrChange w:id="5016" w:author="Mohammad Nayeem Hasan" w:date="2023-01-21T14:56:00Z">
                <w:pPr>
                  <w:jc w:val="both"/>
                </w:pPr>
              </w:pPrChange>
            </w:pPr>
            <w:del w:id="5017" w:author="Mohammad Nayeem Hasan" w:date="2023-01-21T00:39:00Z">
              <w:r w:rsidRPr="00D97196" w:rsidDel="00C2040A">
                <w:rPr>
                  <w:rFonts w:ascii="Times New Roman" w:hAnsi="Times New Roman" w:cs="Times New Roman"/>
                  <w:sz w:val="24"/>
                  <w:szCs w:val="24"/>
                </w:rPr>
                <w:delText>-</w:delText>
              </w:r>
            </w:del>
          </w:p>
        </w:tc>
        <w:tc>
          <w:tcPr>
            <w:tcW w:w="522" w:type="pct"/>
            <w:vAlign w:val="center"/>
          </w:tcPr>
          <w:p w14:paraId="3B256057" w14:textId="25C5F2B7" w:rsidR="009141AC" w:rsidRPr="00D97196" w:rsidDel="00C2040A" w:rsidRDefault="009141AC">
            <w:pPr>
              <w:ind w:firstLine="720"/>
              <w:rPr>
                <w:del w:id="5018" w:author="Mohammad Nayeem Hasan" w:date="2023-01-21T00:39:00Z"/>
                <w:rFonts w:ascii="Times New Roman" w:hAnsi="Times New Roman" w:cs="Times New Roman"/>
                <w:sz w:val="24"/>
                <w:szCs w:val="24"/>
              </w:rPr>
              <w:pPrChange w:id="5019" w:author="Mohammad Nayeem Hasan" w:date="2023-01-21T14:56:00Z">
                <w:pPr>
                  <w:jc w:val="both"/>
                </w:pPr>
              </w:pPrChange>
            </w:pPr>
            <w:del w:id="5020" w:author="Mohammad Nayeem Hasan" w:date="2023-01-21T00:39:00Z">
              <w:r w:rsidRPr="00D97196" w:rsidDel="00C2040A">
                <w:rPr>
                  <w:rFonts w:ascii="Times New Roman" w:hAnsi="Times New Roman" w:cs="Times New Roman"/>
                  <w:sz w:val="24"/>
                  <w:szCs w:val="24"/>
                </w:rPr>
                <w:delText>-</w:delText>
              </w:r>
            </w:del>
          </w:p>
        </w:tc>
        <w:tc>
          <w:tcPr>
            <w:tcW w:w="527" w:type="pct"/>
            <w:vAlign w:val="center"/>
          </w:tcPr>
          <w:p w14:paraId="23EDB416" w14:textId="4C7E739C" w:rsidR="009141AC" w:rsidRPr="00D97196" w:rsidDel="00C2040A" w:rsidRDefault="009141AC">
            <w:pPr>
              <w:ind w:firstLine="720"/>
              <w:rPr>
                <w:del w:id="5021" w:author="Mohammad Nayeem Hasan" w:date="2023-01-21T00:39:00Z"/>
                <w:rFonts w:ascii="Times New Roman" w:hAnsi="Times New Roman" w:cs="Times New Roman"/>
                <w:sz w:val="24"/>
                <w:szCs w:val="24"/>
              </w:rPr>
              <w:pPrChange w:id="5022" w:author="Mohammad Nayeem Hasan" w:date="2023-01-21T14:56:00Z">
                <w:pPr>
                  <w:jc w:val="both"/>
                </w:pPr>
              </w:pPrChange>
            </w:pPr>
            <w:del w:id="5023" w:author="Mohammad Nayeem Hasan" w:date="2023-01-21T00:39:00Z">
              <w:r w:rsidRPr="00D97196" w:rsidDel="00C2040A">
                <w:rPr>
                  <w:rFonts w:ascii="Times New Roman" w:hAnsi="Times New Roman" w:cs="Times New Roman"/>
                  <w:sz w:val="24"/>
                  <w:szCs w:val="24"/>
                </w:rPr>
                <w:delText>-</w:delText>
              </w:r>
            </w:del>
          </w:p>
        </w:tc>
      </w:tr>
    </w:tbl>
    <w:p w14:paraId="195D7283" w14:textId="74798038" w:rsidR="00F94A3B" w:rsidDel="00B24BD6" w:rsidRDefault="00F94A3B">
      <w:pPr>
        <w:spacing w:line="240" w:lineRule="auto"/>
        <w:rPr>
          <w:del w:id="5024" w:author="Mohammad Nayeem Hasan" w:date="2023-01-21T00:39:00Z"/>
          <w:rFonts w:ascii="Times New Roman" w:hAnsi="Times New Roman" w:cs="Times New Roman"/>
          <w:color w:val="313131"/>
          <w:sz w:val="24"/>
          <w:szCs w:val="24"/>
          <w:shd w:val="clear" w:color="auto" w:fill="FFFFFF"/>
        </w:rPr>
        <w:pPrChange w:id="5025" w:author="Mohammad Nayeem Hasan" w:date="2023-01-21T14:56:00Z">
          <w:pPr>
            <w:spacing w:line="240" w:lineRule="auto"/>
            <w:jc w:val="both"/>
          </w:pPr>
        </w:pPrChange>
      </w:pPr>
    </w:p>
    <w:p w14:paraId="7438C97E" w14:textId="77777777" w:rsidR="00B24BD6" w:rsidRDefault="00B24BD6">
      <w:pPr>
        <w:spacing w:line="240" w:lineRule="auto"/>
        <w:rPr>
          <w:ins w:id="5026" w:author="Mohammad Nayeem Hasan" w:date="2023-01-21T14:56:00Z"/>
          <w:rFonts w:ascii="Times New Roman" w:hAnsi="Times New Roman" w:cs="Times New Roman"/>
          <w:color w:val="313131"/>
          <w:sz w:val="24"/>
          <w:szCs w:val="24"/>
          <w:shd w:val="clear" w:color="auto" w:fill="FFFFFF"/>
        </w:rPr>
        <w:pPrChange w:id="5027" w:author="Mohammad Nayeem Hasan" w:date="2023-01-21T14:56:00Z">
          <w:pPr>
            <w:jc w:val="both"/>
          </w:pPr>
        </w:pPrChange>
      </w:pPr>
    </w:p>
    <w:p w14:paraId="643DAA3B" w14:textId="0F4E1062" w:rsidR="00275578" w:rsidRPr="00D97196" w:rsidRDefault="00275578">
      <w:pPr>
        <w:spacing w:line="240" w:lineRule="auto"/>
        <w:rPr>
          <w:rFonts w:ascii="Times New Roman" w:hAnsi="Times New Roman" w:cs="Times New Roman"/>
          <w:b/>
          <w:sz w:val="24"/>
          <w:szCs w:val="24"/>
        </w:rPr>
        <w:pPrChange w:id="5028" w:author="Mohammad Nayeem Hasan" w:date="2023-01-21T14:56:00Z">
          <w:pPr>
            <w:jc w:val="both"/>
          </w:pPr>
        </w:pPrChange>
      </w:pPr>
      <w:r w:rsidRPr="00D97196">
        <w:rPr>
          <w:rFonts w:ascii="Times New Roman" w:hAnsi="Times New Roman" w:cs="Times New Roman"/>
          <w:b/>
          <w:sz w:val="24"/>
          <w:szCs w:val="24"/>
        </w:rPr>
        <w:t>Discussion:</w:t>
      </w:r>
    </w:p>
    <w:p w14:paraId="597DB389" w14:textId="4A287BD1" w:rsidR="00FC6D79" w:rsidRDefault="00323A34">
      <w:pPr>
        <w:spacing w:line="240" w:lineRule="auto"/>
        <w:ind w:firstLine="720"/>
        <w:rPr>
          <w:rFonts w:ascii="Times New Roman" w:hAnsi="Times New Roman" w:cs="Times New Roman"/>
          <w:bCs/>
          <w:sz w:val="24"/>
          <w:szCs w:val="24"/>
        </w:rPr>
        <w:pPrChange w:id="5029" w:author="Mohammad Nayeem Hasan" w:date="2023-01-21T14:56:00Z">
          <w:pPr>
            <w:ind w:firstLine="720"/>
            <w:jc w:val="both"/>
          </w:pPr>
        </w:pPrChange>
      </w:pPr>
      <w:del w:id="5030" w:author="Mst. Farzana Akter" w:date="2023-01-09T20:17:00Z">
        <w:r w:rsidDel="00D33219">
          <w:rPr>
            <w:rFonts w:ascii="Times New Roman" w:hAnsi="Times New Roman" w:cs="Times New Roman"/>
            <w:bCs/>
            <w:sz w:val="24"/>
            <w:szCs w:val="24"/>
          </w:rPr>
          <w:delText xml:space="preserve">The current study </w:delText>
        </w:r>
        <w:r w:rsidR="00B15031" w:rsidDel="00D33219">
          <w:rPr>
            <w:rFonts w:ascii="Times New Roman" w:hAnsi="Times New Roman" w:cs="Times New Roman"/>
            <w:bCs/>
            <w:sz w:val="24"/>
            <w:szCs w:val="24"/>
          </w:rPr>
          <w:delText>showed</w:delText>
        </w:r>
      </w:del>
      <w:ins w:id="5031" w:author="Mst. Farzana Akter" w:date="2023-01-09T20:17:00Z">
        <w:r w:rsidR="00D33219">
          <w:rPr>
            <w:rFonts w:ascii="Times New Roman" w:hAnsi="Times New Roman" w:cs="Times New Roman"/>
            <w:bCs/>
            <w:sz w:val="24"/>
            <w:szCs w:val="24"/>
          </w:rPr>
          <w:t>There was</w:t>
        </w:r>
      </w:ins>
      <w:r w:rsidR="00B15031">
        <w:rPr>
          <w:rFonts w:ascii="Times New Roman" w:hAnsi="Times New Roman" w:cs="Times New Roman"/>
          <w:bCs/>
          <w:sz w:val="24"/>
          <w:szCs w:val="24"/>
        </w:rPr>
        <w:t xml:space="preserve"> </w:t>
      </w:r>
      <w:r w:rsidR="007D038F">
        <w:rPr>
          <w:rFonts w:ascii="Times New Roman" w:hAnsi="Times New Roman" w:cs="Times New Roman"/>
          <w:bCs/>
          <w:sz w:val="24"/>
          <w:szCs w:val="24"/>
        </w:rPr>
        <w:t xml:space="preserve">a decrease in </w:t>
      </w:r>
      <w:r w:rsidR="00B07600">
        <w:rPr>
          <w:rFonts w:ascii="Times New Roman" w:hAnsi="Times New Roman" w:cs="Times New Roman"/>
          <w:bCs/>
          <w:sz w:val="24"/>
          <w:szCs w:val="24"/>
        </w:rPr>
        <w:t xml:space="preserve">the </w:t>
      </w:r>
      <w:del w:id="5032" w:author="Mst. Farzana Akter" w:date="2023-01-09T20:22:00Z">
        <w:r w:rsidR="00FB6EC2" w:rsidDel="00490B7B">
          <w:rPr>
            <w:rFonts w:ascii="Times New Roman" w:hAnsi="Times New Roman" w:cs="Times New Roman"/>
            <w:bCs/>
            <w:sz w:val="24"/>
            <w:szCs w:val="24"/>
          </w:rPr>
          <w:delText>prevalence</w:delText>
        </w:r>
        <w:r w:rsidR="007D038F" w:rsidDel="00490B7B">
          <w:rPr>
            <w:rFonts w:ascii="Times New Roman" w:hAnsi="Times New Roman" w:cs="Times New Roman"/>
            <w:bCs/>
            <w:sz w:val="24"/>
            <w:szCs w:val="24"/>
          </w:rPr>
          <w:delText xml:space="preserve"> </w:delText>
        </w:r>
      </w:del>
      <w:ins w:id="5033" w:author="Mst. Farzana Akter" w:date="2023-01-09T20:22:00Z">
        <w:r w:rsidR="00490B7B">
          <w:rPr>
            <w:rFonts w:ascii="Times New Roman" w:hAnsi="Times New Roman" w:cs="Times New Roman"/>
            <w:bCs/>
            <w:sz w:val="24"/>
            <w:szCs w:val="24"/>
          </w:rPr>
          <w:t xml:space="preserve">occurrence </w:t>
        </w:r>
      </w:ins>
      <w:r w:rsidR="007D038F">
        <w:rPr>
          <w:rFonts w:ascii="Times New Roman" w:hAnsi="Times New Roman" w:cs="Times New Roman"/>
          <w:bCs/>
          <w:sz w:val="24"/>
          <w:szCs w:val="24"/>
        </w:rPr>
        <w:t>of diarrhea from 2006 to 2012 and a</w:t>
      </w:r>
      <w:r w:rsidR="00C63A9E">
        <w:rPr>
          <w:rFonts w:ascii="Times New Roman" w:hAnsi="Times New Roman" w:cs="Times New Roman"/>
          <w:bCs/>
          <w:sz w:val="24"/>
          <w:szCs w:val="24"/>
        </w:rPr>
        <w:t>n</w:t>
      </w:r>
      <w:r w:rsidR="007D038F">
        <w:rPr>
          <w:rFonts w:ascii="Times New Roman" w:hAnsi="Times New Roman" w:cs="Times New Roman"/>
          <w:bCs/>
          <w:sz w:val="24"/>
          <w:szCs w:val="24"/>
        </w:rPr>
        <w:t xml:space="preserve"> increase </w:t>
      </w:r>
      <w:r w:rsidR="008418C2">
        <w:rPr>
          <w:rFonts w:ascii="Times New Roman" w:hAnsi="Times New Roman" w:cs="Times New Roman"/>
          <w:bCs/>
          <w:sz w:val="24"/>
          <w:szCs w:val="24"/>
        </w:rPr>
        <w:t>in</w:t>
      </w:r>
      <w:r w:rsidR="000063B2">
        <w:rPr>
          <w:rFonts w:ascii="Times New Roman" w:hAnsi="Times New Roman" w:cs="Times New Roman"/>
          <w:bCs/>
          <w:sz w:val="24"/>
          <w:szCs w:val="24"/>
        </w:rPr>
        <w:t xml:space="preserve"> 2019 among </w:t>
      </w:r>
      <w:ins w:id="5034" w:author="Mst. Farzana Akter" w:date="2023-01-05T22:57:00Z">
        <w:r w:rsidR="00B57636">
          <w:rPr>
            <w:rFonts w:ascii="Times New Roman" w:hAnsi="Times New Roman" w:cs="Times New Roman"/>
            <w:bCs/>
            <w:sz w:val="24"/>
            <w:szCs w:val="24"/>
          </w:rPr>
          <w:t xml:space="preserve">0-5 years old </w:t>
        </w:r>
      </w:ins>
      <w:r w:rsidR="000063B2">
        <w:rPr>
          <w:rFonts w:ascii="Times New Roman" w:hAnsi="Times New Roman" w:cs="Times New Roman"/>
          <w:bCs/>
          <w:sz w:val="24"/>
          <w:szCs w:val="24"/>
        </w:rPr>
        <w:t>children</w:t>
      </w:r>
      <w:ins w:id="5035" w:author="Mst. Farzana Akter" w:date="2023-01-09T20:17:00Z">
        <w:r w:rsidR="00D33219">
          <w:rPr>
            <w:rFonts w:ascii="Times New Roman" w:hAnsi="Times New Roman" w:cs="Times New Roman"/>
            <w:bCs/>
            <w:sz w:val="24"/>
            <w:szCs w:val="24"/>
          </w:rPr>
          <w:t xml:space="preserve"> in Bangladesh</w:t>
        </w:r>
      </w:ins>
      <w:del w:id="5036" w:author="Mst. Farzana Akter" w:date="2023-01-05T22:57:00Z">
        <w:r w:rsidR="000063B2" w:rsidDel="00B57636">
          <w:rPr>
            <w:rFonts w:ascii="Times New Roman" w:hAnsi="Times New Roman" w:cs="Times New Roman"/>
            <w:bCs/>
            <w:sz w:val="24"/>
            <w:szCs w:val="24"/>
          </w:rPr>
          <w:delText xml:space="preserve"> under age five</w:delText>
        </w:r>
      </w:del>
      <w:r w:rsidR="000063B2">
        <w:rPr>
          <w:rFonts w:ascii="Times New Roman" w:hAnsi="Times New Roman" w:cs="Times New Roman"/>
          <w:bCs/>
          <w:sz w:val="24"/>
          <w:szCs w:val="24"/>
        </w:rPr>
        <w:t>.</w:t>
      </w:r>
      <w:r w:rsidR="00DE1359">
        <w:rPr>
          <w:rFonts w:ascii="Times New Roman" w:hAnsi="Times New Roman" w:cs="Times New Roman"/>
          <w:bCs/>
          <w:sz w:val="24"/>
          <w:szCs w:val="24"/>
        </w:rPr>
        <w:t xml:space="preserve"> </w:t>
      </w:r>
      <w:r w:rsidR="00573BF3">
        <w:rPr>
          <w:rFonts w:ascii="Times New Roman" w:hAnsi="Times New Roman" w:cs="Times New Roman"/>
          <w:bCs/>
          <w:sz w:val="24"/>
          <w:szCs w:val="24"/>
        </w:rPr>
        <w:t xml:space="preserve">The </w:t>
      </w:r>
      <w:del w:id="5037" w:author="Mst. Farzana Akter" w:date="2023-01-09T20:23:00Z">
        <w:r w:rsidR="00573BF3" w:rsidDel="00490B7B">
          <w:rPr>
            <w:rFonts w:ascii="Times New Roman" w:hAnsi="Times New Roman" w:cs="Times New Roman"/>
            <w:bCs/>
            <w:sz w:val="24"/>
            <w:szCs w:val="24"/>
          </w:rPr>
          <w:delText xml:space="preserve">prevalence </w:delText>
        </w:r>
      </w:del>
      <w:ins w:id="5038" w:author="Mst. Farzana Akter" w:date="2023-01-09T22:05:00Z">
        <w:r w:rsidR="008A2CE8">
          <w:rPr>
            <w:rFonts w:ascii="Times New Roman" w:hAnsi="Times New Roman" w:cs="Times New Roman"/>
            <w:bCs/>
            <w:sz w:val="24"/>
            <w:szCs w:val="24"/>
          </w:rPr>
          <w:t>occurrence</w:t>
        </w:r>
      </w:ins>
      <w:ins w:id="5039" w:author="Mst. Farzana Akter" w:date="2023-01-09T20:23:00Z">
        <w:r w:rsidR="00490B7B">
          <w:rPr>
            <w:rFonts w:ascii="Times New Roman" w:hAnsi="Times New Roman" w:cs="Times New Roman"/>
            <w:bCs/>
            <w:sz w:val="24"/>
            <w:szCs w:val="24"/>
          </w:rPr>
          <w:t xml:space="preserve"> </w:t>
        </w:r>
      </w:ins>
      <w:r w:rsidR="00573BF3">
        <w:rPr>
          <w:rFonts w:ascii="Times New Roman" w:hAnsi="Times New Roman" w:cs="Times New Roman"/>
          <w:bCs/>
          <w:sz w:val="24"/>
          <w:szCs w:val="24"/>
        </w:rPr>
        <w:t xml:space="preserve">of diarrhea was higher for 12-23 </w:t>
      </w:r>
      <w:r w:rsidR="000A40F3">
        <w:rPr>
          <w:rFonts w:ascii="Times New Roman" w:hAnsi="Times New Roman" w:cs="Times New Roman"/>
          <w:bCs/>
          <w:sz w:val="24"/>
          <w:szCs w:val="24"/>
        </w:rPr>
        <w:t>months’</w:t>
      </w:r>
      <w:r w:rsidR="00B577B1">
        <w:rPr>
          <w:rFonts w:ascii="Times New Roman" w:hAnsi="Times New Roman" w:cs="Times New Roman"/>
          <w:bCs/>
          <w:sz w:val="24"/>
          <w:szCs w:val="24"/>
        </w:rPr>
        <w:t xml:space="preserve"> children</w:t>
      </w:r>
      <w:r w:rsidR="00F962D0">
        <w:rPr>
          <w:rFonts w:ascii="Times New Roman" w:hAnsi="Times New Roman" w:cs="Times New Roman"/>
          <w:bCs/>
          <w:sz w:val="24"/>
          <w:szCs w:val="24"/>
        </w:rPr>
        <w:t xml:space="preserve">, followed by 0-11 </w:t>
      </w:r>
      <w:r w:rsidR="009560DD">
        <w:rPr>
          <w:rFonts w:ascii="Times New Roman" w:hAnsi="Times New Roman" w:cs="Times New Roman"/>
          <w:bCs/>
          <w:sz w:val="24"/>
          <w:szCs w:val="24"/>
        </w:rPr>
        <w:t>month’s</w:t>
      </w:r>
      <w:r w:rsidR="00F962D0">
        <w:rPr>
          <w:rFonts w:ascii="Times New Roman" w:hAnsi="Times New Roman" w:cs="Times New Roman"/>
          <w:bCs/>
          <w:sz w:val="24"/>
          <w:szCs w:val="24"/>
        </w:rPr>
        <w:t xml:space="preserve"> children</w:t>
      </w:r>
      <w:r w:rsidR="009560DD">
        <w:rPr>
          <w:rFonts w:ascii="Times New Roman" w:hAnsi="Times New Roman" w:cs="Times New Roman"/>
          <w:bCs/>
          <w:sz w:val="24"/>
          <w:szCs w:val="24"/>
        </w:rPr>
        <w:t>, and</w:t>
      </w:r>
      <w:r w:rsidR="00E312AE">
        <w:rPr>
          <w:rFonts w:ascii="Times New Roman" w:hAnsi="Times New Roman" w:cs="Times New Roman"/>
          <w:bCs/>
          <w:sz w:val="24"/>
          <w:szCs w:val="24"/>
        </w:rPr>
        <w:t xml:space="preserve"> </w:t>
      </w:r>
      <w:r w:rsidR="00A77E47">
        <w:rPr>
          <w:rFonts w:ascii="Times New Roman" w:hAnsi="Times New Roman" w:cs="Times New Roman"/>
          <w:bCs/>
          <w:sz w:val="24"/>
          <w:szCs w:val="24"/>
        </w:rPr>
        <w:t xml:space="preserve">the difference is significant </w:t>
      </w:r>
      <w:r w:rsidR="007872A6">
        <w:rPr>
          <w:rFonts w:ascii="Times New Roman" w:hAnsi="Times New Roman" w:cs="Times New Roman"/>
          <w:bCs/>
          <w:sz w:val="24"/>
          <w:szCs w:val="24"/>
        </w:rPr>
        <w:t xml:space="preserve">compared with </w:t>
      </w:r>
      <w:r w:rsidR="00C5787A">
        <w:rPr>
          <w:rFonts w:ascii="Times New Roman" w:hAnsi="Times New Roman" w:cs="Times New Roman"/>
          <w:bCs/>
          <w:sz w:val="24"/>
          <w:szCs w:val="24"/>
        </w:rPr>
        <w:t xml:space="preserve">children </w:t>
      </w:r>
      <w:del w:id="5040" w:author="Mst. Farzana Akter" w:date="2023-01-09T22:05:00Z">
        <w:r w:rsidR="00C5787A" w:rsidDel="00C5061D">
          <w:rPr>
            <w:rFonts w:ascii="Times New Roman" w:hAnsi="Times New Roman" w:cs="Times New Roman"/>
            <w:bCs/>
            <w:sz w:val="24"/>
            <w:szCs w:val="24"/>
          </w:rPr>
          <w:delText xml:space="preserve">aged </w:delText>
        </w:r>
      </w:del>
      <w:ins w:id="5041" w:author="Mst. Farzana Akter" w:date="2023-01-09T22:05:00Z">
        <w:r w:rsidR="00C5061D">
          <w:rPr>
            <w:rFonts w:ascii="Times New Roman" w:hAnsi="Times New Roman" w:cs="Times New Roman"/>
            <w:bCs/>
            <w:sz w:val="24"/>
            <w:szCs w:val="24"/>
          </w:rPr>
          <w:t xml:space="preserve">of </w:t>
        </w:r>
      </w:ins>
      <w:r w:rsidR="00C5787A">
        <w:rPr>
          <w:rFonts w:ascii="Times New Roman" w:hAnsi="Times New Roman" w:cs="Times New Roman"/>
          <w:bCs/>
          <w:sz w:val="24"/>
          <w:szCs w:val="24"/>
        </w:rPr>
        <w:t>48</w:t>
      </w:r>
      <w:ins w:id="5042" w:author="Mst. Farzana Akter" w:date="2023-01-09T22:06:00Z">
        <w:r w:rsidR="00C01C73">
          <w:rPr>
            <w:rFonts w:ascii="Times New Roman" w:hAnsi="Times New Roman" w:cs="Times New Roman"/>
            <w:bCs/>
            <w:sz w:val="24"/>
            <w:szCs w:val="24"/>
          </w:rPr>
          <w:t>-</w:t>
        </w:r>
      </w:ins>
      <w:del w:id="5043" w:author="Mst. Farzana Akter" w:date="2023-01-09T22:06:00Z">
        <w:r w:rsidR="00C5787A" w:rsidDel="00C01C73">
          <w:rPr>
            <w:rFonts w:ascii="Times New Roman" w:hAnsi="Times New Roman" w:cs="Times New Roman"/>
            <w:bCs/>
            <w:sz w:val="24"/>
            <w:szCs w:val="24"/>
          </w:rPr>
          <w:delText xml:space="preserve"> </w:delText>
        </w:r>
      </w:del>
      <w:del w:id="5044" w:author="Mst. Farzana Akter" w:date="2023-01-09T22:05:00Z">
        <w:r w:rsidR="00C5787A" w:rsidDel="00C01C73">
          <w:rPr>
            <w:rFonts w:ascii="Times New Roman" w:hAnsi="Times New Roman" w:cs="Times New Roman"/>
            <w:bCs/>
            <w:sz w:val="24"/>
            <w:szCs w:val="24"/>
          </w:rPr>
          <w:delText xml:space="preserve">to </w:delText>
        </w:r>
      </w:del>
      <w:r w:rsidR="00C5787A">
        <w:rPr>
          <w:rFonts w:ascii="Times New Roman" w:hAnsi="Times New Roman" w:cs="Times New Roman"/>
          <w:bCs/>
          <w:sz w:val="24"/>
          <w:szCs w:val="24"/>
        </w:rPr>
        <w:t>59 months</w:t>
      </w:r>
      <w:r w:rsidR="00B577B1">
        <w:rPr>
          <w:rFonts w:ascii="Times New Roman" w:hAnsi="Times New Roman" w:cs="Times New Roman"/>
          <w:bCs/>
          <w:sz w:val="24"/>
          <w:szCs w:val="24"/>
        </w:rPr>
        <w:t xml:space="preserve"> </w:t>
      </w:r>
      <w:ins w:id="5045" w:author="Mst. Farzana Akter" w:date="2023-01-09T22:05:00Z">
        <w:r w:rsidR="00C5061D">
          <w:rPr>
            <w:rFonts w:ascii="Times New Roman" w:hAnsi="Times New Roman" w:cs="Times New Roman"/>
            <w:bCs/>
            <w:sz w:val="24"/>
            <w:szCs w:val="24"/>
          </w:rPr>
          <w:t xml:space="preserve">age group </w:t>
        </w:r>
      </w:ins>
      <w:r w:rsidR="00B577B1">
        <w:rPr>
          <w:rFonts w:ascii="Times New Roman" w:hAnsi="Times New Roman" w:cs="Times New Roman"/>
          <w:bCs/>
          <w:sz w:val="24"/>
          <w:szCs w:val="24"/>
        </w:rPr>
        <w:t xml:space="preserve">in 2006, 2012 and 2019. </w:t>
      </w:r>
      <w:r w:rsidR="002A09D9">
        <w:rPr>
          <w:rFonts w:ascii="Times New Roman" w:hAnsi="Times New Roman" w:cs="Times New Roman"/>
          <w:bCs/>
          <w:sz w:val="24"/>
          <w:szCs w:val="24"/>
        </w:rPr>
        <w:t xml:space="preserve">Children </w:t>
      </w:r>
      <w:del w:id="5046" w:author="Mst. Farzana Akter" w:date="2023-01-09T22:05:00Z">
        <w:r w:rsidR="002A09D9" w:rsidDel="00C01C73">
          <w:rPr>
            <w:rFonts w:ascii="Times New Roman" w:hAnsi="Times New Roman" w:cs="Times New Roman"/>
            <w:bCs/>
            <w:sz w:val="24"/>
            <w:szCs w:val="24"/>
          </w:rPr>
          <w:delText xml:space="preserve">aged </w:delText>
        </w:r>
      </w:del>
      <w:ins w:id="5047" w:author="Mst. Farzana Akter" w:date="2023-01-09T22:05:00Z">
        <w:r w:rsidR="00C01C73">
          <w:rPr>
            <w:rFonts w:ascii="Times New Roman" w:hAnsi="Times New Roman" w:cs="Times New Roman"/>
            <w:bCs/>
            <w:sz w:val="24"/>
            <w:szCs w:val="24"/>
          </w:rPr>
          <w:t xml:space="preserve">of </w:t>
        </w:r>
      </w:ins>
      <w:r w:rsidR="002A09D9">
        <w:rPr>
          <w:rFonts w:ascii="Times New Roman" w:hAnsi="Times New Roman" w:cs="Times New Roman"/>
          <w:bCs/>
          <w:sz w:val="24"/>
          <w:szCs w:val="24"/>
        </w:rPr>
        <w:t xml:space="preserve">0-24 months </w:t>
      </w:r>
      <w:ins w:id="5048" w:author="Mst. Farzana Akter" w:date="2023-01-09T22:06:00Z">
        <w:r w:rsidR="00C01C73">
          <w:rPr>
            <w:rFonts w:ascii="Times New Roman" w:hAnsi="Times New Roman" w:cs="Times New Roman"/>
            <w:bCs/>
            <w:sz w:val="24"/>
            <w:szCs w:val="24"/>
          </w:rPr>
          <w:t xml:space="preserve">age group </w:t>
        </w:r>
      </w:ins>
      <w:r w:rsidR="00C710D0">
        <w:rPr>
          <w:rFonts w:ascii="Times New Roman" w:hAnsi="Times New Roman" w:cs="Times New Roman"/>
          <w:bCs/>
          <w:sz w:val="24"/>
          <w:szCs w:val="24"/>
        </w:rPr>
        <w:t xml:space="preserve">are </w:t>
      </w:r>
      <w:r w:rsidR="003C0B43">
        <w:rPr>
          <w:rFonts w:ascii="Times New Roman" w:hAnsi="Times New Roman" w:cs="Times New Roman"/>
          <w:bCs/>
          <w:sz w:val="24"/>
          <w:szCs w:val="24"/>
        </w:rPr>
        <w:t xml:space="preserve">in the process of </w:t>
      </w:r>
      <w:r w:rsidR="001D4FC2">
        <w:rPr>
          <w:rFonts w:ascii="Times New Roman" w:hAnsi="Times New Roman" w:cs="Times New Roman"/>
          <w:bCs/>
          <w:sz w:val="24"/>
          <w:szCs w:val="24"/>
        </w:rPr>
        <w:t>developing immune systems</w:t>
      </w:r>
      <w:r w:rsidR="00C710D0">
        <w:rPr>
          <w:rFonts w:ascii="Times New Roman" w:hAnsi="Times New Roman" w:cs="Times New Roman"/>
          <w:bCs/>
          <w:sz w:val="24"/>
          <w:szCs w:val="24"/>
        </w:rPr>
        <w:t xml:space="preserve"> and depend on </w:t>
      </w:r>
      <w:r w:rsidR="00BB3511">
        <w:rPr>
          <w:rFonts w:ascii="Times New Roman" w:hAnsi="Times New Roman" w:cs="Times New Roman"/>
          <w:bCs/>
          <w:sz w:val="24"/>
          <w:szCs w:val="24"/>
        </w:rPr>
        <w:t>the</w:t>
      </w:r>
      <w:r w:rsidR="003C0B43">
        <w:rPr>
          <w:rFonts w:ascii="Times New Roman" w:hAnsi="Times New Roman" w:cs="Times New Roman"/>
          <w:bCs/>
          <w:sz w:val="24"/>
          <w:szCs w:val="24"/>
        </w:rPr>
        <w:t>ir</w:t>
      </w:r>
      <w:r w:rsidR="00BB3511">
        <w:rPr>
          <w:rFonts w:ascii="Times New Roman" w:hAnsi="Times New Roman" w:cs="Times New Roman"/>
          <w:bCs/>
          <w:sz w:val="24"/>
          <w:szCs w:val="24"/>
        </w:rPr>
        <w:t xml:space="preserve"> mother</w:t>
      </w:r>
      <w:r w:rsidR="003C0B43">
        <w:rPr>
          <w:rFonts w:ascii="Times New Roman" w:hAnsi="Times New Roman" w:cs="Times New Roman"/>
          <w:bCs/>
          <w:sz w:val="24"/>
          <w:szCs w:val="24"/>
        </w:rPr>
        <w:t>s</w:t>
      </w:r>
      <w:r w:rsidR="00BB3511">
        <w:rPr>
          <w:rFonts w:ascii="Times New Roman" w:hAnsi="Times New Roman" w:cs="Times New Roman"/>
          <w:bCs/>
          <w:sz w:val="24"/>
          <w:szCs w:val="24"/>
        </w:rPr>
        <w:t xml:space="preserve"> to be protecte</w:t>
      </w:r>
      <w:r w:rsidR="005113A6">
        <w:rPr>
          <w:rFonts w:ascii="Times New Roman" w:hAnsi="Times New Roman" w:cs="Times New Roman"/>
          <w:bCs/>
          <w:sz w:val="24"/>
          <w:szCs w:val="24"/>
        </w:rPr>
        <w:t>d</w:t>
      </w:r>
      <w:r w:rsidR="00C079CA">
        <w:rPr>
          <w:rFonts w:ascii="Times New Roman" w:hAnsi="Times New Roman" w:cs="Times New Roman"/>
          <w:bCs/>
          <w:sz w:val="24"/>
          <w:szCs w:val="24"/>
        </w:rPr>
        <w:t xml:space="preserve"> </w:t>
      </w:r>
      <w:r w:rsidR="002C2B98">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{"citationID":"rLJZtv67","properties":{"formattedCitation":"[39]","plainCitation":"[39]","noteIndex":0},"citationItems":[{"id":1536,"uris":["http://zotero.org/users/4185209/items/PG8S8A76"],"itemData":{"id":1536,"type":"article-journal","abstract":"BACKGROUND: Diarrhoea and acute respiratory conditions are common medical conditions among under-five children in resource-limited and conflict situations. The present study was conducted to estimate the prevalence and associated factors for acute respiratory conditions and diarrhoea among children under the age of five years in Iraq in 2000.\nMETHODS: Data for the Iraqi Multiple Indicator Cluster Survey were obtained from UNICEF. We estimated the prevalence of acute respiratory conditions and diarrhoea. Assessment of the associations between these two medical conditions on one hand and socio-demographic and environmental variables on the other was done using logistic regression analysis. Weighted analysis was conducted to account for complex survey design.\nRESULTS: A total of 14,676 children under the age of 5 years were reported by their mothers in the study. Of these 50.4% were males. About half (53.9%) of the children had complete vaccination status. Overall, 21.3% of the children had diarrhoea, and 6.9% had acute respiratory infection (ARI) in the last two weeks. In multivariate analysis, diarrhoea was associated with age of child, area of residence, maternal education, source of water, toilet facility, disposal of children' stool and disposal of dirty water. Compared to children aged 48-59 months, children in the age groups 6-11 months and 12-23 months were 2.22 (95%CI [2.02, 2.44]) and 1.84 (95%CI [1.71, 2.00]) times more likely, respectively, to have diarrhoea. Children whose mothers had no formal education were 11% (AOR = 1.11, 95%CI [1.04, 1.18]) more likely to have diarrhoea compared to children with mothers who had attained secondary level of education. Compared to children who belonged to households with unprotected well or river as the main source of water, children who belonged to households with piped water were 32% (AOR = 1.32, 95%CI [1.17, 1.48]) more likely to have diarrhoea while those who belonged to households with protected well were 26% (AOR = 0.74, 95%CI [0.62, 0.89]) less likely to have diarrhoea. Age of child, toilet facility, wealth, and sex of child were significantly associated with ARI.\nCONCLUSION: In a study of under-five children in Iraq in 2000, we found that history of diarrhoea and ARI were negatively associated with lower socio-economic status, adequate disposal of children's stool and dirty water, but the results were inconsistent in terms of access to potable water and sanitation facilities possibly due to non-functioning of water and sewage plants after the war. Improvement in water quality and sanitation are vital in the reduction of diarrhoeal diseases.","container-title":"Italian Journal of Pediatrics","DOI":"10.1186/1824-7288-35-8","ISSN":"1824-7288","issue":"1","journalAbbreviation":"Ital J Pediatr","language":"eng","note":"PMID: 19490665\nPMCID: PMC2687547","page":"8","source":"PubMed","title":"Diarrhoea and acute respiratory infections prevalence and risk factors among under-five children in Iraq in 2000","volume":"35","author":[{"family":"Siziya","given":"Seter"},{"family":"Muula","given":"Adamson S."},{"family":"Rudatsikira","given":"Emmanuel"}],"issued":{"date-parts":[["2009",4,25]]}}}],"schema":"https://github.com/citation-style-language/schema/raw/master/csl-citation.json"} </w:instrText>
      </w:r>
      <w:r w:rsidR="002C2B98">
        <w:rPr>
          <w:rFonts w:ascii="Times New Roman" w:hAnsi="Times New Roman" w:cs="Times New Roman"/>
          <w:bCs/>
          <w:sz w:val="24"/>
          <w:szCs w:val="24"/>
        </w:rPr>
        <w:fldChar w:fldCharType="separate"/>
      </w:r>
      <w:r w:rsidR="00361F8D" w:rsidRPr="00361F8D">
        <w:rPr>
          <w:rFonts w:ascii="Times New Roman" w:hAnsi="Times New Roman" w:cs="Times New Roman"/>
          <w:sz w:val="24"/>
        </w:rPr>
        <w:t>[39]</w:t>
      </w:r>
      <w:r w:rsidR="002C2B98">
        <w:rPr>
          <w:rFonts w:ascii="Times New Roman" w:hAnsi="Times New Roman" w:cs="Times New Roman"/>
          <w:bCs/>
          <w:sz w:val="24"/>
          <w:szCs w:val="24"/>
        </w:rPr>
        <w:fldChar w:fldCharType="end"/>
      </w:r>
      <w:r w:rsidR="005113A6">
        <w:rPr>
          <w:rFonts w:ascii="Times New Roman" w:hAnsi="Times New Roman" w:cs="Times New Roman"/>
          <w:bCs/>
          <w:sz w:val="24"/>
          <w:szCs w:val="24"/>
        </w:rPr>
        <w:t xml:space="preserve">. </w:t>
      </w:r>
      <w:r w:rsidR="00927541">
        <w:rPr>
          <w:rFonts w:ascii="Times New Roman" w:hAnsi="Times New Roman" w:cs="Times New Roman"/>
          <w:bCs/>
          <w:sz w:val="24"/>
          <w:szCs w:val="24"/>
        </w:rPr>
        <w:t>Also</w:t>
      </w:r>
      <w:r w:rsidR="00430B37">
        <w:rPr>
          <w:rFonts w:ascii="Times New Roman" w:hAnsi="Times New Roman" w:cs="Times New Roman"/>
          <w:bCs/>
          <w:sz w:val="24"/>
          <w:szCs w:val="24"/>
        </w:rPr>
        <w:t>,</w:t>
      </w:r>
      <w:r w:rsidR="00927541">
        <w:rPr>
          <w:rFonts w:ascii="Times New Roman" w:hAnsi="Times New Roman" w:cs="Times New Roman"/>
          <w:bCs/>
          <w:sz w:val="24"/>
          <w:szCs w:val="24"/>
        </w:rPr>
        <w:t xml:space="preserve"> children </w:t>
      </w:r>
      <w:r w:rsidR="00E360F2">
        <w:rPr>
          <w:rFonts w:ascii="Times New Roman" w:hAnsi="Times New Roman" w:cs="Times New Roman"/>
          <w:bCs/>
          <w:sz w:val="24"/>
          <w:szCs w:val="24"/>
        </w:rPr>
        <w:t xml:space="preserve">from 6 to 24 </w:t>
      </w:r>
      <w:r w:rsidR="000A40F3">
        <w:rPr>
          <w:rFonts w:ascii="Times New Roman" w:hAnsi="Times New Roman" w:cs="Times New Roman"/>
          <w:bCs/>
          <w:sz w:val="24"/>
          <w:szCs w:val="24"/>
        </w:rPr>
        <w:t>months’</w:t>
      </w:r>
      <w:r w:rsidR="00E360F2">
        <w:rPr>
          <w:rFonts w:ascii="Times New Roman" w:hAnsi="Times New Roman" w:cs="Times New Roman"/>
          <w:bCs/>
          <w:sz w:val="24"/>
          <w:szCs w:val="24"/>
        </w:rPr>
        <w:t xml:space="preserve"> </w:t>
      </w:r>
      <w:r w:rsidR="00B84BB3">
        <w:rPr>
          <w:rFonts w:ascii="Times New Roman" w:hAnsi="Times New Roman" w:cs="Times New Roman"/>
          <w:bCs/>
          <w:sz w:val="24"/>
          <w:szCs w:val="24"/>
        </w:rPr>
        <w:t>start crawling all over the house and put whatever they find around them in their month</w:t>
      </w:r>
      <w:r w:rsidR="00A16E2F">
        <w:rPr>
          <w:rFonts w:ascii="Times New Roman" w:hAnsi="Times New Roman" w:cs="Times New Roman"/>
          <w:bCs/>
          <w:sz w:val="24"/>
          <w:szCs w:val="24"/>
        </w:rPr>
        <w:t xml:space="preserve">. </w:t>
      </w:r>
      <w:r w:rsidR="00135383">
        <w:rPr>
          <w:rFonts w:ascii="Times New Roman" w:hAnsi="Times New Roman" w:cs="Times New Roman"/>
          <w:bCs/>
          <w:sz w:val="24"/>
          <w:szCs w:val="24"/>
        </w:rPr>
        <w:t>As they gr</w:t>
      </w:r>
      <w:r w:rsidR="00430B37">
        <w:rPr>
          <w:rFonts w:ascii="Times New Roman" w:hAnsi="Times New Roman" w:cs="Times New Roman"/>
          <w:bCs/>
          <w:sz w:val="24"/>
          <w:szCs w:val="24"/>
        </w:rPr>
        <w:t>adually grow up, they</w:t>
      </w:r>
      <w:r w:rsidR="00135383">
        <w:rPr>
          <w:rFonts w:ascii="Times New Roman" w:hAnsi="Times New Roman" w:cs="Times New Roman"/>
          <w:bCs/>
          <w:sz w:val="24"/>
          <w:szCs w:val="24"/>
        </w:rPr>
        <w:t xml:space="preserve"> learn what </w:t>
      </w:r>
      <w:r w:rsidR="004632D8">
        <w:rPr>
          <w:rFonts w:ascii="Times New Roman" w:hAnsi="Times New Roman" w:cs="Times New Roman"/>
          <w:bCs/>
          <w:sz w:val="24"/>
          <w:szCs w:val="24"/>
        </w:rPr>
        <w:t>is not to eat or put in their mouths</w:t>
      </w:r>
      <w:r w:rsidR="007774B5">
        <w:rPr>
          <w:rFonts w:ascii="Times New Roman" w:hAnsi="Times New Roman" w:cs="Times New Roman"/>
          <w:bCs/>
          <w:sz w:val="24"/>
          <w:szCs w:val="24"/>
        </w:rPr>
        <w:t xml:space="preserve"> </w:t>
      </w:r>
      <w:r w:rsidR="007774B5">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{"citationID":"7b9n0cmJ","properties":{"formattedCitation":"[40]","plainCitation":"[40]","noteIndex":0},"citationItems":[{"id":1545,"uris":["http://zotero.org/users/4185209/items/AHVGUDHX"],"itemData":{"id":1545,"type":"article-journal","abstract":"Despite significant progress in the reduction of under-five child deaths over the last decades in Ethiopia, still diarrhea remains the second cause of morbidity and mortality among under five children next to pneumonia.","container-title":"BMC Public Health","DOI":"10.1186/s12889-021-10191-3","ISSN":"1471-2458","issue":"1","journalAbbreviation":"BMC Public Health","page":"193","source":"BioMed Central","title":"Trends and determinants of diarrhea among under-five children in Ethiopia: cross-sectional study: multivariate decomposition and multilevel analysis based on Bayesian approach evidenced by EDHS 2000–2016 data","title-short":"Trends and determinants of diarrhea among under-five children in Ethiopia","volume":"21","author":[{"family":"Negesse","given":"Yilkal"},{"family":"Taddese","given":"Asefa Adimasu"},{"family":"Negesse","given":"Ayenew"},{"family":"Ayele","given":"Tadesse Awoke"}],"issued":{"date-parts":[["2021",1,22]]}}}],"schema":"https://github.com/citation-style-language/schema/raw/master/csl-citation.json"} </w:instrText>
      </w:r>
      <w:r w:rsidR="007774B5">
        <w:rPr>
          <w:rFonts w:ascii="Times New Roman" w:hAnsi="Times New Roman" w:cs="Times New Roman"/>
          <w:bCs/>
          <w:sz w:val="24"/>
          <w:szCs w:val="24"/>
        </w:rPr>
        <w:fldChar w:fldCharType="separate"/>
      </w:r>
      <w:r w:rsidR="00361F8D" w:rsidRPr="00361F8D">
        <w:rPr>
          <w:rFonts w:ascii="Times New Roman" w:hAnsi="Times New Roman" w:cs="Times New Roman"/>
          <w:sz w:val="24"/>
        </w:rPr>
        <w:t>[40]</w:t>
      </w:r>
      <w:r w:rsidR="007774B5">
        <w:rPr>
          <w:rFonts w:ascii="Times New Roman" w:hAnsi="Times New Roman" w:cs="Times New Roman"/>
          <w:bCs/>
          <w:sz w:val="24"/>
          <w:szCs w:val="24"/>
        </w:rPr>
        <w:fldChar w:fldCharType="end"/>
      </w:r>
      <w:r w:rsidR="004632D8">
        <w:rPr>
          <w:rFonts w:ascii="Times New Roman" w:hAnsi="Times New Roman" w:cs="Times New Roman"/>
          <w:bCs/>
          <w:sz w:val="24"/>
          <w:szCs w:val="24"/>
        </w:rPr>
        <w:t xml:space="preserve">. </w:t>
      </w:r>
      <w:r w:rsidR="00A719E9">
        <w:rPr>
          <w:rFonts w:ascii="Times New Roman" w:hAnsi="Times New Roman" w:cs="Times New Roman"/>
          <w:bCs/>
          <w:sz w:val="24"/>
          <w:szCs w:val="24"/>
        </w:rPr>
        <w:t xml:space="preserve">The findings from </w:t>
      </w:r>
      <w:r w:rsidR="0058699E">
        <w:rPr>
          <w:rFonts w:ascii="Times New Roman" w:hAnsi="Times New Roman" w:cs="Times New Roman"/>
          <w:bCs/>
          <w:sz w:val="24"/>
          <w:szCs w:val="24"/>
        </w:rPr>
        <w:t xml:space="preserve">previous </w:t>
      </w:r>
      <w:r w:rsidR="00A719E9">
        <w:rPr>
          <w:rFonts w:ascii="Times New Roman" w:hAnsi="Times New Roman" w:cs="Times New Roman"/>
          <w:bCs/>
          <w:sz w:val="24"/>
          <w:szCs w:val="24"/>
        </w:rPr>
        <w:t xml:space="preserve">studies in </w:t>
      </w:r>
      <w:r w:rsidR="007763D8">
        <w:rPr>
          <w:rFonts w:ascii="Times New Roman" w:hAnsi="Times New Roman" w:cs="Times New Roman"/>
          <w:bCs/>
          <w:sz w:val="24"/>
          <w:szCs w:val="24"/>
        </w:rPr>
        <w:t xml:space="preserve">Bangladesh, </w:t>
      </w:r>
      <w:r w:rsidR="00A719E9">
        <w:rPr>
          <w:rFonts w:ascii="Times New Roman" w:hAnsi="Times New Roman" w:cs="Times New Roman"/>
          <w:bCs/>
          <w:sz w:val="24"/>
          <w:szCs w:val="24"/>
        </w:rPr>
        <w:t xml:space="preserve">Ethiopia, </w:t>
      </w:r>
      <w:r w:rsidR="000F6469">
        <w:rPr>
          <w:rFonts w:ascii="Times New Roman" w:hAnsi="Times New Roman" w:cs="Times New Roman"/>
          <w:bCs/>
          <w:sz w:val="24"/>
          <w:szCs w:val="24"/>
        </w:rPr>
        <w:t>Niger, Nigeria, Camero</w:t>
      </w:r>
      <w:r w:rsidR="00EC1384">
        <w:rPr>
          <w:rFonts w:ascii="Times New Roman" w:hAnsi="Times New Roman" w:cs="Times New Roman"/>
          <w:bCs/>
          <w:sz w:val="24"/>
          <w:szCs w:val="24"/>
        </w:rPr>
        <w:t xml:space="preserve">on, </w:t>
      </w:r>
      <w:r w:rsidR="00430B37">
        <w:rPr>
          <w:rFonts w:ascii="Times New Roman" w:hAnsi="Times New Roman" w:cs="Times New Roman"/>
          <w:bCs/>
          <w:sz w:val="24"/>
          <w:szCs w:val="24"/>
        </w:rPr>
        <w:t xml:space="preserve">and </w:t>
      </w:r>
      <w:r w:rsidR="00EC1384">
        <w:rPr>
          <w:rFonts w:ascii="Times New Roman" w:hAnsi="Times New Roman" w:cs="Times New Roman"/>
          <w:bCs/>
          <w:sz w:val="24"/>
          <w:szCs w:val="24"/>
        </w:rPr>
        <w:t>Ghana</w:t>
      </w:r>
      <w:r w:rsidR="000F6469">
        <w:rPr>
          <w:rFonts w:ascii="Times New Roman" w:hAnsi="Times New Roman" w:cs="Times New Roman"/>
          <w:bCs/>
          <w:sz w:val="24"/>
          <w:szCs w:val="24"/>
        </w:rPr>
        <w:t xml:space="preserve"> </w:t>
      </w:r>
      <w:r w:rsidR="00CD1C31">
        <w:rPr>
          <w:rFonts w:ascii="Times New Roman" w:hAnsi="Times New Roman" w:cs="Times New Roman"/>
          <w:bCs/>
          <w:sz w:val="24"/>
          <w:szCs w:val="24"/>
        </w:rPr>
        <w:t>were similar to this</w:t>
      </w:r>
      <w:r w:rsidR="00A719E9">
        <w:rPr>
          <w:rFonts w:ascii="Times New Roman" w:hAnsi="Times New Roman" w:cs="Times New Roman"/>
          <w:bCs/>
          <w:sz w:val="24"/>
          <w:szCs w:val="24"/>
        </w:rPr>
        <w:t xml:space="preserve"> </w:t>
      </w:r>
      <w:r w:rsidR="00DA29E5">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6phn0Kbq","properties":{"formattedCitation":"[13,40\\uc0\\u8211{}44]","plainCitation":"[13,40–44]","noteIndex":0},"citationItems":[{"id":1489,"uris":["http://zotero.org/users/4185209/items/76XQS6DQ"],"itemData":{"id":1489,"type":"article-journal","abstract":"Although efforts have been made by the international community to improve childhood health, risk factors linked with the healthiness of preschool-age children in low and middle-income countries (LMICs) are very diverse. Therefore, this paper examines the prevalence and determinants of fever, acute respiratory infection and diarrhea of preschool children in Bangladesh. A sample of 8,421 children from the latest country representative BDHS-2017–18 survey was analyzed by utilizing both the bivariate and multivariate techniques. The results revealed that about 4.7, 33.1, and 35.8% of the children aged under 5 years had suffered from diarrhea, fever and ARI respectively during the 2 weeks preceding the date of the survey. Demographic, socio-economic, and community and health characteristics likely to play an important role in suffering under-five children from diarrhea, fever, and ARI in Bangladesh. The child’s age of 13–24 months, delivery by cesarean section, unsafe drinking water, unhygienic toilet facility, low level of family wealth index and parental education, a higher number of living children in the household, rural residency and regional difference were all found to be most crucial determinants of the occurrences of fever, ARI and diarrhea. Interventions should focus on improving these significant demographic, socioeconomic, and community and health risk factors. A special attention is necessary to the people who live in rural areas and geospatially disadvantaged regions.","container-title":"BMC Pediatrics","DOI":"10.1186/s12887-022-03166-9","ISSN":"1471-2431","issue":"1","journalAbbreviation":"BMC Pediatr","language":"en","license":"2022 The Author(s)","note":"number: 1\npublisher: BioMed Central","page":"1-12","source":"bmcpediatr.biomedcentral.com","title":"Prevalence and determinants of fever, ARI and diarrhea among children aged 6–59 months in Bangladesh","volume":"22","author":[{"family":"Rahman","given":"Azizur"},{"family":"Hossain","given":"Md Moyazzem"}],"issued":{"date-parts":[["2022",12]]}}},{"id":1545,"uris":["http://zotero.org/users/4185209/items/AHVGUDHX"],"itemData":{"id":1545,"type":"article-journal","abstract":"Despite significant progress in the reduction of under-five child deaths over the last decades in Ethiopia, still diarrhea remains the second cause of morbidity and mortality among under five children next to pneumonia.","container-title":"BMC Public Health","DOI":"10.1186/s12889-021-10191-3","ISSN":"1471-2458","issue":"1","journalAbbreviation":"BMC Public Health","page":"193","source":"BioMed Central","title":"Trends and determinants of diarrhea among under-five children in Ethiopia: cross-sectional study: multivariate decomposition and multilevel analysis based on Bayesian approach evidenced by EDHS 2000–2016 data","title-short":"Trends and determinants of diarrhea among under-five children in Ethiopia","volume":"21","author":[{"family":"Negesse","given":"Yilkal"},{"family":"Taddese","given":"Asefa Adimasu"},{"family":"Negesse","given":"Ayenew"},{"family":"Ayele","given":"Tadesse Awoke"}],"issued":{"date-parts":[["2021",1,22]]}}},{"id":1548,"uris":["http://zotero.org/users/4185209/items/VGX9KQ8G"],"itemData":{"id":1548,"type":"article-journal","abstract":"Introduction: Diarrhea remains the second leading cause of death among children under five years globally. Nearly one in five child deaths, about 1.5 million each year, are due to diarrhea. It kills more young children than Acquired Immunodeficiency Syndrome (AIDS), malaria and measles combined. World Health Organization has accordingly underlined the need for epidemiological surveys of infantile diarrhea in all geographical areas. The main research objectives were to estimate the prevalence of diarrhea and identify factors associated with diarrheal diseases in Tiko city in Cameroon. Method: The present study was a cross-sectional community household survey which was conducted in Tiko town from 1st to 31st of August 2012. With the use of a questionnaire, a total of 602 households that had at least one child under five years of age were interviewed. Mothers/caregivers were questioned on the morbidity of diarrhea and the logistic regression model was employed to examine the determinants of childhood diarrhea. Both univariable and multivariable data analysis was performed using SPSS version 16.0. Results: The results of this study showed that the prevalence of diarrhea was 23.8% and children under 24 months were highly affected. We found children using the main toilet and other types of toilet facilities such as bushes, diaper, and streams  (OR: 0.194; p &lt; 0.001, 95% CI) and usage of narrow-mouth container for storage of drinking water (OR: 0.492; p &lt; 0.001, 95% CI) less likely to suffer from diarrhea.  In contrast, higher rates of diarrhea prevalence were seen in children from households with two or more siblings (OR: 1.222; p &lt; 0.001, 95% CI) and whose mothers/caregivers never had the knowledge of safe sources of drinking water (OR: 1.849; p &lt; 0.01, 95% CI). Conclusion: Childhood diarrhea is a public health problem in Tiko city. Hence, interventions aimed at reducing the prevalence should take into consideration the integration of family planning activities in the prevention of childhood diarrhea and the deployed of health personals to educate the community to adopt a hygienic behavior. Future research on the topic should be qualitative inquiry to complement the quantitative nature of this study.","container-title":"Challenges","DOI":"10.3390/challe6020229","ISSN":"2078-1547","issue":"2","language":"en","license":"http://creativecommons.org/licenses/by/3.0/","note":"number: 2\npublisher: Multidisciplinary Digital Publishing Institute","page":"229-243","source":"www.mdpi.com","title":"Childhood Diarrhea Determinants in Sub-Saharan Africa: A Cross Sectional Study of Tiko-Cameroon","title-short":"Childhood Diarrhea Determinants in Sub-Saharan Africa","volume":"6","author":[{"family":"Tambe","given":"Ayuk Betrand"},{"family":"Nzefa","given":"Leonie Dapi"},{"family":"Nicoline","given":"Nchang Allo"}],"issued":{"date-parts":[["2015",12]]}}},{"id":1551,"uris":["http://zotero.org/users/4185209/items/UAWBTYKK"],"itemData":{"id":1551,"type":"article-journal","abstract":"OBJECTIVE: In Latin America and the Caribbean, Bolivia has the third highest rate of mortality among children under five years of age (57 per 1 000), with 14.0% of under-five deaths attributable to diarrhea. Because a child's world is predominantly controlled by and experienced through his or her mother, this investigation aims to understand what maternal dimensions may determine child diarrhea. METHODS: Variables were selected from the 2003 Bolivia Demographic and Health Survey to create indices of three maternal dimensions using principal components analysis: behavior and experience, access to care, and agency. The three indices were included in a logistic regression model while controlling for economic status, maternal education, and residence type. RESULTS: A total of 4 383 women who had children less than 5 years old were included in the final sample and 25.0% of mothers reported that their most recent born child had experienced an episode of diarrhea in the 2 weeks before the survey. Mothers with high levels of maternal agency or of high economic status were significantly less likely to report their child experienced an episode of diarrhea than women of low levels. Women with primary education were significantly more likely to report that their child experienced diarrhea than women with no education. CONCLUSIONS: High levels of agency have a significant protective effect even when controlling for other factors. Increasing maternal agency could have a positive impact on child health in Bolivia, and future work should aim to understand what accounts for different levels of agency and how it may be strengthened","container-title":"Revista Panamericana de Salud Pública","DOI":"10.1590/S1020-49892010001200004","ISSN":"1020-4989, 1020-4989, 1680-5348","journalAbbreviation":"Rev Panam Salud Publica","language":"en","note":"publisher: Organización Panamericana de la Salud","page":"429-439","source":"SciELO","title":"Maternal behavior and experience, care access, and agency as determinants of child diarrhea in Bolivia","volume":"28","author":[{"family":"Caruso","given":"Bethany"},{"family":"Stephenson","given":"Rob"},{"family":"Leon","given":"Juan S."}],"issued":{"date-parts":[["2010",12]]}}},{"id":1554,"uris":["http://zotero.org/users/4185209/items/JJR92VXK"],"itemData":{"id":1554,"type":"article-journal","abstract":"BackgroundDiarrheal diseases are a major cause of child mortality and one of the main causes of medical consultation for children in sub-Saharan countries. This paper attempts to determine the risk factors and neighborhood inequalities of diarrheal morbidity among under-5 children in selected countries in sub-Saharan Africa over the period 1990–2013.DesignData used come from the Demographic and Health Survey (DHS) waves conducted in Burkina Faso (1992–93, 1998–99, 2003, and 2010), Mali (1995, 2001, 2016, and 2012), Nigeria (1990, 1999, 2003, 2008, and 2013), and Niger (1992, 1998, 2006, and 2012). Bivariate analysis was performed to assess the association between the dependent variable and each of the independent variables. Multilevel logistic regression modelling was used to determine the fixed and random effects of the risk factors associated with diarrheal morbidity.ResultsThe findings showed that the proportion of diarrheal morbidity among under-5 children varied considerably across the cohorts of birth from 10 to 35%. There were large variations in the proportion of diarrheal morbidity across countries. The proportions of diarrheal morbidity were higher in Niger compared with Burkina Faso, Mali, and Nigeria. The risk factors of diarrheal morbidity varied from one country to another, but the main factors included the child's age, size of the child at birth, the quality of the main floor material, mother's education and her occupation, type of toilet, and place of residence. The analysis shows an increasing trend of diarrheal inequalities according to DHS rounds. In Burkina Faso, the value of the intraclass correlation coefficient (ICC) was 0.04 for 1993 DHS and 0.09 in 2010 DHS; in Mali, the ICC increased from 0.04 in 1995 to 0.16 in 2012; in Nigeria, the ICC increased from 0.13 in 1990 to 0.19 in 2013; and in Niger, the ICC increased from 0.07 in 1992 to 0.11 in 2012.ConclusionsThis suggests the need to fight against diarrheal diseases on both the local and community levels across villages.","container-title":"Global Health Action","DOI":"10.3402/gha.v9.30166","ISSN":"1654-9716","issue":"1","note":"publisher: Taylor &amp; Francis\n_eprint: https://doi.org/10.3402/gha.v9.30166\nPMID: 28156944","page":"30166","source":"Taylor and Francis+NEJM","title":"Trends and risk factors for childhood diarrhea in sub-Saharan countries (1990–2013): assessing the neighborhood inequalities","title-short":"Trends and risk factors for childhood diarrhea in sub-Saharan countries (1990–2013)","volume":"9","author":[{"family":"Bado","given":"Aristide R."},{"family":"Susuman","given":"A. Sathiya"},{"family":"Nebie","given":"Eric I."}],"issued":{"date-parts":[["2016",12,1]]}}},{"id":1556,"uris":["http://zotero.org/users/4185209/items/868YS8LT"],"itemData":{"id":1556,"type":"article-journal","abstract":"Globally childhood diarrhoeal diseases continue to be the second leading cause of death, while in Ethiopia it kills half-million under-five children each year. Sanitation, unsafe water and personal hygiene are responsible for 90% of the occurrence. Thus, this study aimed to assess the prevalence and associated factors of diarrheal diseases among under-five children in Dale District, Sidama Zone, Southern Ethiopia.","container-title":"BMC Public Health","DOI":"10.1186/s12889-019-7579-2","ISSN":"1471-2458","issue":"1","journalAbbreviation":"BMC Public Health","page":"1235","source":"BioMed Central","title":"Prevalence of diarrheal diseases and associated factors among under-five children in Dale District, Sidama zone, Southern Ethiopia: a cross-sectional study","title-short":"Prevalence of diarrheal diseases and associated factors among under-five children in Dale District, Sidama zone, Southern Ethiopia","volume":"19","author":[{"family":"Melese","given":"Behailu"},{"family":"Paulos","given":"Wondimagegn"},{"family":"Astawesegn","given":"Feleke Hailemichael"},{"family":"Gelgelu","given":"Temesgen Bati"}],"issued":{"date-parts":[["2019",9,6]]}}}],"schema":"https://github.com/citation-style-language/schema/raw/master/csl-citation.json"} </w:instrText>
      </w:r>
      <w:r w:rsidR="00DA29E5">
        <w:rPr>
          <w:rFonts w:ascii="Times New Roman" w:hAnsi="Times New Roman" w:cs="Times New Roman"/>
          <w:bCs/>
          <w:sz w:val="24"/>
          <w:szCs w:val="24"/>
        </w:rPr>
        <w:fldChar w:fldCharType="separate"/>
      </w:r>
      <w:r w:rsidR="00361F8D" w:rsidRPr="00361F8D">
        <w:rPr>
          <w:rFonts w:ascii="Times New Roman" w:hAnsi="Times New Roman" w:cs="Times New Roman"/>
          <w:sz w:val="24"/>
          <w:szCs w:val="24"/>
        </w:rPr>
        <w:t>[13,40–44]</w:t>
      </w:r>
      <w:r w:rsidR="00DA29E5">
        <w:rPr>
          <w:rFonts w:ascii="Times New Roman" w:hAnsi="Times New Roman" w:cs="Times New Roman"/>
          <w:bCs/>
          <w:sz w:val="24"/>
          <w:szCs w:val="24"/>
        </w:rPr>
        <w:fldChar w:fldCharType="end"/>
      </w:r>
      <w:r w:rsidR="00CD1C31">
        <w:rPr>
          <w:rFonts w:ascii="Times New Roman" w:hAnsi="Times New Roman" w:cs="Times New Roman"/>
          <w:bCs/>
          <w:sz w:val="24"/>
          <w:szCs w:val="24"/>
        </w:rPr>
        <w:t>.</w:t>
      </w:r>
    </w:p>
    <w:p w14:paraId="7FECFD9C" w14:textId="0EE836EA" w:rsidR="000E5948" w:rsidRDefault="00671F1F">
      <w:pPr>
        <w:spacing w:line="240" w:lineRule="auto"/>
        <w:ind w:firstLine="720"/>
        <w:rPr>
          <w:rFonts w:ascii="Times New Roman" w:hAnsi="Times New Roman" w:cs="Times New Roman"/>
          <w:bCs/>
          <w:sz w:val="24"/>
          <w:szCs w:val="24"/>
        </w:rPr>
        <w:pPrChange w:id="5049" w:author="Mohammad Nayeem Hasan" w:date="2023-01-21T14:56:00Z">
          <w:pPr>
            <w:ind w:firstLine="720"/>
            <w:jc w:val="both"/>
          </w:pPr>
        </w:pPrChange>
      </w:pPr>
      <w:r>
        <w:rPr>
          <w:rFonts w:ascii="Times New Roman" w:hAnsi="Times New Roman" w:cs="Times New Roman"/>
          <w:bCs/>
          <w:sz w:val="24"/>
          <w:szCs w:val="24"/>
        </w:rPr>
        <w:t>In 2006, t</w:t>
      </w:r>
      <w:r w:rsidR="00F3071C">
        <w:rPr>
          <w:rFonts w:ascii="Times New Roman" w:hAnsi="Times New Roman" w:cs="Times New Roman"/>
          <w:bCs/>
          <w:sz w:val="24"/>
          <w:szCs w:val="24"/>
        </w:rPr>
        <w:t>he</w:t>
      </w:r>
      <w:r w:rsidR="00430B37">
        <w:rPr>
          <w:rFonts w:ascii="Times New Roman" w:hAnsi="Times New Roman" w:cs="Times New Roman"/>
          <w:bCs/>
          <w:sz w:val="24"/>
          <w:szCs w:val="24"/>
        </w:rPr>
        <w:t xml:space="preserve"> chance </w:t>
      </w:r>
      <w:r w:rsidR="00F3071C">
        <w:rPr>
          <w:rFonts w:ascii="Times New Roman" w:hAnsi="Times New Roman" w:cs="Times New Roman"/>
          <w:bCs/>
          <w:sz w:val="24"/>
          <w:szCs w:val="24"/>
        </w:rPr>
        <w:t xml:space="preserve">of </w:t>
      </w:r>
      <w:r w:rsidR="00430B37">
        <w:rPr>
          <w:rFonts w:ascii="Times New Roman" w:hAnsi="Times New Roman" w:cs="Times New Roman"/>
          <w:bCs/>
          <w:sz w:val="24"/>
          <w:szCs w:val="24"/>
        </w:rPr>
        <w:t>having diarrhea was significantly higher for children from the poorest families and children from households without improved toilet facilities</w:t>
      </w:r>
      <w:r w:rsidR="0097475D">
        <w:rPr>
          <w:rFonts w:ascii="Times New Roman" w:hAnsi="Times New Roman" w:cs="Times New Roman"/>
          <w:bCs/>
          <w:sz w:val="24"/>
          <w:szCs w:val="24"/>
        </w:rPr>
        <w:t xml:space="preserve">. </w:t>
      </w:r>
      <w:r w:rsidR="003A10F8">
        <w:rPr>
          <w:rFonts w:ascii="Times New Roman" w:hAnsi="Times New Roman" w:cs="Times New Roman"/>
          <w:bCs/>
          <w:sz w:val="24"/>
          <w:szCs w:val="24"/>
        </w:rPr>
        <w:t xml:space="preserve">Children from </w:t>
      </w:r>
      <w:del w:id="5050" w:author="Mst. Farzana Akter" w:date="2023-01-05T22:50:00Z">
        <w:r w:rsidR="00430B37" w:rsidDel="00DD1A91">
          <w:rPr>
            <w:rFonts w:ascii="Times New Roman" w:hAnsi="Times New Roman" w:cs="Times New Roman"/>
            <w:bCs/>
            <w:sz w:val="24"/>
            <w:szCs w:val="24"/>
          </w:rPr>
          <w:delText>low-income</w:delText>
        </w:r>
      </w:del>
      <w:ins w:id="5051" w:author="Mst. Farzana Akter" w:date="2023-01-05T22:50:00Z">
        <w:r w:rsidR="00DD1A91">
          <w:rPr>
            <w:rFonts w:ascii="Times New Roman" w:hAnsi="Times New Roman" w:cs="Times New Roman"/>
            <w:bCs/>
            <w:sz w:val="24"/>
            <w:szCs w:val="24"/>
          </w:rPr>
          <w:t>poor</w:t>
        </w:r>
      </w:ins>
      <w:r w:rsidR="003A10F8">
        <w:rPr>
          <w:rFonts w:ascii="Times New Roman" w:hAnsi="Times New Roman" w:cs="Times New Roman"/>
          <w:bCs/>
          <w:sz w:val="24"/>
          <w:szCs w:val="24"/>
        </w:rPr>
        <w:t xml:space="preserve"> families </w:t>
      </w:r>
      <w:del w:id="5052" w:author="Mst. Farzana Akter" w:date="2023-01-05T22:51:00Z">
        <w:r w:rsidR="003A10F8" w:rsidDel="00D0539D">
          <w:rPr>
            <w:rFonts w:ascii="Times New Roman" w:hAnsi="Times New Roman" w:cs="Times New Roman"/>
            <w:bCs/>
            <w:sz w:val="24"/>
            <w:szCs w:val="24"/>
          </w:rPr>
          <w:delText>are more likely</w:delText>
        </w:r>
      </w:del>
      <w:ins w:id="5053" w:author="Mst. Farzana Akter" w:date="2023-01-05T22:51:00Z">
        <w:r w:rsidR="00D0539D">
          <w:rPr>
            <w:rFonts w:ascii="Times New Roman" w:hAnsi="Times New Roman" w:cs="Times New Roman"/>
            <w:bCs/>
            <w:sz w:val="24"/>
            <w:szCs w:val="24"/>
          </w:rPr>
          <w:t xml:space="preserve">have more </w:t>
        </w:r>
      </w:ins>
      <w:ins w:id="5054" w:author="Mst. Farzana Akter" w:date="2023-01-05T22:52:00Z">
        <w:r w:rsidR="00131298">
          <w:rPr>
            <w:rFonts w:ascii="Times New Roman" w:hAnsi="Times New Roman" w:cs="Times New Roman"/>
            <w:bCs/>
            <w:sz w:val="24"/>
            <w:szCs w:val="24"/>
          </w:rPr>
          <w:t>probabilit</w:t>
        </w:r>
      </w:ins>
      <w:ins w:id="5055" w:author="Mst. Farzana Akter" w:date="2023-01-05T22:53:00Z">
        <w:r w:rsidR="004F2027">
          <w:rPr>
            <w:rFonts w:ascii="Times New Roman" w:hAnsi="Times New Roman" w:cs="Times New Roman"/>
            <w:bCs/>
            <w:sz w:val="24"/>
            <w:szCs w:val="24"/>
          </w:rPr>
          <w:t>y</w:t>
        </w:r>
      </w:ins>
      <w:r w:rsidR="003A10F8">
        <w:rPr>
          <w:rFonts w:ascii="Times New Roman" w:hAnsi="Times New Roman" w:cs="Times New Roman"/>
          <w:bCs/>
          <w:sz w:val="24"/>
          <w:szCs w:val="24"/>
        </w:rPr>
        <w:t xml:space="preserve"> to be </w:t>
      </w:r>
      <w:r w:rsidR="00430B37">
        <w:rPr>
          <w:rFonts w:ascii="Times New Roman" w:hAnsi="Times New Roman" w:cs="Times New Roman"/>
          <w:bCs/>
          <w:sz w:val="24"/>
          <w:szCs w:val="24"/>
        </w:rPr>
        <w:t>a</w:t>
      </w:r>
      <w:r w:rsidR="003A10F8">
        <w:rPr>
          <w:rFonts w:ascii="Times New Roman" w:hAnsi="Times New Roman" w:cs="Times New Roman"/>
          <w:bCs/>
          <w:sz w:val="24"/>
          <w:szCs w:val="24"/>
        </w:rPr>
        <w:t>ffected by several childhood illness</w:t>
      </w:r>
      <w:r w:rsidR="00021968">
        <w:rPr>
          <w:rFonts w:ascii="Times New Roman" w:hAnsi="Times New Roman" w:cs="Times New Roman"/>
          <w:bCs/>
          <w:sz w:val="24"/>
          <w:szCs w:val="24"/>
        </w:rPr>
        <w:t>es</w:t>
      </w:r>
      <w:r w:rsidR="003A10F8">
        <w:rPr>
          <w:rFonts w:ascii="Times New Roman" w:hAnsi="Times New Roman" w:cs="Times New Roman"/>
          <w:bCs/>
          <w:sz w:val="24"/>
          <w:szCs w:val="24"/>
        </w:rPr>
        <w:t xml:space="preserve"> due to </w:t>
      </w:r>
      <w:r w:rsidR="00195AE1">
        <w:rPr>
          <w:rFonts w:ascii="Times New Roman" w:hAnsi="Times New Roman" w:cs="Times New Roman"/>
          <w:bCs/>
          <w:sz w:val="24"/>
          <w:szCs w:val="24"/>
        </w:rPr>
        <w:t xml:space="preserve">poor living conditions, </w:t>
      </w:r>
      <w:r w:rsidR="005D6F00">
        <w:rPr>
          <w:rFonts w:ascii="Times New Roman" w:hAnsi="Times New Roman" w:cs="Times New Roman"/>
          <w:bCs/>
          <w:sz w:val="24"/>
          <w:szCs w:val="24"/>
        </w:rPr>
        <w:t xml:space="preserve">not having enough nutritious food, </w:t>
      </w:r>
      <w:r w:rsidR="00021968">
        <w:rPr>
          <w:rFonts w:ascii="Times New Roman" w:hAnsi="Times New Roman" w:cs="Times New Roman"/>
          <w:bCs/>
          <w:sz w:val="24"/>
          <w:szCs w:val="24"/>
        </w:rPr>
        <w:t xml:space="preserve">and </w:t>
      </w:r>
      <w:r w:rsidR="009D7D73">
        <w:rPr>
          <w:rFonts w:ascii="Times New Roman" w:hAnsi="Times New Roman" w:cs="Times New Roman"/>
          <w:bCs/>
          <w:sz w:val="24"/>
          <w:szCs w:val="24"/>
        </w:rPr>
        <w:t xml:space="preserve">poor condition of </w:t>
      </w:r>
      <w:r w:rsidR="006D11B3">
        <w:rPr>
          <w:rFonts w:ascii="Times New Roman" w:hAnsi="Times New Roman" w:cs="Times New Roman"/>
          <w:bCs/>
          <w:sz w:val="24"/>
          <w:szCs w:val="24"/>
        </w:rPr>
        <w:t>drinking water source</w:t>
      </w:r>
      <w:r w:rsidR="00021968">
        <w:rPr>
          <w:rFonts w:ascii="Times New Roman" w:hAnsi="Times New Roman" w:cs="Times New Roman"/>
          <w:bCs/>
          <w:sz w:val="24"/>
          <w:szCs w:val="24"/>
        </w:rPr>
        <w:t>s</w:t>
      </w:r>
      <w:r w:rsidR="006D11B3">
        <w:rPr>
          <w:rFonts w:ascii="Times New Roman" w:hAnsi="Times New Roman" w:cs="Times New Roman"/>
          <w:bCs/>
          <w:sz w:val="24"/>
          <w:szCs w:val="24"/>
        </w:rPr>
        <w:t xml:space="preserve"> and toilet facilit</w:t>
      </w:r>
      <w:r w:rsidR="00021968">
        <w:rPr>
          <w:rFonts w:ascii="Times New Roman" w:hAnsi="Times New Roman" w:cs="Times New Roman"/>
          <w:bCs/>
          <w:sz w:val="24"/>
          <w:szCs w:val="24"/>
        </w:rPr>
        <w:t>ies</w:t>
      </w:r>
      <w:r w:rsidR="006D11B3">
        <w:rPr>
          <w:rFonts w:ascii="Times New Roman" w:hAnsi="Times New Roman" w:cs="Times New Roman"/>
          <w:bCs/>
          <w:sz w:val="24"/>
          <w:szCs w:val="24"/>
        </w:rPr>
        <w:t xml:space="preserve"> </w:t>
      </w:r>
      <w:r w:rsidR="006D11B3">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{"citationID":"nynOnYFW","properties":{"formattedCitation":"[13,40,45,46]","plainCitation":"[13,40,45,46]","noteIndex":0},"citationItems":[{"id":1489,"uris":["http://zotero.org/users/4185209/items/76XQS6DQ"],"itemData":{"id":1489,"type":"article-journal","abstract":"Although efforts have been made by the international community to improve childhood health, risk factors linked with the healthiness of preschool-age children in low and middle-income countries (LMICs) are very diverse. Therefore, this paper examines the prevalence and determinants of fever, acute respiratory infection and diarrhea of preschool children in Bangladesh. A sample of 8,421 children from the latest country representative BDHS-2017–18 survey was analyzed by utilizing both the bivariate and multivariate techniques. The results revealed that about 4.7, 33.1, and 35.8% of the children aged under 5 years had suffered from diarrhea, fever and ARI respectively during the 2 weeks preceding the date of the survey. Demographic, socio-economic, and community and health characteristics likely to play an important role in suffering under-five children from diarrhea, fever, and ARI in Bangladesh. The child’s age of 13–24 months, delivery by cesarean section, unsafe drinking water, unhygienic toilet facility, low level of family wealth index and parental education, a higher number of living children in the household, rural residency and regional difference were all found to be most crucial determinants of the occurrences of fever, ARI and diarrhea. Interventions should focus on improving these significant demographic, socioeconomic, and community and health risk factors. A special attention is necessary to the people who live in rural areas and geospatially disadvantaged regions.","container-title":"BMC Pediatrics","DOI":"10.1186/s12887-022-03166-9","ISSN":"1471-2431","issue":"1","journalAbbreviation":"BMC Pediatr","language":"en","license":"2022 The Author(s)","note":"number: 1\npublisher: BioMed Central","page":"1-12","source":"bmcpediatr.biomedcentral.com","title":"Prevalence and determinants of fever, ARI and diarrhea among children aged 6–59 months in Bangladesh","volume":"22","author":[{"family":"Rahman","given":"Azizur"},{"family":"Hossain","given":"Md Moyazzem"}],"issued":{"date-parts":[["2022",12]]}}},{"id":1545,"uris":["http://zotero.org/users/4185209/items/AHVGUDHX"],"itemData":{"id":1545,"type":"article-journal","abstract":"Despite significant progress in the reduction of under-five child deaths over the last decades in Ethiopia, still diarrhea remains the second cause of morbidity and mortality among under five children next to pneumonia.","container-title":"BMC Public Health","DOI":"10.1186/s12889-021-10191-3","ISSN":"1471-2458","issue":"1","journalAbbreviation":"BMC Public Health","page":"193","source":"BioMed Central","title":"Trends and determinants of diarrhea among under-five children in Ethiopia: cross-sectional study: multivariate decomposition and multilevel analysis based on Bayesian approach evidenced by EDHS 2000–2016 data","title-short":"Trends and determinants of diarrhea among under-five children in Ethiopia","volume":"21","author":[{"family":"Negesse","given":"Yilkal"},{"family":"Taddese","given":"Asefa Adimasu"},{"family":"Negesse","given":"Ayenew"},{"family":"Ayele","given":"Tadesse Awoke"}],"issued":{"date-parts":[["2021",1,22]]}}},{"id":1568,"uris":["http://zotero.org/users/4185209/items/H5PXHMDD"],"itemData":{"id":1568,"type":"article-journal","abstract":"More than one-fifth of the world's population live in extreme poverty, where a lack of safe water and adequate sanitation enables high rates of enteric infections and diarrhoea to continue unabated. Although oral rehydration therapy has greatly reduced diarrhoea-associated mortality, enteric infections still persist, disrupting intestinal absorptive and barrier functions and resulting in up to 43% of stunted growth, affecting one-fifth of children worldwide and one-third of children in developing countries. Diarrhoea in children from impoverished areas during their first 2 years might cause, on average, an 8 cm growth shortfall and 10 IQ point decrement by the time they are 7-9 years old. A child's height at their second birthday is therefore the best predictor of cognitive development or 'human capital'. To this 'double burden' of diarrhoea and malnutrition, data now suggest that children with stunted growth and repeated gut infections are also at increased risk of developing obesity and its associated comorbidities, resulting in a 'triple burden' of the impoverished gut. Here, we Review the growing evidence for this triple burden and potential mechanisms and interventions that must be understood and applied to prevent the loss of human potential and unaffordable societal costs caused by these vicious cycles of poverty.","container-title":"Nature Reviews. Gastroenterology &amp; Hepatology","DOI":"10.1038/nrgastro.2012.239","ISSN":"1759-5053","issue":"4","journalAbbreviation":"Nat Rev Gastroenterol Hepatol","language":"eng","note":"PMID: 23229327\nPMCID: PMC3617052","page":"220-229","source":"PubMed","title":"The impoverished gut--a triple burden of diarrhoea, stunting and chronic disease","volume":"10","author":[{"family":"Guerrant","given":"Richard L."},{"family":"DeBoer","given":"Mark D."},{"family":"Moore","given":"Sean R."},{"family":"Scharf","given":"Rebecca J."},{"family":"Lima","given":"Aldo A. M."}],"issued":{"date-parts":[["2013",4]]}}},{"id":1571,"uris":["http://zotero.org/users/4185209/items/ESMP2X4Z"],"itemData":{"id":1571,"type":"article-journal","abstract":"Children with severe acute malnutrition complicated by diarrhoea require special care due to their unique physiological vulnerability and increased mortality risks. A systematic literature review (1950-2013) was conducted to identify the most effective diagnostic and therapeutic measures for the community-based management of severely malnourished children with diarrhoea. No studies directly addressed this question, so the search was broadened to include inpatient care. Of the 129 studies identified, 32 were selected for full review and found to contain varying degrees of indirectness, inconsistency and bias. Evidence from diagnostic studies point to the use of both prolonged and persistent diarrhoea as morbidity markers, rapid hypoglycaemia diagnosis and the frequent aetiological role of Cryptosporidium. Therapeutic studies suggest benefits from routine antiparasitic medication and feeding regimens with ready-to-use-therapeutic foods, lactose-free diets and zinc supplementation. Existing rehydration treatment guidelines were affirmed, but the utility of glutamine and low osmolarity feeds were inconclusive.","container-title":"Journal of Paediatrics and Child Health","DOI":"10.1111/jpc.12711","ISSN":"1440-1754","issue":"4","journalAbbreviation":"J Paediatr Child Health","language":"eng","note":"PMID: 25196813","page":"387-395","source":"PubMed","title":"Diagnosis and treatment of severely malnourished children with diarrhoea","volume":"51","author":[{"family":"Iannotti","given":"Lora L."},{"family":"Trehan","given":"Indi"},{"family":"Clitheroe","given":"Kathryn L."},{"family":"Manary","given":"Mark J."}],"issued":{"date-parts":[["2015",4]]}}}],"schema":"https://github.com/citation-style-language/schema/raw/master/csl-citation.json"} </w:instrText>
      </w:r>
      <w:r w:rsidR="006D11B3">
        <w:rPr>
          <w:rFonts w:ascii="Times New Roman" w:hAnsi="Times New Roman" w:cs="Times New Roman"/>
          <w:bCs/>
          <w:sz w:val="24"/>
          <w:szCs w:val="24"/>
        </w:rPr>
        <w:fldChar w:fldCharType="separate"/>
      </w:r>
      <w:r w:rsidR="00361F8D" w:rsidRPr="00361F8D">
        <w:rPr>
          <w:rFonts w:ascii="Times New Roman" w:hAnsi="Times New Roman" w:cs="Times New Roman"/>
          <w:sz w:val="24"/>
        </w:rPr>
        <w:t>[13,40,45,46]</w:t>
      </w:r>
      <w:r w:rsidR="006D11B3">
        <w:rPr>
          <w:rFonts w:ascii="Times New Roman" w:hAnsi="Times New Roman" w:cs="Times New Roman"/>
          <w:bCs/>
          <w:sz w:val="24"/>
          <w:szCs w:val="24"/>
        </w:rPr>
        <w:fldChar w:fldCharType="end"/>
      </w:r>
      <w:r w:rsidR="00BD3507">
        <w:rPr>
          <w:rFonts w:ascii="Times New Roman" w:hAnsi="Times New Roman" w:cs="Times New Roman"/>
          <w:bCs/>
          <w:sz w:val="24"/>
          <w:szCs w:val="24"/>
        </w:rPr>
        <w:t xml:space="preserve">. </w:t>
      </w:r>
      <w:del w:id="5056" w:author="Mst. Farzana Akter" w:date="2023-01-09T21:46:00Z">
        <w:r w:rsidR="00BD3507" w:rsidDel="00A530EB">
          <w:rPr>
            <w:rFonts w:ascii="Times New Roman" w:hAnsi="Times New Roman" w:cs="Times New Roman"/>
            <w:bCs/>
            <w:sz w:val="24"/>
            <w:szCs w:val="24"/>
          </w:rPr>
          <w:delText xml:space="preserve">The findings are </w:delText>
        </w:r>
      </w:del>
      <w:del w:id="5057" w:author="Mst. Farzana Akter" w:date="2023-01-09T20:26:00Z">
        <w:r w:rsidR="00BD3507" w:rsidDel="00C22372">
          <w:rPr>
            <w:rFonts w:ascii="Times New Roman" w:hAnsi="Times New Roman" w:cs="Times New Roman"/>
            <w:bCs/>
            <w:sz w:val="24"/>
            <w:szCs w:val="24"/>
          </w:rPr>
          <w:delText>similar to</w:delText>
        </w:r>
      </w:del>
      <w:del w:id="5058" w:author="Mst. Farzana Akter" w:date="2023-01-09T21:46:00Z">
        <w:r w:rsidR="00BD3507" w:rsidDel="00A530EB">
          <w:rPr>
            <w:rFonts w:ascii="Times New Roman" w:hAnsi="Times New Roman" w:cs="Times New Roman"/>
            <w:bCs/>
            <w:sz w:val="24"/>
            <w:szCs w:val="24"/>
          </w:rPr>
          <w:delText xml:space="preserve"> </w:delText>
        </w:r>
      </w:del>
      <w:ins w:id="5059" w:author="Mst. Farzana Akter" w:date="2023-01-09T21:46:00Z">
        <w:r w:rsidR="00A530EB">
          <w:rPr>
            <w:rFonts w:ascii="Times New Roman" w:hAnsi="Times New Roman" w:cs="Times New Roman"/>
            <w:bCs/>
            <w:sz w:val="24"/>
            <w:szCs w:val="24"/>
          </w:rPr>
          <w:t>P</w:t>
        </w:r>
      </w:ins>
      <w:del w:id="5060" w:author="Mst. Farzana Akter" w:date="2023-01-09T21:46:00Z">
        <w:r w:rsidR="00BD3507" w:rsidDel="00A530EB">
          <w:rPr>
            <w:rFonts w:ascii="Times New Roman" w:hAnsi="Times New Roman" w:cs="Times New Roman"/>
            <w:bCs/>
            <w:sz w:val="24"/>
            <w:szCs w:val="24"/>
          </w:rPr>
          <w:delText>p</w:delText>
        </w:r>
      </w:del>
      <w:r w:rsidR="00BD3507">
        <w:rPr>
          <w:rFonts w:ascii="Times New Roman" w:hAnsi="Times New Roman" w:cs="Times New Roman"/>
          <w:bCs/>
          <w:sz w:val="24"/>
          <w:szCs w:val="24"/>
        </w:rPr>
        <w:t xml:space="preserve">revious studies </w:t>
      </w:r>
      <w:del w:id="5061" w:author="Mst. Farzana Akter" w:date="2023-01-09T20:27:00Z">
        <w:r w:rsidR="00BD3507" w:rsidDel="004F5BBC">
          <w:rPr>
            <w:rFonts w:ascii="Times New Roman" w:hAnsi="Times New Roman" w:cs="Times New Roman"/>
            <w:bCs/>
            <w:sz w:val="24"/>
            <w:szCs w:val="24"/>
          </w:rPr>
          <w:delText>conducted in</w:delText>
        </w:r>
      </w:del>
      <w:ins w:id="5062" w:author="Mst. Farzana Akter" w:date="2023-01-09T20:27:00Z">
        <w:r w:rsidR="004F5BBC">
          <w:rPr>
            <w:rFonts w:ascii="Times New Roman" w:hAnsi="Times New Roman" w:cs="Times New Roman"/>
            <w:bCs/>
            <w:sz w:val="24"/>
            <w:szCs w:val="24"/>
          </w:rPr>
          <w:t>on</w:t>
        </w:r>
      </w:ins>
      <w:r w:rsidR="00BD3507">
        <w:rPr>
          <w:rFonts w:ascii="Times New Roman" w:hAnsi="Times New Roman" w:cs="Times New Roman"/>
          <w:bCs/>
          <w:sz w:val="24"/>
          <w:szCs w:val="24"/>
        </w:rPr>
        <w:t xml:space="preserve"> Ethiopia</w:t>
      </w:r>
      <w:r w:rsidR="00304485">
        <w:rPr>
          <w:rFonts w:ascii="Times New Roman" w:hAnsi="Times New Roman" w:cs="Times New Roman"/>
          <w:bCs/>
          <w:sz w:val="24"/>
          <w:szCs w:val="24"/>
        </w:rPr>
        <w:t xml:space="preserve"> and several developing countries</w:t>
      </w:r>
      <w:r w:rsidR="00922BD3">
        <w:rPr>
          <w:rFonts w:ascii="Times New Roman" w:hAnsi="Times New Roman" w:cs="Times New Roman"/>
          <w:bCs/>
          <w:sz w:val="24"/>
          <w:szCs w:val="24"/>
        </w:rPr>
        <w:t xml:space="preserve"> </w:t>
      </w:r>
      <w:ins w:id="5063" w:author="Mst. Farzana Akter" w:date="2023-01-09T21:47:00Z">
        <w:r w:rsidR="00A530EB">
          <w:rPr>
            <w:rFonts w:ascii="Times New Roman" w:hAnsi="Times New Roman" w:cs="Times New Roman"/>
            <w:bCs/>
            <w:sz w:val="24"/>
            <w:szCs w:val="24"/>
          </w:rPr>
          <w:t xml:space="preserve">reported similar scenario </w:t>
        </w:r>
      </w:ins>
      <w:r w:rsidR="00922BD3">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{"citationID":"crK6fWPI","properties":{"formattedCitation":"[5,40,47]","plainCitation":"[5,40,47]","noteIndex":0},"citationItems":[{"id":1447,"uris":["http://zotero.org/users/4185209/items/NU52FYPP"],"itemData":{"id":1447,"type":"article-journal","abstract":"Each year 2.5 billion cases of diarrheal disease are reported in children under five years, and over 1,000 die. Country characteristics could play a role on this situation. We explored associations between country characteristics and diarrheal disease in children under 5 years of age, adjusting by child, mother and household attributes in developing countries.","container-title":"BMC Public Health","DOI":"10.1186/s12889-015-2120-8","ISSN":"1471-2458","issue":"1","journalAbbreviation":"BMC Public Health","page":"811","source":"BioMed Central","title":"Country characteristics and acute diarrhea in children from developing nations: a multilevel study","title-short":"Country characteristics and acute diarrhea in children from developing nations","volume":"15","author":[{"family":"Pinzón-Rondón","given":"Ángela María"},{"family":"Zárate-Ardila","given":"Carol"},{"family":"Hoyos-Martínez","given":"Alfonso"},{"family":"Ruiz-Sternberg","given":"Ángela María"},{"family":"Vélez-van-Meerbeke","given":"Alberto"}],"issued":{"date-parts":[["2015",8,21]]}}},{"id":1545,"uris":["http://zotero.org/users/4185209/items/AHVGUDHX"],"itemData":{"id":1545,"type":"article-journal","abstract":"Despite significant progress in the reduction of under-five child deaths over the last decades in Ethiopia, still diarrhea remains the second cause of morbidity and mortality among under five children next to pneumonia.","container-title":"BMC Public Health","DOI":"10.1186/s12889-021-10191-3","ISSN":"1471-2458","issue":"1","journalAbbreviation":"BMC Public Health","page":"193","source":"BioMed Central","title":"Trends and determinants of diarrhea among under-five children in Ethiopia: cross-sectional study: multivariate decomposition and multilevel analysis based on Bayesian approach evidenced by EDHS 2000–2016 data","title-short":"Trends and determinants of diarrhea among under-five children in Ethiopia","volume":"21","author":[{"family":"Negesse","given":"Yilkal"},{"family":"Taddese","given":"Asefa Adimasu"},{"family":"Negesse","given":"Ayenew"},{"family":"Ayele","given":"Tadesse Awoke"}],"issued":{"date-parts":[["2021",1,22]]}}},{"id":1573,"uris":["http://zotero.org/users/4185209/items/NXS3IHP7"],"itemData":{"id":1573,"type":"article-journal","abstract":"Children’s stool disposal is often overlooked in sanitation programs of any country. Unsafe disposal of children’s stool makes children susceptible to many diseases that transmit through faecal-oral route. Therefore, the study aims to examine the magnitude of unsafe disposal of children’s stools in India, the factors associated with it and finally its association with childhood diarrhea.","container-title":"BMC Public Health","DOI":"10.1186/s12889-016-3948-2","ISSN":"1471-2458","issue":"1","journalAbbreviation":"BMC Public Health","page":"12","source":"BioMed Central","title":"Disposal of children’s stools and its association with childhood diarrhea in India","volume":"17","author":[{"family":"Bawankule","given":"Rahul"},{"family":"Singh","given":"Abhishek"},{"family":"Kumar","given":"Kaushalendra"},{"family":"Pedgaonkar","given":"Sarang"}],"issued":{"date-parts":[["2017",1,5]]}}}],"schema":"https://github.com/citation-style-language/schema/raw/master/csl-citation.json"} </w:instrText>
      </w:r>
      <w:r w:rsidR="00922BD3">
        <w:rPr>
          <w:rFonts w:ascii="Times New Roman" w:hAnsi="Times New Roman" w:cs="Times New Roman"/>
          <w:bCs/>
          <w:sz w:val="24"/>
          <w:szCs w:val="24"/>
        </w:rPr>
        <w:fldChar w:fldCharType="separate"/>
      </w:r>
      <w:r w:rsidR="00361F8D" w:rsidRPr="00361F8D">
        <w:rPr>
          <w:rFonts w:ascii="Times New Roman" w:hAnsi="Times New Roman" w:cs="Times New Roman"/>
          <w:sz w:val="24"/>
        </w:rPr>
        <w:t>[5,40,47]</w:t>
      </w:r>
      <w:r w:rsidR="00922BD3">
        <w:rPr>
          <w:rFonts w:ascii="Times New Roman" w:hAnsi="Times New Roman" w:cs="Times New Roman"/>
          <w:bCs/>
          <w:sz w:val="24"/>
          <w:szCs w:val="24"/>
        </w:rPr>
        <w:fldChar w:fldCharType="end"/>
      </w:r>
      <w:r w:rsidR="001D2051">
        <w:rPr>
          <w:rFonts w:ascii="Times New Roman" w:hAnsi="Times New Roman" w:cs="Times New Roman"/>
          <w:bCs/>
          <w:sz w:val="24"/>
          <w:szCs w:val="24"/>
        </w:rPr>
        <w:t xml:space="preserve">. </w:t>
      </w:r>
      <w:r w:rsidR="002B613C">
        <w:rPr>
          <w:rFonts w:ascii="Times New Roman" w:hAnsi="Times New Roman" w:cs="Times New Roman"/>
          <w:bCs/>
          <w:sz w:val="24"/>
          <w:szCs w:val="24"/>
        </w:rPr>
        <w:t>U</w:t>
      </w:r>
      <w:r w:rsidR="00CF60B0">
        <w:rPr>
          <w:rFonts w:ascii="Times New Roman" w:hAnsi="Times New Roman" w:cs="Times New Roman"/>
          <w:bCs/>
          <w:sz w:val="24"/>
          <w:szCs w:val="24"/>
        </w:rPr>
        <w:t xml:space="preserve">sing </w:t>
      </w:r>
      <w:r w:rsidR="00021968">
        <w:rPr>
          <w:rFonts w:ascii="Times New Roman" w:hAnsi="Times New Roman" w:cs="Times New Roman"/>
          <w:bCs/>
          <w:sz w:val="24"/>
          <w:szCs w:val="24"/>
        </w:rPr>
        <w:t xml:space="preserve">the </w:t>
      </w:r>
      <w:r w:rsidR="00CF60B0" w:rsidRPr="00D97196">
        <w:rPr>
          <w:rFonts w:ascii="Times New Roman" w:hAnsi="Times New Roman" w:cs="Times New Roman"/>
          <w:sz w:val="24"/>
          <w:szCs w:val="24"/>
        </w:rPr>
        <w:t xml:space="preserve">composite toilet, bucket, hanging toilet/latrine and </w:t>
      </w:r>
      <w:r w:rsidR="00CF60B0">
        <w:rPr>
          <w:rFonts w:ascii="Times New Roman" w:hAnsi="Times New Roman" w:cs="Times New Roman"/>
          <w:sz w:val="24"/>
          <w:szCs w:val="24"/>
        </w:rPr>
        <w:t xml:space="preserve">going to </w:t>
      </w:r>
      <w:r w:rsidR="00CF60B0" w:rsidRPr="00D97196">
        <w:rPr>
          <w:rFonts w:ascii="Times New Roman" w:hAnsi="Times New Roman" w:cs="Times New Roman"/>
          <w:sz w:val="24"/>
          <w:szCs w:val="24"/>
        </w:rPr>
        <w:t>bush/field</w:t>
      </w:r>
      <w:r w:rsidR="00CF60B0">
        <w:rPr>
          <w:rFonts w:ascii="Times New Roman" w:hAnsi="Times New Roman" w:cs="Times New Roman"/>
          <w:bCs/>
          <w:sz w:val="24"/>
          <w:szCs w:val="24"/>
        </w:rPr>
        <w:t xml:space="preserve"> </w:t>
      </w:r>
      <w:r w:rsidR="002B613C">
        <w:rPr>
          <w:rFonts w:ascii="Times New Roman" w:hAnsi="Times New Roman" w:cs="Times New Roman"/>
          <w:bCs/>
          <w:sz w:val="24"/>
          <w:szCs w:val="24"/>
        </w:rPr>
        <w:t>causes the u</w:t>
      </w:r>
      <w:r w:rsidR="00D724FB">
        <w:rPr>
          <w:rFonts w:ascii="Times New Roman" w:hAnsi="Times New Roman" w:cs="Times New Roman"/>
          <w:bCs/>
          <w:sz w:val="24"/>
          <w:szCs w:val="24"/>
        </w:rPr>
        <w:t xml:space="preserve">nsafe disposal of stools </w:t>
      </w:r>
      <w:r w:rsidR="002B613C">
        <w:rPr>
          <w:rFonts w:ascii="Times New Roman" w:hAnsi="Times New Roman" w:cs="Times New Roman"/>
          <w:bCs/>
          <w:sz w:val="24"/>
          <w:szCs w:val="24"/>
        </w:rPr>
        <w:t xml:space="preserve">in the </w:t>
      </w:r>
      <w:r w:rsidR="009560DD">
        <w:rPr>
          <w:rFonts w:ascii="Times New Roman" w:hAnsi="Times New Roman" w:cs="Times New Roman"/>
          <w:bCs/>
          <w:sz w:val="24"/>
          <w:szCs w:val="24"/>
        </w:rPr>
        <w:t>neighborhood</w:t>
      </w:r>
      <w:r w:rsidR="00021968">
        <w:rPr>
          <w:rFonts w:ascii="Times New Roman" w:hAnsi="Times New Roman" w:cs="Times New Roman"/>
          <w:bCs/>
          <w:sz w:val="24"/>
          <w:szCs w:val="24"/>
        </w:rPr>
        <w:t>,</w:t>
      </w:r>
      <w:r w:rsidR="002B613C">
        <w:rPr>
          <w:rFonts w:ascii="Times New Roman" w:hAnsi="Times New Roman" w:cs="Times New Roman"/>
          <w:bCs/>
          <w:sz w:val="24"/>
          <w:szCs w:val="24"/>
        </w:rPr>
        <w:t xml:space="preserve"> which is </w:t>
      </w:r>
      <w:r w:rsidR="00557188">
        <w:rPr>
          <w:rFonts w:ascii="Times New Roman" w:hAnsi="Times New Roman" w:cs="Times New Roman"/>
          <w:bCs/>
          <w:sz w:val="24"/>
          <w:szCs w:val="24"/>
        </w:rPr>
        <w:t xml:space="preserve">connected with the </w:t>
      </w:r>
      <w:del w:id="5064" w:author="Mst. Farzana Akter" w:date="2023-01-05T22:49:00Z">
        <w:r w:rsidR="00557188" w:rsidDel="00303EF2">
          <w:rPr>
            <w:rFonts w:ascii="Times New Roman" w:hAnsi="Times New Roman" w:cs="Times New Roman"/>
            <w:bCs/>
            <w:sz w:val="24"/>
            <w:szCs w:val="24"/>
          </w:rPr>
          <w:delText xml:space="preserve">prevalence </w:delText>
        </w:r>
      </w:del>
      <w:ins w:id="5065" w:author="Mst. Farzana Akter" w:date="2023-01-05T22:49:00Z">
        <w:r w:rsidR="00303EF2">
          <w:rPr>
            <w:rFonts w:ascii="Times New Roman" w:hAnsi="Times New Roman" w:cs="Times New Roman"/>
            <w:bCs/>
            <w:sz w:val="24"/>
            <w:szCs w:val="24"/>
          </w:rPr>
          <w:t xml:space="preserve">chance </w:t>
        </w:r>
      </w:ins>
      <w:r w:rsidR="00557188">
        <w:rPr>
          <w:rFonts w:ascii="Times New Roman" w:hAnsi="Times New Roman" w:cs="Times New Roman"/>
          <w:bCs/>
          <w:sz w:val="24"/>
          <w:szCs w:val="24"/>
        </w:rPr>
        <w:t xml:space="preserve">of </w:t>
      </w:r>
      <w:ins w:id="5066" w:author="Mst. Farzana Akter" w:date="2023-01-05T22:49:00Z">
        <w:r w:rsidR="00303EF2">
          <w:rPr>
            <w:rFonts w:ascii="Times New Roman" w:hAnsi="Times New Roman" w:cs="Times New Roman"/>
            <w:bCs/>
            <w:sz w:val="24"/>
            <w:szCs w:val="24"/>
          </w:rPr>
          <w:t xml:space="preserve">having </w:t>
        </w:r>
      </w:ins>
      <w:r w:rsidR="00557188">
        <w:rPr>
          <w:rFonts w:ascii="Times New Roman" w:hAnsi="Times New Roman" w:cs="Times New Roman"/>
          <w:bCs/>
          <w:sz w:val="24"/>
          <w:szCs w:val="24"/>
        </w:rPr>
        <w:t>diarrhea among children</w:t>
      </w:r>
      <w:r w:rsidR="000E55D6">
        <w:rPr>
          <w:rFonts w:ascii="Times New Roman" w:hAnsi="Times New Roman" w:cs="Times New Roman"/>
          <w:bCs/>
          <w:sz w:val="24"/>
          <w:szCs w:val="24"/>
        </w:rPr>
        <w:t xml:space="preserve"> </w:t>
      </w:r>
      <w:r w:rsidR="00CF269E">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{"citationID":"sSQtyTrC","properties":{"formattedCitation":"[47]","plainCitation":"[47]","noteIndex":0},"citationItems":[{"id":1573,"uris":["http://zotero.org/users/4185209/items/NXS3IHP7"],"itemData":{"id":1573,"type":"article-journal","abstract":"Children’s stool disposal is often overlooked in sanitation programs of any country. Unsafe disposal of children’s stool makes children susceptible to many diseases that transmit through faecal-oral route. Therefore, the study aims to examine the magnitude of unsafe disposal of children’s stools in India, the factors associated with it and finally its association with childhood diarrhea.","container-title":"BMC Public Health","DOI":"10.1186/s12889-016-3948-2","ISSN":"1471-2458","issue":"1","journalAbbreviation":"BMC Public Health","page":"12","source":"BioMed Central","title":"Disposal of children’s stools and its association with childhood diarrhea in India","volume":"17","author":[{"family":"Bawankule","given":"Rahul"},{"family":"Singh","given":"Abhishek"},{"family":"Kumar","given":"Kaushalendra"},{"family":"Pedgaonkar","given":"Sarang"}],"issued":{"date-parts":[["2017",1,5]]}}}],"schema":"https://github.com/citation-style-language/schema/raw/master/csl-citation.json"} </w:instrText>
      </w:r>
      <w:r w:rsidR="00CF269E">
        <w:rPr>
          <w:rFonts w:ascii="Times New Roman" w:hAnsi="Times New Roman" w:cs="Times New Roman"/>
          <w:bCs/>
          <w:sz w:val="24"/>
          <w:szCs w:val="24"/>
        </w:rPr>
        <w:fldChar w:fldCharType="separate"/>
      </w:r>
      <w:r w:rsidR="00361F8D" w:rsidRPr="00361F8D">
        <w:rPr>
          <w:rFonts w:ascii="Times New Roman" w:hAnsi="Times New Roman" w:cs="Times New Roman"/>
          <w:sz w:val="24"/>
        </w:rPr>
        <w:t>[47]</w:t>
      </w:r>
      <w:r w:rsidR="00CF269E">
        <w:rPr>
          <w:rFonts w:ascii="Times New Roman" w:hAnsi="Times New Roman" w:cs="Times New Roman"/>
          <w:bCs/>
          <w:sz w:val="24"/>
          <w:szCs w:val="24"/>
        </w:rPr>
        <w:fldChar w:fldCharType="end"/>
      </w:r>
      <w:r w:rsidR="00CF269E">
        <w:rPr>
          <w:rFonts w:ascii="Times New Roman" w:hAnsi="Times New Roman" w:cs="Times New Roman"/>
          <w:bCs/>
          <w:sz w:val="24"/>
          <w:szCs w:val="24"/>
        </w:rPr>
        <w:t xml:space="preserve">. </w:t>
      </w:r>
      <w:r w:rsidR="002E27FE">
        <w:rPr>
          <w:rFonts w:ascii="Times New Roman" w:hAnsi="Times New Roman" w:cs="Times New Roman"/>
          <w:bCs/>
          <w:sz w:val="24"/>
          <w:szCs w:val="24"/>
        </w:rPr>
        <w:t>Accessing improved toilet facilit</w:t>
      </w:r>
      <w:r w:rsidR="00921675">
        <w:rPr>
          <w:rFonts w:ascii="Times New Roman" w:hAnsi="Times New Roman" w:cs="Times New Roman"/>
          <w:bCs/>
          <w:sz w:val="24"/>
          <w:szCs w:val="24"/>
        </w:rPr>
        <w:t>ies</w:t>
      </w:r>
      <w:r w:rsidR="002E27FE">
        <w:rPr>
          <w:rFonts w:ascii="Times New Roman" w:hAnsi="Times New Roman" w:cs="Times New Roman"/>
          <w:bCs/>
          <w:sz w:val="24"/>
          <w:szCs w:val="24"/>
        </w:rPr>
        <w:t xml:space="preserve"> can reduce the unsafe disposal of stools and </w:t>
      </w:r>
      <w:r w:rsidR="00C246B5">
        <w:rPr>
          <w:rFonts w:ascii="Times New Roman" w:hAnsi="Times New Roman" w:cs="Times New Roman"/>
          <w:bCs/>
          <w:sz w:val="24"/>
          <w:szCs w:val="24"/>
        </w:rPr>
        <w:t xml:space="preserve">the transmission of </w:t>
      </w:r>
      <w:r w:rsidR="00921675">
        <w:rPr>
          <w:rFonts w:ascii="Times New Roman" w:hAnsi="Times New Roman" w:cs="Times New Roman"/>
          <w:bCs/>
          <w:sz w:val="24"/>
          <w:szCs w:val="24"/>
        </w:rPr>
        <w:t xml:space="preserve">the </w:t>
      </w:r>
      <w:r w:rsidR="00C246B5">
        <w:rPr>
          <w:rFonts w:ascii="Times New Roman" w:hAnsi="Times New Roman" w:cs="Times New Roman"/>
          <w:bCs/>
          <w:sz w:val="24"/>
          <w:szCs w:val="24"/>
        </w:rPr>
        <w:t>virus from one human to another</w:t>
      </w:r>
      <w:r w:rsidR="00921675">
        <w:rPr>
          <w:rFonts w:ascii="Times New Roman" w:hAnsi="Times New Roman" w:cs="Times New Roman"/>
          <w:bCs/>
          <w:sz w:val="24"/>
          <w:szCs w:val="24"/>
        </w:rPr>
        <w:t>,</w:t>
      </w:r>
      <w:r w:rsidR="00C246B5">
        <w:rPr>
          <w:rFonts w:ascii="Times New Roman" w:hAnsi="Times New Roman" w:cs="Times New Roman"/>
          <w:bCs/>
          <w:sz w:val="24"/>
          <w:szCs w:val="24"/>
        </w:rPr>
        <w:t xml:space="preserve"> which ultimately reduces the prevalence of diarrhea, supported by the </w:t>
      </w:r>
      <w:r w:rsidR="001A31A2">
        <w:rPr>
          <w:rFonts w:ascii="Times New Roman" w:hAnsi="Times New Roman" w:cs="Times New Roman"/>
          <w:bCs/>
          <w:sz w:val="24"/>
          <w:szCs w:val="24"/>
        </w:rPr>
        <w:t>findings</w:t>
      </w:r>
      <w:r w:rsidR="00C246B5">
        <w:rPr>
          <w:rFonts w:ascii="Times New Roman" w:hAnsi="Times New Roman" w:cs="Times New Roman"/>
          <w:bCs/>
          <w:sz w:val="24"/>
          <w:szCs w:val="24"/>
        </w:rPr>
        <w:t xml:space="preserve"> from Ethiopia, Ghana and India </w:t>
      </w:r>
      <w:r w:rsidR="008F3DE0">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{"citationID":"mJhPkSDR","properties":{"formattedCitation":"[48\\uc0\\u8211{}52]","plainCitation":"[48–52]","noteIndex":0},"citationItems":[{"id":1579,"uris":["http://zotero.org/users/4185209/items/E7SKP7LY"],"itemData":{"id":1579,"type":"article-journal","abstract":"Diarrhea is second only to pneumonia as the cause of child mortality worldwide. Developing countries particularly in Sub Saharan Africa including Ethiopia have a high burden of this disease. Studies showed that different factors were associated with the occurrence of childhood diarrhea. Therefore, this study was aimed to identify determinant factors of diarrhea in underfive children in Benishangul Gumuz Regional State, western Ethiopia.","container-title":"BMC Pediatrics","DOI":"10.1186/1471-2431-14-102","ISSN":"1471-2431","issue":"1","journalAbbreviation":"BMC Pediatrics","page":"102","source":"BioMed Central","title":"Determinants of childhood diarrhea among underfive children in Benishangul Gumuz Regional State, North West Ethiopia","volume":"14","author":[{"family":"Sinmegn Mihrete","given":"Thomas"},{"family":"Asres Alemie","given":"Getahun"},{"family":"Shimeka Teferra","given":"Alemayehu"}],"issued":{"date-parts":[["2014",4,14]]}}},{"id":1542,"uris":["http://zotero.org/users/4185209/items/EQ7GFSRB"],"itemData":{"id":1542,"type":"article-journal","abstract":"Diarrhea remains a major cause of mortality in children under 5 years of age in Sub-Saharan countries in Africa. Risk factors for diarrhea vary by context and have important implications for developing appropriate strategies to reduce the burden of the disease. The objective of this study was to assess the prevalence of diarrhea and associated risk factors among children un-der 5 years of age in Kersa district, located in Eastern Ethiopia. A community-based cross-sectional study was conducted among 1456 randomly selected households with at least one child under 5 years of age. A questionnaire and an observational check list were used for col-lecting information on socio-economic charac-teristics, environmental hygiene and behavioral practices, and occurrence of diarrhea among children under 5 years of age. Logistic regres-sion was used to calculate the adjusted odds ratio of 95% confidence interval. The two-week prevalence of diarrhea among children under 5 years of age was 22.5% (95% CI: 20.3-24.6). Improper refuse disposal practices (OR = 2.22, 95% CI: 1.20-4.03), lack of hand washing facilities (OR = 1.92, 95%CI: 1.29-2.86), living in rural area (OR = 1.81, 95% CI: 1.12-3.31), the presence of two or more siblings in a household (OR = 1.74, 95% CI: 1.33-2.28), and age of the child (OR= 2.25, 95% CI; 1.5-3.36) were the major risk factors for diarrhea. This study demonstrated that diarrhea morbidity was relatively high among children under 5 years of age residing in Eastern Ethiopia. Efforts to reduce childhood diarrhea should focus on improving household sanitation, personal hygiene, and child birth spacing.","container-title":"Open Journal of Preventive Medicine","DOI":"10.4236/ojpm.2013.37060","issue":"7","language":"en","license":"http://creativecommons.org/licenses/by/4.0/","note":"number: 7\npublisher: Scientific Research Publishing","page":"446-453","source":"www.scirp.org","title":"Prevalence of diarrhea and associated risk factors among children under-five years of age in Eastern Ethiopia: A cross-sectional study","title-short":"Prevalence of diarrhea and associated risk factors among children under-five years of age in Eastern Ethiopia","volume":"3","author":[{"family":"Mengistie","given":"Bezatu"},{"family":"Berhane","given":"Yemane"},{"family":"Worku","given":"Alemayehu"}],"issued":{"date-parts":[["2013",10,18]]}}},{"id":1585,"uris":["http://zotero.org/users/4185209/items/Y7NPP4CB"],"itemData":{"id":1585,"type":"article-journal","abstract":"OBJECTIVE--To investigate the association between where young children defecate, where stools are disposed of, and the presence of human stools on the ground in the compound and the rate of hospital admission with diarrhoea. DESIGN--This was a case-control study with two control groups. SETTING--The study took place in Bobo-Dioulasso, the second city of Burkina Faso in West Africa. PARTICIPANTS--Three groups of children aged 36 months and under, and living in Bobo-Dioulasso were studied. Cases were 757 children admitted to hospital with symptoms of diarrhoea or dysentery. The first control group comprised 757 neighbourhood control children approximately matched on age and date of recruitment, and the second, 631 children admitted to the same hospital without symptoms of diarrhoea or dysentery. MAIN RESULTS--There was no evidence of any association between where the child was reported to defecate and hospital admission with diarrhoea or dysentery (odds ratio = 1.10; 95% confidence interval (CI) 0.78, 1.57, cases v neighbourhood controls; odds ratio = 0.84; 95% CI 0.60, 1.18, cases v hospital controls). There was evidence of an association between where the mother reported disposing of the child's stools and hospital admission with diarrhoea or dysentery (odds ratio = 1.50; 95% CI 1.09, 2.06, cases v neighbourhood controls; odds ratio = 1.31; 95% CI 0.96, 1.79, cases v hospital controls). Human stools were more frequently observed in the yards of cases than controls (odds ratio = 1.38; 95% CI 0.98, 1.95, cases compared with neighbourhood controls; odds ratio = 1.33; 95% CI 0.96, 1.84, cases compared with hospital controls). CONCLUSIONS--The findings suggest that it is not where the child defecates that matters but how the mother then deals with the child's stools.","container-title":"Journal of Epidemiology &amp; Community Health","DOI":"10.1136/jech.48.3.270","ISSN":"0143-005X, 1470-2738","issue":"3","language":"en","note":"publisher: BMJ Publishing Group Ltd\nsection: Research Article\nPMID: 8051526","page":"270-275","source":"jech.bmj.com","title":"Child defecation behaviour, stool disposal practices, and childhood diarrhoea in Burkina Faso: results from a case-control study.","title-short":"Child defecation behaviour, stool disposal practices, and childhood diarrhoea in Burkina Faso","volume":"48","author":[{"family":"Traoré","given":"E."},{"family":"Cousens","given":"S."},{"family":"Curtis","given":"V."},{"family":"Mertens","given":"T."},{"family":"Tall","given":"F."},{"family":"Traoré","given":"A."},{"family":"Kanki","given":"B."},{"family":"Diallo","given":"I."},{"family":"Rochereau","given":"A."},{"family":"Chiron","given":"J. P."}],"issued":{"date-parts":[["1994",6,1]]}}},{"id":1591,"uris":["http://zotero.org/users/4185209/items/VU27PA6B"],"itemData":{"id":1591,"type":"article-journal","abstract":"&lt;i&gt;Background&lt;/i&gt;. Urbanization is a process which alters the structure and function of urban environments. The alteration in the quality of urban environmental conditions has significant implications for health. This applies both to the ecology of insect vectors that may transmit diseases and the burden of disease. &lt;i&gt;Study Objectives&lt;/i&gt;. To investigate the relationship between malaria and infectious diarrhea mortality and spatially varied neighborhood environmental quality conditions in a low-income economy. &lt;i&gt;Design&lt;/i&gt;. A one time point spatial analysis of cluster-level environmental conditions and mortality data using principal component analysis (PCA), one-way analysis of variance (ANOVA) and generalized linear models (GLMs). &lt;i&gt;Methods&lt;/i&gt;. Environmental variables were extracted from the Ghana Census 2000 database while mortality data were obtained from the Ghana Births and Deaths Registry in Accra over the period 1998&amp;#8211;2002. &lt;i&gt;Results&lt;/i&gt;. Whereas there was a strong evidence of a difference in relative mortality of malaria across urban environmental zones of differing neighborhood environmental conditions, no such evidence of mortality differentials was observed for diarrhea. In addition, whereas bivariate analyses showed a weak to strong evidence of association between the environmental variables and malaria mortality, no evidence of association was found between diarrhea mortality and environmental variables. &lt;i&gt;Conclusion&lt;/i&gt;. We conclude that environmental management initiatives intended for infectious disease control might substantially reduce the risk of urban malaria mortality and to a less extent that for urban diarrhea mortality in rapidly urbanizing areas in a low-income setting.","container-title":"Journal of Environmental and Public Health","DOI":"10.1155/2011/484010","ISSN":"1687-9805","note":"publisher: Hindawi Publishing Corporation","page":"484010","title":"Neighborhood Urban Environmental Quality Conditions Are Likely to Drive Malaria and Diarrhea Mortality in Accra, Ghana","volume":"2011","editor":[{"family":"Al-Khatib","given":"Issam"}],"author":[{"family":"Fobil","given":"Julius N."},{"family":"Kraemer","given":"Alexander"},{"family":"Meyer","given":"Christian G."},{"family":"May","given":"Juergen"}],"issued":{"date-parts":[["2011",6,21]]}}},{"id":1592,"uris":["http://zotero.org/users/4185209/items/S2SGBBDT"],"itemData":{"id":1592,"type":"article-journal","container-title":"American Economic Journal: Applied Economics","issue":"2","page":"125–62","title":"Neighborhood sanitation and infant mortality","volume":"10","author":[{"family":"Geruso","given":"Michael"},{"family":"Spears","given":"Dean"}],"issued":{"date-parts":[["2018"]]}}}],"schema":"https://github.com/citation-style-language/schema/raw/master/csl-citation.json"} </w:instrText>
      </w:r>
      <w:r w:rsidR="008F3DE0">
        <w:rPr>
          <w:rFonts w:ascii="Times New Roman" w:hAnsi="Times New Roman" w:cs="Times New Roman"/>
          <w:bCs/>
          <w:sz w:val="24"/>
          <w:szCs w:val="24"/>
        </w:rPr>
        <w:fldChar w:fldCharType="separate"/>
      </w:r>
      <w:r w:rsidR="00361F8D" w:rsidRPr="00361F8D">
        <w:rPr>
          <w:rFonts w:ascii="Times New Roman" w:hAnsi="Times New Roman" w:cs="Times New Roman"/>
          <w:sz w:val="24"/>
          <w:szCs w:val="24"/>
        </w:rPr>
        <w:t>[48–52]</w:t>
      </w:r>
      <w:r w:rsidR="008F3DE0">
        <w:rPr>
          <w:rFonts w:ascii="Times New Roman" w:hAnsi="Times New Roman" w:cs="Times New Roman"/>
          <w:bCs/>
          <w:sz w:val="24"/>
          <w:szCs w:val="24"/>
        </w:rPr>
        <w:fldChar w:fldCharType="end"/>
      </w:r>
      <w:r w:rsidR="001A31A2">
        <w:rPr>
          <w:rFonts w:ascii="Times New Roman" w:hAnsi="Times New Roman" w:cs="Times New Roman"/>
          <w:bCs/>
          <w:sz w:val="24"/>
          <w:szCs w:val="24"/>
        </w:rPr>
        <w:t xml:space="preserve">. </w:t>
      </w:r>
      <w:r w:rsidR="002D3ED1">
        <w:rPr>
          <w:rFonts w:ascii="Times New Roman" w:hAnsi="Times New Roman" w:cs="Times New Roman"/>
          <w:bCs/>
          <w:sz w:val="24"/>
          <w:szCs w:val="24"/>
        </w:rPr>
        <w:t xml:space="preserve">After controlling the effects of several factors, we found that no factors were </w:t>
      </w:r>
      <w:del w:id="5067" w:author="Mst. Farzana Akter" w:date="2023-01-05T22:45:00Z">
        <w:r w:rsidR="002D3ED1" w:rsidDel="00B07455">
          <w:rPr>
            <w:rFonts w:ascii="Times New Roman" w:hAnsi="Times New Roman" w:cs="Times New Roman"/>
            <w:bCs/>
            <w:sz w:val="24"/>
            <w:szCs w:val="24"/>
          </w:rPr>
          <w:delText>significantly associated with the</w:delText>
        </w:r>
      </w:del>
      <w:ins w:id="5068" w:author="Mst. Farzana Akter" w:date="2023-01-05T22:46:00Z">
        <w:r w:rsidR="00083F6C">
          <w:rPr>
            <w:rFonts w:ascii="Times New Roman" w:hAnsi="Times New Roman" w:cs="Times New Roman"/>
            <w:bCs/>
            <w:sz w:val="24"/>
            <w:szCs w:val="24"/>
          </w:rPr>
          <w:t xml:space="preserve">influencing </w:t>
        </w:r>
      </w:ins>
      <w:ins w:id="5069" w:author="Mst. Farzana Akter" w:date="2023-01-05T22:45:00Z">
        <w:r w:rsidR="00B07455">
          <w:rPr>
            <w:rFonts w:ascii="Times New Roman" w:hAnsi="Times New Roman" w:cs="Times New Roman"/>
            <w:bCs/>
            <w:sz w:val="24"/>
            <w:szCs w:val="24"/>
          </w:rPr>
          <w:t>the</w:t>
        </w:r>
      </w:ins>
      <w:r w:rsidR="002D3ED1">
        <w:rPr>
          <w:rFonts w:ascii="Times New Roman" w:hAnsi="Times New Roman" w:cs="Times New Roman"/>
          <w:bCs/>
          <w:sz w:val="24"/>
          <w:szCs w:val="24"/>
        </w:rPr>
        <w:t xml:space="preserve"> prevalence of diarrhea in 2012 </w:t>
      </w:r>
      <w:r w:rsidR="002001EC">
        <w:rPr>
          <w:rFonts w:ascii="Times New Roman" w:hAnsi="Times New Roman" w:cs="Times New Roman"/>
          <w:bCs/>
          <w:sz w:val="24"/>
          <w:szCs w:val="24"/>
        </w:rPr>
        <w:t xml:space="preserve">but </w:t>
      </w:r>
      <w:del w:id="5070" w:author="Mst. Farzana Akter" w:date="2023-01-05T22:47:00Z">
        <w:r w:rsidR="002001EC" w:rsidDel="003C0835">
          <w:rPr>
            <w:rFonts w:ascii="Times New Roman" w:hAnsi="Times New Roman" w:cs="Times New Roman"/>
            <w:bCs/>
            <w:sz w:val="24"/>
            <w:szCs w:val="24"/>
          </w:rPr>
          <w:delText xml:space="preserve">the </w:delText>
        </w:r>
      </w:del>
      <w:r w:rsidR="002001EC">
        <w:rPr>
          <w:rFonts w:ascii="Times New Roman" w:hAnsi="Times New Roman" w:cs="Times New Roman"/>
          <w:bCs/>
          <w:sz w:val="24"/>
          <w:szCs w:val="24"/>
        </w:rPr>
        <w:t>children from household</w:t>
      </w:r>
      <w:r w:rsidR="00921675">
        <w:rPr>
          <w:rFonts w:ascii="Times New Roman" w:hAnsi="Times New Roman" w:cs="Times New Roman"/>
          <w:bCs/>
          <w:sz w:val="24"/>
          <w:szCs w:val="24"/>
        </w:rPr>
        <w:t>s that used shared toilet facilities had a lower chance of</w:t>
      </w:r>
      <w:r w:rsidR="003C731C">
        <w:rPr>
          <w:rFonts w:ascii="Times New Roman" w:hAnsi="Times New Roman" w:cs="Times New Roman"/>
          <w:bCs/>
          <w:sz w:val="24"/>
          <w:szCs w:val="24"/>
        </w:rPr>
        <w:t xml:space="preserve"> diarrhea. This finding </w:t>
      </w:r>
      <w:r w:rsidR="00921675">
        <w:rPr>
          <w:rFonts w:ascii="Times New Roman" w:hAnsi="Times New Roman" w:cs="Times New Roman"/>
          <w:bCs/>
          <w:sz w:val="24"/>
          <w:szCs w:val="24"/>
        </w:rPr>
        <w:lastRenderedPageBreak/>
        <w:t xml:space="preserve">contradicts the idea that sharing one facility </w:t>
      </w:r>
      <w:r w:rsidR="00DD0C55">
        <w:rPr>
          <w:rFonts w:ascii="Times New Roman" w:hAnsi="Times New Roman" w:cs="Times New Roman"/>
          <w:bCs/>
          <w:sz w:val="24"/>
          <w:szCs w:val="24"/>
        </w:rPr>
        <w:t>with</w:t>
      </w:r>
      <w:r w:rsidR="00921675">
        <w:rPr>
          <w:rFonts w:ascii="Times New Roman" w:hAnsi="Times New Roman" w:cs="Times New Roman"/>
          <w:bCs/>
          <w:sz w:val="24"/>
          <w:szCs w:val="24"/>
        </w:rPr>
        <w:t xml:space="preserve"> multiple families increases the chance of affecting each other by the viruses</w:t>
      </w:r>
      <w:r w:rsidR="00A33279">
        <w:rPr>
          <w:rFonts w:ascii="Times New Roman" w:hAnsi="Times New Roman" w:cs="Times New Roman"/>
          <w:bCs/>
          <w:sz w:val="24"/>
          <w:szCs w:val="24"/>
        </w:rPr>
        <w:t xml:space="preserve"> causing </w:t>
      </w:r>
      <w:r w:rsidR="005D5A2C">
        <w:rPr>
          <w:rFonts w:ascii="Times New Roman" w:hAnsi="Times New Roman" w:cs="Times New Roman"/>
          <w:bCs/>
          <w:sz w:val="24"/>
          <w:szCs w:val="24"/>
        </w:rPr>
        <w:t xml:space="preserve">diarrhea </w:t>
      </w:r>
      <w:r w:rsidR="005D5A2C">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{"citationID":"YfN5IF13","properties":{"formattedCitation":"[53]","plainCitation":"[53]","noteIndex":0},"citationItems":[{"id":1562,"uris":["http://zotero.org/users/4185209/items/BEY2D4WT"],"itemData":{"id":1562,"type":"article-journal","abstract":"Epidemiological studies have identified an increased risk of diarrheal diseases associated with using shared sanitation facilities. We hypothesized that this might be related to differences in transmission routes of pathogens. We proposed a mathematical model of two fictitious pathogens, one transmitted with an environmental reservoir and one without. We assumed that individuals susceptible to one pathogen are not susceptible to the other, and therefore, decoupled the two models. We initialized the model with 99% individuals being susceptible. We sampled the parameter space using Latin Hypercube Sampling. We simulated 10,000 parameter sets. We varied the effective shared sanitation coverage (the product of latrine coverage and users’ compliance). Our results show that, in our hypothetical scenario, across all levels of effective coverage of shared sanitation, the median final cumulative incidence of diarrheal disease was higher than that of zero coverage. Our simulation findings suggest that increasing effective coverage of shared sanitation may have limited benefits against diarrhea-causing pathogens with an environmental reservoir and may lack benefit against diarrhea-causing pathogens without an environmental reservoir given increased human contacts if latrines are poorly maintained.","container-title":"Pathogens and Global Health","DOI":"10.1080/20477724.2018.1478927","ISSN":"2047-7724","issue":"4","journalAbbreviation":"Pathog Glob Health","note":"PMID: 29874978\nPMCID: PMC6147076","page":"195-202","source":"PubMed Central","title":"The impact of shared sanitation facilities on diarrheal diseases with and without an environmental reservoir: a modeling study","title-short":"The impact of shared sanitation facilities on diarrheal diseases with and without an environmental reservoir","volume":"112","author":[{"family":"Just","given":"Matthew R."},{"family":"Carden","given":"Stephen W."},{"family":"Li","given":"Sheng"},{"family":"Baker","given":"Kelly K."},{"family":"Gambhir","given":"Manoj"},{"family":"Fung","given":"Isaac Chun-Hai"}],"issued":{"date-parts":[["2018",6]]}}}],"schema":"https://github.com/citation-style-language/schema/raw/master/csl-citation.json"} </w:instrText>
      </w:r>
      <w:r w:rsidR="005D5A2C">
        <w:rPr>
          <w:rFonts w:ascii="Times New Roman" w:hAnsi="Times New Roman" w:cs="Times New Roman"/>
          <w:bCs/>
          <w:sz w:val="24"/>
          <w:szCs w:val="24"/>
        </w:rPr>
        <w:fldChar w:fldCharType="separate"/>
      </w:r>
      <w:r w:rsidR="00361F8D" w:rsidRPr="00361F8D">
        <w:rPr>
          <w:rFonts w:ascii="Times New Roman" w:hAnsi="Times New Roman" w:cs="Times New Roman"/>
          <w:sz w:val="24"/>
        </w:rPr>
        <w:t>[53]</w:t>
      </w:r>
      <w:r w:rsidR="005D5A2C">
        <w:rPr>
          <w:rFonts w:ascii="Times New Roman" w:hAnsi="Times New Roman" w:cs="Times New Roman"/>
          <w:bCs/>
          <w:sz w:val="24"/>
          <w:szCs w:val="24"/>
        </w:rPr>
        <w:fldChar w:fldCharType="end"/>
      </w:r>
      <w:r w:rsidR="002D4FEE">
        <w:rPr>
          <w:rFonts w:ascii="Times New Roman" w:hAnsi="Times New Roman" w:cs="Times New Roman"/>
          <w:bCs/>
          <w:sz w:val="24"/>
          <w:szCs w:val="24"/>
        </w:rPr>
        <w:t xml:space="preserve">. </w:t>
      </w:r>
      <w:r w:rsidR="00886926">
        <w:rPr>
          <w:rFonts w:ascii="Times New Roman" w:hAnsi="Times New Roman" w:cs="Times New Roman"/>
          <w:bCs/>
          <w:sz w:val="24"/>
          <w:szCs w:val="24"/>
        </w:rPr>
        <w:t>However, it</w:t>
      </w:r>
      <w:r w:rsidR="002D4FEE">
        <w:rPr>
          <w:rFonts w:ascii="Times New Roman" w:hAnsi="Times New Roman" w:cs="Times New Roman"/>
          <w:bCs/>
          <w:sz w:val="24"/>
          <w:szCs w:val="24"/>
        </w:rPr>
        <w:t xml:space="preserve"> is not </w:t>
      </w:r>
      <w:r w:rsidR="00921675">
        <w:rPr>
          <w:rFonts w:ascii="Times New Roman" w:hAnsi="Times New Roman" w:cs="Times New Roman"/>
          <w:bCs/>
          <w:sz w:val="24"/>
          <w:szCs w:val="24"/>
        </w:rPr>
        <w:t>sure</w:t>
      </w:r>
      <w:r w:rsidR="002D4FEE">
        <w:rPr>
          <w:rFonts w:ascii="Times New Roman" w:hAnsi="Times New Roman" w:cs="Times New Roman"/>
          <w:bCs/>
          <w:sz w:val="24"/>
          <w:szCs w:val="24"/>
        </w:rPr>
        <w:t xml:space="preserve"> that </w:t>
      </w:r>
      <w:r w:rsidR="00921675">
        <w:rPr>
          <w:rFonts w:ascii="Times New Roman" w:hAnsi="Times New Roman" w:cs="Times New Roman"/>
          <w:bCs/>
          <w:sz w:val="24"/>
          <w:szCs w:val="24"/>
        </w:rPr>
        <w:t xml:space="preserve">the </w:t>
      </w:r>
      <w:r w:rsidR="002D4FEE">
        <w:rPr>
          <w:rFonts w:ascii="Times New Roman" w:hAnsi="Times New Roman" w:cs="Times New Roman"/>
          <w:bCs/>
          <w:sz w:val="24"/>
          <w:szCs w:val="24"/>
        </w:rPr>
        <w:t xml:space="preserve">shared </w:t>
      </w:r>
      <w:r w:rsidR="00886926">
        <w:rPr>
          <w:rFonts w:ascii="Times New Roman" w:hAnsi="Times New Roman" w:cs="Times New Roman"/>
          <w:bCs/>
          <w:sz w:val="24"/>
          <w:szCs w:val="24"/>
        </w:rPr>
        <w:t xml:space="preserve">toilet </w:t>
      </w:r>
      <w:r w:rsidR="002D4FEE">
        <w:rPr>
          <w:rFonts w:ascii="Times New Roman" w:hAnsi="Times New Roman" w:cs="Times New Roman"/>
          <w:bCs/>
          <w:sz w:val="24"/>
          <w:szCs w:val="24"/>
        </w:rPr>
        <w:t xml:space="preserve">facility </w:t>
      </w:r>
      <w:r w:rsidR="00886926">
        <w:rPr>
          <w:rFonts w:ascii="Times New Roman" w:hAnsi="Times New Roman" w:cs="Times New Roman"/>
          <w:bCs/>
          <w:sz w:val="24"/>
          <w:szCs w:val="24"/>
        </w:rPr>
        <w:t xml:space="preserve">caused </w:t>
      </w:r>
      <w:r w:rsidR="006F0D6C">
        <w:rPr>
          <w:rFonts w:ascii="Times New Roman" w:hAnsi="Times New Roman" w:cs="Times New Roman"/>
          <w:bCs/>
          <w:sz w:val="24"/>
          <w:szCs w:val="24"/>
        </w:rPr>
        <w:t>diarrhea,</w:t>
      </w:r>
      <w:r w:rsidR="00B90E8A">
        <w:rPr>
          <w:rFonts w:ascii="Times New Roman" w:hAnsi="Times New Roman" w:cs="Times New Roman"/>
          <w:bCs/>
          <w:sz w:val="24"/>
          <w:szCs w:val="24"/>
        </w:rPr>
        <w:t xml:space="preserve"> but the </w:t>
      </w:r>
      <w:r w:rsidR="008908FA">
        <w:rPr>
          <w:rFonts w:ascii="Times New Roman" w:hAnsi="Times New Roman" w:cs="Times New Roman"/>
          <w:bCs/>
          <w:sz w:val="24"/>
          <w:szCs w:val="24"/>
        </w:rPr>
        <w:t xml:space="preserve">unhygienic toilet facility </w:t>
      </w:r>
      <w:r w:rsidR="001F0351">
        <w:rPr>
          <w:rFonts w:ascii="Times New Roman" w:hAnsi="Times New Roman" w:cs="Times New Roman"/>
          <w:bCs/>
          <w:sz w:val="24"/>
          <w:szCs w:val="24"/>
        </w:rPr>
        <w:t>contains</w:t>
      </w:r>
      <w:r w:rsidR="006A4E35">
        <w:rPr>
          <w:rFonts w:ascii="Times New Roman" w:hAnsi="Times New Roman" w:cs="Times New Roman"/>
          <w:bCs/>
          <w:sz w:val="24"/>
          <w:szCs w:val="24"/>
        </w:rPr>
        <w:t xml:space="preserve"> the </w:t>
      </w:r>
      <w:r w:rsidR="00D11894">
        <w:rPr>
          <w:rFonts w:ascii="Times New Roman" w:hAnsi="Times New Roman" w:cs="Times New Roman"/>
          <w:bCs/>
          <w:sz w:val="24"/>
          <w:szCs w:val="24"/>
        </w:rPr>
        <w:t>pathogens like norovirus</w:t>
      </w:r>
      <w:r w:rsidR="00921675">
        <w:rPr>
          <w:rFonts w:ascii="Times New Roman" w:hAnsi="Times New Roman" w:cs="Times New Roman"/>
          <w:bCs/>
          <w:sz w:val="24"/>
          <w:szCs w:val="24"/>
        </w:rPr>
        <w:t>,</w:t>
      </w:r>
      <w:r w:rsidR="00D11894">
        <w:rPr>
          <w:rFonts w:ascii="Times New Roman" w:hAnsi="Times New Roman" w:cs="Times New Roman"/>
          <w:bCs/>
          <w:sz w:val="24"/>
          <w:szCs w:val="24"/>
        </w:rPr>
        <w:t xml:space="preserve"> which caused diarrhea</w:t>
      </w:r>
      <w:r w:rsidR="00D45996">
        <w:rPr>
          <w:rFonts w:ascii="Times New Roman" w:hAnsi="Times New Roman" w:cs="Times New Roman"/>
          <w:bCs/>
          <w:sz w:val="24"/>
          <w:szCs w:val="24"/>
        </w:rPr>
        <w:t xml:space="preserve"> </w:t>
      </w:r>
      <w:r w:rsidR="00D45996">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{"citationID":"z29wnFVx","properties":{"formattedCitation":"[53]","plainCitation":"[53]","noteIndex":0},"citationItems":[{"id":1562,"uris":["http://zotero.org/users/4185209/items/BEY2D4WT"],"itemData":{"id":1562,"type":"article-journal","abstract":"Epidemiological studies have identified an increased risk of diarrheal diseases associated with using shared sanitation facilities. We hypothesized that this might be related to differences in transmission routes of pathogens. We proposed a mathematical model of two fictitious pathogens, one transmitted with an environmental reservoir and one without. We assumed that individuals susceptible to one pathogen are not susceptible to the other, and therefore, decoupled the two models. We initialized the model with 99% individuals being susceptible. We sampled the parameter space using Latin Hypercube Sampling. We simulated 10,000 parameter sets. We varied the effective shared sanitation coverage (the product of latrine coverage and users’ compliance). Our results show that, in our hypothetical scenario, across all levels of effective coverage of shared sanitation, the median final cumulative incidence of diarrheal disease was higher than that of zero coverage. Our simulation findings suggest that increasing effective coverage of shared sanitation may have limited benefits against diarrhea-causing pathogens with an environmental reservoir and may lack benefit against diarrhea-causing pathogens without an environmental reservoir given increased human contacts if latrines are poorly maintained.","container-title":"Pathogens and Global Health","DOI":"10.1080/20477724.2018.1478927","ISSN":"2047-7724","issue":"4","journalAbbreviation":"Pathog Glob Health","note":"PMID: 29874978\nPMCID: PMC6147076","page":"195-202","source":"PubMed Central","title":"The impact of shared sanitation facilities on diarrheal diseases with and without an environmental reservoir: a modeling study","title-short":"The impact of shared sanitation facilities on diarrheal diseases with and without an environmental reservoir","volume":"112","author":[{"family":"Just","given":"Matthew R."},{"family":"Carden","given":"Stephen W."},{"family":"Li","given":"Sheng"},{"family":"Baker","given":"Kelly K."},{"family":"Gambhir","given":"Manoj"},{"family":"Fung","given":"Isaac Chun-Hai"}],"issued":{"date-parts":[["2018",6]]}}}],"schema":"https://github.com/citation-style-language/schema/raw/master/csl-citation.json"} </w:instrText>
      </w:r>
      <w:r w:rsidR="00D45996">
        <w:rPr>
          <w:rFonts w:ascii="Times New Roman" w:hAnsi="Times New Roman" w:cs="Times New Roman"/>
          <w:bCs/>
          <w:sz w:val="24"/>
          <w:szCs w:val="24"/>
        </w:rPr>
        <w:fldChar w:fldCharType="separate"/>
      </w:r>
      <w:r w:rsidR="00361F8D" w:rsidRPr="00361F8D">
        <w:rPr>
          <w:rFonts w:ascii="Times New Roman" w:hAnsi="Times New Roman" w:cs="Times New Roman"/>
          <w:sz w:val="24"/>
        </w:rPr>
        <w:t>[53]</w:t>
      </w:r>
      <w:r w:rsidR="00D45996">
        <w:rPr>
          <w:rFonts w:ascii="Times New Roman" w:hAnsi="Times New Roman" w:cs="Times New Roman"/>
          <w:bCs/>
          <w:sz w:val="24"/>
          <w:szCs w:val="24"/>
        </w:rPr>
        <w:fldChar w:fldCharType="end"/>
      </w:r>
      <w:r w:rsidR="00D11894">
        <w:rPr>
          <w:rFonts w:ascii="Times New Roman" w:hAnsi="Times New Roman" w:cs="Times New Roman"/>
          <w:bCs/>
          <w:sz w:val="24"/>
          <w:szCs w:val="24"/>
        </w:rPr>
        <w:t xml:space="preserve">. The </w:t>
      </w:r>
      <w:r w:rsidR="00F73FB8">
        <w:rPr>
          <w:rFonts w:ascii="Times New Roman" w:hAnsi="Times New Roman" w:cs="Times New Roman"/>
          <w:bCs/>
          <w:sz w:val="24"/>
          <w:szCs w:val="24"/>
        </w:rPr>
        <w:t xml:space="preserve">toilet facility, </w:t>
      </w:r>
      <w:r w:rsidR="00AF52FB">
        <w:rPr>
          <w:rFonts w:ascii="Times New Roman" w:hAnsi="Times New Roman" w:cs="Times New Roman"/>
          <w:bCs/>
          <w:sz w:val="24"/>
          <w:szCs w:val="24"/>
        </w:rPr>
        <w:t xml:space="preserve">whether shared or private, </w:t>
      </w:r>
      <w:r w:rsidR="001D6BDA">
        <w:rPr>
          <w:rFonts w:ascii="Times New Roman" w:hAnsi="Times New Roman" w:cs="Times New Roman"/>
          <w:bCs/>
          <w:sz w:val="24"/>
          <w:szCs w:val="24"/>
        </w:rPr>
        <w:t>must</w:t>
      </w:r>
      <w:r w:rsidR="00AF52FB">
        <w:rPr>
          <w:rFonts w:ascii="Times New Roman" w:hAnsi="Times New Roman" w:cs="Times New Roman"/>
          <w:bCs/>
          <w:sz w:val="24"/>
          <w:szCs w:val="24"/>
        </w:rPr>
        <w:t xml:space="preserve"> be hygienic, and the people using the toilet must practice hand washing after using the</w:t>
      </w:r>
      <w:r w:rsidR="001F0351">
        <w:rPr>
          <w:rFonts w:ascii="Times New Roman" w:hAnsi="Times New Roman" w:cs="Times New Roman"/>
          <w:bCs/>
          <w:sz w:val="24"/>
          <w:szCs w:val="24"/>
        </w:rPr>
        <w:t xml:space="preserve"> toilet</w:t>
      </w:r>
      <w:r w:rsidR="008D5C26">
        <w:rPr>
          <w:rFonts w:ascii="Times New Roman" w:hAnsi="Times New Roman" w:cs="Times New Roman"/>
          <w:bCs/>
          <w:sz w:val="24"/>
          <w:szCs w:val="24"/>
        </w:rPr>
        <w:t xml:space="preserve"> </w:t>
      </w:r>
      <w:r w:rsidR="008D5C26">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{"citationID":"FV4xSiJI","properties":{"formattedCitation":"[54]","plainCitation":"[54]","noteIndex":0},"citationItems":[{"id":1565,"uris":["http://zotero.org/users/4185209/items/AWG35KQ9"],"itemData":{"id":1565,"type":"article-journal","abstract":"Background Diarrheal disease is the second leading cause of disease in children less than 5 y of age. Poor water, sanitation, and hygiene conditions are the primary routes of exposure and infection. Sanitation and hygiene interventions are estimated to generate a 36% and 48% reduction in diarrheal risk in young children, respectively. Little is known about whether the number of households sharing a sanitation facility affects a child's risk of diarrhea. The objective of this study was to describe sanitation and hygiene access across the Global Enteric Multicenter Study (GEMS) sites in Africa and South Asia and to assess sanitation and hygiene exposures, including shared sanitation access, as risk factors for moderate-to-severe diarrhea (MSD) in children less than 5 y of age. Methods/Findings The GEMS matched case-control study was conducted between December 1, 2007, and March 3, 2011, at seven sites in Basse, The Gambia; Nyanza Province, Kenya; Bamako, Mali; Manhiça, Mozambique; Mirzapur, Bangladesh; Kolkata, India; and Karachi, Pakistan. Data was collected for 8,592 case children aged &lt;5 y old experiencing MSD and for 12,390 asymptomatic age, gender, and neighborhood-matched controls. An MSD case was defined as a child with a diarrheal illness &lt;7 d duration comprising ≥3 loose stools in 24 h and ≥1 of the following: sunken eyes, skin tenting, dysentery, intravenous (IV) rehydration, or hospitalization. Site-specific conditional logistic regression models were used to explore the association between sanitation and hygiene exposures and MSD. Most households at six sites (&gt;93%) had access to a sanitation facility, while 70% of households in rural Kenya had access to a facility. Practicing open defecation was a risk factor for MSD in children &lt;5 y old in Kenya. Sharing sanitation facilities with 1–2 or ≥3 other households was a statistically significant risk factor for MSD in Kenya, Mali, Mozambique, and Pakistan. Among those with a designated handwashing area near the home, soap or ash were more frequently observed at control households and were significantly protective against MSD in Mozambique and India. Conclusions This study suggests that sharing a sanitation facility with just one to two other households can increase the risk of MSD in young children, compared to using a private facility. Interventions aimed at increasing access to private household sanitation facilities may reduce the burden of MSD in children. These findings support the current World Health Organization/ United Nations Children's Emergency Fund (UNICEF) system that categorizes shared sanitation as unimproved.","container-title":"PLOS Medicine","DOI":"10.1371/journal.pmed.1002010","ISSN":"1549-1676","issue":"5","journalAbbreviation":"PLOS Medicine","language":"en","note":"publisher: Public Library of Science","page":"e1002010","source":"PLoS Journals","title":"Sanitation and Hygiene-Specific Risk Factors for Moderate-to-Severe Diarrhea in Young Children in the Global Enteric Multicenter Study, 2007–2011: Case-Control Study","title-short":"Sanitation and Hygiene-Specific Risk Factors for Moderate-to-Severe Diarrhea in Young Children in the Global Enteric Multicenter Study, 2007–2011","volume":"13","author":[{"family":"Baker","given":"Kelly K."},{"family":"O’Reilly","given":"Ciara E."},{"family":"Levine","given":"Myron M."},{"family":"Kotloff","given":"Karen L."},{"family":"Nataro","given":"James P."},{"family":"Ayers","given":"Tracy L."},{"family":"Farag","given":"Tamer H."},{"family":"Nasrin","given":"Dilruba"},{"family":"Blackwelder","given":"William C."},{"family":"Wu","given":"Yukun"},{"family":"Alonso","given":"Pedro L."},{"family":"Breiman","given":"Robert F."},{"family":"Omore","given":"Richard"},{"family":"Faruque","given":"Abu S. G."},{"family":"Das","given":"Sumon Kumar"},{"family":"Ahmed","given":"Shahnawaz"},{"family":"Saha","given":"Debasish"},{"family":"Sow","given":"Samba O."},{"family":"Sur","given":"Dipika"},{"family":"Zaidi","given":"Anita K. M."},{"family":"Quadri","given":"Fahreen"},{"family":"Mintz","given":"Eric D."}],"issued":{"date-parts":[["2016",5,3]]}}}],"schema":"https://github.com/citation-style-language/schema/raw/master/csl-citation.json"} </w:instrText>
      </w:r>
      <w:r w:rsidR="008D5C26">
        <w:rPr>
          <w:rFonts w:ascii="Times New Roman" w:hAnsi="Times New Roman" w:cs="Times New Roman"/>
          <w:bCs/>
          <w:sz w:val="24"/>
          <w:szCs w:val="24"/>
        </w:rPr>
        <w:fldChar w:fldCharType="separate"/>
      </w:r>
      <w:r w:rsidR="00361F8D" w:rsidRPr="00361F8D">
        <w:rPr>
          <w:rFonts w:ascii="Times New Roman" w:hAnsi="Times New Roman" w:cs="Times New Roman"/>
          <w:sz w:val="24"/>
        </w:rPr>
        <w:t>[54]</w:t>
      </w:r>
      <w:r w:rsidR="008D5C26">
        <w:rPr>
          <w:rFonts w:ascii="Times New Roman" w:hAnsi="Times New Roman" w:cs="Times New Roman"/>
          <w:bCs/>
          <w:sz w:val="24"/>
          <w:szCs w:val="24"/>
        </w:rPr>
        <w:fldChar w:fldCharType="end"/>
      </w:r>
      <w:r w:rsidR="001F0351">
        <w:rPr>
          <w:rFonts w:ascii="Times New Roman" w:hAnsi="Times New Roman" w:cs="Times New Roman"/>
          <w:bCs/>
          <w:sz w:val="24"/>
          <w:szCs w:val="24"/>
        </w:rPr>
        <w:t xml:space="preserve">. </w:t>
      </w:r>
      <w:r w:rsidR="00AF52FB">
        <w:rPr>
          <w:rFonts w:ascii="Times New Roman" w:hAnsi="Times New Roman" w:cs="Times New Roman"/>
          <w:bCs/>
          <w:sz w:val="24"/>
          <w:szCs w:val="24"/>
        </w:rPr>
        <w:t>Households using shared toilet facilit</w:t>
      </w:r>
      <w:r w:rsidR="001D6BDA">
        <w:rPr>
          <w:rFonts w:ascii="Times New Roman" w:hAnsi="Times New Roman" w:cs="Times New Roman"/>
          <w:bCs/>
          <w:sz w:val="24"/>
          <w:szCs w:val="24"/>
        </w:rPr>
        <w:t>ies might prioritize hand washing practices over</w:t>
      </w:r>
      <w:r w:rsidR="00E772B6">
        <w:rPr>
          <w:rFonts w:ascii="Times New Roman" w:hAnsi="Times New Roman" w:cs="Times New Roman"/>
          <w:bCs/>
          <w:sz w:val="24"/>
          <w:szCs w:val="24"/>
        </w:rPr>
        <w:t xml:space="preserve"> other households</w:t>
      </w:r>
      <w:r w:rsidR="00915584">
        <w:rPr>
          <w:rFonts w:ascii="Times New Roman" w:hAnsi="Times New Roman" w:cs="Times New Roman"/>
          <w:bCs/>
          <w:sz w:val="24"/>
          <w:szCs w:val="24"/>
        </w:rPr>
        <w:t>, which could cause the findings</w:t>
      </w:r>
      <w:r w:rsidR="00E772B6">
        <w:rPr>
          <w:rFonts w:ascii="Times New Roman" w:hAnsi="Times New Roman" w:cs="Times New Roman"/>
          <w:bCs/>
          <w:sz w:val="24"/>
          <w:szCs w:val="24"/>
        </w:rPr>
        <w:t xml:space="preserve">. </w:t>
      </w:r>
      <w:r w:rsidR="000B4055">
        <w:rPr>
          <w:rFonts w:ascii="Times New Roman" w:hAnsi="Times New Roman" w:cs="Times New Roman"/>
          <w:bCs/>
          <w:sz w:val="24"/>
          <w:szCs w:val="24"/>
        </w:rPr>
        <w:t xml:space="preserve">In 2019, </w:t>
      </w:r>
      <w:r w:rsidR="006F24B9">
        <w:rPr>
          <w:rFonts w:ascii="Times New Roman" w:hAnsi="Times New Roman" w:cs="Times New Roman"/>
          <w:bCs/>
          <w:sz w:val="24"/>
          <w:szCs w:val="24"/>
        </w:rPr>
        <w:t xml:space="preserve">children from </w:t>
      </w:r>
      <w:r w:rsidR="00915584">
        <w:rPr>
          <w:rFonts w:ascii="Times New Roman" w:hAnsi="Times New Roman" w:cs="Times New Roman"/>
          <w:bCs/>
          <w:sz w:val="24"/>
          <w:szCs w:val="24"/>
        </w:rPr>
        <w:t>the second wealth index and those from households</w:t>
      </w:r>
      <w:r w:rsidR="007500E9">
        <w:rPr>
          <w:rFonts w:ascii="Times New Roman" w:hAnsi="Times New Roman" w:cs="Times New Roman"/>
          <w:bCs/>
          <w:sz w:val="24"/>
          <w:szCs w:val="24"/>
        </w:rPr>
        <w:t xml:space="preserve"> that used unimproved and/or shared toilet facilit</w:t>
      </w:r>
      <w:r w:rsidR="00915584">
        <w:rPr>
          <w:rFonts w:ascii="Times New Roman" w:hAnsi="Times New Roman" w:cs="Times New Roman"/>
          <w:bCs/>
          <w:sz w:val="24"/>
          <w:szCs w:val="24"/>
        </w:rPr>
        <w:t>ies</w:t>
      </w:r>
      <w:r w:rsidR="00B84C8A">
        <w:rPr>
          <w:rFonts w:ascii="Times New Roman" w:hAnsi="Times New Roman" w:cs="Times New Roman"/>
          <w:bCs/>
          <w:sz w:val="24"/>
          <w:szCs w:val="24"/>
        </w:rPr>
        <w:t xml:space="preserve"> were more </w:t>
      </w:r>
      <w:r w:rsidR="00915584">
        <w:rPr>
          <w:rFonts w:ascii="Times New Roman" w:hAnsi="Times New Roman" w:cs="Times New Roman"/>
          <w:bCs/>
          <w:sz w:val="24"/>
          <w:szCs w:val="24"/>
        </w:rPr>
        <w:t>at</w:t>
      </w:r>
      <w:r w:rsidR="00B84C8A">
        <w:rPr>
          <w:rFonts w:ascii="Times New Roman" w:hAnsi="Times New Roman" w:cs="Times New Roman"/>
          <w:bCs/>
          <w:sz w:val="24"/>
          <w:szCs w:val="24"/>
        </w:rPr>
        <w:t xml:space="preserve"> risk </w:t>
      </w:r>
      <w:r w:rsidR="00915584">
        <w:rPr>
          <w:rFonts w:ascii="Times New Roman" w:hAnsi="Times New Roman" w:cs="Times New Roman"/>
          <w:bCs/>
          <w:sz w:val="24"/>
          <w:szCs w:val="24"/>
        </w:rPr>
        <w:t>of experiencing</w:t>
      </w:r>
      <w:r w:rsidR="00B84C8A">
        <w:rPr>
          <w:rFonts w:ascii="Times New Roman" w:hAnsi="Times New Roman" w:cs="Times New Roman"/>
          <w:bCs/>
          <w:sz w:val="24"/>
          <w:szCs w:val="24"/>
        </w:rPr>
        <w:t xml:space="preserve"> diarrhea</w:t>
      </w:r>
      <w:r w:rsidR="00B07600">
        <w:rPr>
          <w:rFonts w:ascii="Times New Roman" w:hAnsi="Times New Roman" w:cs="Times New Roman"/>
          <w:bCs/>
          <w:sz w:val="24"/>
          <w:szCs w:val="24"/>
        </w:rPr>
        <w:t>.</w:t>
      </w:r>
    </w:p>
    <w:p w14:paraId="5C8D510D" w14:textId="713357A9" w:rsidR="00201D06" w:rsidRDefault="00063BD2">
      <w:pPr>
        <w:spacing w:line="240" w:lineRule="auto"/>
        <w:ind w:firstLine="720"/>
        <w:rPr>
          <w:rFonts w:ascii="Times New Roman" w:hAnsi="Times New Roman" w:cs="Times New Roman"/>
          <w:bCs/>
          <w:sz w:val="24"/>
          <w:szCs w:val="24"/>
        </w:rPr>
        <w:pPrChange w:id="5071" w:author="Mohammad Nayeem Hasan" w:date="2023-01-21T14:56:00Z">
          <w:pPr>
            <w:ind w:firstLine="720"/>
            <w:jc w:val="both"/>
          </w:pPr>
        </w:pPrChange>
      </w:pPr>
      <w:r>
        <w:rPr>
          <w:rFonts w:ascii="Times New Roman" w:hAnsi="Times New Roman" w:cs="Times New Roman"/>
          <w:bCs/>
          <w:sz w:val="24"/>
          <w:szCs w:val="24"/>
        </w:rPr>
        <w:t xml:space="preserve">In 2019, </w:t>
      </w:r>
      <w:del w:id="5072" w:author="Mst. Farzana Akter" w:date="2023-01-05T22:42:00Z">
        <w:r w:rsidDel="00000932">
          <w:rPr>
            <w:rFonts w:ascii="Times New Roman" w:hAnsi="Times New Roman" w:cs="Times New Roman"/>
            <w:bCs/>
            <w:sz w:val="24"/>
            <w:szCs w:val="24"/>
          </w:rPr>
          <w:delText>w</w:delText>
        </w:r>
        <w:r w:rsidR="00E615F8" w:rsidDel="00000932">
          <w:rPr>
            <w:rFonts w:ascii="Times New Roman" w:hAnsi="Times New Roman" w:cs="Times New Roman"/>
            <w:bCs/>
            <w:sz w:val="24"/>
            <w:szCs w:val="24"/>
          </w:rPr>
          <w:delText xml:space="preserve">e found </w:delText>
        </w:r>
        <w:r w:rsidR="00E73020" w:rsidDel="00000932">
          <w:rPr>
            <w:rFonts w:ascii="Times New Roman" w:hAnsi="Times New Roman" w:cs="Times New Roman"/>
            <w:bCs/>
            <w:sz w:val="24"/>
            <w:szCs w:val="24"/>
          </w:rPr>
          <w:delText xml:space="preserve">that </w:delText>
        </w:r>
      </w:del>
      <w:r w:rsidR="00357097">
        <w:rPr>
          <w:rFonts w:ascii="Times New Roman" w:hAnsi="Times New Roman" w:cs="Times New Roman"/>
          <w:bCs/>
          <w:sz w:val="24"/>
          <w:szCs w:val="24"/>
        </w:rPr>
        <w:t xml:space="preserve">the chance of having diarrhea </w:t>
      </w:r>
      <w:r w:rsidR="00506A47">
        <w:rPr>
          <w:rFonts w:ascii="Times New Roman" w:hAnsi="Times New Roman" w:cs="Times New Roman"/>
          <w:bCs/>
          <w:sz w:val="24"/>
          <w:szCs w:val="24"/>
        </w:rPr>
        <w:t>wa</w:t>
      </w:r>
      <w:r w:rsidR="001B6771">
        <w:rPr>
          <w:rFonts w:ascii="Times New Roman" w:hAnsi="Times New Roman" w:cs="Times New Roman"/>
          <w:bCs/>
          <w:sz w:val="24"/>
          <w:szCs w:val="24"/>
        </w:rPr>
        <w:t xml:space="preserve">s </w:t>
      </w:r>
      <w:r w:rsidR="00357097">
        <w:rPr>
          <w:rFonts w:ascii="Times New Roman" w:hAnsi="Times New Roman" w:cs="Times New Roman"/>
          <w:bCs/>
          <w:sz w:val="24"/>
          <w:szCs w:val="24"/>
        </w:rPr>
        <w:t xml:space="preserve">significantly higher for </w:t>
      </w:r>
      <w:r w:rsidR="00E615F8">
        <w:rPr>
          <w:rFonts w:ascii="Times New Roman" w:hAnsi="Times New Roman" w:cs="Times New Roman"/>
          <w:bCs/>
          <w:sz w:val="24"/>
          <w:szCs w:val="24"/>
        </w:rPr>
        <w:t xml:space="preserve">underweight </w:t>
      </w:r>
      <w:r w:rsidR="00A1606A">
        <w:rPr>
          <w:rFonts w:ascii="Times New Roman" w:hAnsi="Times New Roman" w:cs="Times New Roman"/>
          <w:bCs/>
          <w:sz w:val="24"/>
          <w:szCs w:val="24"/>
        </w:rPr>
        <w:t>children</w:t>
      </w:r>
      <w:r w:rsidR="00B07600">
        <w:rPr>
          <w:rFonts w:ascii="Times New Roman" w:hAnsi="Times New Roman" w:cs="Times New Roman"/>
          <w:bCs/>
          <w:sz w:val="24"/>
          <w:szCs w:val="24"/>
        </w:rPr>
        <w:t>.</w:t>
      </w:r>
      <w:r w:rsidR="00506A47">
        <w:rPr>
          <w:rFonts w:ascii="Times New Roman" w:hAnsi="Times New Roman" w:cs="Times New Roman"/>
          <w:bCs/>
          <w:sz w:val="24"/>
          <w:szCs w:val="24"/>
        </w:rPr>
        <w:t xml:space="preserve"> Being underweight</w:t>
      </w:r>
      <w:r w:rsidR="00261118">
        <w:rPr>
          <w:rFonts w:ascii="Times New Roman" w:hAnsi="Times New Roman" w:cs="Times New Roman"/>
          <w:bCs/>
          <w:sz w:val="24"/>
          <w:szCs w:val="24"/>
        </w:rPr>
        <w:t xml:space="preserve"> depicts the malnourished status of a child</w:t>
      </w:r>
      <w:r w:rsidR="00BC6A06">
        <w:rPr>
          <w:rFonts w:ascii="Times New Roman" w:hAnsi="Times New Roman" w:cs="Times New Roman"/>
          <w:bCs/>
          <w:sz w:val="24"/>
          <w:szCs w:val="24"/>
        </w:rPr>
        <w:t>,</w:t>
      </w:r>
      <w:r w:rsidR="00261118">
        <w:rPr>
          <w:rFonts w:ascii="Times New Roman" w:hAnsi="Times New Roman" w:cs="Times New Roman"/>
          <w:bCs/>
          <w:sz w:val="24"/>
          <w:szCs w:val="24"/>
        </w:rPr>
        <w:t xml:space="preserve"> and malnourished children are </w:t>
      </w:r>
      <w:r w:rsidR="008F10E2">
        <w:rPr>
          <w:rFonts w:ascii="Times New Roman" w:hAnsi="Times New Roman" w:cs="Times New Roman"/>
          <w:bCs/>
          <w:sz w:val="24"/>
          <w:szCs w:val="24"/>
        </w:rPr>
        <w:t>prone to infectious disease</w:t>
      </w:r>
      <w:r w:rsidR="00BC6A06">
        <w:rPr>
          <w:rFonts w:ascii="Times New Roman" w:hAnsi="Times New Roman" w:cs="Times New Roman"/>
          <w:bCs/>
          <w:sz w:val="24"/>
          <w:szCs w:val="24"/>
        </w:rPr>
        <w:t>s</w:t>
      </w:r>
      <w:r w:rsidR="008F10E2">
        <w:rPr>
          <w:rFonts w:ascii="Times New Roman" w:hAnsi="Times New Roman" w:cs="Times New Roman"/>
          <w:bCs/>
          <w:sz w:val="24"/>
          <w:szCs w:val="24"/>
        </w:rPr>
        <w:t xml:space="preserve"> due to </w:t>
      </w:r>
      <w:r w:rsidR="00BC6A06">
        <w:rPr>
          <w:rFonts w:ascii="Times New Roman" w:hAnsi="Times New Roman" w:cs="Times New Roman"/>
          <w:bCs/>
          <w:sz w:val="24"/>
          <w:szCs w:val="24"/>
        </w:rPr>
        <w:t xml:space="preserve">the lack of </w:t>
      </w:r>
      <w:r w:rsidR="00855922">
        <w:rPr>
          <w:rFonts w:ascii="Times New Roman" w:hAnsi="Times New Roman" w:cs="Times New Roman"/>
          <w:bCs/>
          <w:sz w:val="24"/>
          <w:szCs w:val="24"/>
        </w:rPr>
        <w:t>proper nutrition and weak immune system.</w:t>
      </w:r>
      <w:r w:rsidR="00CF02DF">
        <w:rPr>
          <w:rFonts w:ascii="Times New Roman" w:hAnsi="Times New Roman" w:cs="Times New Roman"/>
          <w:bCs/>
          <w:sz w:val="24"/>
          <w:szCs w:val="24"/>
        </w:rPr>
        <w:t xml:space="preserve"> Underweight children </w:t>
      </w:r>
      <w:r w:rsidR="00417329">
        <w:rPr>
          <w:rFonts w:ascii="Times New Roman" w:hAnsi="Times New Roman" w:cs="Times New Roman"/>
          <w:bCs/>
          <w:sz w:val="24"/>
          <w:szCs w:val="24"/>
        </w:rPr>
        <w:t xml:space="preserve">were more likely to have </w:t>
      </w:r>
      <w:r w:rsidR="006B1964">
        <w:rPr>
          <w:rFonts w:ascii="Times New Roman" w:hAnsi="Times New Roman" w:cs="Times New Roman"/>
          <w:bCs/>
          <w:sz w:val="24"/>
          <w:szCs w:val="24"/>
        </w:rPr>
        <w:t>diarrhea</w:t>
      </w:r>
      <w:r w:rsidR="00417329">
        <w:rPr>
          <w:rFonts w:ascii="Times New Roman" w:hAnsi="Times New Roman" w:cs="Times New Roman"/>
          <w:bCs/>
          <w:sz w:val="24"/>
          <w:szCs w:val="24"/>
        </w:rPr>
        <w:t xml:space="preserve"> due to the malnourished condition</w:t>
      </w:r>
      <w:r w:rsidR="00B918D0">
        <w:rPr>
          <w:rFonts w:ascii="Times New Roman" w:hAnsi="Times New Roman" w:cs="Times New Roman"/>
          <w:bCs/>
          <w:sz w:val="24"/>
          <w:szCs w:val="24"/>
        </w:rPr>
        <w:t>,</w:t>
      </w:r>
      <w:r w:rsidR="00417329">
        <w:rPr>
          <w:rFonts w:ascii="Times New Roman" w:hAnsi="Times New Roman" w:cs="Times New Roman"/>
          <w:bCs/>
          <w:sz w:val="24"/>
          <w:szCs w:val="24"/>
        </w:rPr>
        <w:t xml:space="preserve"> and</w:t>
      </w:r>
      <w:r w:rsidR="00855922">
        <w:rPr>
          <w:rFonts w:ascii="Times New Roman" w:hAnsi="Times New Roman" w:cs="Times New Roman"/>
          <w:bCs/>
          <w:sz w:val="24"/>
          <w:szCs w:val="24"/>
        </w:rPr>
        <w:t xml:space="preserve"> </w:t>
      </w:r>
      <w:r w:rsidR="00417329">
        <w:rPr>
          <w:rFonts w:ascii="Times New Roman" w:hAnsi="Times New Roman" w:cs="Times New Roman"/>
          <w:bCs/>
          <w:sz w:val="24"/>
          <w:szCs w:val="24"/>
        </w:rPr>
        <w:t>previous s</w:t>
      </w:r>
      <w:r w:rsidR="00A60C53">
        <w:rPr>
          <w:rFonts w:ascii="Times New Roman" w:hAnsi="Times New Roman" w:cs="Times New Roman"/>
          <w:bCs/>
          <w:sz w:val="24"/>
          <w:szCs w:val="24"/>
        </w:rPr>
        <w:t xml:space="preserve">tudies conducted in Bangladesh supported these findings </w:t>
      </w:r>
      <w:r w:rsidR="004C6290">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{"citationID":"1hoZWvyG","properties":{"formattedCitation":"[55\\uc0\\u8211{}57]","plainCitation":"[55–57]","noteIndex":0},"citationItems":[{"id":1593,"uris":["http://zotero.org/users/4185209/items/DAZBS6RB"],"itemData":{"id":1593,"type":"article-journal","abstract":"Enteric pathogens are commonly associated with diarrhea among malnourished children. This study aimed to determine the association between the severity of diarrheal illnesses and malnutrition among under 5-year-old children. During 2010 and 2011, we studied 2,324 under 5-year-old diarrheal children with mild disease (MD) and moderate-to-severe disease (MSD) attending a hospital in Bangladesh. Children with MSD were more likely to be malnourished compared with children with MD (35% versus 24%, P &lt; 0.001). In multivariate analysis, malnutrition (odds ratio [95% confidence interval] = 1.53 [1.22, 1.92]), age of the child (24–59 months; 1.67 [1.28, 2.19]), fever (1.65 [1.28, 2.12]), abdominal pain (1.87 [1.48, 2.37]), straining (5.93 [4.80, 7.33]), and infection with Shigella (3.26 [2.38, 4.46]) and Vibrio cholerae (2.21 [1.07, 4.58]) were shown to be significantly associated with MSD. Factors significantly associated with malnutrition were disease severity (1.56 [1.24, 1.95]), age (24–59 months; 1.75 [1.38, 2.22]), mother's schooling (1.54 [1.16, 2.04]), and monthly household income (1.71 [1.42, 2.07]). Childhood malnutrition was associated with dysentery and dehydrating diarrhea.","container-title":"The American Journal of Tropical Medicine and Hygiene","DOI":"10.4269/ajtmh.12-0743","ISSN":"0002-9637","issue":"2","journalAbbreviation":"Am J Trop Med Hyg","note":"PMID: 23817334\nPMCID: PMC3741240","page":"223-228","source":"PubMed Central","title":"Severity of Diarrhea and Malnutrition among Under Five-Year-Old Children in Rural Bangladesh","volume":"89","author":[{"family":"Ferdous","given":"Farzana"},{"family":"Das","given":"Sumon K."},{"family":"Ahmed","given":"Shahnawaz"},{"family":"Farzana","given":"Fahmida D."},{"family":"Latham","given":"Jonathan R."},{"family":"Chisti","given":"Mohammod J."},{"family":"Ud-Din","given":"Abu I. M. S."},{"family":"Azmi","given":"Ishrat J."},{"family":"Talukder","given":"Kaisar A."},{"family":"Faruque","given":"Abu S. G."}],"issued":{"date-parts":[["2013",8,7]]}}},{"id":1596,"uris":["http://zotero.org/users/4185209/items/QXFTPPZS"],"itemData":{"id":1596,"type":"article-journal","abstract":"Although child and maternal malnutrition has been reduced in Bangladesh, the prevalence of underweight (weight-for-age z-score &lt;-2) among children aged less than five years is still high (41%). Nearly one-third of women are undernourished with body mass index of &lt;18.5 kg/m2. The prevalence of anaemia among young infants, adolescent girls, and pregnant women is still at unacceptable levels. Despite the successes in specific programmes, such as the Expanded Programme on Immunization and vitamin A supplementation, programmes for nutrition interventions are yet to be implemented at scale for reaching the entire population. Given the low annual rate of reduction in child undernutrition of 1.27 percentage points per year, it is unlikely that Bangladesh would be able to achieve the United Nations' Millennium Development Goal to address undernutrition. This warrants that the policy-makers and programme managers think urgently about the ways to accelerate the progress. The Government, development partners, non-government organizations, and the academia have to work in concert to improve the coverage of basic and effective nutrition interventions, including exclusive breastfeeding, appropriate complementary feeding, supplementation of micronutrients to children, adolescent girls, pregnant and lactating women, management of severe acute malnutrition and deworming, and hygiene interventions, coupled with those that address more structural causes and indirectly improve nutrition. The entire health system needs to be revitalized to overcome the constraints that exist at the levels of policy, governance, and service-delivery, and also for the creation of demand for the services at the household level. In addition, management of nutrition in the aftermath of natural disasters and stabilization of prices of foods should also be prioritized.","container-title":"Journal of Health, Population, and Nutrition","DOI":"10.3329/jhpn.v30i1.11268","ISSN":"1606-0997","issue":"1","journalAbbreviation":"J Health Popul Nutr","language":"eng","note":"PMID: 22524113\nPMCID: PMC3312353","page":"1-11","source":"PubMed","title":"Nutrition of children and women in Bangladesh: trends and directions for the future","title-short":"Nutrition of children and women in Bangladesh","volume":"30","author":[{"family":"Ahmed","given":"Tahmeed"},{"family":"Mahfuz","given":"Mustafa"},{"family":"Ireen","given":"Santhia"},{"family":"Ahmed","given":"A. M. Shamsir"},{"family":"Rahman","given":"Sabuktagin"},{"family":"Islam","given":"M. Munirul"},{"family":"Alam","given":"Nurul"},{"family":"Hossain","given":"M. Iqbal"},{"family":"Rahman","given":"S. M. Mustafizur"},{"family":"Ali","given":"M. Mohsin"},{"family":"Choudhury","given":"Fatima Perveen"},{"family":"Cravioto","given":"Alejandro"}],"issued":{"date-parts":[["2012",3]]}}},{"id":1599,"uris":["http://zotero.org/users/4185209/items/PXBMQR7R"],"itemData":{"id":1599,"type":"article-journal","abstract":"Although long associated with infectious diseases, malnutrition is recognized as a major effect of specific infections, especially those of the gastrointestinal tract. Synergistic exacerbation of infections and nutritional deficiency commonly begin with weaning, where the impact of repeated infections and possible monocyte mediator release may have an even greater effect on malnutrition of young children than that of deficient diets in many areas. Reviewed here are the detailed host alterations seen with specific enteric infections that lead to malnutrition. These include mucosal dysfunction, systemic metabolic responses, impaired intake, digestion and absorption, nutrient losses, altered immune responses, and ultimately, impaired growth, development, and nutrition. The tremendous health impact of diarrhea on both morbidity and mortality in many developing areas must be recognized and controlled along with correction of food shortages in order to improve the nutrition, growth, and survival of impoverished children.","container-title":"The American Journal of Tropical Medicine and Hygiene","DOI":"10.4269/ajtmh.1992.47.16","ISSN":"0002-9637","issue":"1 Pt 2","journalAbbreviation":"Am J Trop Med Hyg","language":"eng","note":"PMID: 1632472","page":"16-27","source":"PubMed","title":"Diarrheal disease as a cause of malnutrition","volume":"47","author":[{"family":"Mata","given":"L."}],"issued":{"date-parts":[["1992",7]]}}}],"schema":"https://github.com/citation-style-language/schema/raw/master/csl-citation.json"} </w:instrText>
      </w:r>
      <w:r w:rsidR="004C6290">
        <w:rPr>
          <w:rFonts w:ascii="Times New Roman" w:hAnsi="Times New Roman" w:cs="Times New Roman"/>
          <w:bCs/>
          <w:sz w:val="24"/>
          <w:szCs w:val="24"/>
        </w:rPr>
        <w:fldChar w:fldCharType="separate"/>
      </w:r>
      <w:r w:rsidR="00361F8D" w:rsidRPr="00361F8D">
        <w:rPr>
          <w:rFonts w:ascii="Times New Roman" w:hAnsi="Times New Roman" w:cs="Times New Roman"/>
          <w:sz w:val="24"/>
          <w:szCs w:val="24"/>
        </w:rPr>
        <w:t>[55–57]</w:t>
      </w:r>
      <w:r w:rsidR="004C6290">
        <w:rPr>
          <w:rFonts w:ascii="Times New Roman" w:hAnsi="Times New Roman" w:cs="Times New Roman"/>
          <w:bCs/>
          <w:sz w:val="24"/>
          <w:szCs w:val="24"/>
        </w:rPr>
        <w:fldChar w:fldCharType="end"/>
      </w:r>
      <w:r w:rsidR="00450947">
        <w:rPr>
          <w:rFonts w:ascii="Times New Roman" w:hAnsi="Times New Roman" w:cs="Times New Roman"/>
          <w:bCs/>
          <w:sz w:val="24"/>
          <w:szCs w:val="24"/>
        </w:rPr>
        <w:t xml:space="preserve">. </w:t>
      </w:r>
      <w:r w:rsidR="003C0B43">
        <w:rPr>
          <w:rFonts w:ascii="Times New Roman" w:hAnsi="Times New Roman" w:cs="Times New Roman"/>
          <w:bCs/>
          <w:sz w:val="24"/>
          <w:szCs w:val="24"/>
        </w:rPr>
        <w:t xml:space="preserve">In 2006, Children from Khulna had a significantly lower chance of diarrhea than </w:t>
      </w:r>
      <w:r w:rsidR="00CC75BA">
        <w:rPr>
          <w:rFonts w:ascii="Times New Roman" w:hAnsi="Times New Roman" w:cs="Times New Roman"/>
          <w:bCs/>
          <w:sz w:val="24"/>
          <w:szCs w:val="24"/>
        </w:rPr>
        <w:t>Children from</w:t>
      </w:r>
      <w:r w:rsidR="003A422C">
        <w:rPr>
          <w:rFonts w:ascii="Times New Roman" w:hAnsi="Times New Roman" w:cs="Times New Roman"/>
          <w:bCs/>
          <w:sz w:val="24"/>
          <w:szCs w:val="24"/>
        </w:rPr>
        <w:t xml:space="preserve"> </w:t>
      </w:r>
      <w:r w:rsidR="008A0216">
        <w:rPr>
          <w:rFonts w:ascii="Times New Roman" w:hAnsi="Times New Roman" w:cs="Times New Roman"/>
          <w:bCs/>
          <w:sz w:val="24"/>
          <w:szCs w:val="24"/>
        </w:rPr>
        <w:t>Sylhet</w:t>
      </w:r>
      <w:r w:rsidR="003C0B43">
        <w:rPr>
          <w:rFonts w:ascii="Times New Roman" w:hAnsi="Times New Roman" w:cs="Times New Roman"/>
          <w:bCs/>
          <w:sz w:val="24"/>
          <w:szCs w:val="24"/>
        </w:rPr>
        <w:t xml:space="preserve">. </w:t>
      </w:r>
      <w:r w:rsidR="00CF7115">
        <w:rPr>
          <w:rFonts w:ascii="Times New Roman" w:hAnsi="Times New Roman" w:cs="Times New Roman"/>
          <w:bCs/>
          <w:sz w:val="24"/>
          <w:szCs w:val="24"/>
        </w:rPr>
        <w:t>Compared with Sylhet</w:t>
      </w:r>
      <w:r w:rsidR="003C0B43">
        <w:rPr>
          <w:rFonts w:ascii="Times New Roman" w:hAnsi="Times New Roman" w:cs="Times New Roman"/>
          <w:bCs/>
          <w:sz w:val="24"/>
          <w:szCs w:val="24"/>
        </w:rPr>
        <w:t>,</w:t>
      </w:r>
      <w:r w:rsidR="00CF7115">
        <w:rPr>
          <w:rFonts w:ascii="Times New Roman" w:hAnsi="Times New Roman" w:cs="Times New Roman"/>
          <w:bCs/>
          <w:sz w:val="24"/>
          <w:szCs w:val="24"/>
        </w:rPr>
        <w:t xml:space="preserve"> children from Barisal </w:t>
      </w:r>
      <w:r w:rsidR="00C9473B">
        <w:rPr>
          <w:rFonts w:ascii="Times New Roman" w:hAnsi="Times New Roman" w:cs="Times New Roman"/>
          <w:bCs/>
          <w:sz w:val="24"/>
          <w:szCs w:val="24"/>
        </w:rPr>
        <w:t xml:space="preserve">were significantly more </w:t>
      </w:r>
      <w:r w:rsidR="003F7E06">
        <w:rPr>
          <w:rFonts w:ascii="Times New Roman" w:hAnsi="Times New Roman" w:cs="Times New Roman"/>
          <w:bCs/>
          <w:sz w:val="24"/>
          <w:szCs w:val="24"/>
        </w:rPr>
        <w:t>at risk</w:t>
      </w:r>
      <w:r w:rsidR="003C0B43">
        <w:rPr>
          <w:rFonts w:ascii="Times New Roman" w:hAnsi="Times New Roman" w:cs="Times New Roman"/>
          <w:bCs/>
          <w:sz w:val="24"/>
          <w:szCs w:val="24"/>
        </w:rPr>
        <w:t>,</w:t>
      </w:r>
      <w:r w:rsidR="00C9473B">
        <w:rPr>
          <w:rFonts w:ascii="Times New Roman" w:hAnsi="Times New Roman" w:cs="Times New Roman"/>
          <w:bCs/>
          <w:sz w:val="24"/>
          <w:szCs w:val="24"/>
        </w:rPr>
        <w:t xml:space="preserve"> but </w:t>
      </w:r>
      <w:r w:rsidR="008A0216">
        <w:rPr>
          <w:rFonts w:ascii="Times New Roman" w:hAnsi="Times New Roman" w:cs="Times New Roman"/>
          <w:bCs/>
          <w:sz w:val="24"/>
          <w:szCs w:val="24"/>
        </w:rPr>
        <w:t>c</w:t>
      </w:r>
      <w:r w:rsidR="008D0FED">
        <w:rPr>
          <w:rFonts w:ascii="Times New Roman" w:hAnsi="Times New Roman" w:cs="Times New Roman"/>
          <w:bCs/>
          <w:sz w:val="24"/>
          <w:szCs w:val="24"/>
        </w:rPr>
        <w:t xml:space="preserve">hildren from </w:t>
      </w:r>
      <w:r w:rsidR="00691411">
        <w:rPr>
          <w:rFonts w:ascii="Times New Roman" w:hAnsi="Times New Roman" w:cs="Times New Roman"/>
          <w:bCs/>
          <w:sz w:val="24"/>
          <w:szCs w:val="24"/>
        </w:rPr>
        <w:t xml:space="preserve">Rangpur </w:t>
      </w:r>
      <w:r w:rsidR="00C9473B">
        <w:rPr>
          <w:rFonts w:ascii="Times New Roman" w:hAnsi="Times New Roman" w:cs="Times New Roman"/>
          <w:bCs/>
          <w:sz w:val="24"/>
          <w:szCs w:val="24"/>
        </w:rPr>
        <w:t xml:space="preserve">were less </w:t>
      </w:r>
      <w:r w:rsidR="003F7E06">
        <w:rPr>
          <w:rFonts w:ascii="Times New Roman" w:hAnsi="Times New Roman" w:cs="Times New Roman"/>
          <w:bCs/>
          <w:sz w:val="24"/>
          <w:szCs w:val="24"/>
        </w:rPr>
        <w:t>at risk</w:t>
      </w:r>
      <w:r w:rsidR="00C9473B">
        <w:rPr>
          <w:rFonts w:ascii="Times New Roman" w:hAnsi="Times New Roman" w:cs="Times New Roman"/>
          <w:bCs/>
          <w:sz w:val="24"/>
          <w:szCs w:val="24"/>
        </w:rPr>
        <w:t xml:space="preserve"> o</w:t>
      </w:r>
      <w:r w:rsidR="003F7E06">
        <w:rPr>
          <w:rFonts w:ascii="Times New Roman" w:hAnsi="Times New Roman" w:cs="Times New Roman"/>
          <w:bCs/>
          <w:sz w:val="24"/>
          <w:szCs w:val="24"/>
        </w:rPr>
        <w:t>f</w:t>
      </w:r>
      <w:r w:rsidR="00C9473B">
        <w:rPr>
          <w:rFonts w:ascii="Times New Roman" w:hAnsi="Times New Roman" w:cs="Times New Roman"/>
          <w:bCs/>
          <w:sz w:val="24"/>
          <w:szCs w:val="24"/>
        </w:rPr>
        <w:t xml:space="preserve"> </w:t>
      </w:r>
      <w:r w:rsidR="003F7E06">
        <w:rPr>
          <w:rFonts w:ascii="Times New Roman" w:hAnsi="Times New Roman" w:cs="Times New Roman"/>
          <w:bCs/>
          <w:sz w:val="24"/>
          <w:szCs w:val="24"/>
        </w:rPr>
        <w:t xml:space="preserve">having </w:t>
      </w:r>
      <w:r w:rsidR="00C9473B">
        <w:rPr>
          <w:rFonts w:ascii="Times New Roman" w:hAnsi="Times New Roman" w:cs="Times New Roman"/>
          <w:bCs/>
          <w:sz w:val="24"/>
          <w:szCs w:val="24"/>
        </w:rPr>
        <w:t>diarrhea</w:t>
      </w:r>
      <w:r w:rsidR="003C0B43">
        <w:rPr>
          <w:rFonts w:ascii="Times New Roman" w:hAnsi="Times New Roman" w:cs="Times New Roman"/>
          <w:bCs/>
          <w:sz w:val="24"/>
          <w:szCs w:val="24"/>
        </w:rPr>
        <w:t xml:space="preserve"> in 2019</w:t>
      </w:r>
      <w:r w:rsidR="008D0FED">
        <w:rPr>
          <w:rFonts w:ascii="Times New Roman" w:hAnsi="Times New Roman" w:cs="Times New Roman"/>
          <w:bCs/>
          <w:sz w:val="24"/>
          <w:szCs w:val="24"/>
        </w:rPr>
        <w:t xml:space="preserve">. </w:t>
      </w:r>
      <w:r w:rsidR="00351581">
        <w:rPr>
          <w:rFonts w:ascii="Times New Roman" w:hAnsi="Times New Roman" w:cs="Times New Roman"/>
          <w:bCs/>
          <w:sz w:val="24"/>
          <w:szCs w:val="24"/>
        </w:rPr>
        <w:t xml:space="preserve">The </w:t>
      </w:r>
      <w:r w:rsidR="00D324B9">
        <w:rPr>
          <w:rFonts w:ascii="Times New Roman" w:hAnsi="Times New Roman" w:cs="Times New Roman"/>
          <w:bCs/>
          <w:sz w:val="24"/>
          <w:szCs w:val="24"/>
        </w:rPr>
        <w:t>water-</w:t>
      </w:r>
      <w:r w:rsidR="009560DD">
        <w:rPr>
          <w:rFonts w:ascii="Times New Roman" w:hAnsi="Times New Roman" w:cs="Times New Roman"/>
          <w:bCs/>
          <w:sz w:val="24"/>
          <w:szCs w:val="24"/>
        </w:rPr>
        <w:t>borne</w:t>
      </w:r>
      <w:r w:rsidR="00D324B9">
        <w:rPr>
          <w:rFonts w:ascii="Times New Roman" w:hAnsi="Times New Roman" w:cs="Times New Roman"/>
          <w:bCs/>
          <w:sz w:val="24"/>
          <w:szCs w:val="24"/>
        </w:rPr>
        <w:t xml:space="preserve"> disease</w:t>
      </w:r>
      <w:r w:rsidR="00FC4FE5">
        <w:rPr>
          <w:rFonts w:ascii="Times New Roman" w:hAnsi="Times New Roman" w:cs="Times New Roman"/>
          <w:bCs/>
          <w:sz w:val="24"/>
          <w:szCs w:val="24"/>
        </w:rPr>
        <w:t>s</w:t>
      </w:r>
      <w:r w:rsidR="00D324B9">
        <w:rPr>
          <w:rFonts w:ascii="Times New Roman" w:hAnsi="Times New Roman" w:cs="Times New Roman"/>
          <w:bCs/>
          <w:sz w:val="24"/>
          <w:szCs w:val="24"/>
        </w:rPr>
        <w:t xml:space="preserve"> like diarrhea are more observed in water-prone</w:t>
      </w:r>
      <w:r w:rsidR="00351D0D">
        <w:rPr>
          <w:rFonts w:ascii="Times New Roman" w:hAnsi="Times New Roman" w:cs="Times New Roman"/>
          <w:bCs/>
          <w:sz w:val="24"/>
          <w:szCs w:val="24"/>
        </w:rPr>
        <w:t xml:space="preserve"> </w:t>
      </w:r>
      <w:r w:rsidR="00D324B9">
        <w:rPr>
          <w:rFonts w:ascii="Times New Roman" w:hAnsi="Times New Roman" w:cs="Times New Roman"/>
          <w:bCs/>
          <w:sz w:val="24"/>
          <w:szCs w:val="24"/>
        </w:rPr>
        <w:t>a</w:t>
      </w:r>
      <w:r w:rsidR="00FC4FE5">
        <w:rPr>
          <w:rFonts w:ascii="Times New Roman" w:hAnsi="Times New Roman" w:cs="Times New Roman"/>
          <w:bCs/>
          <w:sz w:val="24"/>
          <w:szCs w:val="24"/>
        </w:rPr>
        <w:t>r</w:t>
      </w:r>
      <w:r w:rsidR="009459F5">
        <w:rPr>
          <w:rFonts w:ascii="Times New Roman" w:hAnsi="Times New Roman" w:cs="Times New Roman"/>
          <w:bCs/>
          <w:sz w:val="24"/>
          <w:szCs w:val="24"/>
        </w:rPr>
        <w:t>ea</w:t>
      </w:r>
      <w:r w:rsidR="00D324B9">
        <w:rPr>
          <w:rFonts w:ascii="Times New Roman" w:hAnsi="Times New Roman" w:cs="Times New Roman"/>
          <w:bCs/>
          <w:sz w:val="24"/>
          <w:szCs w:val="24"/>
        </w:rPr>
        <w:t xml:space="preserve">s like the </w:t>
      </w:r>
      <w:r w:rsidR="00FC4FE5">
        <w:rPr>
          <w:rFonts w:ascii="Times New Roman" w:hAnsi="Times New Roman" w:cs="Times New Roman"/>
          <w:bCs/>
          <w:sz w:val="24"/>
          <w:szCs w:val="24"/>
        </w:rPr>
        <w:t>northeastern and southern parts of Bangladesh</w:t>
      </w:r>
      <w:r w:rsidR="003F7E06">
        <w:rPr>
          <w:rFonts w:ascii="Times New Roman" w:hAnsi="Times New Roman" w:cs="Times New Roman"/>
          <w:bCs/>
          <w:sz w:val="24"/>
          <w:szCs w:val="24"/>
        </w:rPr>
        <w:t xml:space="preserve"> </w:t>
      </w:r>
      <w:r w:rsidR="00534221">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{"citationID":"xNBQT6pB","properties":{"formattedCitation":"[58]","plainCitation":"[58]","noteIndex":0},"citationItems":[{"id":1601,"uris":["http://zotero.org/users/4185209/items/ZSV5WB2Y"],"itemData":{"id":1601,"type":"article-journal","abstract":"The demand for district level statistics has increased tremendously in Bangladesh due to existence of decentralised approach to governance and service provision. The Bangladesh Demographic Health Surveys (BDHS) provide a wide range of invaluable data at the national and divisional level but they cannot be used directly to produce reliable district-level estimates due to insufficient sample sizes. The small area estimation (SAE) technique overcomes the sample size challenges and can produce reliable estimates at the district level. This paper uses SAE approach to generate model-based district-level estimates of diarrhoea prevalence among under-5 children in Bangladesh by linking data from the 2014 BDHS and the 2011 Population Census. The diagnostics measures show that the model-based estimates are precise and representative when compared to the direct survey estimates. Spatial distribution of the precise estimates of diarrhoea prevalence reveals significant inequality at district-level (ranged 1.1–13.4%) with particular emphasis in the coastal and north-eastern districts. Findings of the study might be useful for designing effective policies, interventions and strengthening local-level governance.","container-title":"PLOS ONE","DOI":"10.1371/journal.pone.0211062","ISSN":"1932-6203","issue":"2","journalAbbreviation":"PLOS ONE","language":"en","note":"publisher: Public Library of Science","page":"e0211062","source":"PLoS Journals","title":"District level estimates and mapping of prevalence of diarrhoea among under-five children in Bangladesh by combining survey and census data","volume":"14","author":[{"family":"Das","given":"Sumonkanti"},{"family":"Chandra","given":"Hukum"},{"family":"Saha","given":"Unnati Rani"}],"issued":{"date-parts":[["2019",2,1]]}}}],"schema":"https://github.com/citation-style-language/schema/raw/master/csl-citation.json"} </w:instrText>
      </w:r>
      <w:r w:rsidR="00534221">
        <w:rPr>
          <w:rFonts w:ascii="Times New Roman" w:hAnsi="Times New Roman" w:cs="Times New Roman"/>
          <w:bCs/>
          <w:sz w:val="24"/>
          <w:szCs w:val="24"/>
        </w:rPr>
        <w:fldChar w:fldCharType="separate"/>
      </w:r>
      <w:r w:rsidR="00361F8D" w:rsidRPr="00361F8D">
        <w:rPr>
          <w:rFonts w:ascii="Times New Roman" w:hAnsi="Times New Roman" w:cs="Times New Roman"/>
          <w:sz w:val="24"/>
        </w:rPr>
        <w:t>[58]</w:t>
      </w:r>
      <w:r w:rsidR="00534221">
        <w:rPr>
          <w:rFonts w:ascii="Times New Roman" w:hAnsi="Times New Roman" w:cs="Times New Roman"/>
          <w:bCs/>
          <w:sz w:val="24"/>
          <w:szCs w:val="24"/>
        </w:rPr>
        <w:fldChar w:fldCharType="end"/>
      </w:r>
      <w:r w:rsidR="00BD65FF">
        <w:rPr>
          <w:rFonts w:ascii="Times New Roman" w:hAnsi="Times New Roman" w:cs="Times New Roman"/>
          <w:bCs/>
          <w:sz w:val="24"/>
          <w:szCs w:val="24"/>
        </w:rPr>
        <w:t xml:space="preserve">. Sylhet </w:t>
      </w:r>
      <w:r w:rsidR="004E3A3B">
        <w:rPr>
          <w:rFonts w:ascii="Times New Roman" w:hAnsi="Times New Roman" w:cs="Times New Roman"/>
          <w:bCs/>
          <w:sz w:val="24"/>
          <w:szCs w:val="24"/>
        </w:rPr>
        <w:t>division always faces sudden floods during the rainy season, and the water gets stuck in several areas of Sylhet for a long time</w:t>
      </w:r>
      <w:r w:rsidR="005037F6">
        <w:rPr>
          <w:rFonts w:ascii="Times New Roman" w:hAnsi="Times New Roman" w:cs="Times New Roman"/>
          <w:bCs/>
          <w:sz w:val="24"/>
          <w:szCs w:val="24"/>
        </w:rPr>
        <w:t>, providing</w:t>
      </w:r>
      <w:r w:rsidR="004E3A3B">
        <w:rPr>
          <w:rFonts w:ascii="Times New Roman" w:hAnsi="Times New Roman" w:cs="Times New Roman"/>
          <w:bCs/>
          <w:sz w:val="24"/>
          <w:szCs w:val="24"/>
        </w:rPr>
        <w:t xml:space="preserve"> </w:t>
      </w:r>
      <w:r w:rsidR="00CC3153">
        <w:rPr>
          <w:rFonts w:ascii="Times New Roman" w:hAnsi="Times New Roman" w:cs="Times New Roman"/>
          <w:bCs/>
          <w:sz w:val="24"/>
          <w:szCs w:val="24"/>
        </w:rPr>
        <w:t xml:space="preserve">a </w:t>
      </w:r>
      <w:r w:rsidR="00DB66FB">
        <w:rPr>
          <w:rFonts w:ascii="Times New Roman" w:hAnsi="Times New Roman" w:cs="Times New Roman"/>
          <w:bCs/>
          <w:sz w:val="24"/>
          <w:szCs w:val="24"/>
        </w:rPr>
        <w:t>favorable</w:t>
      </w:r>
      <w:r w:rsidR="004E3A3B">
        <w:rPr>
          <w:rFonts w:ascii="Times New Roman" w:hAnsi="Times New Roman" w:cs="Times New Roman"/>
          <w:bCs/>
          <w:sz w:val="24"/>
          <w:szCs w:val="24"/>
        </w:rPr>
        <w:t xml:space="preserve"> </w:t>
      </w:r>
      <w:r w:rsidR="00CC3153">
        <w:rPr>
          <w:rFonts w:ascii="Times New Roman" w:hAnsi="Times New Roman" w:cs="Times New Roman"/>
          <w:bCs/>
          <w:sz w:val="24"/>
          <w:szCs w:val="24"/>
        </w:rPr>
        <w:t>state to increase the infection of diarrhea</w:t>
      </w:r>
      <w:r w:rsidR="005037F6">
        <w:rPr>
          <w:rFonts w:ascii="Times New Roman" w:hAnsi="Times New Roman" w:cs="Times New Roman"/>
          <w:bCs/>
          <w:sz w:val="24"/>
          <w:szCs w:val="24"/>
        </w:rPr>
        <w:t xml:space="preserve"> among peo</w:t>
      </w:r>
      <w:r w:rsidR="0022145E">
        <w:rPr>
          <w:rFonts w:ascii="Times New Roman" w:hAnsi="Times New Roman" w:cs="Times New Roman"/>
          <w:bCs/>
          <w:sz w:val="24"/>
          <w:szCs w:val="24"/>
        </w:rPr>
        <w:t>ple</w:t>
      </w:r>
      <w:r w:rsidR="00CC3153">
        <w:rPr>
          <w:rFonts w:ascii="Times New Roman" w:hAnsi="Times New Roman" w:cs="Times New Roman"/>
          <w:bCs/>
          <w:sz w:val="24"/>
          <w:szCs w:val="24"/>
        </w:rPr>
        <w:t xml:space="preserve">. </w:t>
      </w:r>
      <w:r w:rsidR="0022145E">
        <w:rPr>
          <w:rFonts w:ascii="Times New Roman" w:hAnsi="Times New Roman" w:cs="Times New Roman"/>
          <w:bCs/>
          <w:sz w:val="24"/>
          <w:szCs w:val="24"/>
        </w:rPr>
        <w:t xml:space="preserve">Moreover, </w:t>
      </w:r>
      <w:r w:rsidR="003208AB">
        <w:rPr>
          <w:rFonts w:ascii="Times New Roman" w:hAnsi="Times New Roman" w:cs="Times New Roman"/>
          <w:bCs/>
          <w:sz w:val="24"/>
          <w:szCs w:val="24"/>
        </w:rPr>
        <w:t xml:space="preserve">some districts of </w:t>
      </w:r>
      <w:r w:rsidR="00CD201F">
        <w:rPr>
          <w:rFonts w:ascii="Times New Roman" w:hAnsi="Times New Roman" w:cs="Times New Roman"/>
          <w:bCs/>
          <w:sz w:val="24"/>
          <w:szCs w:val="24"/>
        </w:rPr>
        <w:t xml:space="preserve">the </w:t>
      </w:r>
      <w:r w:rsidR="009E1EE8">
        <w:rPr>
          <w:rFonts w:ascii="Times New Roman" w:hAnsi="Times New Roman" w:cs="Times New Roman"/>
          <w:bCs/>
          <w:sz w:val="24"/>
          <w:szCs w:val="24"/>
        </w:rPr>
        <w:t xml:space="preserve">Khulna, </w:t>
      </w:r>
      <w:r w:rsidR="0022145E">
        <w:rPr>
          <w:rFonts w:ascii="Times New Roman" w:hAnsi="Times New Roman" w:cs="Times New Roman"/>
          <w:bCs/>
          <w:sz w:val="24"/>
          <w:szCs w:val="24"/>
        </w:rPr>
        <w:t>Barisal and Chittagong division</w:t>
      </w:r>
      <w:r w:rsidR="009E1EE8">
        <w:rPr>
          <w:rFonts w:ascii="Times New Roman" w:hAnsi="Times New Roman" w:cs="Times New Roman"/>
          <w:bCs/>
          <w:sz w:val="24"/>
          <w:szCs w:val="24"/>
        </w:rPr>
        <w:t xml:space="preserve">s are part of </w:t>
      </w:r>
      <w:r w:rsidR="00351D0D">
        <w:rPr>
          <w:rFonts w:ascii="Times New Roman" w:hAnsi="Times New Roman" w:cs="Times New Roman"/>
          <w:bCs/>
          <w:sz w:val="24"/>
          <w:szCs w:val="24"/>
        </w:rPr>
        <w:t xml:space="preserve">the </w:t>
      </w:r>
      <w:r w:rsidR="009E1EE8">
        <w:rPr>
          <w:rFonts w:ascii="Times New Roman" w:hAnsi="Times New Roman" w:cs="Times New Roman"/>
          <w:bCs/>
          <w:sz w:val="24"/>
          <w:szCs w:val="24"/>
        </w:rPr>
        <w:t xml:space="preserve">southern coastal region </w:t>
      </w:r>
      <w:r w:rsidR="00A95C8E">
        <w:rPr>
          <w:rFonts w:ascii="Times New Roman" w:hAnsi="Times New Roman" w:cs="Times New Roman"/>
          <w:bCs/>
          <w:sz w:val="24"/>
          <w:szCs w:val="24"/>
        </w:rPr>
        <w:t>with salty water</w:t>
      </w:r>
      <w:r w:rsidR="00534221">
        <w:rPr>
          <w:rFonts w:ascii="Times New Roman" w:hAnsi="Times New Roman" w:cs="Times New Roman"/>
          <w:bCs/>
          <w:sz w:val="24"/>
          <w:szCs w:val="24"/>
        </w:rPr>
        <w:t xml:space="preserve"> </w:t>
      </w:r>
      <w:r w:rsidR="003B4D03">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{"citationID":"yJDJpif0","properties":{"formattedCitation":"[59]","plainCitation":"[59]","noteIndex":0},"citationItems":[{"id":1604,"uris":["http://zotero.org/users/4185209/items/T6QM39Y6"],"itemData":{"id":1604,"type":"article-journal","abstract":"Pervasive salinity in soil and water is affecting agricultural yield and the health of millions of delta dwellers in Asia. This is also being exacerbated by climate change through increases in sea level and tropical storm surges. One consequence of this has been a widespread introduction of salt water shrimp farming. Here, we show, using field data and modeling, how changes in climate and land use are likely to result in increased salinization of shallow groundwater in SE Asian mega-deltas. We also explore possible adaptation options. We find that possible future increase of episodic inundation events, combined with salt water shrimp farming, will cause rapid salinization of groundwater in the region making it less suitable for drinking water and irrigation. However, modified land use and water management practices can mitigate the impacts on groundwater, as well as the overlying soil, from future salinization. The study therefore provides guidance for adaptation planning to reduce future salinization in Asian deltas.","container-title":"Environmental Management","DOI":"10.1007/s00267-019-01220-4","ISSN":"1432-1009","issue":"5","journalAbbreviation":"Environmental Management","language":"en","page":"640-649","source":"Springer Link","title":"Impact of Climate Change and Land Use on Groundwater Salinization in Southern Bangladesh—Implications for Other Asian Deltas","volume":"64","author":[{"family":"Islam","given":"M. A."},{"family":"Hoque","given":"M. A."},{"family":"Ahmed","given":"K. M."},{"family":"Butler","given":"A. P."}],"issued":{"date-parts":[["2019",11,1]]}}}],"schema":"https://github.com/citation-style-language/schema/raw/master/csl-citation.json"} </w:instrText>
      </w:r>
      <w:r w:rsidR="003B4D03">
        <w:rPr>
          <w:rFonts w:ascii="Times New Roman" w:hAnsi="Times New Roman" w:cs="Times New Roman"/>
          <w:bCs/>
          <w:sz w:val="24"/>
          <w:szCs w:val="24"/>
        </w:rPr>
        <w:fldChar w:fldCharType="separate"/>
      </w:r>
      <w:r w:rsidR="00361F8D" w:rsidRPr="00361F8D">
        <w:rPr>
          <w:rFonts w:ascii="Times New Roman" w:hAnsi="Times New Roman" w:cs="Times New Roman"/>
          <w:sz w:val="24"/>
        </w:rPr>
        <w:t>[59]</w:t>
      </w:r>
      <w:r w:rsidR="003B4D03">
        <w:rPr>
          <w:rFonts w:ascii="Times New Roman" w:hAnsi="Times New Roman" w:cs="Times New Roman"/>
          <w:bCs/>
          <w:sz w:val="24"/>
          <w:szCs w:val="24"/>
        </w:rPr>
        <w:fldChar w:fldCharType="end"/>
      </w:r>
      <w:r w:rsidR="00351D0D">
        <w:rPr>
          <w:rFonts w:ascii="Times New Roman" w:hAnsi="Times New Roman" w:cs="Times New Roman"/>
          <w:bCs/>
          <w:sz w:val="24"/>
          <w:szCs w:val="24"/>
        </w:rPr>
        <w:t>.</w:t>
      </w:r>
      <w:r w:rsidR="009459F5">
        <w:rPr>
          <w:rFonts w:ascii="Times New Roman" w:hAnsi="Times New Roman" w:cs="Times New Roman"/>
          <w:bCs/>
          <w:sz w:val="24"/>
          <w:szCs w:val="24"/>
        </w:rPr>
        <w:t xml:space="preserve"> </w:t>
      </w:r>
      <w:r w:rsidR="003630AB">
        <w:rPr>
          <w:rFonts w:ascii="Times New Roman" w:hAnsi="Times New Roman" w:cs="Times New Roman"/>
          <w:bCs/>
          <w:sz w:val="24"/>
          <w:szCs w:val="24"/>
        </w:rPr>
        <w:t>The chance of having diarrhea was higher for children from these places than in other parts of Bangladesh.</w:t>
      </w:r>
      <w:r w:rsidR="000808D2">
        <w:rPr>
          <w:rFonts w:ascii="Times New Roman" w:hAnsi="Times New Roman" w:cs="Times New Roman"/>
          <w:bCs/>
          <w:sz w:val="24"/>
          <w:szCs w:val="24"/>
        </w:rPr>
        <w:t xml:space="preserve"> </w:t>
      </w:r>
      <w:r w:rsidR="00CC3153">
        <w:rPr>
          <w:rFonts w:ascii="Times New Roman" w:hAnsi="Times New Roman" w:cs="Times New Roman"/>
          <w:bCs/>
          <w:sz w:val="24"/>
          <w:szCs w:val="24"/>
        </w:rPr>
        <w:t xml:space="preserve"> </w:t>
      </w:r>
      <w:r w:rsidR="00944F32">
        <w:rPr>
          <w:rFonts w:ascii="Times New Roman" w:hAnsi="Times New Roman" w:cs="Times New Roman"/>
          <w:bCs/>
          <w:sz w:val="24"/>
          <w:szCs w:val="24"/>
        </w:rPr>
        <w:t xml:space="preserve">We found that </w:t>
      </w:r>
      <w:r w:rsidR="00291334">
        <w:rPr>
          <w:rFonts w:ascii="Times New Roman" w:hAnsi="Times New Roman" w:cs="Times New Roman"/>
          <w:bCs/>
          <w:sz w:val="24"/>
          <w:szCs w:val="24"/>
        </w:rPr>
        <w:t>M</w:t>
      </w:r>
      <w:r w:rsidR="00944F32">
        <w:rPr>
          <w:rFonts w:ascii="Times New Roman" w:hAnsi="Times New Roman" w:cs="Times New Roman"/>
          <w:bCs/>
          <w:sz w:val="24"/>
          <w:szCs w:val="24"/>
        </w:rPr>
        <w:t xml:space="preserve">uslim children </w:t>
      </w:r>
      <w:r w:rsidR="00291334">
        <w:rPr>
          <w:rFonts w:ascii="Times New Roman" w:hAnsi="Times New Roman" w:cs="Times New Roman"/>
          <w:bCs/>
          <w:sz w:val="24"/>
          <w:szCs w:val="24"/>
        </w:rPr>
        <w:t>we</w:t>
      </w:r>
      <w:r w:rsidR="00944F32">
        <w:rPr>
          <w:rFonts w:ascii="Times New Roman" w:hAnsi="Times New Roman" w:cs="Times New Roman"/>
          <w:bCs/>
          <w:sz w:val="24"/>
          <w:szCs w:val="24"/>
        </w:rPr>
        <w:t xml:space="preserve">re more at risk of having diarrhea in 2019. </w:t>
      </w:r>
      <w:r w:rsidR="00D86735">
        <w:rPr>
          <w:rFonts w:ascii="Times New Roman" w:hAnsi="Times New Roman" w:cs="Times New Roman"/>
          <w:bCs/>
          <w:sz w:val="24"/>
          <w:szCs w:val="24"/>
        </w:rPr>
        <w:t xml:space="preserve">More than 90 percent </w:t>
      </w:r>
      <w:r w:rsidR="00944F32">
        <w:rPr>
          <w:rFonts w:ascii="Times New Roman" w:hAnsi="Times New Roman" w:cs="Times New Roman"/>
          <w:bCs/>
          <w:sz w:val="24"/>
          <w:szCs w:val="24"/>
        </w:rPr>
        <w:t xml:space="preserve">of </w:t>
      </w:r>
      <w:r w:rsidR="00D86735">
        <w:rPr>
          <w:rFonts w:ascii="Times New Roman" w:hAnsi="Times New Roman" w:cs="Times New Roman"/>
          <w:bCs/>
          <w:sz w:val="24"/>
          <w:szCs w:val="24"/>
        </w:rPr>
        <w:t>children were from Muslim famil</w:t>
      </w:r>
      <w:r w:rsidR="00291334">
        <w:rPr>
          <w:rFonts w:ascii="Times New Roman" w:hAnsi="Times New Roman" w:cs="Times New Roman"/>
          <w:bCs/>
          <w:sz w:val="24"/>
          <w:szCs w:val="24"/>
        </w:rPr>
        <w:t>ies,</w:t>
      </w:r>
      <w:r w:rsidR="00D86735">
        <w:rPr>
          <w:rFonts w:ascii="Times New Roman" w:hAnsi="Times New Roman" w:cs="Times New Roman"/>
          <w:bCs/>
          <w:sz w:val="24"/>
          <w:szCs w:val="24"/>
        </w:rPr>
        <w:t xml:space="preserve"> </w:t>
      </w:r>
      <w:r w:rsidR="00DA1CB7">
        <w:rPr>
          <w:rFonts w:ascii="Times New Roman" w:hAnsi="Times New Roman" w:cs="Times New Roman"/>
          <w:bCs/>
          <w:sz w:val="24"/>
          <w:szCs w:val="24"/>
        </w:rPr>
        <w:t xml:space="preserve">and </w:t>
      </w:r>
      <w:r w:rsidR="00573A01">
        <w:rPr>
          <w:rFonts w:ascii="Times New Roman" w:hAnsi="Times New Roman" w:cs="Times New Roman"/>
          <w:bCs/>
          <w:sz w:val="24"/>
          <w:szCs w:val="24"/>
        </w:rPr>
        <w:t>due to th</w:t>
      </w:r>
      <w:r w:rsidR="00291334">
        <w:rPr>
          <w:rFonts w:ascii="Times New Roman" w:hAnsi="Times New Roman" w:cs="Times New Roman"/>
          <w:bCs/>
          <w:sz w:val="24"/>
          <w:szCs w:val="24"/>
        </w:rPr>
        <w:t>e</w:t>
      </w:r>
      <w:r w:rsidR="00573A01">
        <w:rPr>
          <w:rFonts w:ascii="Times New Roman" w:hAnsi="Times New Roman" w:cs="Times New Roman"/>
          <w:bCs/>
          <w:sz w:val="24"/>
          <w:szCs w:val="24"/>
        </w:rPr>
        <w:t xml:space="preserve"> unbalanced status of this factor</w:t>
      </w:r>
      <w:r w:rsidR="00BB6156">
        <w:rPr>
          <w:rFonts w:ascii="Times New Roman" w:hAnsi="Times New Roman" w:cs="Times New Roman"/>
          <w:bCs/>
          <w:sz w:val="24"/>
          <w:szCs w:val="24"/>
        </w:rPr>
        <w:t xml:space="preserve">, the finding </w:t>
      </w:r>
      <w:r w:rsidR="00EA6390">
        <w:rPr>
          <w:rFonts w:ascii="Times New Roman" w:hAnsi="Times New Roman" w:cs="Times New Roman"/>
          <w:bCs/>
          <w:sz w:val="24"/>
          <w:szCs w:val="24"/>
        </w:rPr>
        <w:t>related to</w:t>
      </w:r>
      <w:r w:rsidR="00883D81">
        <w:rPr>
          <w:rFonts w:ascii="Times New Roman" w:hAnsi="Times New Roman" w:cs="Times New Roman"/>
          <w:bCs/>
          <w:sz w:val="24"/>
          <w:szCs w:val="24"/>
        </w:rPr>
        <w:t xml:space="preserve"> thi</w:t>
      </w:r>
      <w:r w:rsidR="00EA6390">
        <w:rPr>
          <w:rFonts w:ascii="Times New Roman" w:hAnsi="Times New Roman" w:cs="Times New Roman"/>
          <w:bCs/>
          <w:sz w:val="24"/>
          <w:szCs w:val="24"/>
        </w:rPr>
        <w:t>s</w:t>
      </w:r>
      <w:r w:rsidR="00883D81">
        <w:rPr>
          <w:rFonts w:ascii="Times New Roman" w:hAnsi="Times New Roman" w:cs="Times New Roman"/>
          <w:bCs/>
          <w:sz w:val="24"/>
          <w:szCs w:val="24"/>
        </w:rPr>
        <w:t xml:space="preserve"> lack</w:t>
      </w:r>
      <w:r w:rsidR="00EA6390">
        <w:rPr>
          <w:rFonts w:ascii="Times New Roman" w:hAnsi="Times New Roman" w:cs="Times New Roman"/>
          <w:bCs/>
          <w:sz w:val="24"/>
          <w:szCs w:val="24"/>
        </w:rPr>
        <w:t>s</w:t>
      </w:r>
      <w:r w:rsidR="00C90983">
        <w:rPr>
          <w:rFonts w:ascii="Times New Roman" w:hAnsi="Times New Roman" w:cs="Times New Roman"/>
          <w:bCs/>
          <w:sz w:val="24"/>
          <w:szCs w:val="24"/>
        </w:rPr>
        <w:t xml:space="preserve"> accuracy</w:t>
      </w:r>
      <w:r w:rsidR="0015001C">
        <w:rPr>
          <w:rFonts w:ascii="Times New Roman" w:hAnsi="Times New Roman" w:cs="Times New Roman"/>
          <w:bCs/>
          <w:sz w:val="24"/>
          <w:szCs w:val="24"/>
        </w:rPr>
        <w:t xml:space="preserve"> </w:t>
      </w:r>
      <w:r w:rsidR="0015001C">
        <w:rPr>
          <w:rFonts w:ascii="Times New Roman" w:hAnsi="Times New Roman" w:cs="Times New Roman"/>
          <w:bCs/>
          <w:sz w:val="24"/>
          <w:szCs w:val="24"/>
        </w:rPr>
        <w:fldChar w:fldCharType="begin"/>
      </w:r>
      <w:r w:rsidR="00361F8D">
        <w:rPr>
          <w:rFonts w:ascii="Times New Roman" w:hAnsi="Times New Roman" w:cs="Times New Roman"/>
          <w:bCs/>
          <w:sz w:val="24"/>
          <w:szCs w:val="24"/>
        </w:rPr>
        <w:instrText xml:space="preserve"> ADDIN ZOTERO_ITEM CSL_CITATION {"citationID":"vkZ9D6CC","properties":{"formattedCitation":"[60]","plainCitation":"[60]","noteIndex":0},"citationItems":[{"id":1606,"uris":["http://zotero.org/users/4185209/items/5HM3JXSX"],"itemData":{"id":1606,"type":"article-journal","abstract":"Binary variables have two possible outcomes: occurrence or non-occurrence of an event (usually with 1 and 0 values, respectively). Binary data are common in ecology, including studies of presence/absence, alive/dead, and change/no-change. Logistic regression analysis has been widely used to model binary response variables. Unbalanced data (i.e., an extremely larger proportion of zeros than ones) are often found across a variety of ecological datasets. Sometimes the data are balanced (i.e., same amount of zeros and ones) before fitting the model, however, the statistical implications of balancing (or not) the data remain unclear. We assessed the statistical effects of balancing data when fitting a logistic regression model by studying both its statistical properties of the estimated parameters and its predictive capabilities. We used a base forest-mortality model as reference, and by using stochastic simulations representing different configurations of 0/1 data in a sample (unbalanced data scenarios), we fitted the logistic regression model by maximum likelihood. For each scenario we computed the bias and variance of the estimated parameters and several prediction indexes. We found that the variability of the estimated parameters is affected, with the balanced-data scenario having the lowest variability, thus, affecting the statistical inference as well. Furthermore, the prediction capabilities of the model are altered by balancing the data, with the balanced-data scenario having the better sensitivity/specificity ratio. Balancing, or not, the data to be used for fitting a logistic regression models may affect the conclusion that can arise from the fitted model and its subsequent applications.","container-title":"Ecological Indicators","DOI":"10.1016/j.ecolind.2017.10.030","ISSN":"1470-160X","journalAbbreviation":"Ecological Indicators","language":"en","page":"502-508","source":"ScienceDirect","title":"A study on the effects of unbalanced data when fitting logistic regression models in ecology","volume":"85","author":[{"family":"Salas-Eljatib","given":"Christian"},{"family":"Fuentes-Ramirez","given":"Andres"},{"family":"Gregoire","given":"Timothy G."},{"family":"Altamirano","given":"Adison"},{"family":"Yaitul","given":"Valeska"}],"issued":{"date-parts":[["2018",2,1]]}}}],"schema":"https://github.com/citation-style-language/schema/raw/master/csl-citation.json"} </w:instrText>
      </w:r>
      <w:r w:rsidR="0015001C">
        <w:rPr>
          <w:rFonts w:ascii="Times New Roman" w:hAnsi="Times New Roman" w:cs="Times New Roman"/>
          <w:bCs/>
          <w:sz w:val="24"/>
          <w:szCs w:val="24"/>
        </w:rPr>
        <w:fldChar w:fldCharType="separate"/>
      </w:r>
      <w:r w:rsidR="00361F8D" w:rsidRPr="00361F8D">
        <w:rPr>
          <w:rFonts w:ascii="Times New Roman" w:hAnsi="Times New Roman" w:cs="Times New Roman"/>
          <w:sz w:val="24"/>
        </w:rPr>
        <w:t>[60]</w:t>
      </w:r>
      <w:r w:rsidR="0015001C">
        <w:rPr>
          <w:rFonts w:ascii="Times New Roman" w:hAnsi="Times New Roman" w:cs="Times New Roman"/>
          <w:bCs/>
          <w:sz w:val="24"/>
          <w:szCs w:val="24"/>
        </w:rPr>
        <w:fldChar w:fldCharType="end"/>
      </w:r>
      <w:r w:rsidR="00C90983">
        <w:rPr>
          <w:rFonts w:ascii="Times New Roman" w:hAnsi="Times New Roman" w:cs="Times New Roman"/>
          <w:bCs/>
          <w:sz w:val="24"/>
          <w:szCs w:val="24"/>
        </w:rPr>
        <w:t xml:space="preserve">. </w:t>
      </w:r>
      <w:r w:rsidR="00B26BFC">
        <w:rPr>
          <w:rFonts w:ascii="Times New Roman" w:hAnsi="Times New Roman" w:cs="Times New Roman"/>
          <w:bCs/>
          <w:sz w:val="24"/>
          <w:szCs w:val="24"/>
        </w:rPr>
        <w:t xml:space="preserve">To accurately assess the </w:t>
      </w:r>
      <w:r w:rsidR="0051369E">
        <w:rPr>
          <w:rFonts w:ascii="Times New Roman" w:hAnsi="Times New Roman" w:cs="Times New Roman"/>
          <w:bCs/>
          <w:sz w:val="24"/>
          <w:szCs w:val="24"/>
        </w:rPr>
        <w:t xml:space="preserve">effect of religion on </w:t>
      </w:r>
      <w:r w:rsidR="00291334">
        <w:rPr>
          <w:rFonts w:ascii="Times New Roman" w:hAnsi="Times New Roman" w:cs="Times New Roman"/>
          <w:bCs/>
          <w:sz w:val="24"/>
          <w:szCs w:val="24"/>
        </w:rPr>
        <w:t xml:space="preserve">the </w:t>
      </w:r>
      <w:r w:rsidR="0051369E">
        <w:rPr>
          <w:rFonts w:ascii="Times New Roman" w:hAnsi="Times New Roman" w:cs="Times New Roman"/>
          <w:bCs/>
          <w:sz w:val="24"/>
          <w:szCs w:val="24"/>
        </w:rPr>
        <w:t>prevalence of diarrhea through logistic regression require balanced data in terms of this factor</w:t>
      </w:r>
      <w:r w:rsidR="004B3BE9">
        <w:rPr>
          <w:rFonts w:ascii="Times New Roman" w:hAnsi="Times New Roman" w:cs="Times New Roman"/>
          <w:bCs/>
          <w:sz w:val="24"/>
          <w:szCs w:val="24"/>
        </w:rPr>
        <w:t xml:space="preserve"> or </w:t>
      </w:r>
      <w:r w:rsidR="00D419A7">
        <w:rPr>
          <w:rFonts w:ascii="Times New Roman" w:hAnsi="Times New Roman" w:cs="Times New Roman"/>
          <w:bCs/>
          <w:sz w:val="24"/>
          <w:szCs w:val="24"/>
        </w:rPr>
        <w:t>application of modified machine learning methods</w:t>
      </w:r>
      <w:r w:rsidR="0086433B">
        <w:rPr>
          <w:rFonts w:ascii="Times New Roman" w:hAnsi="Times New Roman" w:cs="Times New Roman"/>
          <w:bCs/>
          <w:sz w:val="24"/>
          <w:szCs w:val="24"/>
        </w:rPr>
        <w:t>.</w:t>
      </w:r>
    </w:p>
    <w:p w14:paraId="128363D8" w14:textId="42A6FE15" w:rsidR="000B7200" w:rsidRDefault="00015C91">
      <w:pPr>
        <w:spacing w:line="240" w:lineRule="auto"/>
        <w:rPr>
          <w:rFonts w:ascii="Times New Roman" w:hAnsi="Times New Roman" w:cs="Times New Roman"/>
          <w:b/>
          <w:sz w:val="24"/>
          <w:szCs w:val="24"/>
        </w:rPr>
        <w:pPrChange w:id="5073" w:author="Mohammad Nayeem Hasan" w:date="2023-01-21T14:56:00Z">
          <w:pPr>
            <w:jc w:val="both"/>
          </w:pPr>
        </w:pPrChange>
      </w:pPr>
      <w:r>
        <w:rPr>
          <w:rFonts w:ascii="Times New Roman" w:hAnsi="Times New Roman" w:cs="Times New Roman"/>
          <w:b/>
          <w:sz w:val="24"/>
          <w:szCs w:val="24"/>
        </w:rPr>
        <w:t>Strengths and l</w:t>
      </w:r>
      <w:r w:rsidR="000B7200" w:rsidRPr="00D97196">
        <w:rPr>
          <w:rFonts w:ascii="Times New Roman" w:hAnsi="Times New Roman" w:cs="Times New Roman"/>
          <w:b/>
          <w:sz w:val="24"/>
          <w:szCs w:val="24"/>
        </w:rPr>
        <w:t>imitations:</w:t>
      </w:r>
    </w:p>
    <w:p w14:paraId="548010BC" w14:textId="771E35C1" w:rsidR="0048224B" w:rsidRDefault="00015C91">
      <w:pPr>
        <w:spacing w:line="240" w:lineRule="auto"/>
        <w:ind w:firstLine="720"/>
        <w:rPr>
          <w:rFonts w:ascii="Times New Roman" w:hAnsi="Times New Roman" w:cs="Times New Roman"/>
          <w:color w:val="222222"/>
          <w:sz w:val="24"/>
          <w:szCs w:val="24"/>
          <w:shd w:val="clear" w:color="auto" w:fill="FFFFFF"/>
        </w:rPr>
        <w:pPrChange w:id="5074" w:author="Mohammad Nayeem Hasan" w:date="2023-01-21T14:56:00Z">
          <w:pPr>
            <w:ind w:firstLine="720"/>
            <w:jc w:val="both"/>
          </w:pPr>
        </w:pPrChange>
      </w:pPr>
      <w:commentRangeStart w:id="5075"/>
      <w:r w:rsidRPr="00015C91">
        <w:rPr>
          <w:rFonts w:ascii="Times New Roman" w:hAnsi="Times New Roman" w:cs="Times New Roman"/>
          <w:color w:val="222222"/>
          <w:sz w:val="24"/>
          <w:szCs w:val="24"/>
          <w:shd w:val="clear" w:color="auto" w:fill="FFFFFF"/>
        </w:rPr>
        <w:t>According to our knowledge,</w:t>
      </w:r>
      <w:ins w:id="5076" w:author="Mst. Farzana Akter" w:date="2023-01-10T21:23:00Z">
        <w:r w:rsidR="00D403E1">
          <w:rPr>
            <w:rFonts w:ascii="Times New Roman" w:hAnsi="Times New Roman" w:cs="Times New Roman"/>
            <w:color w:val="222222"/>
            <w:sz w:val="24"/>
            <w:szCs w:val="24"/>
            <w:shd w:val="clear" w:color="auto" w:fill="FFFFFF"/>
          </w:rPr>
          <w:t xml:space="preserve"> </w:t>
        </w:r>
      </w:ins>
      <w:del w:id="5077" w:author="Mst. Farzana Akter" w:date="2023-01-10T21:23:00Z">
        <w:r w:rsidRPr="00015C91" w:rsidDel="00D403E1">
          <w:rPr>
            <w:rFonts w:ascii="Times New Roman" w:hAnsi="Times New Roman" w:cs="Times New Roman"/>
            <w:color w:val="222222"/>
            <w:sz w:val="24"/>
            <w:szCs w:val="24"/>
            <w:shd w:val="clear" w:color="auto" w:fill="FFFFFF"/>
          </w:rPr>
          <w:delText xml:space="preserve"> this is the first investigation of the stat</w:delText>
        </w:r>
        <w:r w:rsidDel="00D403E1">
          <w:rPr>
            <w:rFonts w:ascii="Times New Roman" w:hAnsi="Times New Roman" w:cs="Times New Roman"/>
            <w:color w:val="222222"/>
            <w:sz w:val="24"/>
            <w:szCs w:val="24"/>
            <w:shd w:val="clear" w:color="auto" w:fill="FFFFFF"/>
          </w:rPr>
          <w:delText>us</w:delText>
        </w:r>
        <w:r w:rsidRPr="00015C91" w:rsidDel="00D403E1">
          <w:rPr>
            <w:rFonts w:ascii="Times New Roman" w:hAnsi="Times New Roman" w:cs="Times New Roman"/>
            <w:color w:val="222222"/>
            <w:sz w:val="24"/>
            <w:szCs w:val="24"/>
            <w:shd w:val="clear" w:color="auto" w:fill="FFFFFF"/>
          </w:rPr>
          <w:delText xml:space="preserve"> of diarrhea in Bangladeshi children using the most recent MICS data</w:delText>
        </w:r>
        <w:commentRangeEnd w:id="5075"/>
        <w:r w:rsidR="00257E16" w:rsidDel="00D403E1">
          <w:rPr>
            <w:rStyle w:val="CommentReference"/>
          </w:rPr>
          <w:commentReference w:id="5075"/>
        </w:r>
        <w:r w:rsidRPr="00015C91" w:rsidDel="00D403E1">
          <w:rPr>
            <w:rFonts w:ascii="Times New Roman" w:hAnsi="Times New Roman" w:cs="Times New Roman"/>
            <w:color w:val="222222"/>
            <w:sz w:val="24"/>
            <w:szCs w:val="24"/>
            <w:shd w:val="clear" w:color="auto" w:fill="FFFFFF"/>
          </w:rPr>
          <w:delText xml:space="preserve">. </w:delText>
        </w:r>
      </w:del>
      <w:ins w:id="5078" w:author="Mst. Farzana Akter" w:date="2023-01-09T20:31:00Z">
        <w:r w:rsidR="00DC185C">
          <w:rPr>
            <w:rFonts w:ascii="Times New Roman" w:hAnsi="Times New Roman" w:cs="Times New Roman"/>
            <w:color w:val="222222"/>
            <w:sz w:val="24"/>
            <w:szCs w:val="24"/>
            <w:shd w:val="clear" w:color="auto" w:fill="FFFFFF"/>
          </w:rPr>
          <w:t>MICS data</w:t>
        </w:r>
      </w:ins>
      <w:ins w:id="5079" w:author="Mst. Farzana Akter" w:date="2023-01-09T20:32:00Z">
        <w:r w:rsidR="00632E8B">
          <w:rPr>
            <w:rFonts w:ascii="Times New Roman" w:hAnsi="Times New Roman" w:cs="Times New Roman"/>
            <w:color w:val="222222"/>
            <w:sz w:val="24"/>
            <w:szCs w:val="24"/>
            <w:shd w:val="clear" w:color="auto" w:fill="FFFFFF"/>
          </w:rPr>
          <w:t>,</w:t>
        </w:r>
      </w:ins>
      <w:ins w:id="5080" w:author="Mst. Farzana Akter" w:date="2023-01-09T20:31:00Z">
        <w:r w:rsidR="00DC185C">
          <w:rPr>
            <w:rFonts w:ascii="Times New Roman" w:hAnsi="Times New Roman" w:cs="Times New Roman"/>
            <w:color w:val="222222"/>
            <w:sz w:val="24"/>
            <w:szCs w:val="24"/>
            <w:shd w:val="clear" w:color="auto" w:fill="FFFFFF"/>
          </w:rPr>
          <w:t xml:space="preserve"> </w:t>
        </w:r>
      </w:ins>
      <w:ins w:id="5081" w:author="Mst. Farzana Akter" w:date="2023-01-09T20:32:00Z">
        <w:r w:rsidR="00DC185C">
          <w:rPr>
            <w:rFonts w:ascii="Times New Roman" w:hAnsi="Times New Roman" w:cs="Times New Roman"/>
            <w:color w:val="222222"/>
            <w:sz w:val="24"/>
            <w:szCs w:val="24"/>
            <w:shd w:val="clear" w:color="auto" w:fill="FFFFFF"/>
          </w:rPr>
          <w:t xml:space="preserve">known to be </w:t>
        </w:r>
        <w:r w:rsidR="0059640F">
          <w:rPr>
            <w:rFonts w:ascii="Times New Roman" w:hAnsi="Times New Roman" w:cs="Times New Roman"/>
            <w:color w:val="222222"/>
            <w:sz w:val="24"/>
            <w:szCs w:val="24"/>
            <w:shd w:val="clear" w:color="auto" w:fill="FFFFFF"/>
          </w:rPr>
          <w:t>perfectly comparable with Demographic Health Survey data</w:t>
        </w:r>
        <w:r w:rsidR="00632E8B">
          <w:rPr>
            <w:rFonts w:ascii="Times New Roman" w:hAnsi="Times New Roman" w:cs="Times New Roman"/>
            <w:color w:val="222222"/>
            <w:sz w:val="24"/>
            <w:szCs w:val="24"/>
            <w:shd w:val="clear" w:color="auto" w:fill="FFFFFF"/>
          </w:rPr>
          <w:t xml:space="preserve"> </w:t>
        </w:r>
      </w:ins>
      <w:ins w:id="5082" w:author="Mst. Farzana Akter" w:date="2023-01-09T20:33:00Z">
        <w:r w:rsidR="00632E8B">
          <w:rPr>
            <w:rFonts w:ascii="Times New Roman" w:hAnsi="Times New Roman" w:cs="Times New Roman"/>
            <w:color w:val="222222"/>
            <w:sz w:val="24"/>
            <w:szCs w:val="24"/>
            <w:shd w:val="clear" w:color="auto" w:fill="FFFFFF"/>
          </w:rPr>
          <w:t xml:space="preserve">and used for global </w:t>
        </w:r>
        <w:r w:rsidR="0001488D">
          <w:rPr>
            <w:rFonts w:ascii="Times New Roman" w:hAnsi="Times New Roman" w:cs="Times New Roman"/>
            <w:color w:val="222222"/>
            <w:sz w:val="24"/>
            <w:szCs w:val="24"/>
            <w:shd w:val="clear" w:color="auto" w:fill="FFFFFF"/>
          </w:rPr>
          <w:t xml:space="preserve">statistics, were analyzed to fulfill the research purpose. </w:t>
        </w:r>
      </w:ins>
      <w:del w:id="5083" w:author="Mst. Farzana Akter" w:date="2023-01-09T20:33:00Z">
        <w:r w:rsidRPr="00015C91" w:rsidDel="0001488D">
          <w:rPr>
            <w:rFonts w:ascii="Times New Roman" w:hAnsi="Times New Roman" w:cs="Times New Roman"/>
            <w:color w:val="222222"/>
            <w:sz w:val="24"/>
            <w:szCs w:val="24"/>
            <w:shd w:val="clear" w:color="auto" w:fill="FFFFFF"/>
          </w:rPr>
          <w:delText xml:space="preserve">We used a </w:delText>
        </w:r>
        <w:r w:rsidDel="0001488D">
          <w:rPr>
            <w:rFonts w:ascii="Times New Roman" w:hAnsi="Times New Roman" w:cs="Times New Roman"/>
            <w:color w:val="222222"/>
            <w:sz w:val="24"/>
            <w:szCs w:val="24"/>
            <w:shd w:val="clear" w:color="auto" w:fill="FFFFFF"/>
          </w:rPr>
          <w:delText>big</w:delText>
        </w:r>
      </w:del>
      <w:ins w:id="5084" w:author="Chowdhury,Muhammad Abdul Baker" w:date="2023-01-05T11:20:00Z">
        <w:del w:id="5085" w:author="Mst. Farzana Akter" w:date="2023-01-09T20:33:00Z">
          <w:r w:rsidR="009B1AF2" w:rsidDel="0001488D">
            <w:rPr>
              <w:rFonts w:ascii="Times New Roman" w:hAnsi="Times New Roman" w:cs="Times New Roman"/>
              <w:color w:val="222222"/>
              <w:sz w:val="24"/>
              <w:szCs w:val="24"/>
              <w:shd w:val="clear" w:color="auto" w:fill="FFFFFF"/>
            </w:rPr>
            <w:delText>large</w:delText>
          </w:r>
        </w:del>
      </w:ins>
      <w:del w:id="5086" w:author="Mst. Farzana Akter" w:date="2023-01-09T20:33:00Z">
        <w:r w:rsidRPr="00015C91" w:rsidDel="0001488D">
          <w:rPr>
            <w:rFonts w:ascii="Times New Roman" w:hAnsi="Times New Roman" w:cs="Times New Roman"/>
            <w:color w:val="222222"/>
            <w:sz w:val="24"/>
            <w:szCs w:val="24"/>
            <w:shd w:val="clear" w:color="auto" w:fill="FFFFFF"/>
          </w:rPr>
          <w:delText xml:space="preserve">, nationally representative dataset that accurately represents the whole population of Bangladesh. </w:delText>
        </w:r>
      </w:del>
      <w:del w:id="5087" w:author="Mst. Farzana Akter" w:date="2023-01-09T20:34:00Z">
        <w:r w:rsidRPr="00015C91" w:rsidDel="00973B9C">
          <w:rPr>
            <w:rFonts w:ascii="Times New Roman" w:hAnsi="Times New Roman" w:cs="Times New Roman"/>
            <w:color w:val="222222"/>
            <w:sz w:val="24"/>
            <w:szCs w:val="24"/>
            <w:shd w:val="clear" w:color="auto" w:fill="FFFFFF"/>
          </w:rPr>
          <w:delText xml:space="preserve">We also considered </w:delText>
        </w:r>
      </w:del>
      <w:ins w:id="5088" w:author="Mst. Farzana Akter" w:date="2023-01-09T20:34:00Z">
        <w:r w:rsidR="00973B9C">
          <w:rPr>
            <w:rFonts w:ascii="Times New Roman" w:hAnsi="Times New Roman" w:cs="Times New Roman"/>
            <w:color w:val="222222"/>
            <w:sz w:val="24"/>
            <w:szCs w:val="24"/>
            <w:shd w:val="clear" w:color="auto" w:fill="FFFFFF"/>
          </w:rPr>
          <w:t>S</w:t>
        </w:r>
      </w:ins>
      <w:del w:id="5089" w:author="Mst. Farzana Akter" w:date="2023-01-09T20:34:00Z">
        <w:r w:rsidRPr="00015C91" w:rsidDel="00973B9C">
          <w:rPr>
            <w:rFonts w:ascii="Times New Roman" w:hAnsi="Times New Roman" w:cs="Times New Roman"/>
            <w:color w:val="222222"/>
            <w:sz w:val="24"/>
            <w:szCs w:val="24"/>
            <w:shd w:val="clear" w:color="auto" w:fill="FFFFFF"/>
          </w:rPr>
          <w:delText>s</w:delText>
        </w:r>
      </w:del>
      <w:r w:rsidRPr="00015C91">
        <w:rPr>
          <w:rFonts w:ascii="Times New Roman" w:hAnsi="Times New Roman" w:cs="Times New Roman"/>
          <w:color w:val="222222"/>
          <w:sz w:val="24"/>
          <w:szCs w:val="24"/>
          <w:shd w:val="clear" w:color="auto" w:fill="FFFFFF"/>
        </w:rPr>
        <w:t xml:space="preserve">everal variables </w:t>
      </w:r>
      <w:del w:id="5090" w:author="Mst. Farzana Akter" w:date="2023-01-09T20:34:00Z">
        <w:r w:rsidRPr="00015C91" w:rsidDel="00973B9C">
          <w:rPr>
            <w:rFonts w:ascii="Times New Roman" w:hAnsi="Times New Roman" w:cs="Times New Roman"/>
            <w:color w:val="222222"/>
            <w:sz w:val="24"/>
            <w:szCs w:val="24"/>
            <w:shd w:val="clear" w:color="auto" w:fill="FFFFFF"/>
          </w:rPr>
          <w:delText>that affect the presence of diarrhea</w:delText>
        </w:r>
      </w:del>
      <w:ins w:id="5091" w:author="Mst. Farzana Akter" w:date="2023-01-09T20:34:00Z">
        <w:r w:rsidR="00973B9C">
          <w:rPr>
            <w:rFonts w:ascii="Times New Roman" w:hAnsi="Times New Roman" w:cs="Times New Roman"/>
            <w:color w:val="222222"/>
            <w:sz w:val="24"/>
            <w:szCs w:val="24"/>
            <w:shd w:val="clear" w:color="auto" w:fill="FFFFFF"/>
          </w:rPr>
          <w:t xml:space="preserve">were assessed during analysis </w:t>
        </w:r>
      </w:ins>
      <w:ins w:id="5092" w:author="Mst. Farzana Akter" w:date="2023-01-09T20:35:00Z">
        <w:r w:rsidR="00442045">
          <w:rPr>
            <w:rFonts w:ascii="Times New Roman" w:hAnsi="Times New Roman" w:cs="Times New Roman"/>
            <w:color w:val="222222"/>
            <w:sz w:val="24"/>
            <w:szCs w:val="24"/>
            <w:shd w:val="clear" w:color="auto" w:fill="FFFFFF"/>
          </w:rPr>
          <w:t>which has chances of influencing diarrhea</w:t>
        </w:r>
      </w:ins>
      <w:r w:rsidRPr="00015C91">
        <w:rPr>
          <w:rFonts w:ascii="Times New Roman" w:hAnsi="Times New Roman" w:cs="Times New Roman"/>
          <w:color w:val="222222"/>
          <w:sz w:val="24"/>
          <w:szCs w:val="24"/>
          <w:shd w:val="clear" w:color="auto" w:fill="FFFFFF"/>
        </w:rPr>
        <w:t xml:space="preserve">. Despite these benefits, there were a few </w:t>
      </w:r>
      <w:r>
        <w:rPr>
          <w:rFonts w:ascii="Times New Roman" w:hAnsi="Times New Roman" w:cs="Times New Roman"/>
          <w:color w:val="222222"/>
          <w:sz w:val="24"/>
          <w:szCs w:val="24"/>
          <w:shd w:val="clear" w:color="auto" w:fill="FFFFFF"/>
        </w:rPr>
        <w:t>flaws</w:t>
      </w:r>
      <w:r w:rsidRPr="00015C91">
        <w:rPr>
          <w:rFonts w:ascii="Times New Roman" w:hAnsi="Times New Roman" w:cs="Times New Roman"/>
          <w:color w:val="222222"/>
          <w:sz w:val="24"/>
          <w:szCs w:val="24"/>
          <w:shd w:val="clear" w:color="auto" w:fill="FFFFFF"/>
        </w:rPr>
        <w:t xml:space="preserve"> with our research. </w:t>
      </w:r>
      <w:ins w:id="5093" w:author="Mst. Farzana Akter" w:date="2023-01-09T20:36:00Z">
        <w:r w:rsidR="00D0322B">
          <w:rPr>
            <w:rFonts w:ascii="Times New Roman" w:hAnsi="Times New Roman" w:cs="Times New Roman"/>
            <w:color w:val="222222"/>
            <w:sz w:val="24"/>
            <w:szCs w:val="24"/>
            <w:shd w:val="clear" w:color="auto" w:fill="FFFFFF"/>
          </w:rPr>
          <w:t xml:space="preserve">There was </w:t>
        </w:r>
      </w:ins>
      <w:del w:id="5094" w:author="Mst. Farzana Akter" w:date="2023-01-09T20:36:00Z">
        <w:r w:rsidRPr="00015C91" w:rsidDel="00D0322B">
          <w:rPr>
            <w:rFonts w:ascii="Times New Roman" w:hAnsi="Times New Roman" w:cs="Times New Roman"/>
            <w:color w:val="222222"/>
            <w:sz w:val="24"/>
            <w:szCs w:val="24"/>
            <w:shd w:val="clear" w:color="auto" w:fill="FFFFFF"/>
          </w:rPr>
          <w:delText xml:space="preserve">Because we used secondary data, we had </w:delText>
        </w:r>
      </w:del>
      <w:r w:rsidRPr="00015C91">
        <w:rPr>
          <w:rFonts w:ascii="Times New Roman" w:hAnsi="Times New Roman" w:cs="Times New Roman"/>
          <w:color w:val="222222"/>
          <w:sz w:val="24"/>
          <w:szCs w:val="24"/>
          <w:shd w:val="clear" w:color="auto" w:fill="FFFFFF"/>
        </w:rPr>
        <w:t xml:space="preserve">no control over </w:t>
      </w:r>
      <w:del w:id="5095" w:author="Mst. Farzana Akter" w:date="2023-01-09T20:36:00Z">
        <w:r w:rsidRPr="00015C91" w:rsidDel="00E119A9">
          <w:rPr>
            <w:rFonts w:ascii="Times New Roman" w:hAnsi="Times New Roman" w:cs="Times New Roman"/>
            <w:color w:val="222222"/>
            <w:sz w:val="24"/>
            <w:szCs w:val="24"/>
            <w:shd w:val="clear" w:color="auto" w:fill="FFFFFF"/>
          </w:rPr>
          <w:delText>the variables we selected, the accuracy of the data, or the measurement markers</w:delText>
        </w:r>
      </w:del>
      <w:ins w:id="5096" w:author="Mst. Farzana Akter" w:date="2023-01-09T20:36:00Z">
        <w:r w:rsidR="00E119A9">
          <w:rPr>
            <w:rFonts w:ascii="Times New Roman" w:hAnsi="Times New Roman" w:cs="Times New Roman"/>
            <w:color w:val="222222"/>
            <w:sz w:val="24"/>
            <w:szCs w:val="24"/>
            <w:shd w:val="clear" w:color="auto" w:fill="FFFFFF"/>
          </w:rPr>
          <w:t>the defi</w:t>
        </w:r>
      </w:ins>
      <w:ins w:id="5097" w:author="Mst. Farzana Akter" w:date="2023-01-09T20:37:00Z">
        <w:r w:rsidR="00E119A9">
          <w:rPr>
            <w:rFonts w:ascii="Times New Roman" w:hAnsi="Times New Roman" w:cs="Times New Roman"/>
            <w:color w:val="222222"/>
            <w:sz w:val="24"/>
            <w:szCs w:val="24"/>
            <w:shd w:val="clear" w:color="auto" w:fill="FFFFFF"/>
          </w:rPr>
          <w:t>nition of variables and their measurement scales and criteria</w:t>
        </w:r>
      </w:ins>
      <w:r w:rsidRPr="00015C91">
        <w:rPr>
          <w:rFonts w:ascii="Times New Roman" w:hAnsi="Times New Roman" w:cs="Times New Roman"/>
          <w:color w:val="222222"/>
          <w:sz w:val="24"/>
          <w:szCs w:val="24"/>
          <w:shd w:val="clear" w:color="auto" w:fill="FFFFFF"/>
        </w:rPr>
        <w:t>. Additionally, the survey was conducted in 2006, 2012, and 2019. Therefore, the d</w:t>
      </w:r>
      <w:r>
        <w:rPr>
          <w:rFonts w:ascii="Times New Roman" w:hAnsi="Times New Roman" w:cs="Times New Roman"/>
          <w:color w:val="222222"/>
          <w:sz w:val="24"/>
          <w:szCs w:val="24"/>
          <w:shd w:val="clear" w:color="auto" w:fill="FFFFFF"/>
        </w:rPr>
        <w:t>iarrheal</w:t>
      </w:r>
      <w:r w:rsidRPr="00015C91">
        <w:rPr>
          <w:rFonts w:ascii="Times New Roman" w:hAnsi="Times New Roman" w:cs="Times New Roman"/>
          <w:color w:val="222222"/>
          <w:sz w:val="24"/>
          <w:szCs w:val="24"/>
          <w:shd w:val="clear" w:color="auto" w:fill="FFFFFF"/>
        </w:rPr>
        <w:t xml:space="preserve"> status may have changed since the survey's midpoint or at that time.</w:t>
      </w:r>
      <w:r>
        <w:rPr>
          <w:rFonts w:ascii="Times New Roman" w:hAnsi="Times New Roman" w:cs="Times New Roman"/>
          <w:color w:val="222222"/>
          <w:sz w:val="24"/>
          <w:szCs w:val="24"/>
          <w:shd w:val="clear" w:color="auto" w:fill="FFFFFF"/>
        </w:rPr>
        <w:t xml:space="preserve"> </w:t>
      </w:r>
      <w:r w:rsidR="00900B5B" w:rsidRPr="00F411AC">
        <w:rPr>
          <w:rFonts w:ascii="Times New Roman" w:hAnsi="Times New Roman" w:cs="Times New Roman"/>
          <w:color w:val="222222"/>
          <w:sz w:val="24"/>
          <w:szCs w:val="24"/>
          <w:shd w:val="clear" w:color="auto" w:fill="FFFFFF"/>
        </w:rPr>
        <w:t xml:space="preserve">In addition, information about children's food habits also needed to be given. Furthermore, the cross-sectional data </w:t>
      </w:r>
      <w:del w:id="5098" w:author="Mst. Farzana Akter" w:date="2023-01-09T20:38:00Z">
        <w:r w:rsidR="00900B5B" w:rsidRPr="00F411AC" w:rsidDel="003827AC">
          <w:rPr>
            <w:rFonts w:ascii="Times New Roman" w:hAnsi="Times New Roman" w:cs="Times New Roman"/>
            <w:color w:val="222222"/>
            <w:sz w:val="24"/>
            <w:szCs w:val="24"/>
            <w:shd w:val="clear" w:color="auto" w:fill="FFFFFF"/>
          </w:rPr>
          <w:delText>makes it challenging to determine the relationship between</w:delText>
        </w:r>
      </w:del>
      <w:ins w:id="5099" w:author="Mst. Farzana Akter" w:date="2023-01-09T20:38:00Z">
        <w:r w:rsidR="003827AC">
          <w:rPr>
            <w:rFonts w:ascii="Times New Roman" w:hAnsi="Times New Roman" w:cs="Times New Roman"/>
            <w:color w:val="222222"/>
            <w:sz w:val="24"/>
            <w:szCs w:val="24"/>
            <w:shd w:val="clear" w:color="auto" w:fill="FFFFFF"/>
          </w:rPr>
          <w:t xml:space="preserve">only </w:t>
        </w:r>
        <w:r w:rsidR="00050EFF">
          <w:rPr>
            <w:rFonts w:ascii="Times New Roman" w:hAnsi="Times New Roman" w:cs="Times New Roman"/>
            <w:color w:val="222222"/>
            <w:sz w:val="24"/>
            <w:szCs w:val="24"/>
            <w:shd w:val="clear" w:color="auto" w:fill="FFFFFF"/>
          </w:rPr>
          <w:t>provide the power to ana</w:t>
        </w:r>
      </w:ins>
      <w:ins w:id="5100" w:author="Mst. Farzana Akter" w:date="2023-01-09T20:39:00Z">
        <w:r w:rsidR="00050EFF">
          <w:rPr>
            <w:rFonts w:ascii="Times New Roman" w:hAnsi="Times New Roman" w:cs="Times New Roman"/>
            <w:color w:val="222222"/>
            <w:sz w:val="24"/>
            <w:szCs w:val="24"/>
            <w:shd w:val="clear" w:color="auto" w:fill="FFFFFF"/>
          </w:rPr>
          <w:t>lyze the association of</w:t>
        </w:r>
      </w:ins>
      <w:r w:rsidR="00900B5B" w:rsidRPr="00F411AC">
        <w:rPr>
          <w:rFonts w:ascii="Times New Roman" w:hAnsi="Times New Roman" w:cs="Times New Roman"/>
          <w:color w:val="222222"/>
          <w:sz w:val="24"/>
          <w:szCs w:val="24"/>
          <w:shd w:val="clear" w:color="auto" w:fill="FFFFFF"/>
        </w:rPr>
        <w:t xml:space="preserve"> the </w:t>
      </w:r>
      <w:ins w:id="5101" w:author="Mst. Farzana Akter" w:date="2023-01-09T20:39:00Z">
        <w:r w:rsidR="00050EFF">
          <w:rPr>
            <w:rFonts w:ascii="Times New Roman" w:hAnsi="Times New Roman" w:cs="Times New Roman"/>
            <w:color w:val="222222"/>
            <w:sz w:val="24"/>
            <w:szCs w:val="24"/>
            <w:shd w:val="clear" w:color="auto" w:fill="FFFFFF"/>
          </w:rPr>
          <w:t xml:space="preserve">factors with </w:t>
        </w:r>
      </w:ins>
      <w:del w:id="5102" w:author="Mst. Farzana Akter" w:date="2023-01-09T20:39:00Z">
        <w:r w:rsidR="00900B5B" w:rsidRPr="00F411AC" w:rsidDel="00050EFF">
          <w:rPr>
            <w:rFonts w:ascii="Times New Roman" w:hAnsi="Times New Roman" w:cs="Times New Roman"/>
            <w:color w:val="222222"/>
            <w:sz w:val="24"/>
            <w:szCs w:val="24"/>
            <w:shd w:val="clear" w:color="auto" w:fill="FFFFFF"/>
          </w:rPr>
          <w:delText xml:space="preserve">covariates and </w:delText>
        </w:r>
      </w:del>
      <w:r w:rsidR="00900B5B" w:rsidRPr="00F411AC">
        <w:rPr>
          <w:rFonts w:ascii="Times New Roman" w:hAnsi="Times New Roman" w:cs="Times New Roman"/>
          <w:color w:val="222222"/>
          <w:sz w:val="24"/>
          <w:szCs w:val="24"/>
          <w:shd w:val="clear" w:color="auto" w:fill="FFFFFF"/>
        </w:rPr>
        <w:t>the outcome variables. More information was needed about mothers' health</w:t>
      </w:r>
      <w:r>
        <w:rPr>
          <w:rFonts w:ascii="Times New Roman" w:hAnsi="Times New Roman" w:cs="Times New Roman"/>
          <w:color w:val="222222"/>
          <w:sz w:val="24"/>
          <w:szCs w:val="24"/>
          <w:shd w:val="clear" w:color="auto" w:fill="FFFFFF"/>
        </w:rPr>
        <w:t xml:space="preserve"> to </w:t>
      </w:r>
      <w:r w:rsidR="00771B06">
        <w:rPr>
          <w:rFonts w:ascii="Times New Roman" w:hAnsi="Times New Roman" w:cs="Times New Roman"/>
          <w:color w:val="222222"/>
          <w:sz w:val="24"/>
          <w:szCs w:val="24"/>
          <w:shd w:val="clear" w:color="auto" w:fill="FFFFFF"/>
        </w:rPr>
        <w:t>depict</w:t>
      </w:r>
      <w:r>
        <w:rPr>
          <w:rFonts w:ascii="Times New Roman" w:hAnsi="Times New Roman" w:cs="Times New Roman"/>
          <w:color w:val="222222"/>
          <w:sz w:val="24"/>
          <w:szCs w:val="24"/>
          <w:shd w:val="clear" w:color="auto" w:fill="FFFFFF"/>
        </w:rPr>
        <w:t xml:space="preserve"> the</w:t>
      </w:r>
      <w:r w:rsidR="00771B06">
        <w:rPr>
          <w:rFonts w:ascii="Times New Roman" w:hAnsi="Times New Roman" w:cs="Times New Roman"/>
          <w:color w:val="222222"/>
          <w:sz w:val="24"/>
          <w:szCs w:val="24"/>
          <w:shd w:val="clear" w:color="auto" w:fill="FFFFFF"/>
        </w:rPr>
        <w:t xml:space="preserve"> actual picture.</w:t>
      </w:r>
    </w:p>
    <w:p w14:paraId="7CB3C9F7" w14:textId="5D011ABB" w:rsidR="00771B06" w:rsidRDefault="00771B06">
      <w:pPr>
        <w:spacing w:line="240" w:lineRule="auto"/>
        <w:rPr>
          <w:rFonts w:ascii="Times New Roman" w:hAnsi="Times New Roman" w:cs="Times New Roman"/>
          <w:color w:val="222222"/>
          <w:sz w:val="24"/>
          <w:szCs w:val="24"/>
          <w:shd w:val="clear" w:color="auto" w:fill="FFFFFF"/>
        </w:rPr>
        <w:pPrChange w:id="5103" w:author="Mohammad Nayeem Hasan" w:date="2023-01-21T14:56:00Z">
          <w:pPr>
            <w:jc w:val="both"/>
          </w:pPr>
        </w:pPrChange>
      </w:pPr>
      <w:r w:rsidRPr="00771B06">
        <w:rPr>
          <w:rFonts w:ascii="Times New Roman" w:hAnsi="Times New Roman" w:cs="Times New Roman"/>
          <w:b/>
          <w:bCs/>
          <w:color w:val="222222"/>
          <w:sz w:val="24"/>
          <w:szCs w:val="24"/>
          <w:shd w:val="clear" w:color="auto" w:fill="FFFFFF"/>
        </w:rPr>
        <w:t>Recommendations:</w:t>
      </w:r>
    </w:p>
    <w:p w14:paraId="6B2844BC" w14:textId="07BA8778" w:rsidR="00926A35" w:rsidRDefault="00926A35">
      <w:pPr>
        <w:spacing w:line="240" w:lineRule="auto"/>
        <w:ind w:firstLine="720"/>
        <w:rPr>
          <w:rFonts w:ascii="Times New Roman" w:hAnsi="Times New Roman" w:cs="Times New Roman"/>
          <w:color w:val="222222"/>
          <w:sz w:val="24"/>
          <w:szCs w:val="24"/>
          <w:shd w:val="clear" w:color="auto" w:fill="FFFFFF"/>
        </w:rPr>
        <w:pPrChange w:id="5104" w:author="Mohammad Nayeem Hasan" w:date="2023-01-21T14:56:00Z">
          <w:pPr>
            <w:ind w:firstLine="720"/>
            <w:jc w:val="both"/>
          </w:pPr>
        </w:pPrChange>
      </w:pPr>
      <w:r w:rsidRPr="00926A35">
        <w:rPr>
          <w:rFonts w:ascii="Times New Roman" w:hAnsi="Times New Roman" w:cs="Times New Roman"/>
          <w:color w:val="222222"/>
          <w:sz w:val="24"/>
          <w:szCs w:val="24"/>
          <w:shd w:val="clear" w:color="auto" w:fill="FFFFFF"/>
        </w:rPr>
        <w:t xml:space="preserve">Governments, international organizations, non-governmental organizations, and public health professionals should consider the results of this study when making decisions about how to improve </w:t>
      </w:r>
      <w:del w:id="5105" w:author="Mst. Farzana Akter" w:date="2023-01-09T20:41:00Z">
        <w:r w:rsidRPr="00926A35" w:rsidDel="0022631E">
          <w:rPr>
            <w:rFonts w:ascii="Times New Roman" w:hAnsi="Times New Roman" w:cs="Times New Roman"/>
            <w:color w:val="222222"/>
            <w:sz w:val="24"/>
            <w:szCs w:val="24"/>
            <w:shd w:val="clear" w:color="auto" w:fill="FFFFFF"/>
          </w:rPr>
          <w:delText xml:space="preserve">population </w:delText>
        </w:r>
      </w:del>
      <w:ins w:id="5106" w:author="Mst. Farzana Akter" w:date="2023-01-09T20:41:00Z">
        <w:r w:rsidR="0022631E">
          <w:rPr>
            <w:rFonts w:ascii="Times New Roman" w:hAnsi="Times New Roman" w:cs="Times New Roman"/>
            <w:color w:val="222222"/>
            <w:sz w:val="24"/>
            <w:szCs w:val="24"/>
            <w:shd w:val="clear" w:color="auto" w:fill="FFFFFF"/>
          </w:rPr>
          <w:t>child</w:t>
        </w:r>
        <w:r w:rsidR="0022631E" w:rsidRPr="00926A35">
          <w:rPr>
            <w:rFonts w:ascii="Times New Roman" w:hAnsi="Times New Roman" w:cs="Times New Roman"/>
            <w:color w:val="222222"/>
            <w:sz w:val="24"/>
            <w:szCs w:val="24"/>
            <w:shd w:val="clear" w:color="auto" w:fill="FFFFFF"/>
          </w:rPr>
          <w:t xml:space="preserve"> </w:t>
        </w:r>
      </w:ins>
      <w:r w:rsidRPr="00926A35">
        <w:rPr>
          <w:rFonts w:ascii="Times New Roman" w:hAnsi="Times New Roman" w:cs="Times New Roman"/>
          <w:color w:val="222222"/>
          <w:sz w:val="24"/>
          <w:szCs w:val="24"/>
          <w:shd w:val="clear" w:color="auto" w:fill="FFFFFF"/>
        </w:rPr>
        <w:t>health over time and stop diarrhea</w:t>
      </w:r>
      <w:ins w:id="5107" w:author="Mst. Farzana Akter" w:date="2023-01-09T20:41:00Z">
        <w:r w:rsidR="0022631E">
          <w:rPr>
            <w:rFonts w:ascii="Times New Roman" w:hAnsi="Times New Roman" w:cs="Times New Roman"/>
            <w:color w:val="222222"/>
            <w:sz w:val="24"/>
            <w:szCs w:val="24"/>
            <w:shd w:val="clear" w:color="auto" w:fill="FFFFFF"/>
          </w:rPr>
          <w:t xml:space="preserve"> </w:t>
        </w:r>
      </w:ins>
      <w:del w:id="5108" w:author="Mst. Farzana Akter" w:date="2023-01-09T20:41:00Z">
        <w:r w:rsidRPr="00926A35" w:rsidDel="0022631E">
          <w:rPr>
            <w:rFonts w:ascii="Times New Roman" w:hAnsi="Times New Roman" w:cs="Times New Roman"/>
            <w:color w:val="222222"/>
            <w:sz w:val="24"/>
            <w:szCs w:val="24"/>
            <w:shd w:val="clear" w:color="auto" w:fill="FFFFFF"/>
          </w:rPr>
          <w:delText xml:space="preserve"> and enteric infections </w:delText>
        </w:r>
      </w:del>
      <w:r w:rsidRPr="00926A35">
        <w:rPr>
          <w:rFonts w:ascii="Times New Roman" w:hAnsi="Times New Roman" w:cs="Times New Roman"/>
          <w:color w:val="222222"/>
          <w:sz w:val="24"/>
          <w:szCs w:val="24"/>
          <w:shd w:val="clear" w:color="auto" w:fill="FFFFFF"/>
        </w:rPr>
        <w:t xml:space="preserve">in Bangladesh. Beyond the usual development standards, expanding nutrition and direct diarrhea interventions, water, sanitation, </w:t>
      </w:r>
      <w:r w:rsidRPr="00926A35">
        <w:rPr>
          <w:rFonts w:ascii="Times New Roman" w:hAnsi="Times New Roman" w:cs="Times New Roman"/>
          <w:color w:val="222222"/>
          <w:sz w:val="24"/>
          <w:szCs w:val="24"/>
          <w:shd w:val="clear" w:color="auto" w:fill="FFFFFF"/>
        </w:rPr>
        <w:lastRenderedPageBreak/>
        <w:t xml:space="preserve">and hygiene (WASH), and basic sanitation practices like handwashing with soap can reduce the </w:t>
      </w:r>
      <w:del w:id="5109" w:author="Mst. Farzana Akter" w:date="2023-01-09T20:41:00Z">
        <w:r w:rsidRPr="00926A35" w:rsidDel="00C04385">
          <w:rPr>
            <w:rFonts w:ascii="Times New Roman" w:hAnsi="Times New Roman" w:cs="Times New Roman"/>
            <w:color w:val="222222"/>
            <w:sz w:val="24"/>
            <w:szCs w:val="24"/>
            <w:shd w:val="clear" w:color="auto" w:fill="FFFFFF"/>
          </w:rPr>
          <w:delText>number of patients</w:delText>
        </w:r>
      </w:del>
      <w:ins w:id="5110" w:author="Mst. Farzana Akter" w:date="2023-01-09T20:41:00Z">
        <w:r w:rsidR="00C04385">
          <w:rPr>
            <w:rFonts w:ascii="Times New Roman" w:hAnsi="Times New Roman" w:cs="Times New Roman"/>
            <w:color w:val="222222"/>
            <w:sz w:val="24"/>
            <w:szCs w:val="24"/>
            <w:shd w:val="clear" w:color="auto" w:fill="FFFFFF"/>
          </w:rPr>
          <w:t>rate of childhood diarrhea</w:t>
        </w:r>
      </w:ins>
      <w:r w:rsidRPr="00926A35">
        <w:rPr>
          <w:rFonts w:ascii="Times New Roman" w:hAnsi="Times New Roman" w:cs="Times New Roman"/>
          <w:color w:val="222222"/>
          <w:sz w:val="24"/>
          <w:szCs w:val="24"/>
          <w:shd w:val="clear" w:color="auto" w:fill="FFFFFF"/>
        </w:rPr>
        <w:t xml:space="preserve">. </w:t>
      </w:r>
      <w:del w:id="5111" w:author="Mst. Farzana Akter" w:date="2023-01-09T20:44:00Z">
        <w:r w:rsidRPr="00926A35" w:rsidDel="000508B4">
          <w:rPr>
            <w:rFonts w:ascii="Times New Roman" w:hAnsi="Times New Roman" w:cs="Times New Roman"/>
            <w:color w:val="222222"/>
            <w:sz w:val="24"/>
            <w:szCs w:val="24"/>
            <w:shd w:val="clear" w:color="auto" w:fill="FFFFFF"/>
          </w:rPr>
          <w:delText xml:space="preserve">Hospitals could also save extra resources like extra beds, space, and doctor's time that could be used for other things by </w:delText>
        </w:r>
      </w:del>
      <w:ins w:id="5112" w:author="Mst. Farzana Akter" w:date="2023-01-09T20:44:00Z">
        <w:r w:rsidR="000508B4">
          <w:rPr>
            <w:rFonts w:ascii="Times New Roman" w:hAnsi="Times New Roman" w:cs="Times New Roman"/>
            <w:color w:val="222222"/>
            <w:sz w:val="24"/>
            <w:szCs w:val="24"/>
            <w:shd w:val="clear" w:color="auto" w:fill="FFFFFF"/>
          </w:rPr>
          <w:t>I</w:t>
        </w:r>
      </w:ins>
      <w:del w:id="5113" w:author="Mst. Farzana Akter" w:date="2023-01-09T20:44:00Z">
        <w:r w:rsidRPr="00926A35" w:rsidDel="000508B4">
          <w:rPr>
            <w:rFonts w:ascii="Times New Roman" w:hAnsi="Times New Roman" w:cs="Times New Roman"/>
            <w:color w:val="222222"/>
            <w:sz w:val="24"/>
            <w:szCs w:val="24"/>
            <w:shd w:val="clear" w:color="auto" w:fill="FFFFFF"/>
          </w:rPr>
          <w:delText>i</w:delText>
        </w:r>
      </w:del>
      <w:r w:rsidRPr="00926A35">
        <w:rPr>
          <w:rFonts w:ascii="Times New Roman" w:hAnsi="Times New Roman" w:cs="Times New Roman"/>
          <w:color w:val="222222"/>
          <w:sz w:val="24"/>
          <w:szCs w:val="24"/>
          <w:shd w:val="clear" w:color="auto" w:fill="FFFFFF"/>
        </w:rPr>
        <w:t>mplementing these measures</w:t>
      </w:r>
      <w:ins w:id="5114" w:author="Mst. Farzana Akter" w:date="2023-01-09T20:44:00Z">
        <w:r w:rsidR="000508B4">
          <w:rPr>
            <w:rFonts w:ascii="Times New Roman" w:hAnsi="Times New Roman" w:cs="Times New Roman"/>
            <w:color w:val="222222"/>
            <w:sz w:val="24"/>
            <w:szCs w:val="24"/>
            <w:shd w:val="clear" w:color="auto" w:fill="FFFFFF"/>
          </w:rPr>
          <w:t xml:space="preserve"> can also reduce hospital burden</w:t>
        </w:r>
      </w:ins>
      <w:r w:rsidRPr="00926A35">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w:t>
      </w:r>
      <w:r w:rsidRPr="00926A35">
        <w:rPr>
          <w:rFonts w:ascii="Times New Roman" w:hAnsi="Times New Roman" w:cs="Times New Roman"/>
          <w:color w:val="222222"/>
          <w:sz w:val="24"/>
          <w:szCs w:val="24"/>
          <w:shd w:val="clear" w:color="auto" w:fill="FFFFFF"/>
        </w:rPr>
        <w:t xml:space="preserve">Additionally, efforts should be reassessed and stepped up to improve sanitary infrastructure, personal and food hygiene, and home waste management. Another choice, though pricy, is the creation and widespread distribution of vaccinations against Bangladesh's most prevalent diarrheagenic </w:t>
      </w:r>
      <w:r>
        <w:rPr>
          <w:rFonts w:ascii="Times New Roman" w:hAnsi="Times New Roman" w:cs="Times New Roman"/>
          <w:color w:val="222222"/>
          <w:sz w:val="24"/>
          <w:szCs w:val="24"/>
          <w:shd w:val="clear" w:color="auto" w:fill="FFFFFF"/>
        </w:rPr>
        <w:t>pathogens</w:t>
      </w:r>
      <w:r w:rsidRPr="00926A35">
        <w:rPr>
          <w:rFonts w:ascii="Times New Roman" w:hAnsi="Times New Roman" w:cs="Times New Roman"/>
          <w:color w:val="222222"/>
          <w:sz w:val="24"/>
          <w:szCs w:val="24"/>
          <w:shd w:val="clear" w:color="auto" w:fill="FFFFFF"/>
        </w:rPr>
        <w:t xml:space="preserve">. Clinicians and caregivers may be better equipped to intervene when an illness is still in its early stages if they are able to identify children </w:t>
      </w:r>
      <w:del w:id="5115" w:author="Mst. Farzana Akter" w:date="2023-01-09T20:53:00Z">
        <w:r w:rsidRPr="00926A35" w:rsidDel="008F3EF5">
          <w:rPr>
            <w:rFonts w:ascii="Times New Roman" w:hAnsi="Times New Roman" w:cs="Times New Roman"/>
            <w:color w:val="222222"/>
            <w:sz w:val="24"/>
            <w:szCs w:val="24"/>
            <w:shd w:val="clear" w:color="auto" w:fill="FFFFFF"/>
          </w:rPr>
          <w:delText>who are more likely to become</w:delText>
        </w:r>
      </w:del>
      <w:ins w:id="5116" w:author="Mst. Farzana Akter" w:date="2023-01-09T20:53:00Z">
        <w:r w:rsidR="008F3EF5">
          <w:rPr>
            <w:rFonts w:ascii="Times New Roman" w:hAnsi="Times New Roman" w:cs="Times New Roman"/>
            <w:color w:val="222222"/>
            <w:sz w:val="24"/>
            <w:szCs w:val="24"/>
            <w:shd w:val="clear" w:color="auto" w:fill="FFFFFF"/>
          </w:rPr>
          <w:t>becoming</w:t>
        </w:r>
        <w:r w:rsidR="000776B2">
          <w:rPr>
            <w:rFonts w:ascii="Times New Roman" w:hAnsi="Times New Roman" w:cs="Times New Roman"/>
            <w:color w:val="222222"/>
            <w:sz w:val="24"/>
            <w:szCs w:val="24"/>
            <w:shd w:val="clear" w:color="auto" w:fill="FFFFFF"/>
          </w:rPr>
          <w:t xml:space="preserve"> extremely</w:t>
        </w:r>
      </w:ins>
      <w:r w:rsidRPr="00926A35">
        <w:rPr>
          <w:rFonts w:ascii="Times New Roman" w:hAnsi="Times New Roman" w:cs="Times New Roman"/>
          <w:color w:val="222222"/>
          <w:sz w:val="24"/>
          <w:szCs w:val="24"/>
          <w:shd w:val="clear" w:color="auto" w:fill="FFFFFF"/>
        </w:rPr>
        <w:t xml:space="preserve"> dehydrated.</w:t>
      </w:r>
    </w:p>
    <w:p w14:paraId="79F9A2C0" w14:textId="332D47CD" w:rsidR="00275578" w:rsidRPr="00D97196" w:rsidRDefault="00275578">
      <w:pPr>
        <w:spacing w:line="240" w:lineRule="auto"/>
        <w:rPr>
          <w:rFonts w:ascii="Times New Roman" w:hAnsi="Times New Roman" w:cs="Times New Roman"/>
          <w:b/>
          <w:sz w:val="24"/>
          <w:szCs w:val="24"/>
        </w:rPr>
        <w:pPrChange w:id="5117" w:author="Mohammad Nayeem Hasan" w:date="2023-01-21T14:56:00Z">
          <w:pPr>
            <w:jc w:val="both"/>
          </w:pPr>
        </w:pPrChange>
      </w:pPr>
      <w:r w:rsidRPr="00D97196">
        <w:rPr>
          <w:rFonts w:ascii="Times New Roman" w:hAnsi="Times New Roman" w:cs="Times New Roman"/>
          <w:b/>
          <w:sz w:val="24"/>
          <w:szCs w:val="24"/>
        </w:rPr>
        <w:t>Conclusion:</w:t>
      </w:r>
    </w:p>
    <w:p w14:paraId="7D1C3D16" w14:textId="0E6B6E40" w:rsidR="00275578" w:rsidRPr="00D97196" w:rsidRDefault="00926A35">
      <w:pPr>
        <w:spacing w:line="240" w:lineRule="auto"/>
        <w:ind w:firstLine="720"/>
        <w:rPr>
          <w:rFonts w:ascii="Times New Roman" w:hAnsi="Times New Roman" w:cs="Times New Roman"/>
          <w:b/>
          <w:sz w:val="24"/>
          <w:szCs w:val="24"/>
        </w:rPr>
        <w:pPrChange w:id="5118" w:author="Mohammad Nayeem Hasan" w:date="2023-01-21T14:56:00Z">
          <w:pPr>
            <w:spacing w:after="0"/>
            <w:ind w:firstLine="720"/>
            <w:jc w:val="both"/>
          </w:pPr>
        </w:pPrChange>
      </w:pPr>
      <w:r w:rsidRPr="00926A35">
        <w:rPr>
          <w:rFonts w:ascii="Times New Roman" w:hAnsi="Times New Roman" w:cs="Times New Roman"/>
          <w:bCs/>
          <w:sz w:val="24"/>
          <w:szCs w:val="24"/>
        </w:rPr>
        <w:t>Our study demonstrate</w:t>
      </w:r>
      <w:ins w:id="5119" w:author="Mst. Farzana Akter" w:date="2023-01-09T21:00:00Z">
        <w:r w:rsidR="000D5CFE">
          <w:rPr>
            <w:rFonts w:ascii="Times New Roman" w:hAnsi="Times New Roman" w:cs="Times New Roman"/>
            <w:bCs/>
            <w:sz w:val="24"/>
            <w:szCs w:val="24"/>
          </w:rPr>
          <w:t>d</w:t>
        </w:r>
      </w:ins>
      <w:del w:id="5120" w:author="Mst. Farzana Akter" w:date="2023-01-09T21:00:00Z">
        <w:r w:rsidRPr="00926A35" w:rsidDel="000D5CFE">
          <w:rPr>
            <w:rFonts w:ascii="Times New Roman" w:hAnsi="Times New Roman" w:cs="Times New Roman"/>
            <w:bCs/>
            <w:sz w:val="24"/>
            <w:szCs w:val="24"/>
          </w:rPr>
          <w:delText>s</w:delText>
        </w:r>
      </w:del>
      <w:r w:rsidRPr="00926A35">
        <w:rPr>
          <w:rFonts w:ascii="Times New Roman" w:hAnsi="Times New Roman" w:cs="Times New Roman"/>
          <w:bCs/>
          <w:sz w:val="24"/>
          <w:szCs w:val="24"/>
        </w:rPr>
        <w:t xml:space="preserve"> that factors such as age of the child, underweight, </w:t>
      </w:r>
      <w:del w:id="5121" w:author="Mst. Farzana Akter" w:date="2023-01-09T20:55:00Z">
        <w:r w:rsidRPr="00926A35" w:rsidDel="002250A3">
          <w:rPr>
            <w:rFonts w:ascii="Times New Roman" w:hAnsi="Times New Roman" w:cs="Times New Roman"/>
            <w:bCs/>
            <w:sz w:val="24"/>
            <w:szCs w:val="24"/>
          </w:rPr>
          <w:delText xml:space="preserve">place of residence, </w:delText>
        </w:r>
      </w:del>
      <w:r w:rsidRPr="00926A35">
        <w:rPr>
          <w:rFonts w:ascii="Times New Roman" w:hAnsi="Times New Roman" w:cs="Times New Roman"/>
          <w:bCs/>
          <w:sz w:val="24"/>
          <w:szCs w:val="24"/>
        </w:rPr>
        <w:t xml:space="preserve">division, </w:t>
      </w:r>
      <w:del w:id="5122" w:author="Mst. Farzana Akter" w:date="2023-01-09T20:55:00Z">
        <w:r w:rsidRPr="00926A35" w:rsidDel="002250A3">
          <w:rPr>
            <w:rFonts w:ascii="Times New Roman" w:hAnsi="Times New Roman" w:cs="Times New Roman"/>
            <w:bCs/>
            <w:sz w:val="24"/>
            <w:szCs w:val="24"/>
          </w:rPr>
          <w:delText xml:space="preserve">mother's education, mother's age, </w:delText>
        </w:r>
      </w:del>
      <w:r w:rsidRPr="00926A35">
        <w:rPr>
          <w:rFonts w:ascii="Times New Roman" w:hAnsi="Times New Roman" w:cs="Times New Roman"/>
          <w:bCs/>
          <w:sz w:val="24"/>
          <w:szCs w:val="24"/>
        </w:rPr>
        <w:t xml:space="preserve">wealth </w:t>
      </w:r>
      <w:del w:id="5123" w:author="Mst. Farzana Akter" w:date="2023-01-09T20:55:00Z">
        <w:r w:rsidRPr="00926A35" w:rsidDel="008C2DCB">
          <w:rPr>
            <w:rFonts w:ascii="Times New Roman" w:hAnsi="Times New Roman" w:cs="Times New Roman"/>
            <w:bCs/>
            <w:sz w:val="24"/>
            <w:szCs w:val="24"/>
          </w:rPr>
          <w:delText>index</w:delText>
        </w:r>
      </w:del>
      <w:ins w:id="5124" w:author="Mst. Farzana Akter" w:date="2023-01-09T20:55:00Z">
        <w:r w:rsidR="008C2DCB">
          <w:rPr>
            <w:rFonts w:ascii="Times New Roman" w:hAnsi="Times New Roman" w:cs="Times New Roman"/>
            <w:bCs/>
            <w:sz w:val="24"/>
            <w:szCs w:val="24"/>
          </w:rPr>
          <w:t>status</w:t>
        </w:r>
      </w:ins>
      <w:r w:rsidRPr="00926A35">
        <w:rPr>
          <w:rFonts w:ascii="Times New Roman" w:hAnsi="Times New Roman" w:cs="Times New Roman"/>
          <w:bCs/>
          <w:sz w:val="24"/>
          <w:szCs w:val="24"/>
        </w:rPr>
        <w:t>, religion</w:t>
      </w:r>
      <w:del w:id="5125" w:author="Mst. Farzana Akter" w:date="2023-01-09T20:55:00Z">
        <w:r w:rsidRPr="00926A35" w:rsidDel="002250A3">
          <w:rPr>
            <w:rFonts w:ascii="Times New Roman" w:hAnsi="Times New Roman" w:cs="Times New Roman"/>
            <w:bCs/>
            <w:sz w:val="24"/>
            <w:szCs w:val="24"/>
          </w:rPr>
          <w:delText>, ethnicity</w:delText>
        </w:r>
      </w:del>
      <w:r w:rsidRPr="00926A35">
        <w:rPr>
          <w:rFonts w:ascii="Times New Roman" w:hAnsi="Times New Roman" w:cs="Times New Roman"/>
          <w:bCs/>
          <w:sz w:val="24"/>
          <w:szCs w:val="24"/>
        </w:rPr>
        <w:t xml:space="preserve">, shared toilet facilities, </w:t>
      </w:r>
      <w:ins w:id="5126" w:author="Mst. Farzana Akter" w:date="2023-01-09T20:56:00Z">
        <w:r w:rsidR="008C2DCB">
          <w:rPr>
            <w:rFonts w:ascii="Times New Roman" w:hAnsi="Times New Roman" w:cs="Times New Roman"/>
            <w:bCs/>
            <w:sz w:val="24"/>
            <w:szCs w:val="24"/>
          </w:rPr>
          <w:t xml:space="preserve">and </w:t>
        </w:r>
      </w:ins>
      <w:r w:rsidRPr="00926A35">
        <w:rPr>
          <w:rFonts w:ascii="Times New Roman" w:hAnsi="Times New Roman" w:cs="Times New Roman"/>
          <w:bCs/>
          <w:sz w:val="24"/>
          <w:szCs w:val="24"/>
        </w:rPr>
        <w:t>toilet facility type</w:t>
      </w:r>
      <w:del w:id="5127" w:author="Mst. Farzana Akter" w:date="2023-01-09T20:56:00Z">
        <w:r w:rsidRPr="00926A35" w:rsidDel="008C2DCB">
          <w:rPr>
            <w:rFonts w:ascii="Times New Roman" w:hAnsi="Times New Roman" w:cs="Times New Roman"/>
            <w:bCs/>
            <w:sz w:val="24"/>
            <w:szCs w:val="24"/>
          </w:rPr>
          <w:delText>, and salt iodization</w:delText>
        </w:r>
      </w:del>
      <w:r w:rsidRPr="00926A35">
        <w:rPr>
          <w:rFonts w:ascii="Times New Roman" w:hAnsi="Times New Roman" w:cs="Times New Roman"/>
          <w:bCs/>
          <w:sz w:val="24"/>
          <w:szCs w:val="24"/>
        </w:rPr>
        <w:t xml:space="preserve"> significantly </w:t>
      </w:r>
      <w:del w:id="5128" w:author="Mst. Farzana Akter" w:date="2023-01-09T20:56:00Z">
        <w:r w:rsidRPr="00926A35" w:rsidDel="00510BE8">
          <w:rPr>
            <w:rFonts w:ascii="Times New Roman" w:hAnsi="Times New Roman" w:cs="Times New Roman"/>
            <w:bCs/>
            <w:sz w:val="24"/>
            <w:szCs w:val="24"/>
          </w:rPr>
          <w:delText>contribute to the</w:delText>
        </w:r>
      </w:del>
      <w:ins w:id="5129" w:author="Mst. Farzana Akter" w:date="2023-01-09T20:56:00Z">
        <w:r w:rsidR="00510BE8">
          <w:rPr>
            <w:rFonts w:ascii="Times New Roman" w:hAnsi="Times New Roman" w:cs="Times New Roman"/>
            <w:bCs/>
            <w:sz w:val="24"/>
            <w:szCs w:val="24"/>
          </w:rPr>
          <w:t>influence</w:t>
        </w:r>
      </w:ins>
      <w:ins w:id="5130" w:author="Mst. Farzana Akter" w:date="2023-01-09T21:00:00Z">
        <w:r w:rsidR="000D5CFE">
          <w:rPr>
            <w:rFonts w:ascii="Times New Roman" w:hAnsi="Times New Roman" w:cs="Times New Roman"/>
            <w:bCs/>
            <w:sz w:val="24"/>
            <w:szCs w:val="24"/>
          </w:rPr>
          <w:t>d</w:t>
        </w:r>
      </w:ins>
      <w:r w:rsidRPr="00926A35">
        <w:rPr>
          <w:rFonts w:ascii="Times New Roman" w:hAnsi="Times New Roman" w:cs="Times New Roman"/>
          <w:bCs/>
          <w:sz w:val="24"/>
          <w:szCs w:val="24"/>
        </w:rPr>
        <w:t xml:space="preserve"> </w:t>
      </w:r>
      <w:del w:id="5131" w:author="Mst. Farzana Akter" w:date="2023-01-09T20:58:00Z">
        <w:r w:rsidRPr="00926A35" w:rsidDel="001501F4">
          <w:rPr>
            <w:rFonts w:ascii="Times New Roman" w:hAnsi="Times New Roman" w:cs="Times New Roman"/>
            <w:bCs/>
            <w:sz w:val="24"/>
            <w:szCs w:val="24"/>
          </w:rPr>
          <w:delText>high prevalence of</w:delText>
        </w:r>
      </w:del>
      <w:ins w:id="5132" w:author="Mst. Farzana Akter" w:date="2023-01-09T20:58:00Z">
        <w:r w:rsidR="001501F4">
          <w:rPr>
            <w:rFonts w:ascii="Times New Roman" w:hAnsi="Times New Roman" w:cs="Times New Roman"/>
            <w:bCs/>
            <w:sz w:val="24"/>
            <w:szCs w:val="24"/>
          </w:rPr>
          <w:t>the chance of having</w:t>
        </w:r>
      </w:ins>
      <w:r w:rsidRPr="00926A35">
        <w:rPr>
          <w:rFonts w:ascii="Times New Roman" w:hAnsi="Times New Roman" w:cs="Times New Roman"/>
          <w:bCs/>
          <w:sz w:val="24"/>
          <w:szCs w:val="24"/>
        </w:rPr>
        <w:t xml:space="preserve"> diarrhea among </w:t>
      </w:r>
      <w:ins w:id="5133" w:author="Mst. Farzana Akter" w:date="2023-01-09T20:57:00Z">
        <w:r w:rsidR="000D6248">
          <w:rPr>
            <w:rFonts w:ascii="Times New Roman" w:hAnsi="Times New Roman" w:cs="Times New Roman"/>
            <w:bCs/>
            <w:sz w:val="24"/>
            <w:szCs w:val="24"/>
          </w:rPr>
          <w:t xml:space="preserve">0-5 years old </w:t>
        </w:r>
      </w:ins>
      <w:r w:rsidRPr="00926A35">
        <w:rPr>
          <w:rFonts w:ascii="Times New Roman" w:hAnsi="Times New Roman" w:cs="Times New Roman"/>
          <w:bCs/>
          <w:sz w:val="24"/>
          <w:szCs w:val="24"/>
        </w:rPr>
        <w:t xml:space="preserve">children </w:t>
      </w:r>
      <w:del w:id="5134" w:author="Mst. Farzana Akter" w:date="2023-01-09T20:57:00Z">
        <w:r w:rsidRPr="00926A35" w:rsidDel="000D6248">
          <w:rPr>
            <w:rFonts w:ascii="Times New Roman" w:hAnsi="Times New Roman" w:cs="Times New Roman"/>
            <w:bCs/>
            <w:sz w:val="24"/>
            <w:szCs w:val="24"/>
          </w:rPr>
          <w:delText xml:space="preserve">under the age of five </w:delText>
        </w:r>
      </w:del>
      <w:r w:rsidRPr="00926A35">
        <w:rPr>
          <w:rFonts w:ascii="Times New Roman" w:hAnsi="Times New Roman" w:cs="Times New Roman"/>
          <w:bCs/>
          <w:sz w:val="24"/>
          <w:szCs w:val="24"/>
        </w:rPr>
        <w:t xml:space="preserve">in Bangladesh. </w:t>
      </w:r>
      <w:del w:id="5135" w:author="Mst. Farzana Akter" w:date="2023-01-09T20:59:00Z">
        <w:r w:rsidRPr="00926A35" w:rsidDel="00540B16">
          <w:rPr>
            <w:rFonts w:ascii="Times New Roman" w:hAnsi="Times New Roman" w:cs="Times New Roman"/>
            <w:bCs/>
            <w:sz w:val="24"/>
            <w:szCs w:val="24"/>
          </w:rPr>
          <w:delText xml:space="preserve">The </w:delText>
        </w:r>
      </w:del>
      <w:del w:id="5136" w:author="Mst. Farzana Akter" w:date="2023-01-09T20:57:00Z">
        <w:r w:rsidRPr="00926A35" w:rsidDel="00DB144C">
          <w:rPr>
            <w:rFonts w:ascii="Times New Roman" w:hAnsi="Times New Roman" w:cs="Times New Roman"/>
            <w:bCs/>
            <w:sz w:val="24"/>
            <w:szCs w:val="24"/>
          </w:rPr>
          <w:delText xml:space="preserve">prevalence </w:delText>
        </w:r>
      </w:del>
      <w:del w:id="5137" w:author="Mst. Farzana Akter" w:date="2023-01-09T20:59:00Z">
        <w:r w:rsidRPr="00926A35" w:rsidDel="00540B16">
          <w:rPr>
            <w:rFonts w:ascii="Times New Roman" w:hAnsi="Times New Roman" w:cs="Times New Roman"/>
            <w:bCs/>
            <w:sz w:val="24"/>
            <w:szCs w:val="24"/>
          </w:rPr>
          <w:delText xml:space="preserve">of diarrhea was higher in </w:delText>
        </w:r>
      </w:del>
      <w:ins w:id="5138" w:author="Mst. Farzana Akter" w:date="2023-01-09T20:59:00Z">
        <w:r w:rsidR="00540B16">
          <w:rPr>
            <w:rFonts w:ascii="Times New Roman" w:hAnsi="Times New Roman" w:cs="Times New Roman"/>
            <w:bCs/>
            <w:sz w:val="24"/>
            <w:szCs w:val="24"/>
          </w:rPr>
          <w:t>Y</w:t>
        </w:r>
      </w:ins>
      <w:del w:id="5139" w:author="Mst. Farzana Akter" w:date="2023-01-09T20:59:00Z">
        <w:r w:rsidRPr="00926A35" w:rsidDel="00540B16">
          <w:rPr>
            <w:rFonts w:ascii="Times New Roman" w:hAnsi="Times New Roman" w:cs="Times New Roman"/>
            <w:bCs/>
            <w:sz w:val="24"/>
            <w:szCs w:val="24"/>
          </w:rPr>
          <w:delText>y</w:delText>
        </w:r>
      </w:del>
      <w:r w:rsidRPr="00926A35">
        <w:rPr>
          <w:rFonts w:ascii="Times New Roman" w:hAnsi="Times New Roman" w:cs="Times New Roman"/>
          <w:bCs/>
          <w:sz w:val="24"/>
          <w:szCs w:val="24"/>
        </w:rPr>
        <w:t>oung</w:t>
      </w:r>
      <w:ins w:id="5140" w:author="Mst. Farzana Akter" w:date="2023-01-09T20:59:00Z">
        <w:r w:rsidR="00540B16">
          <w:rPr>
            <w:rFonts w:ascii="Times New Roman" w:hAnsi="Times New Roman" w:cs="Times New Roman"/>
            <w:bCs/>
            <w:sz w:val="24"/>
            <w:szCs w:val="24"/>
          </w:rPr>
          <w:t>er</w:t>
        </w:r>
      </w:ins>
      <w:r w:rsidRPr="00926A35">
        <w:rPr>
          <w:rFonts w:ascii="Times New Roman" w:hAnsi="Times New Roman" w:cs="Times New Roman"/>
          <w:bCs/>
          <w:sz w:val="24"/>
          <w:szCs w:val="24"/>
        </w:rPr>
        <w:t xml:space="preserve"> children, primarily those between the ages of 12 and 23 months,</w:t>
      </w:r>
      <w:del w:id="5141" w:author="Mst. Farzana Akter" w:date="2023-01-09T21:02:00Z">
        <w:r w:rsidRPr="00926A35" w:rsidDel="00573229">
          <w:rPr>
            <w:rFonts w:ascii="Times New Roman" w:hAnsi="Times New Roman" w:cs="Times New Roman"/>
            <w:bCs/>
            <w:sz w:val="24"/>
            <w:szCs w:val="24"/>
          </w:rPr>
          <w:delText xml:space="preserve"> </w:delText>
        </w:r>
      </w:del>
      <w:ins w:id="5142" w:author="Mst. Farzana Akter" w:date="2023-01-09T21:01:00Z">
        <w:r w:rsidR="0099356E">
          <w:rPr>
            <w:rFonts w:ascii="Times New Roman" w:hAnsi="Times New Roman" w:cs="Times New Roman"/>
            <w:bCs/>
            <w:sz w:val="24"/>
            <w:szCs w:val="24"/>
          </w:rPr>
          <w:t xml:space="preserve"> </w:t>
        </w:r>
      </w:ins>
      <w:r w:rsidRPr="00926A35">
        <w:rPr>
          <w:rFonts w:ascii="Times New Roman" w:hAnsi="Times New Roman" w:cs="Times New Roman"/>
          <w:bCs/>
          <w:sz w:val="24"/>
          <w:szCs w:val="24"/>
        </w:rPr>
        <w:t xml:space="preserve">underweight children, </w:t>
      </w:r>
      <w:del w:id="5143" w:author="Mst. Farzana Akter" w:date="2023-01-09T21:02:00Z">
        <w:r w:rsidRPr="00926A35" w:rsidDel="007863CA">
          <w:rPr>
            <w:rFonts w:ascii="Times New Roman" w:hAnsi="Times New Roman" w:cs="Times New Roman"/>
            <w:bCs/>
            <w:sz w:val="24"/>
            <w:szCs w:val="24"/>
          </w:rPr>
          <w:delText xml:space="preserve">mothers with low educational status, </w:delText>
        </w:r>
      </w:del>
      <w:r w:rsidRPr="00926A35">
        <w:rPr>
          <w:rFonts w:ascii="Times New Roman" w:hAnsi="Times New Roman" w:cs="Times New Roman"/>
          <w:bCs/>
          <w:sz w:val="24"/>
          <w:szCs w:val="24"/>
        </w:rPr>
        <w:t>children from the poorest households</w:t>
      </w:r>
      <w:del w:id="5144" w:author="Mst. Farzana Akter" w:date="2023-01-09T21:02:00Z">
        <w:r w:rsidRPr="00926A35" w:rsidDel="007863CA">
          <w:rPr>
            <w:rFonts w:ascii="Times New Roman" w:hAnsi="Times New Roman" w:cs="Times New Roman"/>
            <w:bCs/>
            <w:sz w:val="24"/>
            <w:szCs w:val="24"/>
          </w:rPr>
          <w:delText>,</w:delText>
        </w:r>
      </w:del>
      <w:r w:rsidRPr="00926A35">
        <w:rPr>
          <w:rFonts w:ascii="Times New Roman" w:hAnsi="Times New Roman" w:cs="Times New Roman"/>
          <w:bCs/>
          <w:sz w:val="24"/>
          <w:szCs w:val="24"/>
        </w:rPr>
        <w:t xml:space="preserve"> </w:t>
      </w:r>
      <w:del w:id="5145" w:author="Mst. Farzana Akter" w:date="2023-01-09T21:02:00Z">
        <w:r w:rsidRPr="00926A35" w:rsidDel="007863CA">
          <w:rPr>
            <w:rFonts w:ascii="Times New Roman" w:hAnsi="Times New Roman" w:cs="Times New Roman"/>
            <w:bCs/>
            <w:sz w:val="24"/>
            <w:szCs w:val="24"/>
          </w:rPr>
          <w:delText xml:space="preserve">households without iodized salt, </w:delText>
        </w:r>
      </w:del>
      <w:r w:rsidRPr="00926A35">
        <w:rPr>
          <w:rFonts w:ascii="Times New Roman" w:hAnsi="Times New Roman" w:cs="Times New Roman"/>
          <w:bCs/>
          <w:sz w:val="24"/>
          <w:szCs w:val="24"/>
        </w:rPr>
        <w:t>and households with inadequate sanitation facilities</w:t>
      </w:r>
      <w:ins w:id="5146" w:author="Mst. Farzana Akter" w:date="2023-01-09T21:02:00Z">
        <w:r w:rsidR="007863CA">
          <w:rPr>
            <w:rFonts w:ascii="Times New Roman" w:hAnsi="Times New Roman" w:cs="Times New Roman"/>
            <w:bCs/>
            <w:sz w:val="24"/>
            <w:szCs w:val="24"/>
          </w:rPr>
          <w:t xml:space="preserve"> </w:t>
        </w:r>
      </w:ins>
      <w:ins w:id="5147" w:author="Mst. Farzana Akter" w:date="2023-01-09T21:03:00Z">
        <w:r w:rsidR="00573229" w:rsidRPr="00573229">
          <w:rPr>
            <w:rFonts w:ascii="Times New Roman" w:hAnsi="Times New Roman" w:cs="Times New Roman"/>
            <w:bCs/>
            <w:sz w:val="24"/>
            <w:szCs w:val="24"/>
          </w:rPr>
          <w:t>had higher chance of having diarrhea</w:t>
        </w:r>
      </w:ins>
      <w:r w:rsidRPr="00926A35">
        <w:rPr>
          <w:rFonts w:ascii="Times New Roman" w:hAnsi="Times New Roman" w:cs="Times New Roman"/>
          <w:bCs/>
          <w:sz w:val="24"/>
          <w:szCs w:val="24"/>
        </w:rPr>
        <w:t>.</w:t>
      </w:r>
      <w:r w:rsidR="00E25535">
        <w:rPr>
          <w:rFonts w:ascii="Times New Roman" w:hAnsi="Times New Roman" w:cs="Times New Roman"/>
          <w:bCs/>
          <w:sz w:val="24"/>
          <w:szCs w:val="24"/>
        </w:rPr>
        <w:t xml:space="preserve"> </w:t>
      </w:r>
      <w:ins w:id="5148" w:author="Mst. Farzana Akter" w:date="2023-01-09T21:03:00Z">
        <w:r w:rsidR="00573229">
          <w:rPr>
            <w:rFonts w:ascii="Times New Roman" w:hAnsi="Times New Roman" w:cs="Times New Roman"/>
            <w:bCs/>
            <w:sz w:val="24"/>
            <w:szCs w:val="24"/>
          </w:rPr>
          <w:t>P</w:t>
        </w:r>
      </w:ins>
      <w:del w:id="5149" w:author="Mst. Farzana Akter" w:date="2023-01-09T21:03:00Z">
        <w:r w:rsidR="00900B5B" w:rsidRPr="00900B5B" w:rsidDel="00573229">
          <w:rPr>
            <w:rFonts w:ascii="Times New Roman" w:hAnsi="Times New Roman" w:cs="Times New Roman"/>
            <w:bCs/>
            <w:sz w:val="24"/>
            <w:szCs w:val="24"/>
          </w:rPr>
          <w:delText>Safe disposal of stools, p</w:delText>
        </w:r>
      </w:del>
      <w:r w:rsidR="00900B5B" w:rsidRPr="00900B5B">
        <w:rPr>
          <w:rFonts w:ascii="Times New Roman" w:hAnsi="Times New Roman" w:cs="Times New Roman"/>
          <w:bCs/>
          <w:sz w:val="24"/>
          <w:szCs w:val="24"/>
        </w:rPr>
        <w:t xml:space="preserve">rivate and improved toilet facilities, hygiene practices, and proper nutrition for children can reduce </w:t>
      </w:r>
      <w:del w:id="5150" w:author="Mst. Farzana Akter" w:date="2023-01-09T21:04:00Z">
        <w:r w:rsidR="00900B5B" w:rsidRPr="00900B5B" w:rsidDel="004E46E2">
          <w:rPr>
            <w:rFonts w:ascii="Times New Roman" w:hAnsi="Times New Roman" w:cs="Times New Roman"/>
            <w:bCs/>
            <w:sz w:val="24"/>
            <w:szCs w:val="24"/>
          </w:rPr>
          <w:delText xml:space="preserve">the </w:delText>
        </w:r>
      </w:del>
      <w:del w:id="5151" w:author="Mst. Farzana Akter" w:date="2023-01-09T21:03:00Z">
        <w:r w:rsidR="00900B5B" w:rsidRPr="00900B5B" w:rsidDel="004E46E2">
          <w:rPr>
            <w:rFonts w:ascii="Times New Roman" w:hAnsi="Times New Roman" w:cs="Times New Roman"/>
            <w:bCs/>
            <w:sz w:val="24"/>
            <w:szCs w:val="24"/>
          </w:rPr>
          <w:delText xml:space="preserve">prevalence </w:delText>
        </w:r>
      </w:del>
      <w:del w:id="5152" w:author="Mst. Farzana Akter" w:date="2023-01-09T21:04:00Z">
        <w:r w:rsidR="00900B5B" w:rsidRPr="00900B5B" w:rsidDel="004E46E2">
          <w:rPr>
            <w:rFonts w:ascii="Times New Roman" w:hAnsi="Times New Roman" w:cs="Times New Roman"/>
            <w:bCs/>
            <w:sz w:val="24"/>
            <w:szCs w:val="24"/>
          </w:rPr>
          <w:delText>of diarrhea among children under five</w:delText>
        </w:r>
      </w:del>
      <w:ins w:id="5153" w:author="Mst. Farzana Akter" w:date="2023-01-09T21:04:00Z">
        <w:r w:rsidR="004E46E2">
          <w:rPr>
            <w:rFonts w:ascii="Times New Roman" w:hAnsi="Times New Roman" w:cs="Times New Roman"/>
            <w:bCs/>
            <w:sz w:val="24"/>
            <w:szCs w:val="24"/>
          </w:rPr>
          <w:t>childhood diarrhea</w:t>
        </w:r>
      </w:ins>
      <w:r w:rsidR="00900B5B" w:rsidRPr="00900B5B">
        <w:rPr>
          <w:rFonts w:ascii="Times New Roman" w:hAnsi="Times New Roman" w:cs="Times New Roman"/>
          <w:bCs/>
          <w:sz w:val="24"/>
          <w:szCs w:val="24"/>
        </w:rPr>
        <w:t>. The findings of our study have some potential implications for our policymakers. Different government and non-government organizations, international agencies, and public health professionals work to improve children's health</w:t>
      </w:r>
      <w:del w:id="5154" w:author="Mst. Farzana Akter" w:date="2023-01-09T21:05:00Z">
        <w:r w:rsidR="00900B5B" w:rsidRPr="00900B5B" w:rsidDel="00C12A6D">
          <w:rPr>
            <w:rFonts w:ascii="Times New Roman" w:hAnsi="Times New Roman" w:cs="Times New Roman"/>
            <w:bCs/>
            <w:sz w:val="24"/>
            <w:szCs w:val="24"/>
          </w:rPr>
          <w:delText>, which can be integrated with the existing national health extension program</w:delText>
        </w:r>
      </w:del>
      <w:r w:rsidR="00900B5B" w:rsidRPr="00900B5B">
        <w:rPr>
          <w:rFonts w:ascii="Times New Roman" w:hAnsi="Times New Roman" w:cs="Times New Roman"/>
          <w:bCs/>
          <w:sz w:val="24"/>
          <w:szCs w:val="24"/>
        </w:rPr>
        <w:t>.</w:t>
      </w:r>
      <w:r w:rsidR="00900B5B" w:rsidRPr="00900B5B">
        <w:t xml:space="preserve"> </w:t>
      </w:r>
      <w:del w:id="5155" w:author="Mst. Farzana Akter" w:date="2023-01-09T21:09:00Z">
        <w:r w:rsidR="00900B5B" w:rsidRPr="00900B5B" w:rsidDel="005241E8">
          <w:rPr>
            <w:rFonts w:ascii="Times New Roman" w:hAnsi="Times New Roman" w:cs="Times New Roman"/>
            <w:bCs/>
            <w:sz w:val="24"/>
            <w:szCs w:val="24"/>
          </w:rPr>
          <w:delText>Practical actions should be implemented to improve sanitation</w:delText>
        </w:r>
      </w:del>
      <w:del w:id="5156" w:author="Mst. Farzana Akter" w:date="2023-01-09T21:04:00Z">
        <w:r w:rsidR="00900B5B" w:rsidRPr="00900B5B" w:rsidDel="00675434">
          <w:rPr>
            <w:rFonts w:ascii="Times New Roman" w:hAnsi="Times New Roman" w:cs="Times New Roman"/>
            <w:bCs/>
            <w:sz w:val="24"/>
            <w:szCs w:val="24"/>
          </w:rPr>
          <w:delText xml:space="preserve"> and women's education level</w:delText>
        </w:r>
      </w:del>
      <w:del w:id="5157" w:author="Mst. Farzana Akter" w:date="2023-01-09T21:09:00Z">
        <w:r w:rsidR="00900B5B" w:rsidRPr="00900B5B" w:rsidDel="005241E8">
          <w:rPr>
            <w:rFonts w:ascii="Times New Roman" w:hAnsi="Times New Roman" w:cs="Times New Roman"/>
            <w:bCs/>
            <w:sz w:val="24"/>
            <w:szCs w:val="24"/>
          </w:rPr>
          <w:delText>.</w:delText>
        </w:r>
      </w:del>
      <w:ins w:id="5158" w:author="Mst. Farzana Akter" w:date="2023-01-09T21:09:00Z">
        <w:r w:rsidR="005241E8">
          <w:rPr>
            <w:rFonts w:ascii="Times New Roman" w:hAnsi="Times New Roman" w:cs="Times New Roman"/>
            <w:bCs/>
            <w:sz w:val="24"/>
            <w:szCs w:val="24"/>
          </w:rPr>
          <w:t xml:space="preserve">Implementation of </w:t>
        </w:r>
        <w:r w:rsidR="00032486">
          <w:rPr>
            <w:rFonts w:ascii="Times New Roman" w:hAnsi="Times New Roman" w:cs="Times New Roman"/>
            <w:bCs/>
            <w:sz w:val="24"/>
            <w:szCs w:val="24"/>
          </w:rPr>
          <w:t xml:space="preserve">program regarding </w:t>
        </w:r>
      </w:ins>
      <w:ins w:id="5159" w:author="Mst. Farzana Akter" w:date="2023-01-09T21:10:00Z">
        <w:r w:rsidR="00032486">
          <w:rPr>
            <w:rFonts w:ascii="Times New Roman" w:hAnsi="Times New Roman" w:cs="Times New Roman"/>
            <w:bCs/>
            <w:sz w:val="24"/>
            <w:szCs w:val="24"/>
          </w:rPr>
          <w:t>basic</w:t>
        </w:r>
      </w:ins>
      <w:ins w:id="5160" w:author="Mst. Farzana Akter" w:date="2023-01-09T21:09:00Z">
        <w:r w:rsidR="00032486">
          <w:rPr>
            <w:rFonts w:ascii="Times New Roman" w:hAnsi="Times New Roman" w:cs="Times New Roman"/>
            <w:bCs/>
            <w:sz w:val="24"/>
            <w:szCs w:val="24"/>
          </w:rPr>
          <w:t xml:space="preserve"> hygiene practice</w:t>
        </w:r>
      </w:ins>
      <w:ins w:id="5161" w:author="Mst. Farzana Akter" w:date="2023-01-09T21:10:00Z">
        <w:r w:rsidR="00032486">
          <w:rPr>
            <w:rFonts w:ascii="Times New Roman" w:hAnsi="Times New Roman" w:cs="Times New Roman"/>
            <w:bCs/>
            <w:sz w:val="24"/>
            <w:szCs w:val="24"/>
          </w:rPr>
          <w:t xml:space="preserve"> and </w:t>
        </w:r>
        <w:r w:rsidR="00F36252">
          <w:rPr>
            <w:rFonts w:ascii="Times New Roman" w:hAnsi="Times New Roman" w:cs="Times New Roman"/>
            <w:bCs/>
            <w:sz w:val="24"/>
            <w:szCs w:val="24"/>
          </w:rPr>
          <w:t>child nutrition</w:t>
        </w:r>
      </w:ins>
      <w:ins w:id="5162" w:author="Mst. Farzana Akter" w:date="2023-01-09T21:11:00Z">
        <w:r w:rsidR="007344D9">
          <w:rPr>
            <w:rFonts w:ascii="Times New Roman" w:hAnsi="Times New Roman" w:cs="Times New Roman"/>
            <w:bCs/>
            <w:sz w:val="24"/>
            <w:szCs w:val="24"/>
          </w:rPr>
          <w:t xml:space="preserve"> along with </w:t>
        </w:r>
      </w:ins>
      <w:ins w:id="5163" w:author="Mst. Farzana Akter" w:date="2023-01-09T21:12:00Z">
        <w:r w:rsidR="001C74CE">
          <w:rPr>
            <w:rFonts w:ascii="Times New Roman" w:hAnsi="Times New Roman" w:cs="Times New Roman"/>
            <w:bCs/>
            <w:sz w:val="24"/>
            <w:szCs w:val="24"/>
          </w:rPr>
          <w:t>existing program</w:t>
        </w:r>
      </w:ins>
      <w:ins w:id="5164" w:author="Mst. Farzana Akter" w:date="2023-01-09T21:10:00Z">
        <w:r w:rsidR="00C22F0C">
          <w:rPr>
            <w:rFonts w:ascii="Times New Roman" w:hAnsi="Times New Roman" w:cs="Times New Roman"/>
            <w:bCs/>
            <w:sz w:val="24"/>
            <w:szCs w:val="24"/>
          </w:rPr>
          <w:t xml:space="preserve"> can make </w:t>
        </w:r>
      </w:ins>
      <w:ins w:id="5165" w:author="Mst. Farzana Akter" w:date="2023-01-09T21:11:00Z">
        <w:r w:rsidR="00C22F0C">
          <w:rPr>
            <w:rFonts w:ascii="Times New Roman" w:hAnsi="Times New Roman" w:cs="Times New Roman"/>
            <w:bCs/>
            <w:sz w:val="24"/>
            <w:szCs w:val="24"/>
          </w:rPr>
          <w:t>substantial changes in childhood diarrhea</w:t>
        </w:r>
        <w:r w:rsidR="007344D9">
          <w:rPr>
            <w:rFonts w:ascii="Times New Roman" w:hAnsi="Times New Roman" w:cs="Times New Roman"/>
            <w:bCs/>
            <w:sz w:val="24"/>
            <w:szCs w:val="24"/>
          </w:rPr>
          <w:t>.</w:t>
        </w:r>
      </w:ins>
    </w:p>
    <w:p w14:paraId="6BF88DDB" w14:textId="3966FF99" w:rsidR="00275578" w:rsidRPr="00D97196" w:rsidRDefault="00275578">
      <w:pPr>
        <w:spacing w:line="240" w:lineRule="auto"/>
        <w:rPr>
          <w:rFonts w:ascii="Times New Roman" w:hAnsi="Times New Roman" w:cs="Times New Roman"/>
          <w:sz w:val="24"/>
          <w:szCs w:val="24"/>
        </w:rPr>
        <w:pPrChange w:id="5166" w:author="Mohammad Nayeem Hasan" w:date="2023-01-21T14:56:00Z">
          <w:pPr>
            <w:jc w:val="both"/>
          </w:pPr>
        </w:pPrChange>
      </w:pPr>
    </w:p>
    <w:p w14:paraId="53671522" w14:textId="4A713975" w:rsidR="009A1A78" w:rsidRPr="00D97196" w:rsidRDefault="009A1A78">
      <w:pPr>
        <w:spacing w:line="240" w:lineRule="auto"/>
        <w:rPr>
          <w:rFonts w:ascii="Times New Roman" w:hAnsi="Times New Roman" w:cs="Times New Roman"/>
          <w:b/>
          <w:sz w:val="24"/>
          <w:szCs w:val="24"/>
        </w:rPr>
        <w:pPrChange w:id="5167" w:author="Mohammad Nayeem Hasan" w:date="2023-01-21T14:56:00Z">
          <w:pPr>
            <w:jc w:val="both"/>
          </w:pPr>
        </w:pPrChange>
      </w:pPr>
      <w:r w:rsidRPr="00D97196">
        <w:rPr>
          <w:rFonts w:ascii="Times New Roman" w:hAnsi="Times New Roman" w:cs="Times New Roman"/>
          <w:b/>
          <w:sz w:val="24"/>
          <w:szCs w:val="24"/>
        </w:rPr>
        <w:t>Acknowledgments</w:t>
      </w:r>
    </w:p>
    <w:p w14:paraId="34A292F8" w14:textId="1CFAA0DA" w:rsidR="009A1A78" w:rsidRPr="00D97196" w:rsidRDefault="009A1A78">
      <w:pPr>
        <w:spacing w:line="240" w:lineRule="auto"/>
        <w:rPr>
          <w:rFonts w:ascii="Times New Roman" w:hAnsi="Times New Roman" w:cs="Times New Roman"/>
          <w:sz w:val="24"/>
          <w:szCs w:val="24"/>
        </w:rPr>
        <w:pPrChange w:id="5168" w:author="Mohammad Nayeem Hasan" w:date="2023-01-21T14:56:00Z">
          <w:pPr>
            <w:jc w:val="both"/>
          </w:pPr>
        </w:pPrChange>
      </w:pPr>
      <w:r w:rsidRPr="00D97196">
        <w:rPr>
          <w:rFonts w:ascii="Times New Roman" w:hAnsi="Times New Roman" w:cs="Times New Roman"/>
          <w:sz w:val="24"/>
          <w:szCs w:val="24"/>
        </w:rPr>
        <w:t>We acknowledge UNICEF and the Bangladesh Bureau of Statistics for allowing us to use the data</w:t>
      </w:r>
      <w:r w:rsidR="00926A35">
        <w:rPr>
          <w:rFonts w:ascii="Times New Roman" w:hAnsi="Times New Roman" w:cs="Times New Roman"/>
          <w:sz w:val="24"/>
          <w:szCs w:val="24"/>
        </w:rPr>
        <w:t>.</w:t>
      </w:r>
    </w:p>
    <w:p w14:paraId="5BECF0DC" w14:textId="77777777" w:rsidR="009A1A78" w:rsidRPr="00D97196" w:rsidRDefault="009A1A78">
      <w:pPr>
        <w:spacing w:line="240" w:lineRule="auto"/>
        <w:rPr>
          <w:rFonts w:ascii="Times New Roman" w:hAnsi="Times New Roman" w:cs="Times New Roman"/>
          <w:b/>
          <w:sz w:val="24"/>
          <w:szCs w:val="24"/>
        </w:rPr>
        <w:pPrChange w:id="5169" w:author="Mohammad Nayeem Hasan" w:date="2023-01-21T14:56:00Z">
          <w:pPr>
            <w:jc w:val="both"/>
          </w:pPr>
        </w:pPrChange>
      </w:pPr>
      <w:r w:rsidRPr="00D97196">
        <w:rPr>
          <w:rFonts w:ascii="Times New Roman" w:hAnsi="Times New Roman" w:cs="Times New Roman"/>
          <w:b/>
          <w:sz w:val="24"/>
          <w:szCs w:val="24"/>
        </w:rPr>
        <w:t>Ethical consent</w:t>
      </w:r>
    </w:p>
    <w:p w14:paraId="2BE10DAD" w14:textId="30497E6A" w:rsidR="009A1A78" w:rsidRPr="00D97196" w:rsidRDefault="009A1A78">
      <w:pPr>
        <w:spacing w:line="240" w:lineRule="auto"/>
        <w:rPr>
          <w:rFonts w:ascii="Times New Roman" w:hAnsi="Times New Roman" w:cs="Times New Roman"/>
          <w:sz w:val="24"/>
          <w:szCs w:val="24"/>
        </w:rPr>
        <w:pPrChange w:id="5170" w:author="Mohammad Nayeem Hasan" w:date="2023-01-21T14:56:00Z">
          <w:pPr>
            <w:jc w:val="both"/>
          </w:pPr>
        </w:pPrChange>
      </w:pPr>
      <w:r w:rsidRPr="00D97196">
        <w:rPr>
          <w:rFonts w:ascii="Times New Roman" w:hAnsi="Times New Roman" w:cs="Times New Roman"/>
          <w:sz w:val="24"/>
          <w:szCs w:val="24"/>
        </w:rPr>
        <w:t>Our study was wholly based on an analysis of existing public domain health survey datasets obtained from the MICS 2006, 2012 and 2019 which is freely available online with all personal identifying information removed. The MICS procedures were reviewed and approved by the Bangladesh Bureau of Statistics (BBS) and UNICEF. Informed consent was obtained from participants while interviewing them. Because this study involved the analysis with secondary data thus, it did not require the ethical approval of the respective institution.</w:t>
      </w:r>
    </w:p>
    <w:p w14:paraId="73D672F2" w14:textId="74B61DC9" w:rsidR="009A1A78" w:rsidRPr="00D97196" w:rsidRDefault="009A1A78">
      <w:pPr>
        <w:spacing w:line="240" w:lineRule="auto"/>
        <w:rPr>
          <w:rFonts w:ascii="Times New Roman" w:hAnsi="Times New Roman" w:cs="Times New Roman"/>
          <w:b/>
          <w:sz w:val="24"/>
          <w:szCs w:val="24"/>
        </w:rPr>
        <w:pPrChange w:id="5171" w:author="Mohammad Nayeem Hasan" w:date="2023-01-21T14:56:00Z">
          <w:pPr>
            <w:jc w:val="both"/>
          </w:pPr>
        </w:pPrChange>
      </w:pPr>
      <w:r w:rsidRPr="00D97196">
        <w:rPr>
          <w:rFonts w:ascii="Times New Roman" w:hAnsi="Times New Roman" w:cs="Times New Roman"/>
          <w:b/>
          <w:sz w:val="24"/>
          <w:szCs w:val="24"/>
        </w:rPr>
        <w:t>Disclosure statement</w:t>
      </w:r>
    </w:p>
    <w:p w14:paraId="0504AA99" w14:textId="77777777" w:rsidR="009A1A78" w:rsidRPr="00D97196" w:rsidRDefault="009A1A78">
      <w:pPr>
        <w:spacing w:line="240" w:lineRule="auto"/>
        <w:rPr>
          <w:rFonts w:ascii="Times New Roman" w:hAnsi="Times New Roman" w:cs="Times New Roman"/>
          <w:sz w:val="24"/>
          <w:szCs w:val="24"/>
        </w:rPr>
        <w:pPrChange w:id="5172" w:author="Mohammad Nayeem Hasan" w:date="2023-01-21T14:56:00Z">
          <w:pPr>
            <w:jc w:val="both"/>
          </w:pPr>
        </w:pPrChange>
      </w:pPr>
      <w:r w:rsidRPr="00D97196">
        <w:rPr>
          <w:rFonts w:ascii="Times New Roman" w:hAnsi="Times New Roman" w:cs="Times New Roman"/>
          <w:sz w:val="24"/>
          <w:szCs w:val="24"/>
        </w:rPr>
        <w:t>No potential conflict of interest was reported by the authors.</w:t>
      </w:r>
    </w:p>
    <w:p w14:paraId="1F116CA7" w14:textId="09A19186" w:rsidR="009A1A78" w:rsidRPr="00D97196" w:rsidRDefault="009A1A78">
      <w:pPr>
        <w:spacing w:line="240" w:lineRule="auto"/>
        <w:rPr>
          <w:rFonts w:ascii="Times New Roman" w:hAnsi="Times New Roman" w:cs="Times New Roman"/>
          <w:b/>
          <w:sz w:val="24"/>
          <w:szCs w:val="24"/>
        </w:rPr>
        <w:pPrChange w:id="5173" w:author="Mohammad Nayeem Hasan" w:date="2023-01-21T14:56:00Z">
          <w:pPr>
            <w:jc w:val="both"/>
          </w:pPr>
        </w:pPrChange>
      </w:pPr>
      <w:r w:rsidRPr="00D97196">
        <w:rPr>
          <w:rFonts w:ascii="Times New Roman" w:hAnsi="Times New Roman" w:cs="Times New Roman"/>
          <w:b/>
          <w:sz w:val="24"/>
          <w:szCs w:val="24"/>
        </w:rPr>
        <w:t>Author Contributions</w:t>
      </w:r>
    </w:p>
    <w:p w14:paraId="7A81F790" w14:textId="16586B91" w:rsidR="009A1A78" w:rsidRPr="00D97196" w:rsidRDefault="00B37723">
      <w:pPr>
        <w:spacing w:line="240" w:lineRule="auto"/>
        <w:rPr>
          <w:rFonts w:ascii="Times New Roman" w:hAnsi="Times New Roman" w:cs="Times New Roman"/>
          <w:sz w:val="24"/>
          <w:szCs w:val="24"/>
        </w:rPr>
        <w:pPrChange w:id="5174" w:author="Mohammad Nayeem Hasan" w:date="2023-01-21T14:56:00Z">
          <w:pPr>
            <w:jc w:val="both"/>
          </w:pPr>
        </w:pPrChange>
      </w:pPr>
      <w:r w:rsidRPr="00D97196">
        <w:rPr>
          <w:rFonts w:ascii="Times New Roman" w:hAnsi="Times New Roman" w:cs="Times New Roman"/>
          <w:sz w:val="24"/>
          <w:szCs w:val="24"/>
        </w:rPr>
        <w:t>Mst. Farzana Akter,</w:t>
      </w:r>
      <w:r w:rsidR="00565011" w:rsidRPr="00565011">
        <w:rPr>
          <w:rFonts w:ascii="Times New Roman" w:hAnsi="Times New Roman" w:cs="Times New Roman"/>
          <w:sz w:val="24"/>
          <w:szCs w:val="24"/>
        </w:rPr>
        <w:t xml:space="preserve"> </w:t>
      </w:r>
      <w:r w:rsidR="00565011" w:rsidRPr="00D97196">
        <w:rPr>
          <w:rFonts w:ascii="Times New Roman" w:hAnsi="Times New Roman" w:cs="Times New Roman"/>
          <w:sz w:val="24"/>
          <w:szCs w:val="24"/>
        </w:rPr>
        <w:t>Mohammad Nayeem Hasan</w:t>
      </w:r>
      <w:r w:rsidR="00565011">
        <w:rPr>
          <w:rFonts w:ascii="Times New Roman" w:hAnsi="Times New Roman" w:cs="Times New Roman"/>
          <w:sz w:val="24"/>
          <w:szCs w:val="24"/>
        </w:rPr>
        <w:t>,</w:t>
      </w:r>
      <w:r w:rsidR="00CB4CA6" w:rsidRPr="00CB4CA6">
        <w:rPr>
          <w:rFonts w:ascii="Times New Roman" w:hAnsi="Times New Roman" w:cs="Times New Roman"/>
          <w:sz w:val="24"/>
          <w:szCs w:val="24"/>
        </w:rPr>
        <w:t xml:space="preserve"> </w:t>
      </w:r>
      <w:r w:rsidR="00CB4CA6" w:rsidRPr="00D97196">
        <w:rPr>
          <w:rFonts w:ascii="Times New Roman" w:hAnsi="Times New Roman" w:cs="Times New Roman"/>
          <w:sz w:val="24"/>
          <w:szCs w:val="24"/>
        </w:rPr>
        <w:t>M. Noor-e-alam Siddiqui</w:t>
      </w:r>
      <w:r w:rsidR="00CB4CA6">
        <w:rPr>
          <w:rFonts w:ascii="Times New Roman" w:hAnsi="Times New Roman" w:cs="Times New Roman"/>
          <w:sz w:val="24"/>
          <w:szCs w:val="24"/>
        </w:rPr>
        <w:t>,</w:t>
      </w:r>
      <w:r w:rsidRPr="00D97196">
        <w:rPr>
          <w:rFonts w:ascii="Times New Roman" w:hAnsi="Times New Roman" w:cs="Times New Roman"/>
          <w:sz w:val="24"/>
          <w:szCs w:val="24"/>
        </w:rPr>
        <w:t xml:space="preserve"> Sabikunnaher </w:t>
      </w:r>
      <w:r w:rsidR="00F411AC" w:rsidRPr="00D97196">
        <w:rPr>
          <w:rFonts w:ascii="Times New Roman" w:hAnsi="Times New Roman" w:cs="Times New Roman"/>
          <w:sz w:val="24"/>
          <w:szCs w:val="24"/>
        </w:rPr>
        <w:t>Mitu, Muhammad</w:t>
      </w:r>
      <w:r w:rsidR="009A1A78" w:rsidRPr="00D97196">
        <w:rPr>
          <w:rFonts w:ascii="Times New Roman" w:hAnsi="Times New Roman" w:cs="Times New Roman"/>
          <w:sz w:val="24"/>
          <w:szCs w:val="24"/>
        </w:rPr>
        <w:t xml:space="preserve"> Abdul Baker Chowdhury, and Md Jamal Uddin: Conceptualization, Data curation, Formal analysis, Investigation, Methodology, Project administration, Software, Supervision, Validation, Visualization, Roles/Writing - original draft, Writing - review </w:t>
      </w:r>
      <w:r w:rsidR="00926A35">
        <w:rPr>
          <w:rFonts w:ascii="Times New Roman" w:hAnsi="Times New Roman" w:cs="Times New Roman"/>
          <w:color w:val="313131"/>
          <w:sz w:val="24"/>
          <w:szCs w:val="24"/>
          <w:shd w:val="clear" w:color="auto" w:fill="FFFFFF"/>
        </w:rPr>
        <w:t>and</w:t>
      </w:r>
      <w:r w:rsidR="00926A35" w:rsidRPr="00D97196" w:rsidDel="00E0777D">
        <w:rPr>
          <w:rFonts w:ascii="Times New Roman" w:hAnsi="Times New Roman" w:cs="Times New Roman"/>
          <w:sz w:val="24"/>
          <w:szCs w:val="24"/>
        </w:rPr>
        <w:t xml:space="preserve"> </w:t>
      </w:r>
      <w:r w:rsidR="00926A35" w:rsidRPr="00D97196">
        <w:rPr>
          <w:rFonts w:ascii="Times New Roman" w:hAnsi="Times New Roman" w:cs="Times New Roman"/>
          <w:sz w:val="24"/>
          <w:szCs w:val="24"/>
        </w:rPr>
        <w:t>editing</w:t>
      </w:r>
      <w:r w:rsidR="009A1A78" w:rsidRPr="00D97196">
        <w:rPr>
          <w:rFonts w:ascii="Times New Roman" w:hAnsi="Times New Roman" w:cs="Times New Roman"/>
          <w:sz w:val="24"/>
          <w:szCs w:val="24"/>
        </w:rPr>
        <w:t>.</w:t>
      </w:r>
    </w:p>
    <w:p w14:paraId="5D679417" w14:textId="592361C1" w:rsidR="00115909" w:rsidRPr="00115909" w:rsidRDefault="009A1A78">
      <w:pPr>
        <w:spacing w:line="240" w:lineRule="auto"/>
        <w:rPr>
          <w:rFonts w:ascii="Times New Roman" w:hAnsi="Times New Roman" w:cs="Times New Roman"/>
          <w:b/>
          <w:bCs/>
          <w:sz w:val="24"/>
          <w:szCs w:val="24"/>
        </w:rPr>
        <w:pPrChange w:id="5175" w:author="Mohammad Nayeem Hasan" w:date="2023-01-21T14:56:00Z">
          <w:pPr>
            <w:jc w:val="both"/>
          </w:pPr>
        </w:pPrChange>
      </w:pPr>
      <w:r w:rsidRPr="00115909">
        <w:rPr>
          <w:rFonts w:ascii="Times New Roman" w:hAnsi="Times New Roman" w:cs="Times New Roman"/>
          <w:b/>
          <w:bCs/>
          <w:sz w:val="24"/>
          <w:szCs w:val="24"/>
        </w:rPr>
        <w:t>Funding</w:t>
      </w:r>
    </w:p>
    <w:p w14:paraId="066CFCED" w14:textId="27F0D6A7" w:rsidR="009A1A78" w:rsidRPr="00D97196" w:rsidRDefault="009A1A78">
      <w:pPr>
        <w:spacing w:line="240" w:lineRule="auto"/>
        <w:rPr>
          <w:rFonts w:ascii="Times New Roman" w:hAnsi="Times New Roman" w:cs="Times New Roman"/>
          <w:sz w:val="24"/>
          <w:szCs w:val="24"/>
        </w:rPr>
        <w:pPrChange w:id="5176" w:author="Mohammad Nayeem Hasan" w:date="2023-01-21T14:56:00Z">
          <w:pPr>
            <w:jc w:val="both"/>
          </w:pPr>
        </w:pPrChange>
      </w:pPr>
      <w:r w:rsidRPr="00D97196">
        <w:rPr>
          <w:rFonts w:ascii="Times New Roman" w:hAnsi="Times New Roman" w:cs="Times New Roman"/>
          <w:sz w:val="24"/>
          <w:szCs w:val="24"/>
        </w:rPr>
        <w:lastRenderedPageBreak/>
        <w:t>This research did not receive any specific grant from funding agencies in the public, commercial, or not-for-profit sectors.</w:t>
      </w:r>
    </w:p>
    <w:p w14:paraId="68A93416" w14:textId="7CC87702" w:rsidR="00275578" w:rsidRPr="00D97196" w:rsidRDefault="00275578">
      <w:pPr>
        <w:spacing w:line="240" w:lineRule="auto"/>
        <w:rPr>
          <w:rFonts w:ascii="Times New Roman" w:hAnsi="Times New Roman" w:cs="Times New Roman"/>
          <w:sz w:val="24"/>
          <w:szCs w:val="24"/>
        </w:rPr>
        <w:pPrChange w:id="5177" w:author="Mohammad Nayeem Hasan" w:date="2023-01-21T14:56:00Z">
          <w:pPr>
            <w:jc w:val="both"/>
          </w:pPr>
        </w:pPrChange>
      </w:pPr>
    </w:p>
    <w:p w14:paraId="318A866E" w14:textId="2A5409CC" w:rsidR="00275578" w:rsidRPr="00D97196" w:rsidRDefault="00275578">
      <w:pPr>
        <w:spacing w:line="240" w:lineRule="auto"/>
        <w:rPr>
          <w:rFonts w:ascii="Times New Roman" w:hAnsi="Times New Roman" w:cs="Times New Roman"/>
          <w:sz w:val="24"/>
          <w:szCs w:val="24"/>
        </w:rPr>
        <w:pPrChange w:id="5178" w:author="Mohammad Nayeem Hasan" w:date="2023-01-21T14:56:00Z">
          <w:pPr>
            <w:jc w:val="both"/>
          </w:pPr>
        </w:pPrChange>
      </w:pPr>
    </w:p>
    <w:p w14:paraId="658DF915" w14:textId="3D6A1F47" w:rsidR="00275578" w:rsidRPr="00D97196" w:rsidRDefault="00275578">
      <w:pPr>
        <w:spacing w:line="240" w:lineRule="auto"/>
        <w:rPr>
          <w:rFonts w:ascii="Times New Roman" w:hAnsi="Times New Roman" w:cs="Times New Roman"/>
          <w:b/>
          <w:sz w:val="24"/>
          <w:szCs w:val="24"/>
        </w:rPr>
        <w:pPrChange w:id="5179" w:author="Mohammad Nayeem Hasan" w:date="2023-01-21T14:56:00Z">
          <w:pPr>
            <w:jc w:val="both"/>
          </w:pPr>
        </w:pPrChange>
      </w:pPr>
      <w:r w:rsidRPr="00D97196">
        <w:rPr>
          <w:rFonts w:ascii="Times New Roman" w:hAnsi="Times New Roman" w:cs="Times New Roman"/>
          <w:b/>
          <w:sz w:val="24"/>
          <w:szCs w:val="24"/>
        </w:rPr>
        <w:t>Reference:</w:t>
      </w:r>
    </w:p>
    <w:p w14:paraId="2684523E" w14:textId="77777777" w:rsidR="00361F8D" w:rsidRDefault="00275578" w:rsidP="00361F8D">
      <w:pPr>
        <w:pStyle w:val="Bibliography"/>
      </w:pPr>
      <w:r w:rsidRPr="00D97196">
        <w:fldChar w:fldCharType="begin"/>
      </w:r>
      <w:r w:rsidR="00361F8D">
        <w:instrText xml:space="preserve"> ADDIN ZOTERO_BIBL {"uncited":[],"omitted":[],"custom":[]} CSL_BIBLIOGRAPHY </w:instrText>
      </w:r>
      <w:r w:rsidRPr="00D97196">
        <w:fldChar w:fldCharType="separate"/>
      </w:r>
      <w:r w:rsidR="00361F8D">
        <w:t>[1]</w:t>
      </w:r>
      <w:r w:rsidR="00361F8D">
        <w:tab/>
        <w:t>Woldu W, Bitew BD, Gizaw Z. Socioeconomic factors associated with diarrheal diseases among under-five children of the nomadic population in northeast Ethiopia. Tropical Medicine and Health 2016;44:40. https://doi.org/10.1186/s41182-016-0040-7.</w:t>
      </w:r>
    </w:p>
    <w:p w14:paraId="3D53E8F8" w14:textId="77777777" w:rsidR="00361F8D" w:rsidRDefault="00361F8D" w:rsidP="00361F8D">
      <w:pPr>
        <w:pStyle w:val="Bibliography"/>
      </w:pPr>
      <w:r>
        <w:t>[2]</w:t>
      </w:r>
      <w:r>
        <w:tab/>
        <w:t>Farthing M, Salam MA, Lindberg G, Dite P, Khalif I, Salazar-Lindo E, et al. Acute diarrhea in adults and children: a global perspective. J Clin Gastroenterol 2013;47:12–20. https://doi.org/10.1097/MCG.0b013e31826df662.</w:t>
      </w:r>
    </w:p>
    <w:p w14:paraId="571D40C4" w14:textId="77777777" w:rsidR="00361F8D" w:rsidRDefault="00361F8D" w:rsidP="00361F8D">
      <w:pPr>
        <w:pStyle w:val="Bibliography"/>
      </w:pPr>
      <w:r>
        <w:t>[3]</w:t>
      </w:r>
      <w:r>
        <w:tab/>
        <w:t>Zeleke AT, Alemu ZA. Determinants of Under-Five Childhood Diarrhea in Kotebe Health Center, Yeka Sub City, Addis Ababa, Ethiopia: A Case Control Study. Global Journal of Medical Research 2014;14.</w:t>
      </w:r>
    </w:p>
    <w:p w14:paraId="184A94C5" w14:textId="77777777" w:rsidR="00361F8D" w:rsidRDefault="00361F8D" w:rsidP="00361F8D">
      <w:pPr>
        <w:pStyle w:val="Bibliography"/>
      </w:pPr>
      <w:r>
        <w:t>[4]</w:t>
      </w:r>
      <w:r>
        <w:tab/>
        <w:t>Podewils LJ, Mintz ED, Nataro JP, Parashar UD. Acute, infectious diarrhea among children in developing countries. Semin Pediatr Infect Dis 2004;15:155–68. https://doi.org/10.1053/j.spid.2004.05.008.</w:t>
      </w:r>
    </w:p>
    <w:p w14:paraId="0039FCD2" w14:textId="77777777" w:rsidR="00361F8D" w:rsidRDefault="00361F8D" w:rsidP="00361F8D">
      <w:pPr>
        <w:pStyle w:val="Bibliography"/>
      </w:pPr>
      <w:r>
        <w:t>[5]</w:t>
      </w:r>
      <w:r>
        <w:tab/>
        <w:t>Pinzón-Rondón ÁM, Zárate-Ardila C, Hoyos-Martínez A, Ruiz-Sternberg ÁM, Vélez-van-Meerbeke A. Country characteristics and acute diarrhea in children from developing nations: a multilevel study. BMC Public Health 2015;15:811. https://doi.org/10.1186/s12889-015-2120-8.</w:t>
      </w:r>
    </w:p>
    <w:p w14:paraId="4BA4C10E" w14:textId="77777777" w:rsidR="00361F8D" w:rsidRDefault="00361F8D" w:rsidP="00361F8D">
      <w:pPr>
        <w:pStyle w:val="Bibliography"/>
      </w:pPr>
      <w:r>
        <w:t>[6]</w:t>
      </w:r>
      <w:r>
        <w:tab/>
        <w:t>Alam T, Ahmed T, Sarmin M, Shahrin L, Afroze F, Sharifuzzaman, et al. Risk Factors for Death in Bangladeshi Children Under 5 Years of Age Hospitalized for Diarrhea and Severe Respiratory Distress in an Urban Critical Care Ward. Glob Pediatr Health 2017;4:2333794X17696685. https://doi.org/10.1177/2333794X17696685.</w:t>
      </w:r>
    </w:p>
    <w:p w14:paraId="0A8F1BD8" w14:textId="77777777" w:rsidR="00361F8D" w:rsidRDefault="00361F8D" w:rsidP="00361F8D">
      <w:pPr>
        <w:pStyle w:val="Bibliography"/>
      </w:pPr>
      <w:r>
        <w:t>[7]</w:t>
      </w:r>
      <w:r>
        <w:tab/>
        <w:t>Diarrhoea. UNICEF DATA n.d. https://data.unicef.org/topic/child-health/diarrhoeal-disease/ (accessed August 6, 2022).</w:t>
      </w:r>
    </w:p>
    <w:p w14:paraId="2F2BE298" w14:textId="77777777" w:rsidR="00361F8D" w:rsidRDefault="00361F8D" w:rsidP="00361F8D">
      <w:pPr>
        <w:pStyle w:val="Bibliography"/>
      </w:pPr>
      <w:r>
        <w:t>[8]</w:t>
      </w:r>
      <w:r>
        <w:tab/>
        <w:t>Shah SM, Yousafzai M, Lakhani NB, Chotani RA, Nowshad G. Prevalence and correlates of diarrhea. Indian J Pediatr 2003;70:207–11. https://doi.org/10.1007/BF02725583.</w:t>
      </w:r>
    </w:p>
    <w:p w14:paraId="41A0B2BE" w14:textId="77777777" w:rsidR="00361F8D" w:rsidRDefault="00361F8D" w:rsidP="00361F8D">
      <w:pPr>
        <w:pStyle w:val="Bibliography"/>
      </w:pPr>
      <w:r>
        <w:t>[9]</w:t>
      </w:r>
      <w:r>
        <w:tab/>
        <w:t>Alam MJ. Water quality tests and behavioral factors of child diarrhoea in Dhaka slums 2007.</w:t>
      </w:r>
    </w:p>
    <w:p w14:paraId="4CF5EE7A" w14:textId="77777777" w:rsidR="00361F8D" w:rsidRDefault="00361F8D" w:rsidP="00361F8D">
      <w:pPr>
        <w:pStyle w:val="Bibliography"/>
      </w:pPr>
      <w:r>
        <w:t>[10]</w:t>
      </w:r>
      <w:r>
        <w:tab/>
        <w:t>Islam MR, Hossain MK, Khan MN, Ali MR. An Evidence of Socio-Demographic Effects on Child’s Diarrhoea in Bangladesh. Journal of Health Science 2015;5:1–5.</w:t>
      </w:r>
    </w:p>
    <w:p w14:paraId="11CA94CA" w14:textId="77777777" w:rsidR="00361F8D" w:rsidRDefault="00361F8D" w:rsidP="00361F8D">
      <w:pPr>
        <w:pStyle w:val="Bibliography"/>
      </w:pPr>
      <w:r>
        <w:t>[11]</w:t>
      </w:r>
      <w:r>
        <w:tab/>
        <w:t>Begum S, Ahmed M, Sen B. Do Water and Sanitation Interventions Reduce Childhood Diarrhoea? New Evidence from Bangladesh. The Bangladesh Development Studies 2011;34:1–30.</w:t>
      </w:r>
    </w:p>
    <w:p w14:paraId="23BAD463" w14:textId="77777777" w:rsidR="00361F8D" w:rsidRDefault="00361F8D" w:rsidP="00361F8D">
      <w:pPr>
        <w:pStyle w:val="Bibliography"/>
      </w:pPr>
      <w:r>
        <w:t>[12]</w:t>
      </w:r>
      <w:r>
        <w:tab/>
        <w:t>Bangladesh Population (2022) - Worldometer n.d. https://www.worldometers.info/world-population/bangladesh-population/ (accessed August 6, 2022).</w:t>
      </w:r>
    </w:p>
    <w:p w14:paraId="5172ACFC" w14:textId="77777777" w:rsidR="00361F8D" w:rsidRDefault="00361F8D" w:rsidP="00361F8D">
      <w:pPr>
        <w:pStyle w:val="Bibliography"/>
      </w:pPr>
      <w:r>
        <w:t>[13]</w:t>
      </w:r>
      <w:r>
        <w:tab/>
        <w:t>Rahman A, Hossain MM. Prevalence and determinants of fever, ARI and diarrhea among children aged 6–59 months in Bangladesh. BMC Pediatr 2022;22:1–12. https://doi.org/10.1186/s12887-022-03166-9.</w:t>
      </w:r>
    </w:p>
    <w:p w14:paraId="37632347" w14:textId="77777777" w:rsidR="00361F8D" w:rsidRDefault="00361F8D" w:rsidP="00361F8D">
      <w:pPr>
        <w:pStyle w:val="Bibliography"/>
      </w:pPr>
      <w:r>
        <w:t>[14]</w:t>
      </w:r>
      <w:r>
        <w:tab/>
        <w:t>Hasan MN, Chowdhury MAB, Jahan J, Jahan S, Ahmed NU, Uddin MJ. Cesarean delivery and early childhood diseases in Bangladesh: An analysis of Demographic and Health Survey (BDHS) and Multiple Indicator Cluster Survey (MICS). PLOS ONE 2020;15:e0242864. https://doi.org/10.1371/journal.pone.0242864.</w:t>
      </w:r>
    </w:p>
    <w:p w14:paraId="714D2B90" w14:textId="77777777" w:rsidR="00361F8D" w:rsidRDefault="00361F8D" w:rsidP="00361F8D">
      <w:pPr>
        <w:pStyle w:val="Bibliography"/>
      </w:pPr>
      <w:r>
        <w:t>[15]</w:t>
      </w:r>
      <w:r>
        <w:tab/>
        <w:t>Islam MdA, Hasan MN, Ahammed T, Anjum A, Majumder A, Siddiqui MN-E-A, et al. Association of household fuel with acute respiratory infection (ARI) under-five years children in Bangladesh. Frontiers in Public Health 2022;10.</w:t>
      </w:r>
    </w:p>
    <w:p w14:paraId="388D2C2C" w14:textId="77777777" w:rsidR="00361F8D" w:rsidRDefault="00361F8D" w:rsidP="00361F8D">
      <w:pPr>
        <w:pStyle w:val="Bibliography"/>
      </w:pPr>
      <w:r>
        <w:lastRenderedPageBreak/>
        <w:t>[16]</w:t>
      </w:r>
      <w:r>
        <w:tab/>
        <w:t>Mølbak K, Jensen H, lngholt L, Aaby P. Risk Factors for Diarrheal Disease Incidence in Early Childhood: A Community Cohort Study from Guinea-Bissau. American Journal of Epidemiology 1997;146:273–82. https://doi.org/10.1093/oxfordjournals.aje.a009263.</w:t>
      </w:r>
    </w:p>
    <w:p w14:paraId="1AE46D60" w14:textId="77777777" w:rsidR="00361F8D" w:rsidRDefault="00361F8D" w:rsidP="00361F8D">
      <w:pPr>
        <w:pStyle w:val="Bibliography"/>
      </w:pPr>
      <w:r w:rsidRPr="009540A1">
        <w:rPr>
          <w:lang w:val="fr-FR"/>
          <w:rPrChange w:id="5180" w:author="Mst. Farzana Akter" w:date="2023-01-21T21:40:00Z">
            <w:rPr/>
          </w:rPrChange>
        </w:rPr>
        <w:t>[17]</w:t>
      </w:r>
      <w:r w:rsidRPr="009540A1">
        <w:rPr>
          <w:lang w:val="fr-FR"/>
          <w:rPrChange w:id="5181" w:author="Mst. Farzana Akter" w:date="2023-01-21T21:40:00Z">
            <w:rPr/>
          </w:rPrChange>
        </w:rPr>
        <w:tab/>
        <w:t xml:space="preserve">Guerrant RL, Kirchhoff LV, Shields DS, Nations MK, Leslie J, de Sousa MA, et al. </w:t>
      </w:r>
      <w:r>
        <w:t>Prospective study of diarrheal illnesses in northeastern Brazil: patterns of disease, nutritional impact, etiologies, and risk factors. J Infect Dis 1983;148:986–97. https://doi.org/10.1093/infdis/148.6.986.</w:t>
      </w:r>
    </w:p>
    <w:p w14:paraId="4844CA1A" w14:textId="77777777" w:rsidR="00361F8D" w:rsidRDefault="00361F8D" w:rsidP="00361F8D">
      <w:pPr>
        <w:pStyle w:val="Bibliography"/>
      </w:pPr>
      <w:r>
        <w:t>[18]</w:t>
      </w:r>
      <w:r>
        <w:tab/>
        <w:t>Kosek M, Yori PP, Pan WK, Olortegui MP, Gilman RH, Perez J, et al. Epidemiology of Highly Endemic Multiply Antibiotic-Resistant Shigellosis in Children in the Peruvian Amazon. Pediatrics 2008;122:e541–9. https://doi.org/10.1542/peds.2008-0458.</w:t>
      </w:r>
    </w:p>
    <w:p w14:paraId="120A1333" w14:textId="77777777" w:rsidR="00361F8D" w:rsidRDefault="00361F8D" w:rsidP="00361F8D">
      <w:pPr>
        <w:pStyle w:val="Bibliography"/>
      </w:pPr>
      <w:r>
        <w:t>[19]</w:t>
      </w:r>
      <w:r>
        <w:tab/>
        <w:t>VanDerslice J, Popkin B, Briscoe J. Drinking-water quality, sanitation, and breast-feeding: their interactive effects on infant health. Bull World Health Organ 1994;72:589–601.</w:t>
      </w:r>
    </w:p>
    <w:p w14:paraId="278F5782" w14:textId="77777777" w:rsidR="00361F8D" w:rsidRPr="009540A1" w:rsidRDefault="00361F8D" w:rsidP="00361F8D">
      <w:pPr>
        <w:pStyle w:val="Bibliography"/>
        <w:rPr>
          <w:lang w:val="fr-FR"/>
          <w:rPrChange w:id="5182" w:author="Mst. Farzana Akter" w:date="2023-01-21T21:40:00Z">
            <w:rPr/>
          </w:rPrChange>
        </w:rPr>
      </w:pPr>
      <w:r>
        <w:t>[20]</w:t>
      </w:r>
      <w:r>
        <w:tab/>
        <w:t xml:space="preserve">Maponga BA, Chirundu D, Gombe NT, Tshimanga M, Shambira G, Takundwa L. Risk factors for contracting watery diarrhoea in Kadoma City, Zimbabwe, 2011: a case control study. </w:t>
      </w:r>
      <w:r w:rsidRPr="009540A1">
        <w:rPr>
          <w:lang w:val="fr-FR"/>
          <w:rPrChange w:id="5183" w:author="Mst. Farzana Akter" w:date="2023-01-21T21:40:00Z">
            <w:rPr/>
          </w:rPrChange>
        </w:rPr>
        <w:t>BMC Infect Dis 2013;13:1–8. https://doi.org/10.1186/1471-2334-13-567.</w:t>
      </w:r>
    </w:p>
    <w:p w14:paraId="411CD0BF" w14:textId="77777777" w:rsidR="00361F8D" w:rsidRDefault="00361F8D" w:rsidP="00361F8D">
      <w:pPr>
        <w:pStyle w:val="Bibliography"/>
      </w:pPr>
      <w:r w:rsidRPr="009540A1">
        <w:rPr>
          <w:lang w:val="fr-FR"/>
          <w:rPrChange w:id="5184" w:author="Mst. Farzana Akter" w:date="2023-01-21T21:40:00Z">
            <w:rPr/>
          </w:rPrChange>
        </w:rPr>
        <w:t>[21]</w:t>
      </w:r>
      <w:r w:rsidRPr="009540A1">
        <w:rPr>
          <w:lang w:val="fr-FR"/>
          <w:rPrChange w:id="5185" w:author="Mst. Farzana Akter" w:date="2023-01-21T21:40:00Z">
            <w:rPr/>
          </w:rPrChange>
        </w:rPr>
        <w:tab/>
        <w:t xml:space="preserve">Dargent-Molina P, James SA, Strogatz DS, Savitz DA. </w:t>
      </w:r>
      <w:r>
        <w:t>Association between maternal education and infant diarrhea in different household and community environments of Cebu, Philippines. Soc Sci Med 1994;38:343–50. https://doi.org/10.1016/0277-9536(94)90404-9.</w:t>
      </w:r>
    </w:p>
    <w:p w14:paraId="098103E9" w14:textId="77777777" w:rsidR="00361F8D" w:rsidRDefault="00361F8D" w:rsidP="00361F8D">
      <w:pPr>
        <w:pStyle w:val="Bibliography"/>
      </w:pPr>
      <w:r>
        <w:t>[22]</w:t>
      </w:r>
      <w:r>
        <w:tab/>
        <w:t>Tornheim JA, Morland KB, Landrigan PJ, Cifuentes E. Water Privatization, Water Source, and Pediatric Diarrhea in Bolivia: Epidemiologic Analysis of a Social Experiment. International Journal of Occupational and Environmental Health 2009;15:241–8. https://doi.org/10.1179/oeh.2009.15.3.241.</w:t>
      </w:r>
    </w:p>
    <w:p w14:paraId="357FB0ED" w14:textId="77777777" w:rsidR="00361F8D" w:rsidRDefault="00361F8D" w:rsidP="00361F8D">
      <w:pPr>
        <w:pStyle w:val="Bibliography"/>
      </w:pPr>
      <w:r>
        <w:t>[23]</w:t>
      </w:r>
      <w:r>
        <w:tab/>
        <w:t>Ghosh S, Sengupta PG, Mondal SK, Banu MK, Gupta DN, Sircar BK. Risk behavioural practices of rural mothers as determinants of childhood diarrhoea. J Commun Dis 1997;29:7–14.</w:t>
      </w:r>
    </w:p>
    <w:p w14:paraId="7EB33F2C" w14:textId="77777777" w:rsidR="00361F8D" w:rsidRPr="009540A1" w:rsidRDefault="00361F8D" w:rsidP="00361F8D">
      <w:pPr>
        <w:pStyle w:val="Bibliography"/>
        <w:rPr>
          <w:lang w:val="fr-FR"/>
          <w:rPrChange w:id="5186" w:author="Mst. Farzana Akter" w:date="2023-01-21T21:40:00Z">
            <w:rPr/>
          </w:rPrChange>
        </w:rPr>
      </w:pPr>
      <w:r>
        <w:t>[24]</w:t>
      </w:r>
      <w:r>
        <w:tab/>
        <w:t xml:space="preserve">D’Souza RM. Housing and environmental factors and their effects on the health of children in the slums of Karachi, Pakistan. </w:t>
      </w:r>
      <w:r w:rsidRPr="009540A1">
        <w:rPr>
          <w:lang w:val="fr-FR"/>
          <w:rPrChange w:id="5187" w:author="Mst. Farzana Akter" w:date="2023-01-21T21:40:00Z">
            <w:rPr/>
          </w:rPrChange>
        </w:rPr>
        <w:t>J Biosoc Sci 1997;29:271–81. https://doi.org/10.1017/s002193209700271x.</w:t>
      </w:r>
    </w:p>
    <w:p w14:paraId="3D8B7B56" w14:textId="77777777" w:rsidR="00361F8D" w:rsidRDefault="00361F8D" w:rsidP="00361F8D">
      <w:pPr>
        <w:pStyle w:val="Bibliography"/>
      </w:pPr>
      <w:r w:rsidRPr="009540A1">
        <w:rPr>
          <w:lang w:val="fr-FR"/>
          <w:rPrChange w:id="5188" w:author="Mst. Farzana Akter" w:date="2023-01-21T21:40:00Z">
            <w:rPr/>
          </w:rPrChange>
        </w:rPr>
        <w:t>[25]</w:t>
      </w:r>
      <w:r w:rsidRPr="009540A1">
        <w:rPr>
          <w:lang w:val="fr-FR"/>
          <w:rPrChange w:id="5189" w:author="Mst. Farzana Akter" w:date="2023-01-21T21:40:00Z">
            <w:rPr/>
          </w:rPrChange>
        </w:rPr>
        <w:tab/>
        <w:t xml:space="preserve">Blake PA, Ramos S, MacDonald KL, Rassi V, Gomes TA, Ivey C, et al. </w:t>
      </w:r>
      <w:r>
        <w:t>Pathogen-specific risk factors and protective factors for acute diarrheal disease in urban Brazilian infants. J Infect Dis 1993;167:627–32. https://doi.org/10.1093/infdis/167.3.627.</w:t>
      </w:r>
    </w:p>
    <w:p w14:paraId="2B0771ED" w14:textId="77777777" w:rsidR="00361F8D" w:rsidRPr="009540A1" w:rsidRDefault="00361F8D" w:rsidP="00361F8D">
      <w:pPr>
        <w:pStyle w:val="Bibliography"/>
        <w:rPr>
          <w:lang w:val="fr-FR"/>
          <w:rPrChange w:id="5190" w:author="Mst. Farzana Akter" w:date="2023-01-21T21:40:00Z">
            <w:rPr/>
          </w:rPrChange>
        </w:rPr>
      </w:pPr>
      <w:r>
        <w:t>[26]</w:t>
      </w:r>
      <w:r>
        <w:tab/>
        <w:t xml:space="preserve">Genser B, Strina A, Teles CA, Prado MS, Barreto ML. Risk factors for childhood diarrhea incidence: dynamic analysis of a longitudinal study. </w:t>
      </w:r>
      <w:r w:rsidRPr="009540A1">
        <w:rPr>
          <w:lang w:val="fr-FR"/>
          <w:rPrChange w:id="5191" w:author="Mst. Farzana Akter" w:date="2023-01-21T21:40:00Z">
            <w:rPr/>
          </w:rPrChange>
        </w:rPr>
        <w:t>Epidemiology 2006;17:658–67. https://doi.org/10.1097/01.ede.0000239728.75215.86.</w:t>
      </w:r>
    </w:p>
    <w:p w14:paraId="57AA6936" w14:textId="77777777" w:rsidR="00361F8D" w:rsidRDefault="00361F8D" w:rsidP="00361F8D">
      <w:pPr>
        <w:pStyle w:val="Bibliography"/>
      </w:pPr>
      <w:r w:rsidRPr="009540A1">
        <w:rPr>
          <w:lang w:val="fr-FR"/>
          <w:rPrChange w:id="5192" w:author="Mst. Farzana Akter" w:date="2023-01-21T21:40:00Z">
            <w:rPr/>
          </w:rPrChange>
        </w:rPr>
        <w:t>[27]</w:t>
      </w:r>
      <w:r w:rsidRPr="009540A1">
        <w:rPr>
          <w:lang w:val="fr-FR"/>
          <w:rPrChange w:id="5193" w:author="Mst. Farzana Akter" w:date="2023-01-21T21:40:00Z">
            <w:rPr/>
          </w:rPrChange>
        </w:rPr>
        <w:tab/>
        <w:t xml:space="preserve">Sobel J, Gomes T a. T, Ramos RTS, Hoekstra M, Rodrigue D, Rassi V, et al. </w:t>
      </w:r>
      <w:r>
        <w:t>Pathogen-specific risk factors and protective factors for acute diarrheal illness in children aged 12-59 months in São Paulo, Brazil. Clin Infect Dis 2004;38:1545–51. https://doi.org/10.1086/420822.</w:t>
      </w:r>
    </w:p>
    <w:p w14:paraId="3F932DD6" w14:textId="77777777" w:rsidR="00361F8D" w:rsidRDefault="00361F8D" w:rsidP="00361F8D">
      <w:pPr>
        <w:pStyle w:val="Bibliography"/>
      </w:pPr>
      <w:r>
        <w:t>[28]</w:t>
      </w:r>
      <w:r>
        <w:tab/>
        <w:t>Majorin F, Torondel B, Ka Seen Chan G, Clasen T. Interventions to improve disposal of child faeces for preventing diarrhoea and soil‐transmitted helminth infection. Cochrane Database Syst Rev 2019;2019:CD011055. https://doi.org/10.1002/14651858.CD011055.pub2.</w:t>
      </w:r>
    </w:p>
    <w:p w14:paraId="0C522FD4" w14:textId="77777777" w:rsidR="00361F8D" w:rsidRDefault="00361F8D" w:rsidP="00361F8D">
      <w:pPr>
        <w:pStyle w:val="Bibliography"/>
      </w:pPr>
      <w:r>
        <w:t>[29]</w:t>
      </w:r>
      <w:r>
        <w:tab/>
        <w:t>Quick RE, Venczel LV, Mintz ED, Soleto L, Aparicio J, Gironaz M, et al. Diarrhoea prevention in Bolivia through point-of-use water treatment and safe storage: a promising new strategy. Epidemiol Infect 1999;122:83–90.</w:t>
      </w:r>
    </w:p>
    <w:p w14:paraId="48019DA0" w14:textId="77777777" w:rsidR="00361F8D" w:rsidRDefault="00361F8D" w:rsidP="00361F8D">
      <w:pPr>
        <w:pStyle w:val="Bibliography"/>
      </w:pPr>
      <w:r>
        <w:t>[30]</w:t>
      </w:r>
      <w:r>
        <w:tab/>
        <w:t>Surveys - UNICEF MICS n.d. https://mics.unicef.org/surveys (accessed June 23, 2022).</w:t>
      </w:r>
    </w:p>
    <w:p w14:paraId="0108D327" w14:textId="77777777" w:rsidR="00361F8D" w:rsidRDefault="00361F8D" w:rsidP="00361F8D">
      <w:pPr>
        <w:pStyle w:val="Bibliography"/>
      </w:pPr>
      <w:r>
        <w:t>[31]</w:t>
      </w:r>
      <w:r>
        <w:tab/>
        <w:t>Tools - UNICEF MICS n.d. http://mics.unicef.org/tools (accessed August 27, 2017).</w:t>
      </w:r>
    </w:p>
    <w:p w14:paraId="4A993258" w14:textId="77777777" w:rsidR="00361F8D" w:rsidRDefault="00361F8D" w:rsidP="00361F8D">
      <w:pPr>
        <w:pStyle w:val="Bibliography"/>
      </w:pPr>
      <w:r>
        <w:t>[32]</w:t>
      </w:r>
      <w:r>
        <w:tab/>
        <w:t>The WHO Child Growth Standards n.d. https://www.who.int/tools/child-growth-standards/standards (accessed August 10, 2022).</w:t>
      </w:r>
    </w:p>
    <w:p w14:paraId="722D3621" w14:textId="77777777" w:rsidR="00361F8D" w:rsidRDefault="00361F8D" w:rsidP="00361F8D">
      <w:pPr>
        <w:pStyle w:val="Bibliography"/>
      </w:pPr>
      <w:r>
        <w:t>[33]</w:t>
      </w:r>
      <w:r>
        <w:tab/>
        <w:t>WHO child growth standards: training course on child growth assessment n.d. https://www.who.int/publications-detail-redirect/9789241595070 (accessed January 21, 2023).</w:t>
      </w:r>
    </w:p>
    <w:p w14:paraId="4B828553" w14:textId="77777777" w:rsidR="00361F8D" w:rsidRDefault="00361F8D" w:rsidP="00361F8D">
      <w:pPr>
        <w:pStyle w:val="Bibliography"/>
      </w:pPr>
      <w:r>
        <w:lastRenderedPageBreak/>
        <w:t>[34]</w:t>
      </w:r>
      <w:r>
        <w:tab/>
        <w:t>Cook JA, Rajbhandari A. Heckroccurve: ROC Curves for Selected Samples. The Stata Journal 2018;18:174–83. https://doi.org/10.1177/1536867X1801800110.</w:t>
      </w:r>
    </w:p>
    <w:p w14:paraId="6941AC5F" w14:textId="77777777" w:rsidR="00361F8D" w:rsidRDefault="00361F8D" w:rsidP="00361F8D">
      <w:pPr>
        <w:pStyle w:val="Bibliography"/>
      </w:pPr>
      <w:r>
        <w:t>[35]</w:t>
      </w:r>
      <w:r>
        <w:tab/>
        <w:t>Akaike H. A new look at the statistical model identification. IEEE Transactions on Automatic Control 1974;19:716–23. https://doi.org/10.1109/TAC.1974.1100705.</w:t>
      </w:r>
    </w:p>
    <w:p w14:paraId="177EB5F2" w14:textId="77777777" w:rsidR="00361F8D" w:rsidRDefault="00361F8D" w:rsidP="00361F8D">
      <w:pPr>
        <w:pStyle w:val="Bibliography"/>
      </w:pPr>
      <w:r>
        <w:t>[36]</w:t>
      </w:r>
      <w:r>
        <w:tab/>
        <w:t>Schwarz G. Estimating the Dimension of a Model. The Annals of Statistics 1978;6:461–4.</w:t>
      </w:r>
    </w:p>
    <w:p w14:paraId="7316BAEF" w14:textId="77777777" w:rsidR="00361F8D" w:rsidRDefault="00361F8D" w:rsidP="00361F8D">
      <w:pPr>
        <w:pStyle w:val="Bibliography"/>
      </w:pPr>
      <w:r>
        <w:t>[37]</w:t>
      </w:r>
      <w:r>
        <w:tab/>
        <w:t>Stata Bookstore | Survey Data Reference Manual, Release 17 n.d. https://www.stata.com/bookstore/survey-data-reference-manual/ (accessed August 13, 2022).</w:t>
      </w:r>
    </w:p>
    <w:p w14:paraId="4A0E619A" w14:textId="77777777" w:rsidR="00361F8D" w:rsidRDefault="00361F8D" w:rsidP="00361F8D">
      <w:pPr>
        <w:pStyle w:val="Bibliography"/>
      </w:pPr>
      <w:r>
        <w:t>[38]</w:t>
      </w:r>
      <w:r>
        <w:tab/>
        <w:t>Survey Data Analysis in Stata n.d. https://stats.oarc.ucla.edu/stata/seminars/svy-stata-8/ (accessed January 21, 2023).</w:t>
      </w:r>
    </w:p>
    <w:p w14:paraId="24C337AD" w14:textId="77777777" w:rsidR="00361F8D" w:rsidRDefault="00361F8D" w:rsidP="00361F8D">
      <w:pPr>
        <w:pStyle w:val="Bibliography"/>
      </w:pPr>
      <w:r>
        <w:t>[39]</w:t>
      </w:r>
      <w:r>
        <w:tab/>
        <w:t>Siziya S, Muula AS, Rudatsikira E. Diarrhoea and acute respiratory infections prevalence and risk factors among under-five children in Iraq in 2000. Ital J Pediatr 2009;35:8. https://doi.org/10.1186/1824-7288-35-8.</w:t>
      </w:r>
    </w:p>
    <w:p w14:paraId="703B9C72" w14:textId="77777777" w:rsidR="00361F8D" w:rsidRDefault="00361F8D" w:rsidP="00361F8D">
      <w:pPr>
        <w:pStyle w:val="Bibliography"/>
      </w:pPr>
      <w:r>
        <w:t>[40]</w:t>
      </w:r>
      <w:r>
        <w:tab/>
        <w:t>Negesse Y, Taddese AA, Negesse A, Ayele TA. Trends and determinants of diarrhea among under-five children in Ethiopia: cross-sectional study: multivariate decomposition and multilevel analysis based on Bayesian approach evidenced by EDHS 2000–2016 data. BMC Public Health 2021;21:193. https://doi.org/10.1186/s12889-021-10191-3.</w:t>
      </w:r>
    </w:p>
    <w:p w14:paraId="39EDAEE3" w14:textId="77777777" w:rsidR="00361F8D" w:rsidRDefault="00361F8D" w:rsidP="00361F8D">
      <w:pPr>
        <w:pStyle w:val="Bibliography"/>
      </w:pPr>
      <w:r>
        <w:t>[41]</w:t>
      </w:r>
      <w:r>
        <w:tab/>
        <w:t>Tambe AB, Nzefa LD, Nicoline NA. Childhood Diarrhea Determinants in Sub-Saharan Africa: A Cross Sectional Study of Tiko-Cameroon. Challenges 2015;6:229–43. https://doi.org/10.3390/challe6020229.</w:t>
      </w:r>
    </w:p>
    <w:p w14:paraId="6E5AFC79" w14:textId="77777777" w:rsidR="00361F8D" w:rsidRDefault="00361F8D" w:rsidP="00361F8D">
      <w:pPr>
        <w:pStyle w:val="Bibliography"/>
      </w:pPr>
      <w:r>
        <w:t>[42]</w:t>
      </w:r>
      <w:r>
        <w:tab/>
        <w:t>Caruso B, Stephenson R, Leon JS. Maternal behavior and experience, care access, and agency as determinants of child diarrhea in Bolivia. Rev Panam Salud Publica 2010;28:429–39. https://doi.org/10.1590/S1020-49892010001200004.</w:t>
      </w:r>
    </w:p>
    <w:p w14:paraId="3394AF22" w14:textId="77777777" w:rsidR="00361F8D" w:rsidRDefault="00361F8D" w:rsidP="00361F8D">
      <w:pPr>
        <w:pStyle w:val="Bibliography"/>
      </w:pPr>
      <w:r>
        <w:t>[43]</w:t>
      </w:r>
      <w:r>
        <w:tab/>
        <w:t>Bado AR, Susuman AS, Nebie EI. Trends and risk factors for childhood diarrhea in sub-Saharan countries (1990–2013): assessing the neighborhood inequalities. Global Health Action 2016;9:30166. https://doi.org/10.3402/gha.v9.30166.</w:t>
      </w:r>
    </w:p>
    <w:p w14:paraId="6A0F8AE2" w14:textId="77777777" w:rsidR="00361F8D" w:rsidRDefault="00361F8D" w:rsidP="00361F8D">
      <w:pPr>
        <w:pStyle w:val="Bibliography"/>
      </w:pPr>
      <w:r>
        <w:t>[44]</w:t>
      </w:r>
      <w:r>
        <w:tab/>
        <w:t>Melese B, Paulos W, Astawesegn FH, Gelgelu TB. Prevalence of diarrheal diseases and associated factors among under-five children in Dale District, Sidama zone, Southern Ethiopia: a cross-sectional study. BMC Public Health 2019;19:1235. https://doi.org/10.1186/s12889-019-7579-2.</w:t>
      </w:r>
    </w:p>
    <w:p w14:paraId="714FF0A4" w14:textId="77777777" w:rsidR="00361F8D" w:rsidRDefault="00361F8D" w:rsidP="00361F8D">
      <w:pPr>
        <w:pStyle w:val="Bibliography"/>
      </w:pPr>
      <w:r>
        <w:t>[45]</w:t>
      </w:r>
      <w:r>
        <w:tab/>
        <w:t>Guerrant RL, DeBoer MD, Moore SR, Scharf RJ, Lima AAM. The impoverished gut--a triple burden of diarrhoea, stunting and chronic disease. Nat Rev Gastroenterol Hepatol 2013;10:220–9. https://doi.org/10.1038/nrgastro.2012.239.</w:t>
      </w:r>
    </w:p>
    <w:p w14:paraId="22CFBD0A" w14:textId="77777777" w:rsidR="00361F8D" w:rsidRDefault="00361F8D" w:rsidP="00361F8D">
      <w:pPr>
        <w:pStyle w:val="Bibliography"/>
      </w:pPr>
      <w:r>
        <w:t>[46]</w:t>
      </w:r>
      <w:r>
        <w:tab/>
        <w:t>Iannotti LL, Trehan I, Clitheroe KL, Manary MJ. Diagnosis and treatment of severely malnourished children with diarrhoea. J Paediatr Child Health 2015;51:387–95. https://doi.org/10.1111/jpc.12711.</w:t>
      </w:r>
    </w:p>
    <w:p w14:paraId="1693ED0C" w14:textId="77777777" w:rsidR="00361F8D" w:rsidRDefault="00361F8D" w:rsidP="00361F8D">
      <w:pPr>
        <w:pStyle w:val="Bibliography"/>
      </w:pPr>
      <w:r>
        <w:t>[47]</w:t>
      </w:r>
      <w:r>
        <w:tab/>
        <w:t>Bawankule R, Singh A, Kumar K, Pedgaonkar S. Disposal of children’s stools and its association with childhood diarrhea in India. BMC Public Health 2017;17:12. https://doi.org/10.1186/s12889-016-3948-2.</w:t>
      </w:r>
    </w:p>
    <w:p w14:paraId="43F9929E" w14:textId="77777777" w:rsidR="00361F8D" w:rsidRDefault="00361F8D" w:rsidP="00361F8D">
      <w:pPr>
        <w:pStyle w:val="Bibliography"/>
      </w:pPr>
      <w:r>
        <w:t>[48]</w:t>
      </w:r>
      <w:r>
        <w:tab/>
        <w:t>Sinmegn Mihrete T, Asres Alemie G, Shimeka Teferra A. Determinants of childhood diarrhea among underfive children in Benishangul Gumuz Regional State, North West Ethiopia. BMC Pediatrics 2014;14:102. https://doi.org/10.1186/1471-2431-14-102.</w:t>
      </w:r>
    </w:p>
    <w:p w14:paraId="587A8626" w14:textId="77777777" w:rsidR="00361F8D" w:rsidRDefault="00361F8D" w:rsidP="00361F8D">
      <w:pPr>
        <w:pStyle w:val="Bibliography"/>
      </w:pPr>
      <w:r>
        <w:t>[49]</w:t>
      </w:r>
      <w:r>
        <w:tab/>
        <w:t>Mengistie B, Berhane Y, Worku A. Prevalence of diarrhea and associated risk factors among children under-five years of age in Eastern Ethiopia: A cross-sectional study. Open Journal of Preventive Medicine 2013;3:446–53. https://doi.org/10.4236/ojpm.2013.37060.</w:t>
      </w:r>
    </w:p>
    <w:p w14:paraId="6F7935F8" w14:textId="77777777" w:rsidR="00361F8D" w:rsidRDefault="00361F8D" w:rsidP="00361F8D">
      <w:pPr>
        <w:pStyle w:val="Bibliography"/>
      </w:pPr>
      <w:r>
        <w:t>[50]</w:t>
      </w:r>
      <w:r>
        <w:tab/>
        <w:t>Traoré E, Cousens S, Curtis V, Mertens T, Tall F, Traoré A, et al. Child defecation behaviour, stool disposal practices, and childhood diarrhoea in Burkina Faso: results from a case-control study. Journal of Epidemiology &amp; Community Health 1994;48:270–5. https://doi.org/10.1136/jech.48.3.270.</w:t>
      </w:r>
    </w:p>
    <w:p w14:paraId="181866F4" w14:textId="77777777" w:rsidR="00361F8D" w:rsidRDefault="00361F8D" w:rsidP="00361F8D">
      <w:pPr>
        <w:pStyle w:val="Bibliography"/>
      </w:pPr>
      <w:r>
        <w:lastRenderedPageBreak/>
        <w:t>[51]</w:t>
      </w:r>
      <w:r>
        <w:tab/>
        <w:t>Fobil JN, Kraemer A, Meyer CG, May J. Neighborhood Urban Environmental Quality Conditions Are Likely to Drive Malaria and Diarrhea Mortality in Accra, Ghana. Journal of Environmental and Public Health 2011;2011:484010. https://doi.org/10.1155/2011/484010.</w:t>
      </w:r>
    </w:p>
    <w:p w14:paraId="7B325BDB" w14:textId="77777777" w:rsidR="00361F8D" w:rsidRDefault="00361F8D" w:rsidP="00361F8D">
      <w:pPr>
        <w:pStyle w:val="Bibliography"/>
      </w:pPr>
      <w:r>
        <w:t>[52]</w:t>
      </w:r>
      <w:r>
        <w:tab/>
        <w:t>Geruso M, Spears D. Neighborhood sanitation and infant mortality. American Economic Journal: Applied Economics 2018;10:125–62.</w:t>
      </w:r>
    </w:p>
    <w:p w14:paraId="55FAC9C2" w14:textId="77777777" w:rsidR="00361F8D" w:rsidRDefault="00361F8D" w:rsidP="00361F8D">
      <w:pPr>
        <w:pStyle w:val="Bibliography"/>
      </w:pPr>
      <w:r>
        <w:t>[53]</w:t>
      </w:r>
      <w:r>
        <w:tab/>
        <w:t>Just MR, Carden SW, Li S, Baker KK, Gambhir M, Fung IC-H. The impact of shared sanitation facilities on diarrheal diseases with and without an environmental reservoir: a modeling study. Pathog Glob Health 2018;112:195–202. https://doi.org/10.1080/20477724.2018.1478927.</w:t>
      </w:r>
    </w:p>
    <w:p w14:paraId="111AF238" w14:textId="77777777" w:rsidR="00361F8D" w:rsidRDefault="00361F8D" w:rsidP="00361F8D">
      <w:pPr>
        <w:pStyle w:val="Bibliography"/>
      </w:pPr>
      <w:r>
        <w:t>[54]</w:t>
      </w:r>
      <w:r>
        <w:tab/>
        <w:t>Baker KK, O’Reilly CE, Levine MM, Kotloff KL, Nataro JP, Ayers TL, et al. Sanitation and Hygiene-Specific Risk Factors for Moderate-to-Severe Diarrhea in Young Children in the Global Enteric Multicenter Study, 2007–2011: Case-Control Study. PLOS Medicine 2016;13:e1002010. https://doi.org/10.1371/journal.pmed.1002010.</w:t>
      </w:r>
    </w:p>
    <w:p w14:paraId="51CB008C" w14:textId="77777777" w:rsidR="00361F8D" w:rsidRDefault="00361F8D" w:rsidP="00361F8D">
      <w:pPr>
        <w:pStyle w:val="Bibliography"/>
      </w:pPr>
      <w:r>
        <w:t>[55]</w:t>
      </w:r>
      <w:r>
        <w:tab/>
        <w:t>Ferdous F, Das SK, Ahmed S, Farzana FD, Latham JR, Chisti MJ, et al. Severity of Diarrhea and Malnutrition among Under Five-Year-Old Children in Rural Bangladesh. Am J Trop Med Hyg 2013;89:223–8. https://doi.org/10.4269/ajtmh.12-0743.</w:t>
      </w:r>
    </w:p>
    <w:p w14:paraId="73E0C928" w14:textId="77777777" w:rsidR="00361F8D" w:rsidRDefault="00361F8D" w:rsidP="00361F8D">
      <w:pPr>
        <w:pStyle w:val="Bibliography"/>
      </w:pPr>
      <w:r>
        <w:t>[56]</w:t>
      </w:r>
      <w:r>
        <w:tab/>
        <w:t>Ahmed T, Mahfuz M, Ireen S, Ahmed AMS, Rahman S, Islam MM, et al. Nutrition of children and women in Bangladesh: trends and directions for the future. J Health Popul Nutr 2012;30:1–11. https://doi.org/10.3329/jhpn.v30i1.11268.</w:t>
      </w:r>
    </w:p>
    <w:p w14:paraId="1191FC9E" w14:textId="77777777" w:rsidR="00361F8D" w:rsidRDefault="00361F8D" w:rsidP="00361F8D">
      <w:pPr>
        <w:pStyle w:val="Bibliography"/>
      </w:pPr>
      <w:r>
        <w:t>[57]</w:t>
      </w:r>
      <w:r>
        <w:tab/>
        <w:t>Mata L. Diarrheal disease as a cause of malnutrition. Am J Trop Med Hyg 1992;47:16–27. https://doi.org/10.4269/ajtmh.1992.47.16.</w:t>
      </w:r>
    </w:p>
    <w:p w14:paraId="28950142" w14:textId="77777777" w:rsidR="00361F8D" w:rsidRPr="009540A1" w:rsidRDefault="00361F8D" w:rsidP="00361F8D">
      <w:pPr>
        <w:pStyle w:val="Bibliography"/>
        <w:rPr>
          <w:lang w:val="fr-FR"/>
          <w:rPrChange w:id="5194" w:author="Mst. Farzana Akter" w:date="2023-01-21T21:40:00Z">
            <w:rPr/>
          </w:rPrChange>
        </w:rPr>
      </w:pPr>
      <w:r>
        <w:t>[58]</w:t>
      </w:r>
      <w:r>
        <w:tab/>
        <w:t xml:space="preserve">Das S, Chandra H, Saha UR. District level estimates and mapping of prevalence of diarrhoea among under-five children in Bangladesh by combining survey and census data. </w:t>
      </w:r>
      <w:r w:rsidRPr="009540A1">
        <w:rPr>
          <w:lang w:val="fr-FR"/>
          <w:rPrChange w:id="5195" w:author="Mst. Farzana Akter" w:date="2023-01-21T21:40:00Z">
            <w:rPr/>
          </w:rPrChange>
        </w:rPr>
        <w:t>PLOS ONE 2019;14:e0211062. https://doi.org/10.1371/journal.pone.0211062.</w:t>
      </w:r>
    </w:p>
    <w:p w14:paraId="775DFBDE" w14:textId="77777777" w:rsidR="00361F8D" w:rsidRDefault="00361F8D" w:rsidP="00361F8D">
      <w:pPr>
        <w:pStyle w:val="Bibliography"/>
      </w:pPr>
      <w:r w:rsidRPr="009540A1">
        <w:rPr>
          <w:lang w:val="fr-FR"/>
          <w:rPrChange w:id="5196" w:author="Mst. Farzana Akter" w:date="2023-01-21T21:40:00Z">
            <w:rPr/>
          </w:rPrChange>
        </w:rPr>
        <w:t>[59]</w:t>
      </w:r>
      <w:r w:rsidRPr="009540A1">
        <w:rPr>
          <w:lang w:val="fr-FR"/>
          <w:rPrChange w:id="5197" w:author="Mst. Farzana Akter" w:date="2023-01-21T21:40:00Z">
            <w:rPr/>
          </w:rPrChange>
        </w:rPr>
        <w:tab/>
        <w:t xml:space="preserve">Islam MA, Hoque MA, Ahmed KM, Butler AP. </w:t>
      </w:r>
      <w:r>
        <w:t>Impact of Climate Change and Land Use on Groundwater Salinization in Southern Bangladesh—Implications for Other Asian Deltas. Environmental Management 2019;64:640–9. https://doi.org/10.1007/s00267-019-01220-4.</w:t>
      </w:r>
    </w:p>
    <w:p w14:paraId="6B946B02" w14:textId="77777777" w:rsidR="00361F8D" w:rsidRDefault="00361F8D" w:rsidP="00361F8D">
      <w:pPr>
        <w:pStyle w:val="Bibliography"/>
      </w:pPr>
      <w:r>
        <w:t>[60]</w:t>
      </w:r>
      <w:r>
        <w:tab/>
        <w:t>Salas-Eljatib C, Fuentes-Ramirez A, Gregoire TG, Altamirano A, Yaitul V. A study on the effects of unbalanced data when fitting logistic regression models in ecology. Ecological Indicators 2018;85:502–8. https://doi.org/10.1016/j.ecolind.2017.10.030.</w:t>
      </w:r>
    </w:p>
    <w:p w14:paraId="750896CC" w14:textId="086020B2" w:rsidR="00275578" w:rsidRPr="00D97196" w:rsidRDefault="00275578">
      <w:pPr>
        <w:spacing w:line="240" w:lineRule="auto"/>
        <w:rPr>
          <w:rFonts w:ascii="Times New Roman" w:hAnsi="Times New Roman" w:cs="Times New Roman"/>
          <w:sz w:val="24"/>
          <w:szCs w:val="24"/>
        </w:rPr>
        <w:sectPr w:rsidR="00275578" w:rsidRPr="00D97196">
          <w:pgSz w:w="12240" w:h="15840"/>
          <w:pgMar w:top="1440" w:right="1440" w:bottom="1440" w:left="1440" w:header="720" w:footer="720" w:gutter="0"/>
          <w:cols w:space="720"/>
          <w:docGrid w:linePitch="360"/>
        </w:sectPr>
        <w:pPrChange w:id="5198" w:author="Mohammad Nayeem Hasan" w:date="2023-01-21T14:56:00Z">
          <w:pPr>
            <w:jc w:val="both"/>
          </w:pPr>
        </w:pPrChange>
      </w:pPr>
      <w:r w:rsidRPr="00D97196">
        <w:rPr>
          <w:rFonts w:ascii="Times New Roman" w:hAnsi="Times New Roman" w:cs="Times New Roman"/>
          <w:sz w:val="24"/>
          <w:szCs w:val="24"/>
        </w:rPr>
        <w:fldChar w:fldCharType="end"/>
      </w:r>
    </w:p>
    <w:p w14:paraId="5252D175" w14:textId="49665ABF" w:rsidR="00781C63" w:rsidRDefault="00812BC2">
      <w:pPr>
        <w:spacing w:line="240" w:lineRule="auto"/>
        <w:rPr>
          <w:ins w:id="5199" w:author="Mohammad Nayeem Hasan" w:date="2023-01-21T00:38:00Z"/>
          <w:rFonts w:ascii="Times New Roman" w:hAnsi="Times New Roman" w:cs="Times New Roman"/>
          <w:b/>
          <w:bCs/>
          <w:sz w:val="24"/>
          <w:szCs w:val="24"/>
        </w:rPr>
        <w:pPrChange w:id="5200" w:author="Mohammad Nayeem Hasan" w:date="2023-01-21T14:56:00Z">
          <w:pPr>
            <w:jc w:val="both"/>
          </w:pPr>
        </w:pPrChange>
      </w:pPr>
      <w:ins w:id="5201" w:author="Mohammad Nayeem Hasan" w:date="2023-01-21T00:34:00Z">
        <w:r w:rsidRPr="00C2040A">
          <w:rPr>
            <w:rFonts w:ascii="Times New Roman" w:hAnsi="Times New Roman" w:cs="Times New Roman"/>
            <w:b/>
            <w:bCs/>
            <w:sz w:val="24"/>
            <w:szCs w:val="24"/>
            <w:rPrChange w:id="5202" w:author="Mohammad Nayeem Hasan" w:date="2023-01-21T00:38:00Z">
              <w:rPr>
                <w:rFonts w:ascii="Times New Roman" w:hAnsi="Times New Roman" w:cs="Times New Roman"/>
                <w:sz w:val="24"/>
                <w:szCs w:val="24"/>
              </w:rPr>
            </w:rPrChange>
          </w:rPr>
          <w:lastRenderedPageBreak/>
          <w:t>Tables and figures</w:t>
        </w:r>
      </w:ins>
    </w:p>
    <w:p w14:paraId="76B42DC5" w14:textId="09430B3F" w:rsidR="00C2040A" w:rsidRDefault="00C2040A">
      <w:pPr>
        <w:spacing w:line="240" w:lineRule="auto"/>
        <w:rPr>
          <w:ins w:id="5203" w:author="Mohammad Nayeem Hasan" w:date="2023-01-21T00:38:00Z"/>
          <w:rFonts w:ascii="Times New Roman" w:hAnsi="Times New Roman" w:cs="Times New Roman"/>
          <w:b/>
          <w:bCs/>
          <w:sz w:val="24"/>
          <w:szCs w:val="24"/>
        </w:rPr>
        <w:pPrChange w:id="5204" w:author="Mohammad Nayeem Hasan" w:date="2023-01-21T14:56:00Z">
          <w:pPr>
            <w:jc w:val="both"/>
          </w:pPr>
        </w:pPrChange>
      </w:pPr>
    </w:p>
    <w:p w14:paraId="2941BEEA" w14:textId="77777777" w:rsidR="00C2040A" w:rsidRPr="00D97196" w:rsidRDefault="00C2040A">
      <w:pPr>
        <w:spacing w:line="240" w:lineRule="auto"/>
        <w:rPr>
          <w:moveTo w:id="5205" w:author="Mohammad Nayeem Hasan" w:date="2023-01-21T00:38:00Z"/>
          <w:rFonts w:ascii="Times New Roman" w:hAnsi="Times New Roman" w:cs="Times New Roman"/>
          <w:b/>
          <w:sz w:val="24"/>
          <w:szCs w:val="24"/>
        </w:rPr>
        <w:pPrChange w:id="5206" w:author="Mohammad Nayeem Hasan" w:date="2023-01-21T14:56:00Z">
          <w:pPr>
            <w:jc w:val="both"/>
          </w:pPr>
        </w:pPrChange>
      </w:pPr>
      <w:moveToRangeStart w:id="5207" w:author="Mohammad Nayeem Hasan" w:date="2023-01-21T00:38:00Z" w:name="move125153899"/>
      <w:moveTo w:id="5208" w:author="Mohammad Nayeem Hasan" w:date="2023-01-21T00:38:00Z">
        <w:r w:rsidRPr="00D97196">
          <w:rPr>
            <w:rFonts w:ascii="Times New Roman" w:hAnsi="Times New Roman" w:cs="Times New Roman"/>
            <w:b/>
            <w:sz w:val="24"/>
            <w:szCs w:val="24"/>
          </w:rPr>
          <w:t>Table.1 Factors associated with the diarrhea status of children, MICS 2006, 2012 and 2019.</w:t>
        </w:r>
      </w:moveTo>
    </w:p>
    <w:tbl>
      <w:tblPr>
        <w:tblStyle w:val="TableGrid"/>
        <w:tblW w:w="5000" w:type="pct"/>
        <w:jc w:val="center"/>
        <w:tblLook w:val="04A0" w:firstRow="1" w:lastRow="0" w:firstColumn="1" w:lastColumn="0" w:noHBand="0" w:noVBand="1"/>
      </w:tblPr>
      <w:tblGrid>
        <w:gridCol w:w="1361"/>
        <w:gridCol w:w="778"/>
        <w:gridCol w:w="1019"/>
        <w:gridCol w:w="1191"/>
        <w:gridCol w:w="682"/>
        <w:gridCol w:w="922"/>
        <w:gridCol w:w="938"/>
        <w:gridCol w:w="826"/>
        <w:gridCol w:w="874"/>
        <w:gridCol w:w="759"/>
      </w:tblGrid>
      <w:tr w:rsidR="00200D44" w:rsidRPr="00200D44" w14:paraId="6CC3D3EF" w14:textId="77777777" w:rsidTr="006875DA">
        <w:trPr>
          <w:trHeight w:val="161"/>
          <w:jc w:val="center"/>
        </w:trPr>
        <w:tc>
          <w:tcPr>
            <w:tcW w:w="788" w:type="pct"/>
            <w:vMerge w:val="restart"/>
            <w:vAlign w:val="center"/>
          </w:tcPr>
          <w:p w14:paraId="5A45D87E" w14:textId="77777777" w:rsidR="00C2040A" w:rsidRPr="00200D44" w:rsidRDefault="00C2040A">
            <w:pPr>
              <w:rPr>
                <w:moveTo w:id="5209" w:author="Mohammad Nayeem Hasan" w:date="2023-01-21T00:38:00Z"/>
                <w:rFonts w:ascii="Times New Roman" w:hAnsi="Times New Roman" w:cs="Times New Roman"/>
                <w:sz w:val="20"/>
                <w:szCs w:val="20"/>
                <w:rPrChange w:id="5210" w:author="Mohammad Nayeem Hasan" w:date="2023-01-27T04:20:00Z">
                  <w:rPr>
                    <w:moveTo w:id="5211" w:author="Mohammad Nayeem Hasan" w:date="2023-01-21T00:38:00Z"/>
                    <w:rFonts w:ascii="Times New Roman" w:hAnsi="Times New Roman" w:cs="Times New Roman"/>
                    <w:sz w:val="24"/>
                    <w:szCs w:val="24"/>
                  </w:rPr>
                </w:rPrChange>
              </w:rPr>
              <w:pPrChange w:id="5212" w:author="Mohammad Nayeem Hasan" w:date="2023-01-21T14:56:00Z">
                <w:pPr>
                  <w:jc w:val="both"/>
                </w:pPr>
              </w:pPrChange>
            </w:pPr>
            <w:moveTo w:id="5213" w:author="Mohammad Nayeem Hasan" w:date="2023-01-21T00:38:00Z">
              <w:r w:rsidRPr="00200D44">
                <w:rPr>
                  <w:rFonts w:ascii="Times New Roman" w:hAnsi="Times New Roman" w:cs="Times New Roman"/>
                  <w:sz w:val="20"/>
                  <w:szCs w:val="20"/>
                  <w:rPrChange w:id="5214" w:author="Mohammad Nayeem Hasan" w:date="2023-01-27T04:20:00Z">
                    <w:rPr>
                      <w:rFonts w:ascii="Times New Roman" w:hAnsi="Times New Roman" w:cs="Times New Roman"/>
                      <w:sz w:val="24"/>
                      <w:szCs w:val="24"/>
                    </w:rPr>
                  </w:rPrChange>
                </w:rPr>
                <w:t>Characteristics</w:t>
              </w:r>
            </w:moveTo>
          </w:p>
        </w:tc>
        <w:tc>
          <w:tcPr>
            <w:tcW w:w="1721" w:type="pct"/>
            <w:gridSpan w:val="3"/>
            <w:vAlign w:val="center"/>
          </w:tcPr>
          <w:p w14:paraId="448F5089" w14:textId="77777777" w:rsidR="00C2040A" w:rsidRPr="00200D44" w:rsidRDefault="00C2040A">
            <w:pPr>
              <w:rPr>
                <w:moveTo w:id="5215" w:author="Mohammad Nayeem Hasan" w:date="2023-01-21T00:38:00Z"/>
                <w:rFonts w:ascii="Times New Roman" w:hAnsi="Times New Roman" w:cs="Times New Roman"/>
                <w:sz w:val="20"/>
                <w:szCs w:val="20"/>
                <w:rPrChange w:id="5216" w:author="Mohammad Nayeem Hasan" w:date="2023-01-27T04:20:00Z">
                  <w:rPr>
                    <w:moveTo w:id="5217" w:author="Mohammad Nayeem Hasan" w:date="2023-01-21T00:38:00Z"/>
                    <w:rFonts w:ascii="Times New Roman" w:hAnsi="Times New Roman" w:cs="Times New Roman"/>
                    <w:sz w:val="24"/>
                    <w:szCs w:val="24"/>
                  </w:rPr>
                </w:rPrChange>
              </w:rPr>
              <w:pPrChange w:id="5218" w:author="Mohammad Nayeem Hasan" w:date="2023-01-21T14:56:00Z">
                <w:pPr>
                  <w:jc w:val="both"/>
                </w:pPr>
              </w:pPrChange>
            </w:pPr>
            <w:moveTo w:id="5219" w:author="Mohammad Nayeem Hasan" w:date="2023-01-21T00:38:00Z">
              <w:r w:rsidRPr="00200D44">
                <w:rPr>
                  <w:rFonts w:ascii="Times New Roman" w:hAnsi="Times New Roman" w:cs="Times New Roman"/>
                  <w:sz w:val="20"/>
                  <w:szCs w:val="20"/>
                  <w:rPrChange w:id="5220" w:author="Mohammad Nayeem Hasan" w:date="2023-01-27T04:20:00Z">
                    <w:rPr>
                      <w:rFonts w:ascii="Times New Roman" w:hAnsi="Times New Roman" w:cs="Times New Roman"/>
                      <w:sz w:val="24"/>
                      <w:szCs w:val="24"/>
                    </w:rPr>
                  </w:rPrChange>
                </w:rPr>
                <w:t>2006</w:t>
              </w:r>
            </w:moveTo>
          </w:p>
        </w:tc>
        <w:tc>
          <w:tcPr>
            <w:tcW w:w="1222" w:type="pct"/>
            <w:gridSpan w:val="3"/>
            <w:vAlign w:val="center"/>
          </w:tcPr>
          <w:p w14:paraId="49116DC9" w14:textId="77777777" w:rsidR="00C2040A" w:rsidRPr="00200D44" w:rsidRDefault="00C2040A">
            <w:pPr>
              <w:rPr>
                <w:moveTo w:id="5221" w:author="Mohammad Nayeem Hasan" w:date="2023-01-21T00:38:00Z"/>
                <w:rFonts w:ascii="Times New Roman" w:hAnsi="Times New Roman" w:cs="Times New Roman"/>
                <w:sz w:val="20"/>
                <w:szCs w:val="20"/>
                <w:rPrChange w:id="5222" w:author="Mohammad Nayeem Hasan" w:date="2023-01-27T04:20:00Z">
                  <w:rPr>
                    <w:moveTo w:id="5223" w:author="Mohammad Nayeem Hasan" w:date="2023-01-21T00:38:00Z"/>
                    <w:rFonts w:ascii="Times New Roman" w:hAnsi="Times New Roman" w:cs="Times New Roman"/>
                    <w:sz w:val="24"/>
                    <w:szCs w:val="24"/>
                  </w:rPr>
                </w:rPrChange>
              </w:rPr>
              <w:pPrChange w:id="5224" w:author="Mohammad Nayeem Hasan" w:date="2023-01-21T14:56:00Z">
                <w:pPr>
                  <w:jc w:val="both"/>
                </w:pPr>
              </w:pPrChange>
            </w:pPr>
            <w:moveTo w:id="5225" w:author="Mohammad Nayeem Hasan" w:date="2023-01-21T00:38:00Z">
              <w:r w:rsidRPr="00200D44">
                <w:rPr>
                  <w:rFonts w:ascii="Times New Roman" w:hAnsi="Times New Roman" w:cs="Times New Roman"/>
                  <w:sz w:val="20"/>
                  <w:szCs w:val="20"/>
                  <w:rPrChange w:id="5226" w:author="Mohammad Nayeem Hasan" w:date="2023-01-27T04:20:00Z">
                    <w:rPr>
                      <w:rFonts w:ascii="Times New Roman" w:hAnsi="Times New Roman" w:cs="Times New Roman"/>
                      <w:sz w:val="24"/>
                      <w:szCs w:val="24"/>
                    </w:rPr>
                  </w:rPrChange>
                </w:rPr>
                <w:t>2012</w:t>
              </w:r>
            </w:moveTo>
          </w:p>
        </w:tc>
        <w:tc>
          <w:tcPr>
            <w:tcW w:w="1269" w:type="pct"/>
            <w:gridSpan w:val="3"/>
            <w:vAlign w:val="center"/>
          </w:tcPr>
          <w:p w14:paraId="3CADA5F1" w14:textId="77777777" w:rsidR="00C2040A" w:rsidRPr="00200D44" w:rsidRDefault="00C2040A">
            <w:pPr>
              <w:rPr>
                <w:moveTo w:id="5227" w:author="Mohammad Nayeem Hasan" w:date="2023-01-21T00:38:00Z"/>
                <w:rFonts w:ascii="Times New Roman" w:hAnsi="Times New Roman" w:cs="Times New Roman"/>
                <w:sz w:val="20"/>
                <w:szCs w:val="20"/>
                <w:rPrChange w:id="5228" w:author="Mohammad Nayeem Hasan" w:date="2023-01-27T04:20:00Z">
                  <w:rPr>
                    <w:moveTo w:id="5229" w:author="Mohammad Nayeem Hasan" w:date="2023-01-21T00:38:00Z"/>
                    <w:rFonts w:ascii="Times New Roman" w:hAnsi="Times New Roman" w:cs="Times New Roman"/>
                    <w:sz w:val="24"/>
                    <w:szCs w:val="24"/>
                  </w:rPr>
                </w:rPrChange>
              </w:rPr>
              <w:pPrChange w:id="5230" w:author="Mohammad Nayeem Hasan" w:date="2023-01-21T14:56:00Z">
                <w:pPr>
                  <w:jc w:val="both"/>
                </w:pPr>
              </w:pPrChange>
            </w:pPr>
            <w:moveTo w:id="5231" w:author="Mohammad Nayeem Hasan" w:date="2023-01-21T00:38:00Z">
              <w:r w:rsidRPr="00200D44">
                <w:rPr>
                  <w:rFonts w:ascii="Times New Roman" w:hAnsi="Times New Roman" w:cs="Times New Roman"/>
                  <w:sz w:val="20"/>
                  <w:szCs w:val="20"/>
                  <w:rPrChange w:id="5232" w:author="Mohammad Nayeem Hasan" w:date="2023-01-27T04:20:00Z">
                    <w:rPr>
                      <w:rFonts w:ascii="Times New Roman" w:hAnsi="Times New Roman" w:cs="Times New Roman"/>
                      <w:sz w:val="24"/>
                      <w:szCs w:val="24"/>
                    </w:rPr>
                  </w:rPrChange>
                </w:rPr>
                <w:t>2019</w:t>
              </w:r>
            </w:moveTo>
          </w:p>
        </w:tc>
      </w:tr>
      <w:tr w:rsidR="00394056" w:rsidRPr="00394056" w14:paraId="081BFCAA" w14:textId="77777777" w:rsidTr="006875DA">
        <w:trPr>
          <w:trHeight w:val="161"/>
          <w:jc w:val="center"/>
        </w:trPr>
        <w:tc>
          <w:tcPr>
            <w:tcW w:w="788" w:type="pct"/>
            <w:vMerge/>
            <w:vAlign w:val="center"/>
          </w:tcPr>
          <w:p w14:paraId="2FA6594F" w14:textId="77777777" w:rsidR="00C2040A" w:rsidRPr="00200D44" w:rsidRDefault="00C2040A">
            <w:pPr>
              <w:rPr>
                <w:moveTo w:id="5233" w:author="Mohammad Nayeem Hasan" w:date="2023-01-21T00:38:00Z"/>
                <w:rFonts w:ascii="Times New Roman" w:hAnsi="Times New Roman" w:cs="Times New Roman"/>
                <w:sz w:val="20"/>
                <w:szCs w:val="20"/>
                <w:rPrChange w:id="5234" w:author="Mohammad Nayeem Hasan" w:date="2023-01-27T04:20:00Z">
                  <w:rPr>
                    <w:moveTo w:id="5235" w:author="Mohammad Nayeem Hasan" w:date="2023-01-21T00:38:00Z"/>
                    <w:rFonts w:ascii="Times New Roman" w:hAnsi="Times New Roman" w:cs="Times New Roman"/>
                    <w:sz w:val="24"/>
                    <w:szCs w:val="24"/>
                  </w:rPr>
                </w:rPrChange>
              </w:rPr>
              <w:pPrChange w:id="5236" w:author="Mohammad Nayeem Hasan" w:date="2023-01-21T14:56:00Z">
                <w:pPr>
                  <w:jc w:val="both"/>
                </w:pPr>
              </w:pPrChange>
            </w:pPr>
          </w:p>
        </w:tc>
        <w:tc>
          <w:tcPr>
            <w:tcW w:w="1032" w:type="pct"/>
            <w:gridSpan w:val="2"/>
            <w:vAlign w:val="center"/>
          </w:tcPr>
          <w:p w14:paraId="1BBCEB51" w14:textId="77777777" w:rsidR="00C2040A" w:rsidRPr="00200D44" w:rsidRDefault="00C2040A">
            <w:pPr>
              <w:rPr>
                <w:moveTo w:id="5237" w:author="Mohammad Nayeem Hasan" w:date="2023-01-21T00:38:00Z"/>
                <w:rFonts w:ascii="Times New Roman" w:hAnsi="Times New Roman" w:cs="Times New Roman"/>
                <w:sz w:val="20"/>
                <w:szCs w:val="20"/>
                <w:rPrChange w:id="5238" w:author="Mohammad Nayeem Hasan" w:date="2023-01-27T04:20:00Z">
                  <w:rPr>
                    <w:moveTo w:id="5239" w:author="Mohammad Nayeem Hasan" w:date="2023-01-21T00:38:00Z"/>
                    <w:rFonts w:ascii="Times New Roman" w:hAnsi="Times New Roman" w:cs="Times New Roman"/>
                    <w:sz w:val="24"/>
                    <w:szCs w:val="24"/>
                  </w:rPr>
                </w:rPrChange>
              </w:rPr>
              <w:pPrChange w:id="5240" w:author="Mohammad Nayeem Hasan" w:date="2023-01-21T14:56:00Z">
                <w:pPr>
                  <w:jc w:val="both"/>
                </w:pPr>
              </w:pPrChange>
            </w:pPr>
            <w:moveTo w:id="5241" w:author="Mohammad Nayeem Hasan" w:date="2023-01-21T00:38:00Z">
              <w:r w:rsidRPr="00200D44">
                <w:rPr>
                  <w:rFonts w:ascii="Times New Roman" w:hAnsi="Times New Roman" w:cs="Times New Roman"/>
                  <w:sz w:val="20"/>
                  <w:szCs w:val="20"/>
                  <w:rPrChange w:id="5242" w:author="Mohammad Nayeem Hasan" w:date="2023-01-27T04:20:00Z">
                    <w:rPr>
                      <w:rFonts w:ascii="Times New Roman" w:hAnsi="Times New Roman" w:cs="Times New Roman"/>
                      <w:sz w:val="24"/>
                      <w:szCs w:val="24"/>
                    </w:rPr>
                  </w:rPrChange>
                </w:rPr>
                <w:t>Diarrhea</w:t>
              </w:r>
            </w:moveTo>
          </w:p>
        </w:tc>
        <w:tc>
          <w:tcPr>
            <w:tcW w:w="689" w:type="pct"/>
            <w:vAlign w:val="center"/>
          </w:tcPr>
          <w:p w14:paraId="399C3E12" w14:textId="77777777" w:rsidR="00C2040A" w:rsidRPr="00200D44" w:rsidRDefault="00C2040A">
            <w:pPr>
              <w:rPr>
                <w:moveTo w:id="5243" w:author="Mohammad Nayeem Hasan" w:date="2023-01-21T00:38:00Z"/>
                <w:rFonts w:ascii="Times New Roman" w:hAnsi="Times New Roman" w:cs="Times New Roman"/>
                <w:sz w:val="20"/>
                <w:szCs w:val="20"/>
                <w:rPrChange w:id="5244" w:author="Mohammad Nayeem Hasan" w:date="2023-01-27T04:20:00Z">
                  <w:rPr>
                    <w:moveTo w:id="5245" w:author="Mohammad Nayeem Hasan" w:date="2023-01-21T00:38:00Z"/>
                    <w:rFonts w:ascii="Times New Roman" w:hAnsi="Times New Roman" w:cs="Times New Roman"/>
                    <w:sz w:val="24"/>
                    <w:szCs w:val="24"/>
                  </w:rPr>
                </w:rPrChange>
              </w:rPr>
              <w:pPrChange w:id="5246" w:author="Mohammad Nayeem Hasan" w:date="2023-01-21T14:56:00Z">
                <w:pPr>
                  <w:jc w:val="both"/>
                </w:pPr>
              </w:pPrChange>
            </w:pPr>
            <w:moveTo w:id="5247" w:author="Mohammad Nayeem Hasan" w:date="2023-01-21T00:38:00Z">
              <w:r w:rsidRPr="00200D44">
                <w:rPr>
                  <w:rFonts w:ascii="Times New Roman" w:hAnsi="Times New Roman" w:cs="Times New Roman"/>
                  <w:sz w:val="20"/>
                  <w:szCs w:val="20"/>
                  <w:rPrChange w:id="5248" w:author="Mohammad Nayeem Hasan" w:date="2023-01-27T04:20:00Z">
                    <w:rPr>
                      <w:rFonts w:ascii="Times New Roman" w:hAnsi="Times New Roman" w:cs="Times New Roman"/>
                      <w:sz w:val="24"/>
                      <w:szCs w:val="24"/>
                    </w:rPr>
                  </w:rPrChange>
                </w:rPr>
                <w:t>P-value</w:t>
              </w:r>
            </w:moveTo>
          </w:p>
        </w:tc>
        <w:tc>
          <w:tcPr>
            <w:tcW w:w="787" w:type="pct"/>
            <w:gridSpan w:val="2"/>
            <w:vAlign w:val="center"/>
          </w:tcPr>
          <w:p w14:paraId="3A06027E" w14:textId="77777777" w:rsidR="00C2040A" w:rsidRPr="00200D44" w:rsidRDefault="00C2040A">
            <w:pPr>
              <w:rPr>
                <w:moveTo w:id="5249" w:author="Mohammad Nayeem Hasan" w:date="2023-01-21T00:38:00Z"/>
                <w:rFonts w:ascii="Times New Roman" w:hAnsi="Times New Roman" w:cs="Times New Roman"/>
                <w:sz w:val="20"/>
                <w:szCs w:val="20"/>
                <w:rPrChange w:id="5250" w:author="Mohammad Nayeem Hasan" w:date="2023-01-27T04:20:00Z">
                  <w:rPr>
                    <w:moveTo w:id="5251" w:author="Mohammad Nayeem Hasan" w:date="2023-01-21T00:38:00Z"/>
                    <w:rFonts w:ascii="Times New Roman" w:hAnsi="Times New Roman" w:cs="Times New Roman"/>
                    <w:sz w:val="24"/>
                    <w:szCs w:val="24"/>
                  </w:rPr>
                </w:rPrChange>
              </w:rPr>
              <w:pPrChange w:id="5252" w:author="Mohammad Nayeem Hasan" w:date="2023-01-21T14:56:00Z">
                <w:pPr>
                  <w:jc w:val="both"/>
                </w:pPr>
              </w:pPrChange>
            </w:pPr>
            <w:moveTo w:id="5253" w:author="Mohammad Nayeem Hasan" w:date="2023-01-21T00:38:00Z">
              <w:r w:rsidRPr="00200D44">
                <w:rPr>
                  <w:rFonts w:ascii="Times New Roman" w:hAnsi="Times New Roman" w:cs="Times New Roman"/>
                  <w:sz w:val="20"/>
                  <w:szCs w:val="20"/>
                  <w:rPrChange w:id="5254" w:author="Mohammad Nayeem Hasan" w:date="2023-01-27T04:20:00Z">
                    <w:rPr>
                      <w:rFonts w:ascii="Times New Roman" w:hAnsi="Times New Roman" w:cs="Times New Roman"/>
                      <w:sz w:val="24"/>
                      <w:szCs w:val="24"/>
                    </w:rPr>
                  </w:rPrChange>
                </w:rPr>
                <w:t>Diarrhea</w:t>
              </w:r>
            </w:moveTo>
          </w:p>
        </w:tc>
        <w:tc>
          <w:tcPr>
            <w:tcW w:w="435" w:type="pct"/>
            <w:vMerge w:val="restart"/>
            <w:vAlign w:val="center"/>
          </w:tcPr>
          <w:p w14:paraId="139A8055" w14:textId="77777777" w:rsidR="00C2040A" w:rsidRPr="00200D44" w:rsidRDefault="00C2040A">
            <w:pPr>
              <w:rPr>
                <w:moveTo w:id="5255" w:author="Mohammad Nayeem Hasan" w:date="2023-01-21T00:38:00Z"/>
                <w:rFonts w:ascii="Times New Roman" w:hAnsi="Times New Roman" w:cs="Times New Roman"/>
                <w:sz w:val="20"/>
                <w:szCs w:val="20"/>
                <w:rPrChange w:id="5256" w:author="Mohammad Nayeem Hasan" w:date="2023-01-27T04:20:00Z">
                  <w:rPr>
                    <w:moveTo w:id="5257" w:author="Mohammad Nayeem Hasan" w:date="2023-01-21T00:38:00Z"/>
                    <w:rFonts w:ascii="Times New Roman" w:hAnsi="Times New Roman" w:cs="Times New Roman"/>
                    <w:sz w:val="24"/>
                    <w:szCs w:val="24"/>
                  </w:rPr>
                </w:rPrChange>
              </w:rPr>
              <w:pPrChange w:id="5258" w:author="Mohammad Nayeem Hasan" w:date="2023-01-21T14:56:00Z">
                <w:pPr>
                  <w:jc w:val="both"/>
                </w:pPr>
              </w:pPrChange>
            </w:pPr>
            <w:moveTo w:id="5259" w:author="Mohammad Nayeem Hasan" w:date="2023-01-21T00:38:00Z">
              <w:r w:rsidRPr="00200D44">
                <w:rPr>
                  <w:rFonts w:ascii="Times New Roman" w:hAnsi="Times New Roman" w:cs="Times New Roman"/>
                  <w:sz w:val="20"/>
                  <w:szCs w:val="20"/>
                  <w:rPrChange w:id="5260" w:author="Mohammad Nayeem Hasan" w:date="2023-01-27T04:20:00Z">
                    <w:rPr>
                      <w:rFonts w:ascii="Times New Roman" w:hAnsi="Times New Roman" w:cs="Times New Roman"/>
                      <w:sz w:val="24"/>
                      <w:szCs w:val="24"/>
                    </w:rPr>
                  </w:rPrChange>
                </w:rPr>
                <w:t>P-value</w:t>
              </w:r>
            </w:moveTo>
          </w:p>
        </w:tc>
        <w:tc>
          <w:tcPr>
            <w:tcW w:w="834" w:type="pct"/>
            <w:gridSpan w:val="2"/>
            <w:vAlign w:val="center"/>
          </w:tcPr>
          <w:p w14:paraId="2939E737" w14:textId="77777777" w:rsidR="00C2040A" w:rsidRPr="00200D44" w:rsidRDefault="00C2040A">
            <w:pPr>
              <w:rPr>
                <w:moveTo w:id="5261" w:author="Mohammad Nayeem Hasan" w:date="2023-01-21T00:38:00Z"/>
                <w:rFonts w:ascii="Times New Roman" w:hAnsi="Times New Roman" w:cs="Times New Roman"/>
                <w:sz w:val="20"/>
                <w:szCs w:val="20"/>
                <w:rPrChange w:id="5262" w:author="Mohammad Nayeem Hasan" w:date="2023-01-27T04:20:00Z">
                  <w:rPr>
                    <w:moveTo w:id="5263" w:author="Mohammad Nayeem Hasan" w:date="2023-01-21T00:38:00Z"/>
                    <w:rFonts w:ascii="Times New Roman" w:hAnsi="Times New Roman" w:cs="Times New Roman"/>
                    <w:sz w:val="24"/>
                    <w:szCs w:val="24"/>
                  </w:rPr>
                </w:rPrChange>
              </w:rPr>
              <w:pPrChange w:id="5264" w:author="Mohammad Nayeem Hasan" w:date="2023-01-21T14:56:00Z">
                <w:pPr>
                  <w:jc w:val="both"/>
                </w:pPr>
              </w:pPrChange>
            </w:pPr>
            <w:moveTo w:id="5265" w:author="Mohammad Nayeem Hasan" w:date="2023-01-21T00:38:00Z">
              <w:r w:rsidRPr="00200D44">
                <w:rPr>
                  <w:rFonts w:ascii="Times New Roman" w:hAnsi="Times New Roman" w:cs="Times New Roman"/>
                  <w:sz w:val="20"/>
                  <w:szCs w:val="20"/>
                  <w:rPrChange w:id="5266" w:author="Mohammad Nayeem Hasan" w:date="2023-01-27T04:20:00Z">
                    <w:rPr>
                      <w:rFonts w:ascii="Times New Roman" w:hAnsi="Times New Roman" w:cs="Times New Roman"/>
                      <w:sz w:val="24"/>
                      <w:szCs w:val="24"/>
                    </w:rPr>
                  </w:rPrChange>
                </w:rPr>
                <w:t>Diarrhea</w:t>
              </w:r>
            </w:moveTo>
          </w:p>
        </w:tc>
        <w:tc>
          <w:tcPr>
            <w:tcW w:w="435" w:type="pct"/>
            <w:vMerge w:val="restart"/>
            <w:vAlign w:val="center"/>
          </w:tcPr>
          <w:p w14:paraId="2D67F482" w14:textId="77777777" w:rsidR="00C2040A" w:rsidRPr="00200D44" w:rsidRDefault="00C2040A">
            <w:pPr>
              <w:rPr>
                <w:moveTo w:id="5267" w:author="Mohammad Nayeem Hasan" w:date="2023-01-21T00:38:00Z"/>
                <w:rFonts w:ascii="Times New Roman" w:hAnsi="Times New Roman" w:cs="Times New Roman"/>
                <w:sz w:val="20"/>
                <w:szCs w:val="20"/>
                <w:rPrChange w:id="5268" w:author="Mohammad Nayeem Hasan" w:date="2023-01-27T04:20:00Z">
                  <w:rPr>
                    <w:moveTo w:id="5269" w:author="Mohammad Nayeem Hasan" w:date="2023-01-21T00:38:00Z"/>
                    <w:rFonts w:ascii="Times New Roman" w:hAnsi="Times New Roman" w:cs="Times New Roman"/>
                    <w:sz w:val="24"/>
                    <w:szCs w:val="24"/>
                  </w:rPr>
                </w:rPrChange>
              </w:rPr>
              <w:pPrChange w:id="5270" w:author="Mohammad Nayeem Hasan" w:date="2023-01-21T14:56:00Z">
                <w:pPr>
                  <w:jc w:val="both"/>
                </w:pPr>
              </w:pPrChange>
            </w:pPr>
            <w:moveTo w:id="5271" w:author="Mohammad Nayeem Hasan" w:date="2023-01-21T00:38:00Z">
              <w:r w:rsidRPr="00200D44">
                <w:rPr>
                  <w:rFonts w:ascii="Times New Roman" w:hAnsi="Times New Roman" w:cs="Times New Roman"/>
                  <w:sz w:val="20"/>
                  <w:szCs w:val="20"/>
                  <w:rPrChange w:id="5272" w:author="Mohammad Nayeem Hasan" w:date="2023-01-27T04:20:00Z">
                    <w:rPr>
                      <w:rFonts w:ascii="Times New Roman" w:hAnsi="Times New Roman" w:cs="Times New Roman"/>
                      <w:sz w:val="24"/>
                      <w:szCs w:val="24"/>
                    </w:rPr>
                  </w:rPrChange>
                </w:rPr>
                <w:t>P-value</w:t>
              </w:r>
            </w:moveTo>
          </w:p>
        </w:tc>
      </w:tr>
      <w:tr w:rsidR="004266B3" w:rsidRPr="004266B3" w14:paraId="712613DB" w14:textId="77777777" w:rsidTr="006875DA">
        <w:trPr>
          <w:trHeight w:val="161"/>
          <w:jc w:val="center"/>
        </w:trPr>
        <w:tc>
          <w:tcPr>
            <w:tcW w:w="788" w:type="pct"/>
            <w:vMerge/>
            <w:vAlign w:val="center"/>
          </w:tcPr>
          <w:p w14:paraId="34B8CCA4" w14:textId="77777777" w:rsidR="00C2040A" w:rsidRPr="00200D44" w:rsidRDefault="00C2040A">
            <w:pPr>
              <w:rPr>
                <w:moveTo w:id="5273" w:author="Mohammad Nayeem Hasan" w:date="2023-01-21T00:38:00Z"/>
                <w:rFonts w:ascii="Times New Roman" w:hAnsi="Times New Roman" w:cs="Times New Roman"/>
                <w:sz w:val="20"/>
                <w:szCs w:val="20"/>
                <w:rPrChange w:id="5274" w:author="Mohammad Nayeem Hasan" w:date="2023-01-27T04:20:00Z">
                  <w:rPr>
                    <w:moveTo w:id="5275" w:author="Mohammad Nayeem Hasan" w:date="2023-01-21T00:38:00Z"/>
                    <w:rFonts w:ascii="Times New Roman" w:hAnsi="Times New Roman" w:cs="Times New Roman"/>
                    <w:sz w:val="24"/>
                    <w:szCs w:val="24"/>
                  </w:rPr>
                </w:rPrChange>
              </w:rPr>
              <w:pPrChange w:id="5276" w:author="Mohammad Nayeem Hasan" w:date="2023-01-21T14:56:00Z">
                <w:pPr>
                  <w:jc w:val="both"/>
                </w:pPr>
              </w:pPrChange>
            </w:pPr>
          </w:p>
        </w:tc>
        <w:tc>
          <w:tcPr>
            <w:tcW w:w="445" w:type="pct"/>
            <w:vAlign w:val="center"/>
          </w:tcPr>
          <w:p w14:paraId="308F82F9" w14:textId="77777777" w:rsidR="00C2040A" w:rsidRPr="00200D44" w:rsidRDefault="00C2040A">
            <w:pPr>
              <w:rPr>
                <w:moveTo w:id="5277" w:author="Mohammad Nayeem Hasan" w:date="2023-01-21T00:38:00Z"/>
                <w:rFonts w:ascii="Times New Roman" w:hAnsi="Times New Roman" w:cs="Times New Roman"/>
                <w:sz w:val="20"/>
                <w:szCs w:val="20"/>
                <w:rPrChange w:id="5278" w:author="Mohammad Nayeem Hasan" w:date="2023-01-27T04:20:00Z">
                  <w:rPr>
                    <w:moveTo w:id="5279" w:author="Mohammad Nayeem Hasan" w:date="2023-01-21T00:38:00Z"/>
                    <w:rFonts w:ascii="Times New Roman" w:hAnsi="Times New Roman" w:cs="Times New Roman"/>
                    <w:sz w:val="24"/>
                    <w:szCs w:val="24"/>
                  </w:rPr>
                </w:rPrChange>
              </w:rPr>
              <w:pPrChange w:id="5280" w:author="Mohammad Nayeem Hasan" w:date="2023-01-21T14:56:00Z">
                <w:pPr>
                  <w:jc w:val="both"/>
                </w:pPr>
              </w:pPrChange>
            </w:pPr>
            <w:moveTo w:id="5281" w:author="Mohammad Nayeem Hasan" w:date="2023-01-21T00:38:00Z">
              <w:r w:rsidRPr="00200D44">
                <w:rPr>
                  <w:rFonts w:ascii="Times New Roman" w:hAnsi="Times New Roman" w:cs="Times New Roman"/>
                  <w:sz w:val="20"/>
                  <w:szCs w:val="20"/>
                  <w:rPrChange w:id="5282" w:author="Mohammad Nayeem Hasan" w:date="2023-01-27T04:20:00Z">
                    <w:rPr>
                      <w:rFonts w:ascii="Times New Roman" w:hAnsi="Times New Roman" w:cs="Times New Roman"/>
                      <w:sz w:val="24"/>
                      <w:szCs w:val="24"/>
                    </w:rPr>
                  </w:rPrChange>
                </w:rPr>
                <w:t>Yes</w:t>
              </w:r>
            </w:moveTo>
          </w:p>
        </w:tc>
        <w:tc>
          <w:tcPr>
            <w:tcW w:w="587" w:type="pct"/>
            <w:vAlign w:val="center"/>
          </w:tcPr>
          <w:p w14:paraId="0CA06AAB" w14:textId="77777777" w:rsidR="00C2040A" w:rsidRPr="00200D44" w:rsidRDefault="00C2040A">
            <w:pPr>
              <w:rPr>
                <w:moveTo w:id="5283" w:author="Mohammad Nayeem Hasan" w:date="2023-01-21T00:38:00Z"/>
                <w:rFonts w:ascii="Times New Roman" w:hAnsi="Times New Roman" w:cs="Times New Roman"/>
                <w:sz w:val="20"/>
                <w:szCs w:val="20"/>
                <w:rPrChange w:id="5284" w:author="Mohammad Nayeem Hasan" w:date="2023-01-27T04:20:00Z">
                  <w:rPr>
                    <w:moveTo w:id="5285" w:author="Mohammad Nayeem Hasan" w:date="2023-01-21T00:38:00Z"/>
                    <w:rFonts w:ascii="Times New Roman" w:hAnsi="Times New Roman" w:cs="Times New Roman"/>
                    <w:sz w:val="24"/>
                    <w:szCs w:val="24"/>
                  </w:rPr>
                </w:rPrChange>
              </w:rPr>
              <w:pPrChange w:id="5286" w:author="Mohammad Nayeem Hasan" w:date="2023-01-21T14:56:00Z">
                <w:pPr>
                  <w:jc w:val="both"/>
                </w:pPr>
              </w:pPrChange>
            </w:pPr>
            <w:moveTo w:id="5287" w:author="Mohammad Nayeem Hasan" w:date="2023-01-21T00:38:00Z">
              <w:r w:rsidRPr="00200D44">
                <w:rPr>
                  <w:rFonts w:ascii="Times New Roman" w:hAnsi="Times New Roman" w:cs="Times New Roman"/>
                  <w:sz w:val="20"/>
                  <w:szCs w:val="20"/>
                  <w:rPrChange w:id="5288" w:author="Mohammad Nayeem Hasan" w:date="2023-01-27T04:20:00Z">
                    <w:rPr>
                      <w:rFonts w:ascii="Times New Roman" w:hAnsi="Times New Roman" w:cs="Times New Roman"/>
                      <w:sz w:val="24"/>
                      <w:szCs w:val="24"/>
                    </w:rPr>
                  </w:rPrChange>
                </w:rPr>
                <w:t>No</w:t>
              </w:r>
            </w:moveTo>
          </w:p>
        </w:tc>
        <w:tc>
          <w:tcPr>
            <w:tcW w:w="689" w:type="pct"/>
            <w:vAlign w:val="center"/>
          </w:tcPr>
          <w:p w14:paraId="0128DE4B" w14:textId="77777777" w:rsidR="00C2040A" w:rsidRPr="00200D44" w:rsidRDefault="00C2040A">
            <w:pPr>
              <w:rPr>
                <w:moveTo w:id="5289" w:author="Mohammad Nayeem Hasan" w:date="2023-01-21T00:38:00Z"/>
                <w:rFonts w:ascii="Times New Roman" w:hAnsi="Times New Roman" w:cs="Times New Roman"/>
                <w:sz w:val="20"/>
                <w:szCs w:val="20"/>
                <w:rPrChange w:id="5290" w:author="Mohammad Nayeem Hasan" w:date="2023-01-27T04:20:00Z">
                  <w:rPr>
                    <w:moveTo w:id="5291" w:author="Mohammad Nayeem Hasan" w:date="2023-01-21T00:38:00Z"/>
                    <w:rFonts w:ascii="Times New Roman" w:hAnsi="Times New Roman" w:cs="Times New Roman"/>
                    <w:sz w:val="24"/>
                    <w:szCs w:val="24"/>
                  </w:rPr>
                </w:rPrChange>
              </w:rPr>
              <w:pPrChange w:id="5292" w:author="Mohammad Nayeem Hasan" w:date="2023-01-21T14:56:00Z">
                <w:pPr>
                  <w:jc w:val="both"/>
                </w:pPr>
              </w:pPrChange>
            </w:pPr>
          </w:p>
        </w:tc>
        <w:tc>
          <w:tcPr>
            <w:tcW w:w="389" w:type="pct"/>
            <w:vAlign w:val="center"/>
          </w:tcPr>
          <w:p w14:paraId="17E49141" w14:textId="77777777" w:rsidR="00C2040A" w:rsidRPr="00200D44" w:rsidRDefault="00C2040A">
            <w:pPr>
              <w:rPr>
                <w:moveTo w:id="5293" w:author="Mohammad Nayeem Hasan" w:date="2023-01-21T00:38:00Z"/>
                <w:rFonts w:ascii="Times New Roman" w:hAnsi="Times New Roman" w:cs="Times New Roman"/>
                <w:sz w:val="20"/>
                <w:szCs w:val="20"/>
                <w:rPrChange w:id="5294" w:author="Mohammad Nayeem Hasan" w:date="2023-01-27T04:20:00Z">
                  <w:rPr>
                    <w:moveTo w:id="5295" w:author="Mohammad Nayeem Hasan" w:date="2023-01-21T00:38:00Z"/>
                    <w:rFonts w:ascii="Times New Roman" w:hAnsi="Times New Roman" w:cs="Times New Roman"/>
                    <w:sz w:val="24"/>
                    <w:szCs w:val="24"/>
                  </w:rPr>
                </w:rPrChange>
              </w:rPr>
              <w:pPrChange w:id="5296" w:author="Mohammad Nayeem Hasan" w:date="2023-01-21T14:56:00Z">
                <w:pPr>
                  <w:jc w:val="both"/>
                </w:pPr>
              </w:pPrChange>
            </w:pPr>
            <w:moveTo w:id="5297" w:author="Mohammad Nayeem Hasan" w:date="2023-01-21T00:38:00Z">
              <w:r w:rsidRPr="00200D44">
                <w:rPr>
                  <w:rFonts w:ascii="Times New Roman" w:hAnsi="Times New Roman" w:cs="Times New Roman"/>
                  <w:sz w:val="20"/>
                  <w:szCs w:val="20"/>
                  <w:rPrChange w:id="5298" w:author="Mohammad Nayeem Hasan" w:date="2023-01-27T04:20:00Z">
                    <w:rPr>
                      <w:rFonts w:ascii="Times New Roman" w:hAnsi="Times New Roman" w:cs="Times New Roman"/>
                      <w:sz w:val="24"/>
                      <w:szCs w:val="24"/>
                    </w:rPr>
                  </w:rPrChange>
                </w:rPr>
                <w:t>Yes</w:t>
              </w:r>
            </w:moveTo>
          </w:p>
        </w:tc>
        <w:tc>
          <w:tcPr>
            <w:tcW w:w="398" w:type="pct"/>
            <w:vAlign w:val="center"/>
          </w:tcPr>
          <w:p w14:paraId="36A53252" w14:textId="77777777" w:rsidR="00C2040A" w:rsidRPr="00200D44" w:rsidRDefault="00C2040A">
            <w:pPr>
              <w:rPr>
                <w:moveTo w:id="5299" w:author="Mohammad Nayeem Hasan" w:date="2023-01-21T00:38:00Z"/>
                <w:rFonts w:ascii="Times New Roman" w:hAnsi="Times New Roman" w:cs="Times New Roman"/>
                <w:sz w:val="20"/>
                <w:szCs w:val="20"/>
                <w:rPrChange w:id="5300" w:author="Mohammad Nayeem Hasan" w:date="2023-01-27T04:20:00Z">
                  <w:rPr>
                    <w:moveTo w:id="5301" w:author="Mohammad Nayeem Hasan" w:date="2023-01-21T00:38:00Z"/>
                    <w:rFonts w:ascii="Times New Roman" w:hAnsi="Times New Roman" w:cs="Times New Roman"/>
                    <w:sz w:val="24"/>
                    <w:szCs w:val="24"/>
                  </w:rPr>
                </w:rPrChange>
              </w:rPr>
              <w:pPrChange w:id="5302" w:author="Mohammad Nayeem Hasan" w:date="2023-01-21T14:56:00Z">
                <w:pPr>
                  <w:jc w:val="both"/>
                </w:pPr>
              </w:pPrChange>
            </w:pPr>
            <w:moveTo w:id="5303" w:author="Mohammad Nayeem Hasan" w:date="2023-01-21T00:38:00Z">
              <w:r w:rsidRPr="00200D44">
                <w:rPr>
                  <w:rFonts w:ascii="Times New Roman" w:hAnsi="Times New Roman" w:cs="Times New Roman"/>
                  <w:sz w:val="20"/>
                  <w:szCs w:val="20"/>
                  <w:rPrChange w:id="5304" w:author="Mohammad Nayeem Hasan" w:date="2023-01-27T04:20:00Z">
                    <w:rPr>
                      <w:rFonts w:ascii="Times New Roman" w:hAnsi="Times New Roman" w:cs="Times New Roman"/>
                      <w:sz w:val="24"/>
                      <w:szCs w:val="24"/>
                    </w:rPr>
                  </w:rPrChange>
                </w:rPr>
                <w:t>No</w:t>
              </w:r>
            </w:moveTo>
          </w:p>
        </w:tc>
        <w:tc>
          <w:tcPr>
            <w:tcW w:w="435" w:type="pct"/>
            <w:vMerge/>
            <w:vAlign w:val="center"/>
          </w:tcPr>
          <w:p w14:paraId="7A88529C" w14:textId="77777777" w:rsidR="00C2040A" w:rsidRPr="00200D44" w:rsidRDefault="00C2040A">
            <w:pPr>
              <w:rPr>
                <w:moveTo w:id="5305" w:author="Mohammad Nayeem Hasan" w:date="2023-01-21T00:38:00Z"/>
                <w:rFonts w:ascii="Times New Roman" w:hAnsi="Times New Roman" w:cs="Times New Roman"/>
                <w:sz w:val="20"/>
                <w:szCs w:val="20"/>
                <w:rPrChange w:id="5306" w:author="Mohammad Nayeem Hasan" w:date="2023-01-27T04:20:00Z">
                  <w:rPr>
                    <w:moveTo w:id="5307" w:author="Mohammad Nayeem Hasan" w:date="2023-01-21T00:38:00Z"/>
                    <w:rFonts w:ascii="Times New Roman" w:hAnsi="Times New Roman" w:cs="Times New Roman"/>
                    <w:sz w:val="24"/>
                    <w:szCs w:val="24"/>
                  </w:rPr>
                </w:rPrChange>
              </w:rPr>
              <w:pPrChange w:id="5308" w:author="Mohammad Nayeem Hasan" w:date="2023-01-21T14:56:00Z">
                <w:pPr>
                  <w:jc w:val="both"/>
                </w:pPr>
              </w:pPrChange>
            </w:pPr>
          </w:p>
        </w:tc>
        <w:tc>
          <w:tcPr>
            <w:tcW w:w="389" w:type="pct"/>
            <w:vAlign w:val="center"/>
          </w:tcPr>
          <w:p w14:paraId="5AD61285" w14:textId="77777777" w:rsidR="00C2040A" w:rsidRPr="00200D44" w:rsidRDefault="00C2040A">
            <w:pPr>
              <w:rPr>
                <w:moveTo w:id="5309" w:author="Mohammad Nayeem Hasan" w:date="2023-01-21T00:38:00Z"/>
                <w:rFonts w:ascii="Times New Roman" w:hAnsi="Times New Roman" w:cs="Times New Roman"/>
                <w:sz w:val="20"/>
                <w:szCs w:val="20"/>
                <w:rPrChange w:id="5310" w:author="Mohammad Nayeem Hasan" w:date="2023-01-27T04:20:00Z">
                  <w:rPr>
                    <w:moveTo w:id="5311" w:author="Mohammad Nayeem Hasan" w:date="2023-01-21T00:38:00Z"/>
                    <w:rFonts w:ascii="Times New Roman" w:hAnsi="Times New Roman" w:cs="Times New Roman"/>
                    <w:sz w:val="24"/>
                    <w:szCs w:val="24"/>
                  </w:rPr>
                </w:rPrChange>
              </w:rPr>
              <w:pPrChange w:id="5312" w:author="Mohammad Nayeem Hasan" w:date="2023-01-21T14:56:00Z">
                <w:pPr>
                  <w:jc w:val="both"/>
                </w:pPr>
              </w:pPrChange>
            </w:pPr>
            <w:moveTo w:id="5313" w:author="Mohammad Nayeem Hasan" w:date="2023-01-21T00:38:00Z">
              <w:r w:rsidRPr="00200D44">
                <w:rPr>
                  <w:rFonts w:ascii="Times New Roman" w:hAnsi="Times New Roman" w:cs="Times New Roman"/>
                  <w:sz w:val="20"/>
                  <w:szCs w:val="20"/>
                  <w:rPrChange w:id="5314" w:author="Mohammad Nayeem Hasan" w:date="2023-01-27T04:20:00Z">
                    <w:rPr>
                      <w:rFonts w:ascii="Times New Roman" w:hAnsi="Times New Roman" w:cs="Times New Roman"/>
                      <w:sz w:val="24"/>
                      <w:szCs w:val="24"/>
                    </w:rPr>
                  </w:rPrChange>
                </w:rPr>
                <w:t>Yes</w:t>
              </w:r>
            </w:moveTo>
          </w:p>
        </w:tc>
        <w:tc>
          <w:tcPr>
            <w:tcW w:w="445" w:type="pct"/>
            <w:vAlign w:val="center"/>
          </w:tcPr>
          <w:p w14:paraId="61916F3A" w14:textId="77777777" w:rsidR="00C2040A" w:rsidRPr="00200D44" w:rsidRDefault="00C2040A">
            <w:pPr>
              <w:rPr>
                <w:moveTo w:id="5315" w:author="Mohammad Nayeem Hasan" w:date="2023-01-21T00:38:00Z"/>
                <w:rFonts w:ascii="Times New Roman" w:hAnsi="Times New Roman" w:cs="Times New Roman"/>
                <w:sz w:val="20"/>
                <w:szCs w:val="20"/>
                <w:rPrChange w:id="5316" w:author="Mohammad Nayeem Hasan" w:date="2023-01-27T04:20:00Z">
                  <w:rPr>
                    <w:moveTo w:id="5317" w:author="Mohammad Nayeem Hasan" w:date="2023-01-21T00:38:00Z"/>
                    <w:rFonts w:ascii="Times New Roman" w:hAnsi="Times New Roman" w:cs="Times New Roman"/>
                    <w:sz w:val="24"/>
                    <w:szCs w:val="24"/>
                  </w:rPr>
                </w:rPrChange>
              </w:rPr>
              <w:pPrChange w:id="5318" w:author="Mohammad Nayeem Hasan" w:date="2023-01-21T14:56:00Z">
                <w:pPr>
                  <w:jc w:val="both"/>
                </w:pPr>
              </w:pPrChange>
            </w:pPr>
            <w:moveTo w:id="5319" w:author="Mohammad Nayeem Hasan" w:date="2023-01-21T00:38:00Z">
              <w:r w:rsidRPr="00200D44">
                <w:rPr>
                  <w:rFonts w:ascii="Times New Roman" w:hAnsi="Times New Roman" w:cs="Times New Roman"/>
                  <w:sz w:val="20"/>
                  <w:szCs w:val="20"/>
                  <w:rPrChange w:id="5320" w:author="Mohammad Nayeem Hasan" w:date="2023-01-27T04:20:00Z">
                    <w:rPr>
                      <w:rFonts w:ascii="Times New Roman" w:hAnsi="Times New Roman" w:cs="Times New Roman"/>
                      <w:sz w:val="24"/>
                      <w:szCs w:val="24"/>
                    </w:rPr>
                  </w:rPrChange>
                </w:rPr>
                <w:t>No</w:t>
              </w:r>
            </w:moveTo>
          </w:p>
        </w:tc>
        <w:tc>
          <w:tcPr>
            <w:tcW w:w="435" w:type="pct"/>
            <w:vMerge/>
            <w:vAlign w:val="center"/>
          </w:tcPr>
          <w:p w14:paraId="2364E807" w14:textId="77777777" w:rsidR="00C2040A" w:rsidRPr="00200D44" w:rsidRDefault="00C2040A">
            <w:pPr>
              <w:rPr>
                <w:moveTo w:id="5321" w:author="Mohammad Nayeem Hasan" w:date="2023-01-21T00:38:00Z"/>
                <w:rFonts w:ascii="Times New Roman" w:hAnsi="Times New Roman" w:cs="Times New Roman"/>
                <w:sz w:val="20"/>
                <w:szCs w:val="20"/>
                <w:rPrChange w:id="5322" w:author="Mohammad Nayeem Hasan" w:date="2023-01-27T04:20:00Z">
                  <w:rPr>
                    <w:moveTo w:id="5323" w:author="Mohammad Nayeem Hasan" w:date="2023-01-21T00:38:00Z"/>
                    <w:rFonts w:ascii="Times New Roman" w:hAnsi="Times New Roman" w:cs="Times New Roman"/>
                    <w:sz w:val="24"/>
                    <w:szCs w:val="24"/>
                  </w:rPr>
                </w:rPrChange>
              </w:rPr>
              <w:pPrChange w:id="5324" w:author="Mohammad Nayeem Hasan" w:date="2023-01-21T14:56:00Z">
                <w:pPr>
                  <w:jc w:val="both"/>
                </w:pPr>
              </w:pPrChange>
            </w:pPr>
          </w:p>
        </w:tc>
      </w:tr>
      <w:tr w:rsidR="004266B3" w:rsidRPr="004266B3" w14:paraId="385F0ADE" w14:textId="77777777" w:rsidTr="006875DA">
        <w:trPr>
          <w:trHeight w:val="161"/>
          <w:jc w:val="center"/>
        </w:trPr>
        <w:tc>
          <w:tcPr>
            <w:tcW w:w="788" w:type="pct"/>
            <w:vMerge/>
            <w:vAlign w:val="center"/>
          </w:tcPr>
          <w:p w14:paraId="5CD4A50E" w14:textId="77777777" w:rsidR="00C2040A" w:rsidRPr="00200D44" w:rsidRDefault="00C2040A">
            <w:pPr>
              <w:rPr>
                <w:moveTo w:id="5325" w:author="Mohammad Nayeem Hasan" w:date="2023-01-21T00:38:00Z"/>
                <w:rFonts w:ascii="Times New Roman" w:hAnsi="Times New Roman" w:cs="Times New Roman"/>
                <w:sz w:val="20"/>
                <w:szCs w:val="20"/>
                <w:rPrChange w:id="5326" w:author="Mohammad Nayeem Hasan" w:date="2023-01-27T04:20:00Z">
                  <w:rPr>
                    <w:moveTo w:id="5327" w:author="Mohammad Nayeem Hasan" w:date="2023-01-21T00:38:00Z"/>
                    <w:rFonts w:ascii="Times New Roman" w:hAnsi="Times New Roman" w:cs="Times New Roman"/>
                    <w:sz w:val="24"/>
                    <w:szCs w:val="24"/>
                  </w:rPr>
                </w:rPrChange>
              </w:rPr>
              <w:pPrChange w:id="5328" w:author="Mohammad Nayeem Hasan" w:date="2023-01-21T14:56:00Z">
                <w:pPr>
                  <w:jc w:val="both"/>
                </w:pPr>
              </w:pPrChange>
            </w:pPr>
          </w:p>
        </w:tc>
        <w:tc>
          <w:tcPr>
            <w:tcW w:w="445" w:type="pct"/>
            <w:vAlign w:val="center"/>
          </w:tcPr>
          <w:p w14:paraId="64CCE486" w14:textId="77777777" w:rsidR="00C2040A" w:rsidRPr="00200D44" w:rsidRDefault="00C2040A">
            <w:pPr>
              <w:rPr>
                <w:moveTo w:id="5329" w:author="Mohammad Nayeem Hasan" w:date="2023-01-21T00:38:00Z"/>
                <w:rFonts w:ascii="Times New Roman" w:hAnsi="Times New Roman" w:cs="Times New Roman"/>
                <w:sz w:val="20"/>
                <w:szCs w:val="20"/>
                <w:rPrChange w:id="5330" w:author="Mohammad Nayeem Hasan" w:date="2023-01-27T04:20:00Z">
                  <w:rPr>
                    <w:moveTo w:id="5331" w:author="Mohammad Nayeem Hasan" w:date="2023-01-21T00:38:00Z"/>
                    <w:rFonts w:ascii="Times New Roman" w:hAnsi="Times New Roman" w:cs="Times New Roman"/>
                    <w:sz w:val="24"/>
                    <w:szCs w:val="24"/>
                  </w:rPr>
                </w:rPrChange>
              </w:rPr>
              <w:pPrChange w:id="5332" w:author="Mohammad Nayeem Hasan" w:date="2023-01-21T14:56:00Z">
                <w:pPr>
                  <w:jc w:val="both"/>
                </w:pPr>
              </w:pPrChange>
            </w:pPr>
            <w:moveTo w:id="5333" w:author="Mohammad Nayeem Hasan" w:date="2023-01-21T00:38:00Z">
              <w:r w:rsidRPr="00200D44">
                <w:rPr>
                  <w:rFonts w:ascii="Times New Roman" w:hAnsi="Times New Roman" w:cs="Times New Roman"/>
                  <w:sz w:val="20"/>
                  <w:szCs w:val="20"/>
                  <w:rPrChange w:id="5334" w:author="Mohammad Nayeem Hasan" w:date="2023-01-27T04:20:00Z">
                    <w:rPr>
                      <w:rFonts w:ascii="Times New Roman" w:hAnsi="Times New Roman" w:cs="Times New Roman"/>
                      <w:sz w:val="24"/>
                      <w:szCs w:val="24"/>
                    </w:rPr>
                  </w:rPrChange>
                </w:rPr>
                <w:t>N (%)</w:t>
              </w:r>
            </w:moveTo>
          </w:p>
        </w:tc>
        <w:tc>
          <w:tcPr>
            <w:tcW w:w="587" w:type="pct"/>
            <w:vAlign w:val="center"/>
          </w:tcPr>
          <w:p w14:paraId="2367CBBD" w14:textId="77777777" w:rsidR="00C2040A" w:rsidRPr="00200D44" w:rsidRDefault="00C2040A">
            <w:pPr>
              <w:rPr>
                <w:moveTo w:id="5335" w:author="Mohammad Nayeem Hasan" w:date="2023-01-21T00:38:00Z"/>
                <w:rFonts w:ascii="Times New Roman" w:hAnsi="Times New Roman" w:cs="Times New Roman"/>
                <w:sz w:val="20"/>
                <w:szCs w:val="20"/>
                <w:rPrChange w:id="5336" w:author="Mohammad Nayeem Hasan" w:date="2023-01-27T04:20:00Z">
                  <w:rPr>
                    <w:moveTo w:id="5337" w:author="Mohammad Nayeem Hasan" w:date="2023-01-21T00:38:00Z"/>
                    <w:rFonts w:ascii="Times New Roman" w:hAnsi="Times New Roman" w:cs="Times New Roman"/>
                    <w:sz w:val="24"/>
                    <w:szCs w:val="24"/>
                  </w:rPr>
                </w:rPrChange>
              </w:rPr>
              <w:pPrChange w:id="5338" w:author="Mohammad Nayeem Hasan" w:date="2023-01-21T14:56:00Z">
                <w:pPr>
                  <w:jc w:val="both"/>
                </w:pPr>
              </w:pPrChange>
            </w:pPr>
            <w:moveTo w:id="5339" w:author="Mohammad Nayeem Hasan" w:date="2023-01-21T00:38:00Z">
              <w:r w:rsidRPr="00200D44">
                <w:rPr>
                  <w:rFonts w:ascii="Times New Roman" w:hAnsi="Times New Roman" w:cs="Times New Roman"/>
                  <w:sz w:val="20"/>
                  <w:szCs w:val="20"/>
                  <w:rPrChange w:id="5340" w:author="Mohammad Nayeem Hasan" w:date="2023-01-27T04:20:00Z">
                    <w:rPr>
                      <w:rFonts w:ascii="Times New Roman" w:hAnsi="Times New Roman" w:cs="Times New Roman"/>
                      <w:sz w:val="24"/>
                      <w:szCs w:val="24"/>
                    </w:rPr>
                  </w:rPrChange>
                </w:rPr>
                <w:t>N (%)</w:t>
              </w:r>
            </w:moveTo>
          </w:p>
        </w:tc>
        <w:tc>
          <w:tcPr>
            <w:tcW w:w="689" w:type="pct"/>
            <w:vAlign w:val="center"/>
          </w:tcPr>
          <w:p w14:paraId="5FFFCA14" w14:textId="77777777" w:rsidR="00C2040A" w:rsidRPr="00200D44" w:rsidRDefault="00C2040A">
            <w:pPr>
              <w:rPr>
                <w:moveTo w:id="5341" w:author="Mohammad Nayeem Hasan" w:date="2023-01-21T00:38:00Z"/>
                <w:rFonts w:ascii="Times New Roman" w:hAnsi="Times New Roman" w:cs="Times New Roman"/>
                <w:sz w:val="20"/>
                <w:szCs w:val="20"/>
                <w:rPrChange w:id="5342" w:author="Mohammad Nayeem Hasan" w:date="2023-01-27T04:20:00Z">
                  <w:rPr>
                    <w:moveTo w:id="5343" w:author="Mohammad Nayeem Hasan" w:date="2023-01-21T00:38:00Z"/>
                    <w:rFonts w:ascii="Times New Roman" w:hAnsi="Times New Roman" w:cs="Times New Roman"/>
                    <w:sz w:val="24"/>
                    <w:szCs w:val="24"/>
                  </w:rPr>
                </w:rPrChange>
              </w:rPr>
              <w:pPrChange w:id="5344" w:author="Mohammad Nayeem Hasan" w:date="2023-01-21T14:56:00Z">
                <w:pPr>
                  <w:jc w:val="both"/>
                </w:pPr>
              </w:pPrChange>
            </w:pPr>
          </w:p>
        </w:tc>
        <w:tc>
          <w:tcPr>
            <w:tcW w:w="389" w:type="pct"/>
            <w:vAlign w:val="center"/>
          </w:tcPr>
          <w:p w14:paraId="72F858D9" w14:textId="77777777" w:rsidR="00C2040A" w:rsidRPr="00200D44" w:rsidRDefault="00C2040A">
            <w:pPr>
              <w:rPr>
                <w:moveTo w:id="5345" w:author="Mohammad Nayeem Hasan" w:date="2023-01-21T00:38:00Z"/>
                <w:rFonts w:ascii="Times New Roman" w:hAnsi="Times New Roman" w:cs="Times New Roman"/>
                <w:sz w:val="20"/>
                <w:szCs w:val="20"/>
                <w:rPrChange w:id="5346" w:author="Mohammad Nayeem Hasan" w:date="2023-01-27T04:20:00Z">
                  <w:rPr>
                    <w:moveTo w:id="5347" w:author="Mohammad Nayeem Hasan" w:date="2023-01-21T00:38:00Z"/>
                    <w:rFonts w:ascii="Times New Roman" w:hAnsi="Times New Roman" w:cs="Times New Roman"/>
                    <w:sz w:val="24"/>
                    <w:szCs w:val="24"/>
                  </w:rPr>
                </w:rPrChange>
              </w:rPr>
              <w:pPrChange w:id="5348" w:author="Mohammad Nayeem Hasan" w:date="2023-01-21T14:56:00Z">
                <w:pPr>
                  <w:jc w:val="both"/>
                </w:pPr>
              </w:pPrChange>
            </w:pPr>
            <w:moveTo w:id="5349" w:author="Mohammad Nayeem Hasan" w:date="2023-01-21T00:38:00Z">
              <w:r w:rsidRPr="00200D44">
                <w:rPr>
                  <w:rFonts w:ascii="Times New Roman" w:hAnsi="Times New Roman" w:cs="Times New Roman"/>
                  <w:sz w:val="20"/>
                  <w:szCs w:val="20"/>
                  <w:rPrChange w:id="5350" w:author="Mohammad Nayeem Hasan" w:date="2023-01-27T04:20:00Z">
                    <w:rPr>
                      <w:rFonts w:ascii="Times New Roman" w:hAnsi="Times New Roman" w:cs="Times New Roman"/>
                      <w:sz w:val="24"/>
                      <w:szCs w:val="24"/>
                    </w:rPr>
                  </w:rPrChange>
                </w:rPr>
                <w:t>N (%)</w:t>
              </w:r>
            </w:moveTo>
          </w:p>
        </w:tc>
        <w:tc>
          <w:tcPr>
            <w:tcW w:w="398" w:type="pct"/>
            <w:vAlign w:val="center"/>
          </w:tcPr>
          <w:p w14:paraId="3C757923" w14:textId="77777777" w:rsidR="00C2040A" w:rsidRPr="00200D44" w:rsidRDefault="00C2040A">
            <w:pPr>
              <w:rPr>
                <w:moveTo w:id="5351" w:author="Mohammad Nayeem Hasan" w:date="2023-01-21T00:38:00Z"/>
                <w:rFonts w:ascii="Times New Roman" w:hAnsi="Times New Roman" w:cs="Times New Roman"/>
                <w:sz w:val="20"/>
                <w:szCs w:val="20"/>
                <w:rPrChange w:id="5352" w:author="Mohammad Nayeem Hasan" w:date="2023-01-27T04:20:00Z">
                  <w:rPr>
                    <w:moveTo w:id="5353" w:author="Mohammad Nayeem Hasan" w:date="2023-01-21T00:38:00Z"/>
                    <w:rFonts w:ascii="Times New Roman" w:hAnsi="Times New Roman" w:cs="Times New Roman"/>
                    <w:sz w:val="24"/>
                    <w:szCs w:val="24"/>
                  </w:rPr>
                </w:rPrChange>
              </w:rPr>
              <w:pPrChange w:id="5354" w:author="Mohammad Nayeem Hasan" w:date="2023-01-21T14:56:00Z">
                <w:pPr>
                  <w:jc w:val="both"/>
                </w:pPr>
              </w:pPrChange>
            </w:pPr>
            <w:moveTo w:id="5355" w:author="Mohammad Nayeem Hasan" w:date="2023-01-21T00:38:00Z">
              <w:r w:rsidRPr="00200D44">
                <w:rPr>
                  <w:rFonts w:ascii="Times New Roman" w:hAnsi="Times New Roman" w:cs="Times New Roman"/>
                  <w:sz w:val="20"/>
                  <w:szCs w:val="20"/>
                  <w:rPrChange w:id="5356" w:author="Mohammad Nayeem Hasan" w:date="2023-01-27T04:20:00Z">
                    <w:rPr>
                      <w:rFonts w:ascii="Times New Roman" w:hAnsi="Times New Roman" w:cs="Times New Roman"/>
                      <w:sz w:val="24"/>
                      <w:szCs w:val="24"/>
                    </w:rPr>
                  </w:rPrChange>
                </w:rPr>
                <w:t>N (%)</w:t>
              </w:r>
            </w:moveTo>
          </w:p>
        </w:tc>
        <w:tc>
          <w:tcPr>
            <w:tcW w:w="435" w:type="pct"/>
            <w:vMerge/>
            <w:vAlign w:val="center"/>
          </w:tcPr>
          <w:p w14:paraId="01B51ABF" w14:textId="77777777" w:rsidR="00C2040A" w:rsidRPr="00200D44" w:rsidRDefault="00C2040A">
            <w:pPr>
              <w:rPr>
                <w:moveTo w:id="5357" w:author="Mohammad Nayeem Hasan" w:date="2023-01-21T00:38:00Z"/>
                <w:rFonts w:ascii="Times New Roman" w:hAnsi="Times New Roman" w:cs="Times New Roman"/>
                <w:sz w:val="20"/>
                <w:szCs w:val="20"/>
                <w:rPrChange w:id="5358" w:author="Mohammad Nayeem Hasan" w:date="2023-01-27T04:20:00Z">
                  <w:rPr>
                    <w:moveTo w:id="5359" w:author="Mohammad Nayeem Hasan" w:date="2023-01-21T00:38:00Z"/>
                    <w:rFonts w:ascii="Times New Roman" w:hAnsi="Times New Roman" w:cs="Times New Roman"/>
                    <w:sz w:val="24"/>
                    <w:szCs w:val="24"/>
                  </w:rPr>
                </w:rPrChange>
              </w:rPr>
              <w:pPrChange w:id="5360" w:author="Mohammad Nayeem Hasan" w:date="2023-01-21T14:56:00Z">
                <w:pPr>
                  <w:jc w:val="both"/>
                </w:pPr>
              </w:pPrChange>
            </w:pPr>
          </w:p>
        </w:tc>
        <w:tc>
          <w:tcPr>
            <w:tcW w:w="389" w:type="pct"/>
            <w:vAlign w:val="center"/>
          </w:tcPr>
          <w:p w14:paraId="1BCFBB80" w14:textId="77777777" w:rsidR="00C2040A" w:rsidRPr="00200D44" w:rsidRDefault="00C2040A">
            <w:pPr>
              <w:rPr>
                <w:moveTo w:id="5361" w:author="Mohammad Nayeem Hasan" w:date="2023-01-21T00:38:00Z"/>
                <w:rFonts w:ascii="Times New Roman" w:hAnsi="Times New Roman" w:cs="Times New Roman"/>
                <w:sz w:val="20"/>
                <w:szCs w:val="20"/>
                <w:rPrChange w:id="5362" w:author="Mohammad Nayeem Hasan" w:date="2023-01-27T04:20:00Z">
                  <w:rPr>
                    <w:moveTo w:id="5363" w:author="Mohammad Nayeem Hasan" w:date="2023-01-21T00:38:00Z"/>
                    <w:rFonts w:ascii="Times New Roman" w:hAnsi="Times New Roman" w:cs="Times New Roman"/>
                    <w:sz w:val="24"/>
                    <w:szCs w:val="24"/>
                  </w:rPr>
                </w:rPrChange>
              </w:rPr>
              <w:pPrChange w:id="5364" w:author="Mohammad Nayeem Hasan" w:date="2023-01-21T14:56:00Z">
                <w:pPr>
                  <w:jc w:val="both"/>
                </w:pPr>
              </w:pPrChange>
            </w:pPr>
            <w:moveTo w:id="5365" w:author="Mohammad Nayeem Hasan" w:date="2023-01-21T00:38:00Z">
              <w:r w:rsidRPr="00200D44">
                <w:rPr>
                  <w:rFonts w:ascii="Times New Roman" w:hAnsi="Times New Roman" w:cs="Times New Roman"/>
                  <w:sz w:val="20"/>
                  <w:szCs w:val="20"/>
                  <w:rPrChange w:id="5366" w:author="Mohammad Nayeem Hasan" w:date="2023-01-27T04:20:00Z">
                    <w:rPr>
                      <w:rFonts w:ascii="Times New Roman" w:hAnsi="Times New Roman" w:cs="Times New Roman"/>
                      <w:sz w:val="24"/>
                      <w:szCs w:val="24"/>
                    </w:rPr>
                  </w:rPrChange>
                </w:rPr>
                <w:t>N (%)</w:t>
              </w:r>
            </w:moveTo>
          </w:p>
        </w:tc>
        <w:tc>
          <w:tcPr>
            <w:tcW w:w="445" w:type="pct"/>
            <w:vAlign w:val="center"/>
          </w:tcPr>
          <w:p w14:paraId="0B58D421" w14:textId="77777777" w:rsidR="00C2040A" w:rsidRPr="00200D44" w:rsidRDefault="00C2040A">
            <w:pPr>
              <w:rPr>
                <w:moveTo w:id="5367" w:author="Mohammad Nayeem Hasan" w:date="2023-01-21T00:38:00Z"/>
                <w:rFonts w:ascii="Times New Roman" w:hAnsi="Times New Roman" w:cs="Times New Roman"/>
                <w:sz w:val="20"/>
                <w:szCs w:val="20"/>
                <w:rPrChange w:id="5368" w:author="Mohammad Nayeem Hasan" w:date="2023-01-27T04:20:00Z">
                  <w:rPr>
                    <w:moveTo w:id="5369" w:author="Mohammad Nayeem Hasan" w:date="2023-01-21T00:38:00Z"/>
                    <w:rFonts w:ascii="Times New Roman" w:hAnsi="Times New Roman" w:cs="Times New Roman"/>
                    <w:sz w:val="24"/>
                    <w:szCs w:val="24"/>
                  </w:rPr>
                </w:rPrChange>
              </w:rPr>
              <w:pPrChange w:id="5370" w:author="Mohammad Nayeem Hasan" w:date="2023-01-21T14:56:00Z">
                <w:pPr>
                  <w:jc w:val="both"/>
                </w:pPr>
              </w:pPrChange>
            </w:pPr>
            <w:moveTo w:id="5371" w:author="Mohammad Nayeem Hasan" w:date="2023-01-21T00:38:00Z">
              <w:r w:rsidRPr="00200D44">
                <w:rPr>
                  <w:rFonts w:ascii="Times New Roman" w:hAnsi="Times New Roman" w:cs="Times New Roman"/>
                  <w:sz w:val="20"/>
                  <w:szCs w:val="20"/>
                  <w:rPrChange w:id="5372" w:author="Mohammad Nayeem Hasan" w:date="2023-01-27T04:20:00Z">
                    <w:rPr>
                      <w:rFonts w:ascii="Times New Roman" w:hAnsi="Times New Roman" w:cs="Times New Roman"/>
                      <w:sz w:val="24"/>
                      <w:szCs w:val="24"/>
                    </w:rPr>
                  </w:rPrChange>
                </w:rPr>
                <w:t>N (%)</w:t>
              </w:r>
            </w:moveTo>
          </w:p>
        </w:tc>
        <w:tc>
          <w:tcPr>
            <w:tcW w:w="435" w:type="pct"/>
            <w:vMerge/>
            <w:vAlign w:val="center"/>
          </w:tcPr>
          <w:p w14:paraId="69CEAA10" w14:textId="77777777" w:rsidR="00C2040A" w:rsidRPr="00200D44" w:rsidRDefault="00C2040A">
            <w:pPr>
              <w:rPr>
                <w:moveTo w:id="5373" w:author="Mohammad Nayeem Hasan" w:date="2023-01-21T00:38:00Z"/>
                <w:rFonts w:ascii="Times New Roman" w:hAnsi="Times New Roman" w:cs="Times New Roman"/>
                <w:sz w:val="20"/>
                <w:szCs w:val="20"/>
                <w:rPrChange w:id="5374" w:author="Mohammad Nayeem Hasan" w:date="2023-01-27T04:20:00Z">
                  <w:rPr>
                    <w:moveTo w:id="5375" w:author="Mohammad Nayeem Hasan" w:date="2023-01-21T00:38:00Z"/>
                    <w:rFonts w:ascii="Times New Roman" w:hAnsi="Times New Roman" w:cs="Times New Roman"/>
                    <w:sz w:val="24"/>
                    <w:szCs w:val="24"/>
                  </w:rPr>
                </w:rPrChange>
              </w:rPr>
              <w:pPrChange w:id="5376" w:author="Mohammad Nayeem Hasan" w:date="2023-01-21T14:56:00Z">
                <w:pPr>
                  <w:jc w:val="both"/>
                </w:pPr>
              </w:pPrChange>
            </w:pPr>
          </w:p>
        </w:tc>
      </w:tr>
      <w:tr w:rsidR="00C2040A" w:rsidRPr="00200D44" w14:paraId="3713048C" w14:textId="77777777" w:rsidTr="00F13B5B">
        <w:trPr>
          <w:trHeight w:val="161"/>
          <w:jc w:val="center"/>
        </w:trPr>
        <w:tc>
          <w:tcPr>
            <w:tcW w:w="5000" w:type="pct"/>
            <w:gridSpan w:val="10"/>
            <w:vAlign w:val="center"/>
          </w:tcPr>
          <w:p w14:paraId="3130C56F" w14:textId="77777777" w:rsidR="00C2040A" w:rsidRPr="00200D44" w:rsidRDefault="00C2040A">
            <w:pPr>
              <w:rPr>
                <w:moveTo w:id="5377" w:author="Mohammad Nayeem Hasan" w:date="2023-01-21T00:38:00Z"/>
                <w:rFonts w:ascii="Times New Roman" w:hAnsi="Times New Roman" w:cs="Times New Roman"/>
                <w:sz w:val="20"/>
                <w:szCs w:val="20"/>
                <w:rPrChange w:id="5378" w:author="Mohammad Nayeem Hasan" w:date="2023-01-27T04:20:00Z">
                  <w:rPr>
                    <w:moveTo w:id="5379" w:author="Mohammad Nayeem Hasan" w:date="2023-01-21T00:38:00Z"/>
                    <w:rFonts w:ascii="Times New Roman" w:hAnsi="Times New Roman" w:cs="Times New Roman"/>
                    <w:sz w:val="24"/>
                    <w:szCs w:val="24"/>
                  </w:rPr>
                </w:rPrChange>
              </w:rPr>
              <w:pPrChange w:id="5380" w:author="Mohammad Nayeem Hasan" w:date="2023-01-21T14:56:00Z">
                <w:pPr>
                  <w:jc w:val="both"/>
                </w:pPr>
              </w:pPrChange>
            </w:pPr>
            <w:moveTo w:id="5381" w:author="Mohammad Nayeem Hasan" w:date="2023-01-21T00:38:00Z">
              <w:r w:rsidRPr="00200D44">
                <w:rPr>
                  <w:rFonts w:ascii="Times New Roman" w:hAnsi="Times New Roman" w:cs="Times New Roman"/>
                  <w:sz w:val="20"/>
                  <w:szCs w:val="20"/>
                  <w:rPrChange w:id="5382" w:author="Mohammad Nayeem Hasan" w:date="2023-01-27T04:20:00Z">
                    <w:rPr>
                      <w:rFonts w:ascii="Times New Roman" w:hAnsi="Times New Roman" w:cs="Times New Roman"/>
                      <w:sz w:val="24"/>
                      <w:szCs w:val="24"/>
                    </w:rPr>
                  </w:rPrChange>
                </w:rPr>
                <w:t>CHILD CHARACTERISTICS</w:t>
              </w:r>
            </w:moveTo>
          </w:p>
        </w:tc>
      </w:tr>
      <w:tr w:rsidR="00C2040A" w:rsidRPr="00200D44" w14:paraId="3F36536D" w14:textId="77777777" w:rsidTr="00F13B5B">
        <w:trPr>
          <w:trHeight w:val="161"/>
          <w:jc w:val="center"/>
        </w:trPr>
        <w:tc>
          <w:tcPr>
            <w:tcW w:w="5000" w:type="pct"/>
            <w:gridSpan w:val="10"/>
            <w:vAlign w:val="center"/>
          </w:tcPr>
          <w:p w14:paraId="6FA244CD" w14:textId="77777777" w:rsidR="00C2040A" w:rsidRPr="00200D44" w:rsidRDefault="00C2040A">
            <w:pPr>
              <w:rPr>
                <w:moveTo w:id="5383" w:author="Mohammad Nayeem Hasan" w:date="2023-01-21T00:38:00Z"/>
                <w:rFonts w:ascii="Times New Roman" w:hAnsi="Times New Roman" w:cs="Times New Roman"/>
                <w:sz w:val="20"/>
                <w:szCs w:val="20"/>
                <w:rPrChange w:id="5384" w:author="Mohammad Nayeem Hasan" w:date="2023-01-27T04:20:00Z">
                  <w:rPr>
                    <w:moveTo w:id="5385" w:author="Mohammad Nayeem Hasan" w:date="2023-01-21T00:38:00Z"/>
                    <w:rFonts w:ascii="Times New Roman" w:hAnsi="Times New Roman" w:cs="Times New Roman"/>
                    <w:sz w:val="24"/>
                    <w:szCs w:val="24"/>
                  </w:rPr>
                </w:rPrChange>
              </w:rPr>
              <w:pPrChange w:id="5386" w:author="Mohammad Nayeem Hasan" w:date="2023-01-21T14:56:00Z">
                <w:pPr>
                  <w:jc w:val="both"/>
                </w:pPr>
              </w:pPrChange>
            </w:pPr>
            <w:moveTo w:id="5387" w:author="Mohammad Nayeem Hasan" w:date="2023-01-21T00:38:00Z">
              <w:r w:rsidRPr="00200D44">
                <w:rPr>
                  <w:rFonts w:ascii="Times New Roman" w:hAnsi="Times New Roman" w:cs="Times New Roman"/>
                  <w:sz w:val="20"/>
                  <w:szCs w:val="20"/>
                  <w:rPrChange w:id="5388" w:author="Mohammad Nayeem Hasan" w:date="2023-01-27T04:20:00Z">
                    <w:rPr>
                      <w:rFonts w:ascii="Times New Roman" w:hAnsi="Times New Roman" w:cs="Times New Roman"/>
                      <w:sz w:val="24"/>
                      <w:szCs w:val="24"/>
                    </w:rPr>
                  </w:rPrChange>
                </w:rPr>
                <w:t>Age of child (in months)</w:t>
              </w:r>
            </w:moveTo>
          </w:p>
        </w:tc>
      </w:tr>
      <w:tr w:rsidR="004266B3" w:rsidRPr="004266B3" w14:paraId="1DB2A25F" w14:textId="77777777" w:rsidTr="006875DA">
        <w:trPr>
          <w:trHeight w:val="250"/>
          <w:jc w:val="center"/>
        </w:trPr>
        <w:tc>
          <w:tcPr>
            <w:tcW w:w="788" w:type="pct"/>
            <w:vAlign w:val="center"/>
          </w:tcPr>
          <w:p w14:paraId="222B4641" w14:textId="77777777" w:rsidR="00C2040A" w:rsidRPr="00200D44" w:rsidRDefault="00C2040A">
            <w:pPr>
              <w:rPr>
                <w:moveTo w:id="5389" w:author="Mohammad Nayeem Hasan" w:date="2023-01-21T00:38:00Z"/>
                <w:rFonts w:ascii="Times New Roman" w:hAnsi="Times New Roman" w:cs="Times New Roman"/>
                <w:sz w:val="20"/>
                <w:szCs w:val="20"/>
                <w:rPrChange w:id="5390" w:author="Mohammad Nayeem Hasan" w:date="2023-01-27T04:20:00Z">
                  <w:rPr>
                    <w:moveTo w:id="5391" w:author="Mohammad Nayeem Hasan" w:date="2023-01-21T00:38:00Z"/>
                    <w:rFonts w:ascii="Times New Roman" w:hAnsi="Times New Roman" w:cs="Times New Roman"/>
                    <w:sz w:val="24"/>
                    <w:szCs w:val="24"/>
                  </w:rPr>
                </w:rPrChange>
              </w:rPr>
              <w:pPrChange w:id="5392" w:author="Mohammad Nayeem Hasan" w:date="2023-01-21T14:56:00Z">
                <w:pPr>
                  <w:jc w:val="both"/>
                </w:pPr>
              </w:pPrChange>
            </w:pPr>
            <w:moveTo w:id="5393" w:author="Mohammad Nayeem Hasan" w:date="2023-01-21T00:38:00Z">
              <w:r w:rsidRPr="00200D44">
                <w:rPr>
                  <w:rFonts w:ascii="Times New Roman" w:hAnsi="Times New Roman" w:cs="Times New Roman"/>
                  <w:sz w:val="20"/>
                  <w:szCs w:val="20"/>
                  <w:rPrChange w:id="5394" w:author="Mohammad Nayeem Hasan" w:date="2023-01-27T04:20:00Z">
                    <w:rPr>
                      <w:rFonts w:ascii="Times New Roman" w:hAnsi="Times New Roman" w:cs="Times New Roman"/>
                      <w:sz w:val="24"/>
                      <w:szCs w:val="24"/>
                    </w:rPr>
                  </w:rPrChange>
                </w:rPr>
                <w:t>0-11</w:t>
              </w:r>
            </w:moveTo>
          </w:p>
        </w:tc>
        <w:tc>
          <w:tcPr>
            <w:tcW w:w="445" w:type="pct"/>
            <w:vAlign w:val="center"/>
          </w:tcPr>
          <w:p w14:paraId="7132F44B" w14:textId="77777777" w:rsidR="00C2040A" w:rsidRPr="00200D44" w:rsidRDefault="00C2040A">
            <w:pPr>
              <w:rPr>
                <w:moveTo w:id="5395" w:author="Mohammad Nayeem Hasan" w:date="2023-01-21T00:38:00Z"/>
                <w:rFonts w:ascii="Times New Roman" w:hAnsi="Times New Roman" w:cs="Times New Roman"/>
                <w:sz w:val="20"/>
                <w:szCs w:val="20"/>
                <w:rPrChange w:id="5396" w:author="Mohammad Nayeem Hasan" w:date="2023-01-27T04:20:00Z">
                  <w:rPr>
                    <w:moveTo w:id="5397" w:author="Mohammad Nayeem Hasan" w:date="2023-01-21T00:38:00Z"/>
                    <w:rFonts w:ascii="Times New Roman" w:hAnsi="Times New Roman" w:cs="Times New Roman"/>
                    <w:sz w:val="24"/>
                    <w:szCs w:val="24"/>
                  </w:rPr>
                </w:rPrChange>
              </w:rPr>
              <w:pPrChange w:id="5398" w:author="Mohammad Nayeem Hasan" w:date="2023-01-21T14:56:00Z">
                <w:pPr>
                  <w:jc w:val="both"/>
                </w:pPr>
              </w:pPrChange>
            </w:pPr>
            <w:moveTo w:id="5399" w:author="Mohammad Nayeem Hasan" w:date="2023-01-21T00:38:00Z">
              <w:r w:rsidRPr="00200D44">
                <w:rPr>
                  <w:rFonts w:ascii="Times New Roman" w:hAnsi="Times New Roman" w:cs="Times New Roman"/>
                  <w:sz w:val="20"/>
                  <w:szCs w:val="20"/>
                  <w:rPrChange w:id="5400" w:author="Mohammad Nayeem Hasan" w:date="2023-01-27T04:20:00Z">
                    <w:rPr>
                      <w:rFonts w:ascii="Times New Roman" w:hAnsi="Times New Roman" w:cs="Times New Roman"/>
                      <w:sz w:val="24"/>
                      <w:szCs w:val="24"/>
                    </w:rPr>
                  </w:rPrChange>
                </w:rPr>
                <w:t>483 (8.5)</w:t>
              </w:r>
            </w:moveTo>
          </w:p>
        </w:tc>
        <w:tc>
          <w:tcPr>
            <w:tcW w:w="587" w:type="pct"/>
            <w:vAlign w:val="center"/>
          </w:tcPr>
          <w:p w14:paraId="4AD2C26E" w14:textId="77777777" w:rsidR="00C2040A" w:rsidRPr="00200D44" w:rsidRDefault="00C2040A">
            <w:pPr>
              <w:rPr>
                <w:moveTo w:id="5401" w:author="Mohammad Nayeem Hasan" w:date="2023-01-21T00:38:00Z"/>
                <w:rFonts w:ascii="Times New Roman" w:hAnsi="Times New Roman" w:cs="Times New Roman"/>
                <w:sz w:val="20"/>
                <w:szCs w:val="20"/>
                <w:rPrChange w:id="5402" w:author="Mohammad Nayeem Hasan" w:date="2023-01-27T04:20:00Z">
                  <w:rPr>
                    <w:moveTo w:id="5403" w:author="Mohammad Nayeem Hasan" w:date="2023-01-21T00:38:00Z"/>
                    <w:rFonts w:ascii="Times New Roman" w:hAnsi="Times New Roman" w:cs="Times New Roman"/>
                    <w:sz w:val="24"/>
                    <w:szCs w:val="24"/>
                  </w:rPr>
                </w:rPrChange>
              </w:rPr>
              <w:pPrChange w:id="5404" w:author="Mohammad Nayeem Hasan" w:date="2023-01-21T14:56:00Z">
                <w:pPr>
                  <w:jc w:val="both"/>
                </w:pPr>
              </w:pPrChange>
            </w:pPr>
            <w:moveTo w:id="5405" w:author="Mohammad Nayeem Hasan" w:date="2023-01-21T00:38:00Z">
              <w:r w:rsidRPr="00200D44">
                <w:rPr>
                  <w:rFonts w:ascii="Times New Roman" w:hAnsi="Times New Roman" w:cs="Times New Roman"/>
                  <w:sz w:val="20"/>
                  <w:szCs w:val="20"/>
                  <w:rPrChange w:id="5406" w:author="Mohammad Nayeem Hasan" w:date="2023-01-27T04:20:00Z">
                    <w:rPr>
                      <w:rFonts w:ascii="Times New Roman" w:hAnsi="Times New Roman" w:cs="Times New Roman"/>
                      <w:sz w:val="24"/>
                      <w:szCs w:val="24"/>
                    </w:rPr>
                  </w:rPrChange>
                </w:rPr>
                <w:t>5185 (91.5)</w:t>
              </w:r>
            </w:moveTo>
          </w:p>
        </w:tc>
        <w:tc>
          <w:tcPr>
            <w:tcW w:w="689" w:type="pct"/>
            <w:vMerge w:val="restart"/>
            <w:vAlign w:val="center"/>
          </w:tcPr>
          <w:p w14:paraId="1279C011" w14:textId="77777777" w:rsidR="00C2040A" w:rsidRPr="00200D44" w:rsidRDefault="00C2040A">
            <w:pPr>
              <w:rPr>
                <w:moveTo w:id="5407" w:author="Mohammad Nayeem Hasan" w:date="2023-01-21T00:38:00Z"/>
                <w:rFonts w:ascii="Times New Roman" w:hAnsi="Times New Roman" w:cs="Times New Roman"/>
                <w:b/>
                <w:bCs/>
                <w:sz w:val="20"/>
                <w:szCs w:val="20"/>
                <w:rPrChange w:id="5408" w:author="Mohammad Nayeem Hasan" w:date="2023-01-27T04:20:00Z">
                  <w:rPr>
                    <w:moveTo w:id="5409" w:author="Mohammad Nayeem Hasan" w:date="2023-01-21T00:38:00Z"/>
                    <w:rFonts w:ascii="Times New Roman" w:hAnsi="Times New Roman" w:cs="Times New Roman"/>
                    <w:b/>
                    <w:bCs/>
                    <w:sz w:val="24"/>
                    <w:szCs w:val="24"/>
                  </w:rPr>
                </w:rPrChange>
              </w:rPr>
              <w:pPrChange w:id="5410" w:author="Mohammad Nayeem Hasan" w:date="2023-01-21T14:56:00Z">
                <w:pPr>
                  <w:jc w:val="both"/>
                </w:pPr>
              </w:pPrChange>
            </w:pPr>
            <w:moveTo w:id="5411" w:author="Mohammad Nayeem Hasan" w:date="2023-01-21T00:38:00Z">
              <w:r w:rsidRPr="00200D44">
                <w:rPr>
                  <w:rFonts w:ascii="Times New Roman" w:hAnsi="Times New Roman" w:cs="Times New Roman"/>
                  <w:b/>
                  <w:bCs/>
                  <w:sz w:val="20"/>
                  <w:szCs w:val="20"/>
                  <w:rPrChange w:id="5412" w:author="Mohammad Nayeem Hasan" w:date="2023-01-27T04:20:00Z">
                    <w:rPr>
                      <w:rFonts w:ascii="Times New Roman" w:hAnsi="Times New Roman" w:cs="Times New Roman"/>
                      <w:b/>
                      <w:bCs/>
                      <w:sz w:val="24"/>
                      <w:szCs w:val="24"/>
                    </w:rPr>
                  </w:rPrChange>
                </w:rPr>
                <w:t>&lt;0.001</w:t>
              </w:r>
            </w:moveTo>
          </w:p>
        </w:tc>
        <w:tc>
          <w:tcPr>
            <w:tcW w:w="389" w:type="pct"/>
            <w:vAlign w:val="center"/>
          </w:tcPr>
          <w:p w14:paraId="63CA184D" w14:textId="77777777" w:rsidR="00C2040A" w:rsidRPr="00200D44" w:rsidRDefault="00C2040A">
            <w:pPr>
              <w:rPr>
                <w:moveTo w:id="5413" w:author="Mohammad Nayeem Hasan" w:date="2023-01-21T00:38:00Z"/>
                <w:rFonts w:ascii="Times New Roman" w:hAnsi="Times New Roman" w:cs="Times New Roman"/>
                <w:sz w:val="20"/>
                <w:szCs w:val="20"/>
                <w:rPrChange w:id="5414" w:author="Mohammad Nayeem Hasan" w:date="2023-01-27T04:20:00Z">
                  <w:rPr>
                    <w:moveTo w:id="5415" w:author="Mohammad Nayeem Hasan" w:date="2023-01-21T00:38:00Z"/>
                    <w:rFonts w:ascii="Times New Roman" w:hAnsi="Times New Roman" w:cs="Times New Roman"/>
                    <w:sz w:val="24"/>
                    <w:szCs w:val="24"/>
                  </w:rPr>
                </w:rPrChange>
              </w:rPr>
              <w:pPrChange w:id="5416" w:author="Mohammad Nayeem Hasan" w:date="2023-01-21T14:56:00Z">
                <w:pPr>
                  <w:jc w:val="both"/>
                </w:pPr>
              </w:pPrChange>
            </w:pPr>
            <w:moveTo w:id="5417" w:author="Mohammad Nayeem Hasan" w:date="2023-01-21T00:38:00Z">
              <w:r w:rsidRPr="00200D44">
                <w:rPr>
                  <w:rFonts w:ascii="Times New Roman" w:hAnsi="Times New Roman" w:cs="Times New Roman"/>
                  <w:sz w:val="20"/>
                  <w:szCs w:val="20"/>
                  <w:rPrChange w:id="5418" w:author="Mohammad Nayeem Hasan" w:date="2023-01-27T04:20:00Z">
                    <w:rPr>
                      <w:rFonts w:ascii="Times New Roman" w:hAnsi="Times New Roman" w:cs="Times New Roman"/>
                      <w:sz w:val="24"/>
                      <w:szCs w:val="24"/>
                    </w:rPr>
                  </w:rPrChange>
                </w:rPr>
                <w:t>213 (5.4)</w:t>
              </w:r>
            </w:moveTo>
          </w:p>
        </w:tc>
        <w:tc>
          <w:tcPr>
            <w:tcW w:w="398" w:type="pct"/>
            <w:vAlign w:val="center"/>
          </w:tcPr>
          <w:p w14:paraId="5B1330CA" w14:textId="77777777" w:rsidR="00C2040A" w:rsidRPr="00200D44" w:rsidRDefault="00C2040A">
            <w:pPr>
              <w:rPr>
                <w:moveTo w:id="5419" w:author="Mohammad Nayeem Hasan" w:date="2023-01-21T00:38:00Z"/>
                <w:rFonts w:ascii="Times New Roman" w:hAnsi="Times New Roman" w:cs="Times New Roman"/>
                <w:sz w:val="20"/>
                <w:szCs w:val="20"/>
                <w:rPrChange w:id="5420" w:author="Mohammad Nayeem Hasan" w:date="2023-01-27T04:20:00Z">
                  <w:rPr>
                    <w:moveTo w:id="5421" w:author="Mohammad Nayeem Hasan" w:date="2023-01-21T00:38:00Z"/>
                    <w:rFonts w:ascii="Times New Roman" w:hAnsi="Times New Roman" w:cs="Times New Roman"/>
                    <w:sz w:val="24"/>
                    <w:szCs w:val="24"/>
                  </w:rPr>
                </w:rPrChange>
              </w:rPr>
              <w:pPrChange w:id="5422" w:author="Mohammad Nayeem Hasan" w:date="2023-01-21T14:56:00Z">
                <w:pPr>
                  <w:jc w:val="both"/>
                </w:pPr>
              </w:pPrChange>
            </w:pPr>
            <w:moveTo w:id="5423" w:author="Mohammad Nayeem Hasan" w:date="2023-01-21T00:38:00Z">
              <w:r w:rsidRPr="00200D44">
                <w:rPr>
                  <w:rFonts w:ascii="Times New Roman" w:hAnsi="Times New Roman" w:cs="Times New Roman"/>
                  <w:sz w:val="20"/>
                  <w:szCs w:val="20"/>
                  <w:rPrChange w:id="5424" w:author="Mohammad Nayeem Hasan" w:date="2023-01-27T04:20:00Z">
                    <w:rPr>
                      <w:rFonts w:ascii="Times New Roman" w:hAnsi="Times New Roman" w:cs="Times New Roman"/>
                      <w:sz w:val="24"/>
                      <w:szCs w:val="24"/>
                    </w:rPr>
                  </w:rPrChange>
                </w:rPr>
                <w:t>3769 (94.6)</w:t>
              </w:r>
            </w:moveTo>
          </w:p>
        </w:tc>
        <w:tc>
          <w:tcPr>
            <w:tcW w:w="435" w:type="pct"/>
            <w:vMerge w:val="restart"/>
            <w:vAlign w:val="center"/>
          </w:tcPr>
          <w:p w14:paraId="0A43A807" w14:textId="77777777" w:rsidR="00C2040A" w:rsidRPr="00200D44" w:rsidRDefault="00C2040A">
            <w:pPr>
              <w:rPr>
                <w:moveTo w:id="5425" w:author="Mohammad Nayeem Hasan" w:date="2023-01-21T00:38:00Z"/>
                <w:rFonts w:ascii="Times New Roman" w:hAnsi="Times New Roman" w:cs="Times New Roman"/>
                <w:sz w:val="20"/>
                <w:szCs w:val="20"/>
                <w:rPrChange w:id="5426" w:author="Mohammad Nayeem Hasan" w:date="2023-01-27T04:20:00Z">
                  <w:rPr>
                    <w:moveTo w:id="5427" w:author="Mohammad Nayeem Hasan" w:date="2023-01-21T00:38:00Z"/>
                    <w:rFonts w:ascii="Times New Roman" w:hAnsi="Times New Roman" w:cs="Times New Roman"/>
                    <w:sz w:val="24"/>
                    <w:szCs w:val="24"/>
                  </w:rPr>
                </w:rPrChange>
              </w:rPr>
              <w:pPrChange w:id="5428" w:author="Mohammad Nayeem Hasan" w:date="2023-01-21T14:56:00Z">
                <w:pPr>
                  <w:jc w:val="both"/>
                </w:pPr>
              </w:pPrChange>
            </w:pPr>
            <w:moveTo w:id="5429" w:author="Mohammad Nayeem Hasan" w:date="2023-01-21T00:38:00Z">
              <w:r w:rsidRPr="00200D44">
                <w:rPr>
                  <w:rFonts w:ascii="Times New Roman" w:hAnsi="Times New Roman" w:cs="Times New Roman"/>
                  <w:b/>
                  <w:bCs/>
                  <w:sz w:val="20"/>
                  <w:szCs w:val="20"/>
                  <w:rPrChange w:id="5430" w:author="Mohammad Nayeem Hasan" w:date="2023-01-27T04:20:00Z">
                    <w:rPr>
                      <w:rFonts w:ascii="Times New Roman" w:hAnsi="Times New Roman" w:cs="Times New Roman"/>
                      <w:b/>
                      <w:bCs/>
                      <w:sz w:val="24"/>
                      <w:szCs w:val="24"/>
                    </w:rPr>
                  </w:rPrChange>
                </w:rPr>
                <w:t>&lt;0.001</w:t>
              </w:r>
            </w:moveTo>
          </w:p>
        </w:tc>
        <w:tc>
          <w:tcPr>
            <w:tcW w:w="389" w:type="pct"/>
            <w:vAlign w:val="center"/>
          </w:tcPr>
          <w:p w14:paraId="6091C492" w14:textId="77777777" w:rsidR="00C2040A" w:rsidRPr="00200D44" w:rsidRDefault="00C2040A">
            <w:pPr>
              <w:rPr>
                <w:moveTo w:id="5431" w:author="Mohammad Nayeem Hasan" w:date="2023-01-21T00:38:00Z"/>
                <w:rFonts w:ascii="Times New Roman" w:hAnsi="Times New Roman" w:cs="Times New Roman"/>
                <w:sz w:val="20"/>
                <w:szCs w:val="20"/>
                <w:rPrChange w:id="5432" w:author="Mohammad Nayeem Hasan" w:date="2023-01-27T04:20:00Z">
                  <w:rPr>
                    <w:moveTo w:id="5433" w:author="Mohammad Nayeem Hasan" w:date="2023-01-21T00:38:00Z"/>
                    <w:rFonts w:ascii="Times New Roman" w:hAnsi="Times New Roman" w:cs="Times New Roman"/>
                    <w:sz w:val="24"/>
                    <w:szCs w:val="24"/>
                  </w:rPr>
                </w:rPrChange>
              </w:rPr>
              <w:pPrChange w:id="5434" w:author="Mohammad Nayeem Hasan" w:date="2023-01-21T14:56:00Z">
                <w:pPr>
                  <w:jc w:val="both"/>
                </w:pPr>
              </w:pPrChange>
            </w:pPr>
            <w:moveTo w:id="5435" w:author="Mohammad Nayeem Hasan" w:date="2023-01-21T00:38:00Z">
              <w:r w:rsidRPr="00200D44">
                <w:rPr>
                  <w:rFonts w:ascii="Times New Roman" w:hAnsi="Times New Roman" w:cs="Times New Roman"/>
                  <w:sz w:val="20"/>
                  <w:szCs w:val="20"/>
                  <w:rPrChange w:id="5436" w:author="Mohammad Nayeem Hasan" w:date="2023-01-27T04:20:00Z">
                    <w:rPr>
                      <w:rFonts w:ascii="Times New Roman" w:hAnsi="Times New Roman" w:cs="Times New Roman"/>
                      <w:sz w:val="24"/>
                      <w:szCs w:val="24"/>
                    </w:rPr>
                  </w:rPrChange>
                </w:rPr>
                <w:t>421 (9.1)</w:t>
              </w:r>
            </w:moveTo>
          </w:p>
        </w:tc>
        <w:tc>
          <w:tcPr>
            <w:tcW w:w="445" w:type="pct"/>
            <w:vAlign w:val="center"/>
          </w:tcPr>
          <w:p w14:paraId="532EFF70" w14:textId="77777777" w:rsidR="00C2040A" w:rsidRPr="00200D44" w:rsidRDefault="00C2040A">
            <w:pPr>
              <w:rPr>
                <w:moveTo w:id="5437" w:author="Mohammad Nayeem Hasan" w:date="2023-01-21T00:38:00Z"/>
                <w:rFonts w:ascii="Times New Roman" w:hAnsi="Times New Roman" w:cs="Times New Roman"/>
                <w:sz w:val="20"/>
                <w:szCs w:val="20"/>
                <w:rPrChange w:id="5438" w:author="Mohammad Nayeem Hasan" w:date="2023-01-27T04:20:00Z">
                  <w:rPr>
                    <w:moveTo w:id="5439" w:author="Mohammad Nayeem Hasan" w:date="2023-01-21T00:38:00Z"/>
                    <w:rFonts w:ascii="Times New Roman" w:hAnsi="Times New Roman" w:cs="Times New Roman"/>
                    <w:sz w:val="24"/>
                    <w:szCs w:val="24"/>
                  </w:rPr>
                </w:rPrChange>
              </w:rPr>
              <w:pPrChange w:id="5440" w:author="Mohammad Nayeem Hasan" w:date="2023-01-21T14:56:00Z">
                <w:pPr>
                  <w:jc w:val="both"/>
                </w:pPr>
              </w:pPrChange>
            </w:pPr>
            <w:moveTo w:id="5441" w:author="Mohammad Nayeem Hasan" w:date="2023-01-21T00:38:00Z">
              <w:r w:rsidRPr="00200D44">
                <w:rPr>
                  <w:rFonts w:ascii="Times New Roman" w:hAnsi="Times New Roman" w:cs="Times New Roman"/>
                  <w:sz w:val="20"/>
                  <w:szCs w:val="20"/>
                  <w:rPrChange w:id="5442" w:author="Mohammad Nayeem Hasan" w:date="2023-01-27T04:20:00Z">
                    <w:rPr>
                      <w:rFonts w:ascii="Times New Roman" w:hAnsi="Times New Roman" w:cs="Times New Roman"/>
                      <w:sz w:val="24"/>
                      <w:szCs w:val="24"/>
                    </w:rPr>
                  </w:rPrChange>
                </w:rPr>
                <w:t>4184 (90.9)</w:t>
              </w:r>
            </w:moveTo>
          </w:p>
        </w:tc>
        <w:tc>
          <w:tcPr>
            <w:tcW w:w="435" w:type="pct"/>
            <w:vMerge w:val="restart"/>
            <w:vAlign w:val="center"/>
          </w:tcPr>
          <w:p w14:paraId="4D0A42D4" w14:textId="77777777" w:rsidR="00C2040A" w:rsidRPr="00200D44" w:rsidRDefault="00C2040A">
            <w:pPr>
              <w:rPr>
                <w:moveTo w:id="5443" w:author="Mohammad Nayeem Hasan" w:date="2023-01-21T00:38:00Z"/>
                <w:rFonts w:ascii="Times New Roman" w:hAnsi="Times New Roman" w:cs="Times New Roman"/>
                <w:sz w:val="20"/>
                <w:szCs w:val="20"/>
                <w:rPrChange w:id="5444" w:author="Mohammad Nayeem Hasan" w:date="2023-01-27T04:20:00Z">
                  <w:rPr>
                    <w:moveTo w:id="5445" w:author="Mohammad Nayeem Hasan" w:date="2023-01-21T00:38:00Z"/>
                    <w:rFonts w:ascii="Times New Roman" w:hAnsi="Times New Roman" w:cs="Times New Roman"/>
                    <w:sz w:val="24"/>
                    <w:szCs w:val="24"/>
                  </w:rPr>
                </w:rPrChange>
              </w:rPr>
              <w:pPrChange w:id="5446" w:author="Mohammad Nayeem Hasan" w:date="2023-01-21T14:56:00Z">
                <w:pPr>
                  <w:jc w:val="center"/>
                </w:pPr>
              </w:pPrChange>
            </w:pPr>
            <w:moveTo w:id="5447" w:author="Mohammad Nayeem Hasan" w:date="2023-01-21T00:38:00Z">
              <w:r w:rsidRPr="00200D44">
                <w:rPr>
                  <w:rFonts w:ascii="Times New Roman" w:hAnsi="Times New Roman" w:cs="Times New Roman"/>
                  <w:b/>
                  <w:bCs/>
                  <w:sz w:val="20"/>
                  <w:szCs w:val="20"/>
                  <w:rPrChange w:id="5448" w:author="Mohammad Nayeem Hasan" w:date="2023-01-27T04:20:00Z">
                    <w:rPr>
                      <w:rFonts w:ascii="Times New Roman" w:hAnsi="Times New Roman" w:cs="Times New Roman"/>
                      <w:b/>
                      <w:bCs/>
                      <w:sz w:val="24"/>
                      <w:szCs w:val="24"/>
                    </w:rPr>
                  </w:rPrChange>
                </w:rPr>
                <w:t>&lt;0.001</w:t>
              </w:r>
            </w:moveTo>
          </w:p>
        </w:tc>
      </w:tr>
      <w:tr w:rsidR="004266B3" w:rsidRPr="004266B3" w14:paraId="7E46934B" w14:textId="77777777" w:rsidTr="006875DA">
        <w:trPr>
          <w:trHeight w:val="138"/>
          <w:jc w:val="center"/>
        </w:trPr>
        <w:tc>
          <w:tcPr>
            <w:tcW w:w="788" w:type="pct"/>
            <w:vAlign w:val="center"/>
          </w:tcPr>
          <w:p w14:paraId="690BEACE" w14:textId="77777777" w:rsidR="00C2040A" w:rsidRPr="00200D44" w:rsidRDefault="00C2040A">
            <w:pPr>
              <w:rPr>
                <w:moveTo w:id="5449" w:author="Mohammad Nayeem Hasan" w:date="2023-01-21T00:38:00Z"/>
                <w:rFonts w:ascii="Times New Roman" w:hAnsi="Times New Roman" w:cs="Times New Roman"/>
                <w:sz w:val="20"/>
                <w:szCs w:val="20"/>
                <w:rPrChange w:id="5450" w:author="Mohammad Nayeem Hasan" w:date="2023-01-27T04:20:00Z">
                  <w:rPr>
                    <w:moveTo w:id="5451" w:author="Mohammad Nayeem Hasan" w:date="2023-01-21T00:38:00Z"/>
                    <w:rFonts w:ascii="Times New Roman" w:hAnsi="Times New Roman" w:cs="Times New Roman"/>
                    <w:sz w:val="24"/>
                    <w:szCs w:val="24"/>
                  </w:rPr>
                </w:rPrChange>
              </w:rPr>
              <w:pPrChange w:id="5452" w:author="Mohammad Nayeem Hasan" w:date="2023-01-21T14:56:00Z">
                <w:pPr>
                  <w:jc w:val="both"/>
                </w:pPr>
              </w:pPrChange>
            </w:pPr>
            <w:moveTo w:id="5453" w:author="Mohammad Nayeem Hasan" w:date="2023-01-21T00:38:00Z">
              <w:r w:rsidRPr="00200D44">
                <w:rPr>
                  <w:rFonts w:ascii="Times New Roman" w:hAnsi="Times New Roman" w:cs="Times New Roman"/>
                  <w:sz w:val="20"/>
                  <w:szCs w:val="20"/>
                  <w:rPrChange w:id="5454" w:author="Mohammad Nayeem Hasan" w:date="2023-01-27T04:20:00Z">
                    <w:rPr>
                      <w:rFonts w:ascii="Times New Roman" w:hAnsi="Times New Roman" w:cs="Times New Roman"/>
                      <w:sz w:val="24"/>
                      <w:szCs w:val="24"/>
                    </w:rPr>
                  </w:rPrChange>
                </w:rPr>
                <w:t>12-23</w:t>
              </w:r>
            </w:moveTo>
          </w:p>
        </w:tc>
        <w:tc>
          <w:tcPr>
            <w:tcW w:w="445" w:type="pct"/>
            <w:vAlign w:val="center"/>
          </w:tcPr>
          <w:p w14:paraId="093BC7F1" w14:textId="4AE96AB0" w:rsidR="00C2040A" w:rsidRPr="00200D44" w:rsidRDefault="00C2040A">
            <w:pPr>
              <w:rPr>
                <w:moveTo w:id="5455" w:author="Mohammad Nayeem Hasan" w:date="2023-01-21T00:38:00Z"/>
                <w:rFonts w:ascii="Times New Roman" w:hAnsi="Times New Roman" w:cs="Times New Roman"/>
                <w:sz w:val="20"/>
                <w:szCs w:val="20"/>
                <w:rPrChange w:id="5456" w:author="Mohammad Nayeem Hasan" w:date="2023-01-27T04:20:00Z">
                  <w:rPr>
                    <w:moveTo w:id="5457" w:author="Mohammad Nayeem Hasan" w:date="2023-01-21T00:38:00Z"/>
                    <w:rFonts w:ascii="Times New Roman" w:hAnsi="Times New Roman" w:cs="Times New Roman"/>
                    <w:sz w:val="24"/>
                    <w:szCs w:val="24"/>
                  </w:rPr>
                </w:rPrChange>
              </w:rPr>
              <w:pPrChange w:id="5458" w:author="Mohammad Nayeem Hasan" w:date="2023-01-21T14:56:00Z">
                <w:pPr>
                  <w:jc w:val="both"/>
                </w:pPr>
              </w:pPrChange>
            </w:pPr>
            <w:moveTo w:id="5459" w:author="Mohammad Nayeem Hasan" w:date="2023-01-21T00:38:00Z">
              <w:r w:rsidRPr="00200D44">
                <w:rPr>
                  <w:rFonts w:ascii="Times New Roman" w:hAnsi="Times New Roman" w:cs="Times New Roman"/>
                  <w:sz w:val="20"/>
                  <w:szCs w:val="20"/>
                  <w:rPrChange w:id="5460" w:author="Mohammad Nayeem Hasan" w:date="2023-01-27T04:20:00Z">
                    <w:rPr>
                      <w:rFonts w:ascii="Times New Roman" w:hAnsi="Times New Roman" w:cs="Times New Roman"/>
                      <w:sz w:val="24"/>
                      <w:szCs w:val="24"/>
                    </w:rPr>
                  </w:rPrChange>
                </w:rPr>
                <w:t>606 (10.</w:t>
              </w:r>
            </w:moveTo>
            <w:ins w:id="5461" w:author="Mohammad Nayeem Hasan" w:date="2023-01-26T18:08:00Z">
              <w:r w:rsidR="008A2816" w:rsidRPr="00200D44">
                <w:rPr>
                  <w:rFonts w:ascii="Times New Roman" w:hAnsi="Times New Roman" w:cs="Times New Roman"/>
                  <w:sz w:val="20"/>
                  <w:szCs w:val="20"/>
                  <w:rPrChange w:id="5462" w:author="Mohammad Nayeem Hasan" w:date="2023-01-27T04:20:00Z">
                    <w:rPr>
                      <w:rFonts w:ascii="Times New Roman" w:hAnsi="Times New Roman" w:cs="Times New Roman"/>
                      <w:sz w:val="24"/>
                      <w:szCs w:val="24"/>
                    </w:rPr>
                  </w:rPrChange>
                </w:rPr>
                <w:t>0</w:t>
              </w:r>
            </w:ins>
            <w:moveTo w:id="5463" w:author="Mohammad Nayeem Hasan" w:date="2023-01-21T00:38:00Z">
              <w:del w:id="5464" w:author="Mohammad Nayeem Hasan" w:date="2023-01-26T18:08:00Z">
                <w:r w:rsidRPr="00200D44" w:rsidDel="008A2816">
                  <w:rPr>
                    <w:rFonts w:ascii="Times New Roman" w:hAnsi="Times New Roman" w:cs="Times New Roman"/>
                    <w:sz w:val="20"/>
                    <w:szCs w:val="20"/>
                    <w:rPrChange w:id="5465" w:author="Mohammad Nayeem Hasan" w:date="2023-01-27T04:20:00Z">
                      <w:rPr>
                        <w:rFonts w:ascii="Times New Roman" w:hAnsi="Times New Roman" w:cs="Times New Roman"/>
                        <w:sz w:val="24"/>
                        <w:szCs w:val="24"/>
                      </w:rPr>
                    </w:rPrChange>
                  </w:rPr>
                  <w:delText>1</w:delText>
                </w:r>
              </w:del>
              <w:r w:rsidRPr="00200D44">
                <w:rPr>
                  <w:rFonts w:ascii="Times New Roman" w:hAnsi="Times New Roman" w:cs="Times New Roman"/>
                  <w:sz w:val="20"/>
                  <w:szCs w:val="20"/>
                  <w:rPrChange w:id="5466" w:author="Mohammad Nayeem Hasan" w:date="2023-01-27T04:20:00Z">
                    <w:rPr>
                      <w:rFonts w:ascii="Times New Roman" w:hAnsi="Times New Roman" w:cs="Times New Roman"/>
                      <w:sz w:val="24"/>
                      <w:szCs w:val="24"/>
                    </w:rPr>
                  </w:rPrChange>
                </w:rPr>
                <w:t>)</w:t>
              </w:r>
            </w:moveTo>
          </w:p>
        </w:tc>
        <w:tc>
          <w:tcPr>
            <w:tcW w:w="587" w:type="pct"/>
            <w:vAlign w:val="center"/>
          </w:tcPr>
          <w:p w14:paraId="557219A1" w14:textId="6190BF91" w:rsidR="00C2040A" w:rsidRPr="00200D44" w:rsidRDefault="00C2040A">
            <w:pPr>
              <w:rPr>
                <w:moveTo w:id="5467" w:author="Mohammad Nayeem Hasan" w:date="2023-01-21T00:38:00Z"/>
                <w:rFonts w:ascii="Times New Roman" w:hAnsi="Times New Roman" w:cs="Times New Roman"/>
                <w:sz w:val="20"/>
                <w:szCs w:val="20"/>
                <w:rPrChange w:id="5468" w:author="Mohammad Nayeem Hasan" w:date="2023-01-27T04:20:00Z">
                  <w:rPr>
                    <w:moveTo w:id="5469" w:author="Mohammad Nayeem Hasan" w:date="2023-01-21T00:38:00Z"/>
                    <w:rFonts w:ascii="Times New Roman" w:hAnsi="Times New Roman" w:cs="Times New Roman"/>
                    <w:sz w:val="24"/>
                    <w:szCs w:val="24"/>
                  </w:rPr>
                </w:rPrChange>
              </w:rPr>
              <w:pPrChange w:id="5470" w:author="Mohammad Nayeem Hasan" w:date="2023-01-21T14:56:00Z">
                <w:pPr>
                  <w:jc w:val="both"/>
                </w:pPr>
              </w:pPrChange>
            </w:pPr>
            <w:moveTo w:id="5471" w:author="Mohammad Nayeem Hasan" w:date="2023-01-21T00:38:00Z">
              <w:r w:rsidRPr="00200D44">
                <w:rPr>
                  <w:rFonts w:ascii="Times New Roman" w:hAnsi="Times New Roman" w:cs="Times New Roman"/>
                  <w:sz w:val="20"/>
                  <w:szCs w:val="20"/>
                  <w:rPrChange w:id="5472" w:author="Mohammad Nayeem Hasan" w:date="2023-01-27T04:20:00Z">
                    <w:rPr>
                      <w:rFonts w:ascii="Times New Roman" w:hAnsi="Times New Roman" w:cs="Times New Roman"/>
                      <w:sz w:val="24"/>
                      <w:szCs w:val="24"/>
                    </w:rPr>
                  </w:rPrChange>
                </w:rPr>
                <w:t>5423 (</w:t>
              </w:r>
            </w:moveTo>
            <w:ins w:id="5473" w:author="Mohammad Nayeem Hasan" w:date="2023-01-26T18:08:00Z">
              <w:r w:rsidR="008A2816" w:rsidRPr="00200D44">
                <w:rPr>
                  <w:rFonts w:ascii="Times New Roman" w:hAnsi="Times New Roman" w:cs="Times New Roman"/>
                  <w:sz w:val="20"/>
                  <w:szCs w:val="20"/>
                  <w:rPrChange w:id="5474" w:author="Mohammad Nayeem Hasan" w:date="2023-01-27T04:20:00Z">
                    <w:rPr>
                      <w:rFonts w:ascii="Times New Roman" w:hAnsi="Times New Roman" w:cs="Times New Roman"/>
                      <w:sz w:val="24"/>
                      <w:szCs w:val="24"/>
                    </w:rPr>
                  </w:rPrChange>
                </w:rPr>
                <w:t>90.0</w:t>
              </w:r>
            </w:ins>
            <w:moveTo w:id="5475" w:author="Mohammad Nayeem Hasan" w:date="2023-01-21T00:38:00Z">
              <w:del w:id="5476" w:author="Mohammad Nayeem Hasan" w:date="2023-01-26T18:08:00Z">
                <w:r w:rsidRPr="00200D44" w:rsidDel="008A2816">
                  <w:rPr>
                    <w:rFonts w:ascii="Times New Roman" w:hAnsi="Times New Roman" w:cs="Times New Roman"/>
                    <w:sz w:val="20"/>
                    <w:szCs w:val="20"/>
                    <w:rPrChange w:id="5477" w:author="Mohammad Nayeem Hasan" w:date="2023-01-27T04:20:00Z">
                      <w:rPr>
                        <w:rFonts w:ascii="Times New Roman" w:hAnsi="Times New Roman" w:cs="Times New Roman"/>
                        <w:sz w:val="24"/>
                        <w:szCs w:val="24"/>
                      </w:rPr>
                    </w:rPrChange>
                  </w:rPr>
                  <w:delText>89.9</w:delText>
                </w:r>
              </w:del>
              <w:r w:rsidRPr="00200D44">
                <w:rPr>
                  <w:rFonts w:ascii="Times New Roman" w:hAnsi="Times New Roman" w:cs="Times New Roman"/>
                  <w:sz w:val="20"/>
                  <w:szCs w:val="20"/>
                  <w:rPrChange w:id="5478" w:author="Mohammad Nayeem Hasan" w:date="2023-01-27T04:20:00Z">
                    <w:rPr>
                      <w:rFonts w:ascii="Times New Roman" w:hAnsi="Times New Roman" w:cs="Times New Roman"/>
                      <w:sz w:val="24"/>
                      <w:szCs w:val="24"/>
                    </w:rPr>
                  </w:rPrChange>
                </w:rPr>
                <w:t>)</w:t>
              </w:r>
            </w:moveTo>
          </w:p>
        </w:tc>
        <w:tc>
          <w:tcPr>
            <w:tcW w:w="689" w:type="pct"/>
            <w:vMerge/>
            <w:vAlign w:val="center"/>
          </w:tcPr>
          <w:p w14:paraId="154E0E5B" w14:textId="77777777" w:rsidR="00C2040A" w:rsidRPr="00200D44" w:rsidRDefault="00C2040A">
            <w:pPr>
              <w:rPr>
                <w:moveTo w:id="5479" w:author="Mohammad Nayeem Hasan" w:date="2023-01-21T00:38:00Z"/>
                <w:rFonts w:ascii="Times New Roman" w:hAnsi="Times New Roman" w:cs="Times New Roman"/>
                <w:sz w:val="20"/>
                <w:szCs w:val="20"/>
                <w:rPrChange w:id="5480" w:author="Mohammad Nayeem Hasan" w:date="2023-01-27T04:20:00Z">
                  <w:rPr>
                    <w:moveTo w:id="5481" w:author="Mohammad Nayeem Hasan" w:date="2023-01-21T00:38:00Z"/>
                    <w:rFonts w:ascii="Times New Roman" w:hAnsi="Times New Roman" w:cs="Times New Roman"/>
                    <w:sz w:val="24"/>
                    <w:szCs w:val="24"/>
                  </w:rPr>
                </w:rPrChange>
              </w:rPr>
              <w:pPrChange w:id="5482" w:author="Mohammad Nayeem Hasan" w:date="2023-01-21T14:56:00Z">
                <w:pPr>
                  <w:jc w:val="both"/>
                </w:pPr>
              </w:pPrChange>
            </w:pPr>
          </w:p>
        </w:tc>
        <w:tc>
          <w:tcPr>
            <w:tcW w:w="389" w:type="pct"/>
            <w:vAlign w:val="center"/>
          </w:tcPr>
          <w:p w14:paraId="6E897CDE" w14:textId="77777777" w:rsidR="00C2040A" w:rsidRPr="00200D44" w:rsidRDefault="00C2040A">
            <w:pPr>
              <w:rPr>
                <w:moveTo w:id="5483" w:author="Mohammad Nayeem Hasan" w:date="2023-01-21T00:38:00Z"/>
                <w:rFonts w:ascii="Times New Roman" w:hAnsi="Times New Roman" w:cs="Times New Roman"/>
                <w:sz w:val="20"/>
                <w:szCs w:val="20"/>
                <w:rPrChange w:id="5484" w:author="Mohammad Nayeem Hasan" w:date="2023-01-27T04:20:00Z">
                  <w:rPr>
                    <w:moveTo w:id="5485" w:author="Mohammad Nayeem Hasan" w:date="2023-01-21T00:38:00Z"/>
                    <w:rFonts w:ascii="Times New Roman" w:hAnsi="Times New Roman" w:cs="Times New Roman"/>
                    <w:sz w:val="24"/>
                    <w:szCs w:val="24"/>
                  </w:rPr>
                </w:rPrChange>
              </w:rPr>
              <w:pPrChange w:id="5486" w:author="Mohammad Nayeem Hasan" w:date="2023-01-21T14:56:00Z">
                <w:pPr>
                  <w:jc w:val="both"/>
                </w:pPr>
              </w:pPrChange>
            </w:pPr>
            <w:moveTo w:id="5487" w:author="Mohammad Nayeem Hasan" w:date="2023-01-21T00:38:00Z">
              <w:r w:rsidRPr="00200D44">
                <w:rPr>
                  <w:rFonts w:ascii="Times New Roman" w:hAnsi="Times New Roman" w:cs="Times New Roman"/>
                  <w:sz w:val="20"/>
                  <w:szCs w:val="20"/>
                  <w:rPrChange w:id="5488" w:author="Mohammad Nayeem Hasan" w:date="2023-01-27T04:20:00Z">
                    <w:rPr>
                      <w:rFonts w:ascii="Times New Roman" w:hAnsi="Times New Roman" w:cs="Times New Roman"/>
                      <w:sz w:val="24"/>
                      <w:szCs w:val="24"/>
                    </w:rPr>
                  </w:rPrChange>
                </w:rPr>
                <w:t>315 (7.7)</w:t>
              </w:r>
            </w:moveTo>
          </w:p>
        </w:tc>
        <w:tc>
          <w:tcPr>
            <w:tcW w:w="398" w:type="pct"/>
            <w:vAlign w:val="center"/>
          </w:tcPr>
          <w:p w14:paraId="2B883940" w14:textId="77777777" w:rsidR="00C2040A" w:rsidRPr="00200D44" w:rsidRDefault="00C2040A">
            <w:pPr>
              <w:rPr>
                <w:moveTo w:id="5489" w:author="Mohammad Nayeem Hasan" w:date="2023-01-21T00:38:00Z"/>
                <w:rFonts w:ascii="Times New Roman" w:hAnsi="Times New Roman" w:cs="Times New Roman"/>
                <w:sz w:val="20"/>
                <w:szCs w:val="20"/>
                <w:rPrChange w:id="5490" w:author="Mohammad Nayeem Hasan" w:date="2023-01-27T04:20:00Z">
                  <w:rPr>
                    <w:moveTo w:id="5491" w:author="Mohammad Nayeem Hasan" w:date="2023-01-21T00:38:00Z"/>
                    <w:rFonts w:ascii="Times New Roman" w:hAnsi="Times New Roman" w:cs="Times New Roman"/>
                    <w:sz w:val="24"/>
                    <w:szCs w:val="24"/>
                  </w:rPr>
                </w:rPrChange>
              </w:rPr>
              <w:pPrChange w:id="5492" w:author="Mohammad Nayeem Hasan" w:date="2023-01-21T14:56:00Z">
                <w:pPr>
                  <w:jc w:val="both"/>
                </w:pPr>
              </w:pPrChange>
            </w:pPr>
            <w:moveTo w:id="5493" w:author="Mohammad Nayeem Hasan" w:date="2023-01-21T00:38:00Z">
              <w:r w:rsidRPr="00200D44">
                <w:rPr>
                  <w:rFonts w:ascii="Times New Roman" w:hAnsi="Times New Roman" w:cs="Times New Roman"/>
                  <w:sz w:val="20"/>
                  <w:szCs w:val="20"/>
                  <w:rPrChange w:id="5494" w:author="Mohammad Nayeem Hasan" w:date="2023-01-27T04:20:00Z">
                    <w:rPr>
                      <w:rFonts w:ascii="Times New Roman" w:hAnsi="Times New Roman" w:cs="Times New Roman"/>
                      <w:sz w:val="24"/>
                      <w:szCs w:val="24"/>
                    </w:rPr>
                  </w:rPrChange>
                </w:rPr>
                <w:t>3776 (92.3)</w:t>
              </w:r>
            </w:moveTo>
          </w:p>
        </w:tc>
        <w:tc>
          <w:tcPr>
            <w:tcW w:w="435" w:type="pct"/>
            <w:vMerge/>
            <w:vAlign w:val="center"/>
          </w:tcPr>
          <w:p w14:paraId="2409159B" w14:textId="77777777" w:rsidR="00C2040A" w:rsidRPr="00200D44" w:rsidRDefault="00C2040A">
            <w:pPr>
              <w:rPr>
                <w:moveTo w:id="5495" w:author="Mohammad Nayeem Hasan" w:date="2023-01-21T00:38:00Z"/>
                <w:rFonts w:ascii="Times New Roman" w:hAnsi="Times New Roman" w:cs="Times New Roman"/>
                <w:sz w:val="20"/>
                <w:szCs w:val="20"/>
                <w:rPrChange w:id="5496" w:author="Mohammad Nayeem Hasan" w:date="2023-01-27T04:20:00Z">
                  <w:rPr>
                    <w:moveTo w:id="5497" w:author="Mohammad Nayeem Hasan" w:date="2023-01-21T00:38:00Z"/>
                    <w:rFonts w:ascii="Times New Roman" w:hAnsi="Times New Roman" w:cs="Times New Roman"/>
                    <w:sz w:val="24"/>
                    <w:szCs w:val="24"/>
                  </w:rPr>
                </w:rPrChange>
              </w:rPr>
              <w:pPrChange w:id="5498" w:author="Mohammad Nayeem Hasan" w:date="2023-01-21T14:56:00Z">
                <w:pPr>
                  <w:jc w:val="both"/>
                </w:pPr>
              </w:pPrChange>
            </w:pPr>
          </w:p>
        </w:tc>
        <w:tc>
          <w:tcPr>
            <w:tcW w:w="389" w:type="pct"/>
            <w:vAlign w:val="center"/>
          </w:tcPr>
          <w:p w14:paraId="0B8EAE7C" w14:textId="77777777" w:rsidR="00C2040A" w:rsidRPr="00200D44" w:rsidRDefault="00C2040A">
            <w:pPr>
              <w:rPr>
                <w:moveTo w:id="5499" w:author="Mohammad Nayeem Hasan" w:date="2023-01-21T00:38:00Z"/>
                <w:rFonts w:ascii="Times New Roman" w:hAnsi="Times New Roman" w:cs="Times New Roman"/>
                <w:sz w:val="20"/>
                <w:szCs w:val="20"/>
                <w:rPrChange w:id="5500" w:author="Mohammad Nayeem Hasan" w:date="2023-01-27T04:20:00Z">
                  <w:rPr>
                    <w:moveTo w:id="5501" w:author="Mohammad Nayeem Hasan" w:date="2023-01-21T00:38:00Z"/>
                    <w:rFonts w:ascii="Times New Roman" w:hAnsi="Times New Roman" w:cs="Times New Roman"/>
                    <w:sz w:val="24"/>
                    <w:szCs w:val="24"/>
                  </w:rPr>
                </w:rPrChange>
              </w:rPr>
              <w:pPrChange w:id="5502" w:author="Mohammad Nayeem Hasan" w:date="2023-01-21T14:56:00Z">
                <w:pPr>
                  <w:jc w:val="both"/>
                </w:pPr>
              </w:pPrChange>
            </w:pPr>
            <w:moveTo w:id="5503" w:author="Mohammad Nayeem Hasan" w:date="2023-01-21T00:38:00Z">
              <w:r w:rsidRPr="00200D44">
                <w:rPr>
                  <w:rFonts w:ascii="Times New Roman" w:hAnsi="Times New Roman" w:cs="Times New Roman"/>
                  <w:sz w:val="20"/>
                  <w:szCs w:val="20"/>
                  <w:rPrChange w:id="5504" w:author="Mohammad Nayeem Hasan" w:date="2023-01-27T04:20:00Z">
                    <w:rPr>
                      <w:rFonts w:ascii="Times New Roman" w:hAnsi="Times New Roman" w:cs="Times New Roman"/>
                      <w:sz w:val="24"/>
                      <w:szCs w:val="24"/>
                    </w:rPr>
                  </w:rPrChange>
                </w:rPr>
                <w:t>448 (10.1)</w:t>
              </w:r>
            </w:moveTo>
          </w:p>
        </w:tc>
        <w:tc>
          <w:tcPr>
            <w:tcW w:w="445" w:type="pct"/>
            <w:vAlign w:val="center"/>
          </w:tcPr>
          <w:p w14:paraId="7BC86FFC" w14:textId="77777777" w:rsidR="00C2040A" w:rsidRPr="00200D44" w:rsidRDefault="00C2040A">
            <w:pPr>
              <w:rPr>
                <w:moveTo w:id="5505" w:author="Mohammad Nayeem Hasan" w:date="2023-01-21T00:38:00Z"/>
                <w:rFonts w:ascii="Times New Roman" w:hAnsi="Times New Roman" w:cs="Times New Roman"/>
                <w:sz w:val="20"/>
                <w:szCs w:val="20"/>
                <w:rPrChange w:id="5506" w:author="Mohammad Nayeem Hasan" w:date="2023-01-27T04:20:00Z">
                  <w:rPr>
                    <w:moveTo w:id="5507" w:author="Mohammad Nayeem Hasan" w:date="2023-01-21T00:38:00Z"/>
                    <w:rFonts w:ascii="Times New Roman" w:hAnsi="Times New Roman" w:cs="Times New Roman"/>
                    <w:sz w:val="24"/>
                    <w:szCs w:val="24"/>
                  </w:rPr>
                </w:rPrChange>
              </w:rPr>
              <w:pPrChange w:id="5508" w:author="Mohammad Nayeem Hasan" w:date="2023-01-21T14:56:00Z">
                <w:pPr>
                  <w:jc w:val="both"/>
                </w:pPr>
              </w:pPrChange>
            </w:pPr>
            <w:moveTo w:id="5509" w:author="Mohammad Nayeem Hasan" w:date="2023-01-21T00:38:00Z">
              <w:r w:rsidRPr="00200D44">
                <w:rPr>
                  <w:rFonts w:ascii="Times New Roman" w:hAnsi="Times New Roman" w:cs="Times New Roman"/>
                  <w:sz w:val="20"/>
                  <w:szCs w:val="20"/>
                  <w:rPrChange w:id="5510" w:author="Mohammad Nayeem Hasan" w:date="2023-01-27T04:20:00Z">
                    <w:rPr>
                      <w:rFonts w:ascii="Times New Roman" w:hAnsi="Times New Roman" w:cs="Times New Roman"/>
                      <w:sz w:val="24"/>
                      <w:szCs w:val="24"/>
                    </w:rPr>
                  </w:rPrChange>
                </w:rPr>
                <w:t>3986 (89.9)</w:t>
              </w:r>
            </w:moveTo>
          </w:p>
        </w:tc>
        <w:tc>
          <w:tcPr>
            <w:tcW w:w="435" w:type="pct"/>
            <w:vMerge/>
            <w:vAlign w:val="center"/>
          </w:tcPr>
          <w:p w14:paraId="537D0571" w14:textId="77777777" w:rsidR="00C2040A" w:rsidRPr="00200D44" w:rsidRDefault="00C2040A">
            <w:pPr>
              <w:rPr>
                <w:moveTo w:id="5511" w:author="Mohammad Nayeem Hasan" w:date="2023-01-21T00:38:00Z"/>
                <w:rFonts w:ascii="Times New Roman" w:hAnsi="Times New Roman" w:cs="Times New Roman"/>
                <w:sz w:val="20"/>
                <w:szCs w:val="20"/>
                <w:rPrChange w:id="5512" w:author="Mohammad Nayeem Hasan" w:date="2023-01-27T04:20:00Z">
                  <w:rPr>
                    <w:moveTo w:id="5513" w:author="Mohammad Nayeem Hasan" w:date="2023-01-21T00:38:00Z"/>
                    <w:rFonts w:ascii="Times New Roman" w:hAnsi="Times New Roman" w:cs="Times New Roman"/>
                    <w:sz w:val="24"/>
                    <w:szCs w:val="24"/>
                  </w:rPr>
                </w:rPrChange>
              </w:rPr>
              <w:pPrChange w:id="5514" w:author="Mohammad Nayeem Hasan" w:date="2023-01-21T14:56:00Z">
                <w:pPr>
                  <w:jc w:val="both"/>
                </w:pPr>
              </w:pPrChange>
            </w:pPr>
          </w:p>
        </w:tc>
      </w:tr>
      <w:tr w:rsidR="004266B3" w:rsidRPr="004266B3" w14:paraId="2B04B4CD" w14:textId="77777777" w:rsidTr="006875DA">
        <w:trPr>
          <w:trHeight w:val="138"/>
          <w:jc w:val="center"/>
        </w:trPr>
        <w:tc>
          <w:tcPr>
            <w:tcW w:w="788" w:type="pct"/>
            <w:vAlign w:val="center"/>
          </w:tcPr>
          <w:p w14:paraId="748D9CE1" w14:textId="77777777" w:rsidR="00C2040A" w:rsidRPr="00200D44" w:rsidRDefault="00C2040A">
            <w:pPr>
              <w:rPr>
                <w:moveTo w:id="5515" w:author="Mohammad Nayeem Hasan" w:date="2023-01-21T00:38:00Z"/>
                <w:rFonts w:ascii="Times New Roman" w:hAnsi="Times New Roman" w:cs="Times New Roman"/>
                <w:sz w:val="20"/>
                <w:szCs w:val="20"/>
                <w:rPrChange w:id="5516" w:author="Mohammad Nayeem Hasan" w:date="2023-01-27T04:20:00Z">
                  <w:rPr>
                    <w:moveTo w:id="5517" w:author="Mohammad Nayeem Hasan" w:date="2023-01-21T00:38:00Z"/>
                    <w:rFonts w:ascii="Times New Roman" w:hAnsi="Times New Roman" w:cs="Times New Roman"/>
                    <w:sz w:val="24"/>
                    <w:szCs w:val="24"/>
                  </w:rPr>
                </w:rPrChange>
              </w:rPr>
              <w:pPrChange w:id="5518" w:author="Mohammad Nayeem Hasan" w:date="2023-01-21T14:56:00Z">
                <w:pPr>
                  <w:jc w:val="both"/>
                </w:pPr>
              </w:pPrChange>
            </w:pPr>
            <w:moveTo w:id="5519" w:author="Mohammad Nayeem Hasan" w:date="2023-01-21T00:38:00Z">
              <w:r w:rsidRPr="00200D44">
                <w:rPr>
                  <w:rFonts w:ascii="Times New Roman" w:hAnsi="Times New Roman" w:cs="Times New Roman"/>
                  <w:sz w:val="20"/>
                  <w:szCs w:val="20"/>
                  <w:rPrChange w:id="5520" w:author="Mohammad Nayeem Hasan" w:date="2023-01-27T04:20:00Z">
                    <w:rPr>
                      <w:rFonts w:ascii="Times New Roman" w:hAnsi="Times New Roman" w:cs="Times New Roman"/>
                      <w:sz w:val="24"/>
                      <w:szCs w:val="24"/>
                    </w:rPr>
                  </w:rPrChange>
                </w:rPr>
                <w:t>24-35</w:t>
              </w:r>
            </w:moveTo>
          </w:p>
        </w:tc>
        <w:tc>
          <w:tcPr>
            <w:tcW w:w="445" w:type="pct"/>
            <w:vAlign w:val="center"/>
          </w:tcPr>
          <w:p w14:paraId="77C84EA8" w14:textId="4989CF7D" w:rsidR="00C2040A" w:rsidRPr="00200D44" w:rsidRDefault="00C2040A">
            <w:pPr>
              <w:rPr>
                <w:moveTo w:id="5521" w:author="Mohammad Nayeem Hasan" w:date="2023-01-21T00:38:00Z"/>
                <w:rFonts w:ascii="Times New Roman" w:hAnsi="Times New Roman" w:cs="Times New Roman"/>
                <w:sz w:val="20"/>
                <w:szCs w:val="20"/>
                <w:rPrChange w:id="5522" w:author="Mohammad Nayeem Hasan" w:date="2023-01-27T04:20:00Z">
                  <w:rPr>
                    <w:moveTo w:id="5523" w:author="Mohammad Nayeem Hasan" w:date="2023-01-21T00:38:00Z"/>
                    <w:rFonts w:ascii="Times New Roman" w:hAnsi="Times New Roman" w:cs="Times New Roman"/>
                    <w:sz w:val="24"/>
                    <w:szCs w:val="24"/>
                  </w:rPr>
                </w:rPrChange>
              </w:rPr>
              <w:pPrChange w:id="5524" w:author="Mohammad Nayeem Hasan" w:date="2023-01-21T14:56:00Z">
                <w:pPr>
                  <w:jc w:val="both"/>
                </w:pPr>
              </w:pPrChange>
            </w:pPr>
            <w:moveTo w:id="5525" w:author="Mohammad Nayeem Hasan" w:date="2023-01-21T00:38:00Z">
              <w:r w:rsidRPr="00200D44">
                <w:rPr>
                  <w:rFonts w:ascii="Times New Roman" w:hAnsi="Times New Roman" w:cs="Times New Roman"/>
                  <w:sz w:val="20"/>
                  <w:szCs w:val="20"/>
                  <w:rPrChange w:id="5526" w:author="Mohammad Nayeem Hasan" w:date="2023-01-27T04:20:00Z">
                    <w:rPr>
                      <w:rFonts w:ascii="Times New Roman" w:hAnsi="Times New Roman" w:cs="Times New Roman"/>
                      <w:sz w:val="24"/>
                      <w:szCs w:val="24"/>
                    </w:rPr>
                  </w:rPrChange>
                </w:rPr>
                <w:t>44</w:t>
              </w:r>
            </w:moveTo>
            <w:ins w:id="5527" w:author="Mohammad Nayeem Hasan" w:date="2023-01-26T18:09:00Z">
              <w:r w:rsidR="00875BAB" w:rsidRPr="00200D44">
                <w:rPr>
                  <w:rFonts w:ascii="Times New Roman" w:hAnsi="Times New Roman" w:cs="Times New Roman"/>
                  <w:sz w:val="20"/>
                  <w:szCs w:val="20"/>
                  <w:rPrChange w:id="5528" w:author="Mohammad Nayeem Hasan" w:date="2023-01-27T04:20:00Z">
                    <w:rPr>
                      <w:rFonts w:ascii="Times New Roman" w:hAnsi="Times New Roman" w:cs="Times New Roman"/>
                      <w:sz w:val="24"/>
                      <w:szCs w:val="24"/>
                    </w:rPr>
                  </w:rPrChange>
                </w:rPr>
                <w:t>4</w:t>
              </w:r>
            </w:ins>
            <w:moveTo w:id="5529" w:author="Mohammad Nayeem Hasan" w:date="2023-01-21T00:38:00Z">
              <w:del w:id="5530" w:author="Mohammad Nayeem Hasan" w:date="2023-01-26T18:09:00Z">
                <w:r w:rsidRPr="00200D44" w:rsidDel="00875BAB">
                  <w:rPr>
                    <w:rFonts w:ascii="Times New Roman" w:hAnsi="Times New Roman" w:cs="Times New Roman"/>
                    <w:sz w:val="20"/>
                    <w:szCs w:val="20"/>
                    <w:rPrChange w:id="5531" w:author="Mohammad Nayeem Hasan" w:date="2023-01-27T04:20:00Z">
                      <w:rPr>
                        <w:rFonts w:ascii="Times New Roman" w:hAnsi="Times New Roman" w:cs="Times New Roman"/>
                        <w:sz w:val="24"/>
                        <w:szCs w:val="24"/>
                      </w:rPr>
                    </w:rPrChange>
                  </w:rPr>
                  <w:delText>3</w:delText>
                </w:r>
              </w:del>
              <w:r w:rsidRPr="00200D44">
                <w:rPr>
                  <w:rFonts w:ascii="Times New Roman" w:hAnsi="Times New Roman" w:cs="Times New Roman"/>
                  <w:sz w:val="20"/>
                  <w:szCs w:val="20"/>
                  <w:rPrChange w:id="5532" w:author="Mohammad Nayeem Hasan" w:date="2023-01-27T04:20:00Z">
                    <w:rPr>
                      <w:rFonts w:ascii="Times New Roman" w:hAnsi="Times New Roman" w:cs="Times New Roman"/>
                      <w:sz w:val="24"/>
                      <w:szCs w:val="24"/>
                    </w:rPr>
                  </w:rPrChange>
                </w:rPr>
                <w:t xml:space="preserve"> (7.0)</w:t>
              </w:r>
            </w:moveTo>
          </w:p>
        </w:tc>
        <w:tc>
          <w:tcPr>
            <w:tcW w:w="587" w:type="pct"/>
            <w:vAlign w:val="center"/>
          </w:tcPr>
          <w:p w14:paraId="5A7E8B06" w14:textId="77777777" w:rsidR="00C2040A" w:rsidRPr="00200D44" w:rsidRDefault="00C2040A">
            <w:pPr>
              <w:rPr>
                <w:moveTo w:id="5533" w:author="Mohammad Nayeem Hasan" w:date="2023-01-21T00:38:00Z"/>
                <w:rFonts w:ascii="Times New Roman" w:hAnsi="Times New Roman" w:cs="Times New Roman"/>
                <w:sz w:val="20"/>
                <w:szCs w:val="20"/>
                <w:rPrChange w:id="5534" w:author="Mohammad Nayeem Hasan" w:date="2023-01-27T04:20:00Z">
                  <w:rPr>
                    <w:moveTo w:id="5535" w:author="Mohammad Nayeem Hasan" w:date="2023-01-21T00:38:00Z"/>
                    <w:rFonts w:ascii="Times New Roman" w:hAnsi="Times New Roman" w:cs="Times New Roman"/>
                    <w:sz w:val="24"/>
                    <w:szCs w:val="24"/>
                  </w:rPr>
                </w:rPrChange>
              </w:rPr>
              <w:pPrChange w:id="5536" w:author="Mohammad Nayeem Hasan" w:date="2023-01-21T14:56:00Z">
                <w:pPr>
                  <w:jc w:val="both"/>
                </w:pPr>
              </w:pPrChange>
            </w:pPr>
            <w:moveTo w:id="5537" w:author="Mohammad Nayeem Hasan" w:date="2023-01-21T00:38:00Z">
              <w:r w:rsidRPr="00200D44">
                <w:rPr>
                  <w:rFonts w:ascii="Times New Roman" w:hAnsi="Times New Roman" w:cs="Times New Roman"/>
                  <w:sz w:val="20"/>
                  <w:szCs w:val="20"/>
                  <w:rPrChange w:id="5538" w:author="Mohammad Nayeem Hasan" w:date="2023-01-27T04:20:00Z">
                    <w:rPr>
                      <w:rFonts w:ascii="Times New Roman" w:hAnsi="Times New Roman" w:cs="Times New Roman"/>
                      <w:sz w:val="24"/>
                      <w:szCs w:val="24"/>
                    </w:rPr>
                  </w:rPrChange>
                </w:rPr>
                <w:t>5876 (93.0)</w:t>
              </w:r>
            </w:moveTo>
          </w:p>
        </w:tc>
        <w:tc>
          <w:tcPr>
            <w:tcW w:w="689" w:type="pct"/>
            <w:vMerge/>
            <w:vAlign w:val="center"/>
          </w:tcPr>
          <w:p w14:paraId="43A85918" w14:textId="77777777" w:rsidR="00C2040A" w:rsidRPr="00200D44" w:rsidRDefault="00C2040A">
            <w:pPr>
              <w:rPr>
                <w:moveTo w:id="5539" w:author="Mohammad Nayeem Hasan" w:date="2023-01-21T00:38:00Z"/>
                <w:rFonts w:ascii="Times New Roman" w:hAnsi="Times New Roman" w:cs="Times New Roman"/>
                <w:sz w:val="20"/>
                <w:szCs w:val="20"/>
                <w:rPrChange w:id="5540" w:author="Mohammad Nayeem Hasan" w:date="2023-01-27T04:20:00Z">
                  <w:rPr>
                    <w:moveTo w:id="5541" w:author="Mohammad Nayeem Hasan" w:date="2023-01-21T00:38:00Z"/>
                    <w:rFonts w:ascii="Times New Roman" w:hAnsi="Times New Roman" w:cs="Times New Roman"/>
                    <w:sz w:val="24"/>
                    <w:szCs w:val="24"/>
                  </w:rPr>
                </w:rPrChange>
              </w:rPr>
              <w:pPrChange w:id="5542" w:author="Mohammad Nayeem Hasan" w:date="2023-01-21T14:56:00Z">
                <w:pPr>
                  <w:jc w:val="both"/>
                </w:pPr>
              </w:pPrChange>
            </w:pPr>
          </w:p>
        </w:tc>
        <w:tc>
          <w:tcPr>
            <w:tcW w:w="389" w:type="pct"/>
            <w:vAlign w:val="center"/>
          </w:tcPr>
          <w:p w14:paraId="2C6EC77C" w14:textId="77777777" w:rsidR="00C2040A" w:rsidRPr="00200D44" w:rsidRDefault="00C2040A">
            <w:pPr>
              <w:rPr>
                <w:moveTo w:id="5543" w:author="Mohammad Nayeem Hasan" w:date="2023-01-21T00:38:00Z"/>
                <w:rFonts w:ascii="Times New Roman" w:hAnsi="Times New Roman" w:cs="Times New Roman"/>
                <w:sz w:val="20"/>
                <w:szCs w:val="20"/>
                <w:rPrChange w:id="5544" w:author="Mohammad Nayeem Hasan" w:date="2023-01-27T04:20:00Z">
                  <w:rPr>
                    <w:moveTo w:id="5545" w:author="Mohammad Nayeem Hasan" w:date="2023-01-21T00:38:00Z"/>
                    <w:rFonts w:ascii="Times New Roman" w:hAnsi="Times New Roman" w:cs="Times New Roman"/>
                    <w:sz w:val="24"/>
                    <w:szCs w:val="24"/>
                  </w:rPr>
                </w:rPrChange>
              </w:rPr>
              <w:pPrChange w:id="5546" w:author="Mohammad Nayeem Hasan" w:date="2023-01-21T14:56:00Z">
                <w:pPr>
                  <w:jc w:val="both"/>
                </w:pPr>
              </w:pPrChange>
            </w:pPr>
            <w:moveTo w:id="5547" w:author="Mohammad Nayeem Hasan" w:date="2023-01-21T00:38:00Z">
              <w:r w:rsidRPr="00200D44">
                <w:rPr>
                  <w:rFonts w:ascii="Times New Roman" w:hAnsi="Times New Roman" w:cs="Times New Roman"/>
                  <w:sz w:val="20"/>
                  <w:szCs w:val="20"/>
                  <w:rPrChange w:id="5548" w:author="Mohammad Nayeem Hasan" w:date="2023-01-27T04:20:00Z">
                    <w:rPr>
                      <w:rFonts w:ascii="Times New Roman" w:hAnsi="Times New Roman" w:cs="Times New Roman"/>
                      <w:sz w:val="24"/>
                      <w:szCs w:val="24"/>
                    </w:rPr>
                  </w:rPrChange>
                </w:rPr>
                <w:t>140 (3.3)</w:t>
              </w:r>
            </w:moveTo>
          </w:p>
        </w:tc>
        <w:tc>
          <w:tcPr>
            <w:tcW w:w="398" w:type="pct"/>
            <w:vAlign w:val="center"/>
          </w:tcPr>
          <w:p w14:paraId="30E7AAC0" w14:textId="77777777" w:rsidR="00C2040A" w:rsidRPr="00200D44" w:rsidRDefault="00C2040A">
            <w:pPr>
              <w:rPr>
                <w:moveTo w:id="5549" w:author="Mohammad Nayeem Hasan" w:date="2023-01-21T00:38:00Z"/>
                <w:rFonts w:ascii="Times New Roman" w:hAnsi="Times New Roman" w:cs="Times New Roman"/>
                <w:sz w:val="20"/>
                <w:szCs w:val="20"/>
                <w:rPrChange w:id="5550" w:author="Mohammad Nayeem Hasan" w:date="2023-01-27T04:20:00Z">
                  <w:rPr>
                    <w:moveTo w:id="5551" w:author="Mohammad Nayeem Hasan" w:date="2023-01-21T00:38:00Z"/>
                    <w:rFonts w:ascii="Times New Roman" w:hAnsi="Times New Roman" w:cs="Times New Roman"/>
                    <w:sz w:val="24"/>
                    <w:szCs w:val="24"/>
                  </w:rPr>
                </w:rPrChange>
              </w:rPr>
              <w:pPrChange w:id="5552" w:author="Mohammad Nayeem Hasan" w:date="2023-01-21T14:56:00Z">
                <w:pPr>
                  <w:jc w:val="both"/>
                </w:pPr>
              </w:pPrChange>
            </w:pPr>
            <w:moveTo w:id="5553" w:author="Mohammad Nayeem Hasan" w:date="2023-01-21T00:38:00Z">
              <w:r w:rsidRPr="00200D44">
                <w:rPr>
                  <w:rFonts w:ascii="Times New Roman" w:hAnsi="Times New Roman" w:cs="Times New Roman"/>
                  <w:sz w:val="20"/>
                  <w:szCs w:val="20"/>
                  <w:rPrChange w:id="5554" w:author="Mohammad Nayeem Hasan" w:date="2023-01-27T04:20:00Z">
                    <w:rPr>
                      <w:rFonts w:ascii="Times New Roman" w:hAnsi="Times New Roman" w:cs="Times New Roman"/>
                      <w:sz w:val="24"/>
                      <w:szCs w:val="24"/>
                    </w:rPr>
                  </w:rPrChange>
                </w:rPr>
                <w:t>4048 (96.7)</w:t>
              </w:r>
            </w:moveTo>
          </w:p>
        </w:tc>
        <w:tc>
          <w:tcPr>
            <w:tcW w:w="435" w:type="pct"/>
            <w:vMerge/>
            <w:vAlign w:val="center"/>
          </w:tcPr>
          <w:p w14:paraId="428E6543" w14:textId="77777777" w:rsidR="00C2040A" w:rsidRPr="00200D44" w:rsidRDefault="00C2040A">
            <w:pPr>
              <w:rPr>
                <w:moveTo w:id="5555" w:author="Mohammad Nayeem Hasan" w:date="2023-01-21T00:38:00Z"/>
                <w:rFonts w:ascii="Times New Roman" w:hAnsi="Times New Roman" w:cs="Times New Roman"/>
                <w:sz w:val="20"/>
                <w:szCs w:val="20"/>
                <w:rPrChange w:id="5556" w:author="Mohammad Nayeem Hasan" w:date="2023-01-27T04:20:00Z">
                  <w:rPr>
                    <w:moveTo w:id="5557" w:author="Mohammad Nayeem Hasan" w:date="2023-01-21T00:38:00Z"/>
                    <w:rFonts w:ascii="Times New Roman" w:hAnsi="Times New Roman" w:cs="Times New Roman"/>
                    <w:sz w:val="24"/>
                    <w:szCs w:val="24"/>
                  </w:rPr>
                </w:rPrChange>
              </w:rPr>
              <w:pPrChange w:id="5558" w:author="Mohammad Nayeem Hasan" w:date="2023-01-21T14:56:00Z">
                <w:pPr>
                  <w:jc w:val="both"/>
                </w:pPr>
              </w:pPrChange>
            </w:pPr>
          </w:p>
        </w:tc>
        <w:tc>
          <w:tcPr>
            <w:tcW w:w="389" w:type="pct"/>
            <w:vAlign w:val="center"/>
          </w:tcPr>
          <w:p w14:paraId="6BCF8930" w14:textId="77777777" w:rsidR="00C2040A" w:rsidRPr="00200D44" w:rsidRDefault="00C2040A">
            <w:pPr>
              <w:rPr>
                <w:moveTo w:id="5559" w:author="Mohammad Nayeem Hasan" w:date="2023-01-21T00:38:00Z"/>
                <w:rFonts w:ascii="Times New Roman" w:hAnsi="Times New Roman" w:cs="Times New Roman"/>
                <w:sz w:val="20"/>
                <w:szCs w:val="20"/>
                <w:rPrChange w:id="5560" w:author="Mohammad Nayeem Hasan" w:date="2023-01-27T04:20:00Z">
                  <w:rPr>
                    <w:moveTo w:id="5561" w:author="Mohammad Nayeem Hasan" w:date="2023-01-21T00:38:00Z"/>
                    <w:rFonts w:ascii="Times New Roman" w:hAnsi="Times New Roman" w:cs="Times New Roman"/>
                    <w:sz w:val="24"/>
                    <w:szCs w:val="24"/>
                  </w:rPr>
                </w:rPrChange>
              </w:rPr>
              <w:pPrChange w:id="5562" w:author="Mohammad Nayeem Hasan" w:date="2023-01-21T14:56:00Z">
                <w:pPr>
                  <w:jc w:val="both"/>
                </w:pPr>
              </w:pPrChange>
            </w:pPr>
            <w:moveTo w:id="5563" w:author="Mohammad Nayeem Hasan" w:date="2023-01-21T00:38:00Z">
              <w:r w:rsidRPr="00200D44">
                <w:rPr>
                  <w:rFonts w:ascii="Times New Roman" w:hAnsi="Times New Roman" w:cs="Times New Roman"/>
                  <w:sz w:val="20"/>
                  <w:szCs w:val="20"/>
                  <w:rPrChange w:id="5564" w:author="Mohammad Nayeem Hasan" w:date="2023-01-27T04:20:00Z">
                    <w:rPr>
                      <w:rFonts w:ascii="Times New Roman" w:hAnsi="Times New Roman" w:cs="Times New Roman"/>
                      <w:sz w:val="24"/>
                      <w:szCs w:val="24"/>
                    </w:rPr>
                  </w:rPrChange>
                </w:rPr>
                <w:t>326 (7.1)</w:t>
              </w:r>
            </w:moveTo>
          </w:p>
        </w:tc>
        <w:tc>
          <w:tcPr>
            <w:tcW w:w="445" w:type="pct"/>
            <w:vAlign w:val="center"/>
          </w:tcPr>
          <w:p w14:paraId="13CEEC14" w14:textId="77777777" w:rsidR="00C2040A" w:rsidRPr="00200D44" w:rsidRDefault="00C2040A">
            <w:pPr>
              <w:rPr>
                <w:moveTo w:id="5565" w:author="Mohammad Nayeem Hasan" w:date="2023-01-21T00:38:00Z"/>
                <w:rFonts w:ascii="Times New Roman" w:hAnsi="Times New Roman" w:cs="Times New Roman"/>
                <w:sz w:val="20"/>
                <w:szCs w:val="20"/>
                <w:rPrChange w:id="5566" w:author="Mohammad Nayeem Hasan" w:date="2023-01-27T04:20:00Z">
                  <w:rPr>
                    <w:moveTo w:id="5567" w:author="Mohammad Nayeem Hasan" w:date="2023-01-21T00:38:00Z"/>
                    <w:rFonts w:ascii="Times New Roman" w:hAnsi="Times New Roman" w:cs="Times New Roman"/>
                    <w:sz w:val="24"/>
                    <w:szCs w:val="24"/>
                  </w:rPr>
                </w:rPrChange>
              </w:rPr>
              <w:pPrChange w:id="5568" w:author="Mohammad Nayeem Hasan" w:date="2023-01-21T14:56:00Z">
                <w:pPr>
                  <w:jc w:val="both"/>
                </w:pPr>
              </w:pPrChange>
            </w:pPr>
            <w:moveTo w:id="5569" w:author="Mohammad Nayeem Hasan" w:date="2023-01-21T00:38:00Z">
              <w:r w:rsidRPr="00200D44">
                <w:rPr>
                  <w:rFonts w:ascii="Times New Roman" w:hAnsi="Times New Roman" w:cs="Times New Roman"/>
                  <w:sz w:val="20"/>
                  <w:szCs w:val="20"/>
                  <w:rPrChange w:id="5570" w:author="Mohammad Nayeem Hasan" w:date="2023-01-27T04:20:00Z">
                    <w:rPr>
                      <w:rFonts w:ascii="Times New Roman" w:hAnsi="Times New Roman" w:cs="Times New Roman"/>
                      <w:sz w:val="24"/>
                      <w:szCs w:val="24"/>
                    </w:rPr>
                  </w:rPrChange>
                </w:rPr>
                <w:t>4279 (92.9)</w:t>
              </w:r>
            </w:moveTo>
          </w:p>
        </w:tc>
        <w:tc>
          <w:tcPr>
            <w:tcW w:w="435" w:type="pct"/>
            <w:vMerge/>
            <w:vAlign w:val="center"/>
          </w:tcPr>
          <w:p w14:paraId="044375A4" w14:textId="77777777" w:rsidR="00C2040A" w:rsidRPr="00200D44" w:rsidRDefault="00C2040A">
            <w:pPr>
              <w:rPr>
                <w:moveTo w:id="5571" w:author="Mohammad Nayeem Hasan" w:date="2023-01-21T00:38:00Z"/>
                <w:rFonts w:ascii="Times New Roman" w:hAnsi="Times New Roman" w:cs="Times New Roman"/>
                <w:sz w:val="20"/>
                <w:szCs w:val="20"/>
                <w:rPrChange w:id="5572" w:author="Mohammad Nayeem Hasan" w:date="2023-01-27T04:20:00Z">
                  <w:rPr>
                    <w:moveTo w:id="5573" w:author="Mohammad Nayeem Hasan" w:date="2023-01-21T00:38:00Z"/>
                    <w:rFonts w:ascii="Times New Roman" w:hAnsi="Times New Roman" w:cs="Times New Roman"/>
                    <w:sz w:val="24"/>
                    <w:szCs w:val="24"/>
                  </w:rPr>
                </w:rPrChange>
              </w:rPr>
              <w:pPrChange w:id="5574" w:author="Mohammad Nayeem Hasan" w:date="2023-01-21T14:56:00Z">
                <w:pPr>
                  <w:jc w:val="both"/>
                </w:pPr>
              </w:pPrChange>
            </w:pPr>
          </w:p>
        </w:tc>
      </w:tr>
      <w:tr w:rsidR="004266B3" w:rsidRPr="004266B3" w14:paraId="03E0B1C3" w14:textId="77777777" w:rsidTr="006875DA">
        <w:trPr>
          <w:trHeight w:val="138"/>
          <w:jc w:val="center"/>
        </w:trPr>
        <w:tc>
          <w:tcPr>
            <w:tcW w:w="788" w:type="pct"/>
            <w:vAlign w:val="center"/>
          </w:tcPr>
          <w:p w14:paraId="6E98D3FE" w14:textId="77777777" w:rsidR="00C2040A" w:rsidRPr="00200D44" w:rsidRDefault="00C2040A">
            <w:pPr>
              <w:rPr>
                <w:moveTo w:id="5575" w:author="Mohammad Nayeem Hasan" w:date="2023-01-21T00:38:00Z"/>
                <w:rFonts w:ascii="Times New Roman" w:hAnsi="Times New Roman" w:cs="Times New Roman"/>
                <w:sz w:val="20"/>
                <w:szCs w:val="20"/>
                <w:rPrChange w:id="5576" w:author="Mohammad Nayeem Hasan" w:date="2023-01-27T04:20:00Z">
                  <w:rPr>
                    <w:moveTo w:id="5577" w:author="Mohammad Nayeem Hasan" w:date="2023-01-21T00:38:00Z"/>
                    <w:rFonts w:ascii="Times New Roman" w:hAnsi="Times New Roman" w:cs="Times New Roman"/>
                    <w:sz w:val="24"/>
                    <w:szCs w:val="24"/>
                  </w:rPr>
                </w:rPrChange>
              </w:rPr>
              <w:pPrChange w:id="5578" w:author="Mohammad Nayeem Hasan" w:date="2023-01-21T14:56:00Z">
                <w:pPr>
                  <w:jc w:val="both"/>
                </w:pPr>
              </w:pPrChange>
            </w:pPr>
            <w:moveTo w:id="5579" w:author="Mohammad Nayeem Hasan" w:date="2023-01-21T00:38:00Z">
              <w:r w:rsidRPr="00200D44">
                <w:rPr>
                  <w:rFonts w:ascii="Times New Roman" w:hAnsi="Times New Roman" w:cs="Times New Roman"/>
                  <w:sz w:val="20"/>
                  <w:szCs w:val="20"/>
                  <w:rPrChange w:id="5580" w:author="Mohammad Nayeem Hasan" w:date="2023-01-27T04:20:00Z">
                    <w:rPr>
                      <w:rFonts w:ascii="Times New Roman" w:hAnsi="Times New Roman" w:cs="Times New Roman"/>
                      <w:sz w:val="24"/>
                      <w:szCs w:val="24"/>
                    </w:rPr>
                  </w:rPrChange>
                </w:rPr>
                <w:t>36-47</w:t>
              </w:r>
            </w:moveTo>
          </w:p>
        </w:tc>
        <w:tc>
          <w:tcPr>
            <w:tcW w:w="445" w:type="pct"/>
            <w:vAlign w:val="center"/>
          </w:tcPr>
          <w:p w14:paraId="7809A7F6" w14:textId="77777777" w:rsidR="00C2040A" w:rsidRPr="00200D44" w:rsidRDefault="00C2040A">
            <w:pPr>
              <w:rPr>
                <w:moveTo w:id="5581" w:author="Mohammad Nayeem Hasan" w:date="2023-01-21T00:38:00Z"/>
                <w:rFonts w:ascii="Times New Roman" w:hAnsi="Times New Roman" w:cs="Times New Roman"/>
                <w:sz w:val="20"/>
                <w:szCs w:val="20"/>
                <w:rPrChange w:id="5582" w:author="Mohammad Nayeem Hasan" w:date="2023-01-27T04:20:00Z">
                  <w:rPr>
                    <w:moveTo w:id="5583" w:author="Mohammad Nayeem Hasan" w:date="2023-01-21T00:38:00Z"/>
                    <w:rFonts w:ascii="Times New Roman" w:hAnsi="Times New Roman" w:cs="Times New Roman"/>
                    <w:sz w:val="24"/>
                    <w:szCs w:val="24"/>
                  </w:rPr>
                </w:rPrChange>
              </w:rPr>
              <w:pPrChange w:id="5584" w:author="Mohammad Nayeem Hasan" w:date="2023-01-21T14:56:00Z">
                <w:pPr>
                  <w:jc w:val="both"/>
                </w:pPr>
              </w:pPrChange>
            </w:pPr>
            <w:moveTo w:id="5585" w:author="Mohammad Nayeem Hasan" w:date="2023-01-21T00:38:00Z">
              <w:r w:rsidRPr="00200D44">
                <w:rPr>
                  <w:rFonts w:ascii="Times New Roman" w:hAnsi="Times New Roman" w:cs="Times New Roman"/>
                  <w:sz w:val="20"/>
                  <w:szCs w:val="20"/>
                  <w:rPrChange w:id="5586" w:author="Mohammad Nayeem Hasan" w:date="2023-01-27T04:20:00Z">
                    <w:rPr>
                      <w:rFonts w:ascii="Times New Roman" w:hAnsi="Times New Roman" w:cs="Times New Roman"/>
                      <w:sz w:val="24"/>
                      <w:szCs w:val="24"/>
                    </w:rPr>
                  </w:rPrChange>
                </w:rPr>
                <w:t>388 (5.7)</w:t>
              </w:r>
            </w:moveTo>
          </w:p>
        </w:tc>
        <w:tc>
          <w:tcPr>
            <w:tcW w:w="587" w:type="pct"/>
            <w:vAlign w:val="center"/>
          </w:tcPr>
          <w:p w14:paraId="257D8FC4" w14:textId="77777777" w:rsidR="00C2040A" w:rsidRPr="00200D44" w:rsidRDefault="00C2040A">
            <w:pPr>
              <w:rPr>
                <w:moveTo w:id="5587" w:author="Mohammad Nayeem Hasan" w:date="2023-01-21T00:38:00Z"/>
                <w:rFonts w:ascii="Times New Roman" w:hAnsi="Times New Roman" w:cs="Times New Roman"/>
                <w:sz w:val="20"/>
                <w:szCs w:val="20"/>
                <w:rPrChange w:id="5588" w:author="Mohammad Nayeem Hasan" w:date="2023-01-27T04:20:00Z">
                  <w:rPr>
                    <w:moveTo w:id="5589" w:author="Mohammad Nayeem Hasan" w:date="2023-01-21T00:38:00Z"/>
                    <w:rFonts w:ascii="Times New Roman" w:hAnsi="Times New Roman" w:cs="Times New Roman"/>
                    <w:sz w:val="24"/>
                    <w:szCs w:val="24"/>
                  </w:rPr>
                </w:rPrChange>
              </w:rPr>
              <w:pPrChange w:id="5590" w:author="Mohammad Nayeem Hasan" w:date="2023-01-21T14:56:00Z">
                <w:pPr>
                  <w:jc w:val="both"/>
                </w:pPr>
              </w:pPrChange>
            </w:pPr>
            <w:moveTo w:id="5591" w:author="Mohammad Nayeem Hasan" w:date="2023-01-21T00:38:00Z">
              <w:r w:rsidRPr="00200D44">
                <w:rPr>
                  <w:rFonts w:ascii="Times New Roman" w:hAnsi="Times New Roman" w:cs="Times New Roman"/>
                  <w:sz w:val="20"/>
                  <w:szCs w:val="20"/>
                  <w:rPrChange w:id="5592" w:author="Mohammad Nayeem Hasan" w:date="2023-01-27T04:20:00Z">
                    <w:rPr>
                      <w:rFonts w:ascii="Times New Roman" w:hAnsi="Times New Roman" w:cs="Times New Roman"/>
                      <w:sz w:val="24"/>
                      <w:szCs w:val="24"/>
                    </w:rPr>
                  </w:rPrChange>
                </w:rPr>
                <w:t>6398 (94.3)</w:t>
              </w:r>
            </w:moveTo>
          </w:p>
        </w:tc>
        <w:tc>
          <w:tcPr>
            <w:tcW w:w="689" w:type="pct"/>
            <w:vMerge/>
            <w:vAlign w:val="center"/>
          </w:tcPr>
          <w:p w14:paraId="5D010E5E" w14:textId="77777777" w:rsidR="00C2040A" w:rsidRPr="00200D44" w:rsidRDefault="00C2040A">
            <w:pPr>
              <w:rPr>
                <w:moveTo w:id="5593" w:author="Mohammad Nayeem Hasan" w:date="2023-01-21T00:38:00Z"/>
                <w:rFonts w:ascii="Times New Roman" w:hAnsi="Times New Roman" w:cs="Times New Roman"/>
                <w:sz w:val="20"/>
                <w:szCs w:val="20"/>
                <w:rPrChange w:id="5594" w:author="Mohammad Nayeem Hasan" w:date="2023-01-27T04:20:00Z">
                  <w:rPr>
                    <w:moveTo w:id="5595" w:author="Mohammad Nayeem Hasan" w:date="2023-01-21T00:38:00Z"/>
                    <w:rFonts w:ascii="Times New Roman" w:hAnsi="Times New Roman" w:cs="Times New Roman"/>
                    <w:sz w:val="24"/>
                    <w:szCs w:val="24"/>
                  </w:rPr>
                </w:rPrChange>
              </w:rPr>
              <w:pPrChange w:id="5596" w:author="Mohammad Nayeem Hasan" w:date="2023-01-21T14:56:00Z">
                <w:pPr>
                  <w:jc w:val="both"/>
                </w:pPr>
              </w:pPrChange>
            </w:pPr>
          </w:p>
        </w:tc>
        <w:tc>
          <w:tcPr>
            <w:tcW w:w="389" w:type="pct"/>
            <w:vAlign w:val="center"/>
          </w:tcPr>
          <w:p w14:paraId="0C9126E2" w14:textId="65D46820" w:rsidR="00C2040A" w:rsidRPr="00200D44" w:rsidRDefault="00C2040A">
            <w:pPr>
              <w:rPr>
                <w:moveTo w:id="5597" w:author="Mohammad Nayeem Hasan" w:date="2023-01-21T00:38:00Z"/>
                <w:rFonts w:ascii="Times New Roman" w:hAnsi="Times New Roman" w:cs="Times New Roman"/>
                <w:sz w:val="20"/>
                <w:szCs w:val="20"/>
                <w:rPrChange w:id="5598" w:author="Mohammad Nayeem Hasan" w:date="2023-01-27T04:20:00Z">
                  <w:rPr>
                    <w:moveTo w:id="5599" w:author="Mohammad Nayeem Hasan" w:date="2023-01-21T00:38:00Z"/>
                    <w:rFonts w:ascii="Times New Roman" w:hAnsi="Times New Roman" w:cs="Times New Roman"/>
                    <w:sz w:val="24"/>
                    <w:szCs w:val="24"/>
                  </w:rPr>
                </w:rPrChange>
              </w:rPr>
              <w:pPrChange w:id="5600" w:author="Mohammad Nayeem Hasan" w:date="2023-01-21T14:56:00Z">
                <w:pPr>
                  <w:jc w:val="both"/>
                </w:pPr>
              </w:pPrChange>
            </w:pPr>
            <w:moveTo w:id="5601" w:author="Mohammad Nayeem Hasan" w:date="2023-01-21T00:38:00Z">
              <w:r w:rsidRPr="00200D44">
                <w:rPr>
                  <w:rFonts w:ascii="Times New Roman" w:hAnsi="Times New Roman" w:cs="Times New Roman"/>
                  <w:sz w:val="20"/>
                  <w:szCs w:val="20"/>
                  <w:rPrChange w:id="5602" w:author="Mohammad Nayeem Hasan" w:date="2023-01-27T04:20:00Z">
                    <w:rPr>
                      <w:rFonts w:ascii="Times New Roman" w:hAnsi="Times New Roman" w:cs="Times New Roman"/>
                      <w:sz w:val="24"/>
                      <w:szCs w:val="24"/>
                    </w:rPr>
                  </w:rPrChange>
                </w:rPr>
                <w:t>9</w:t>
              </w:r>
            </w:moveTo>
            <w:ins w:id="5603" w:author="Mohammad Nayeem Hasan" w:date="2023-01-27T04:21:00Z">
              <w:r w:rsidR="00200D44">
                <w:rPr>
                  <w:rFonts w:ascii="Times New Roman" w:hAnsi="Times New Roman" w:cs="Times New Roman"/>
                  <w:sz w:val="20"/>
                  <w:szCs w:val="20"/>
                </w:rPr>
                <w:t xml:space="preserve">7 </w:t>
              </w:r>
            </w:ins>
            <w:moveTo w:id="5604" w:author="Mohammad Nayeem Hasan" w:date="2023-01-21T00:38:00Z">
              <w:del w:id="5605" w:author="Mohammad Nayeem Hasan" w:date="2023-01-27T04:21:00Z">
                <w:r w:rsidRPr="00200D44" w:rsidDel="00200D44">
                  <w:rPr>
                    <w:rFonts w:ascii="Times New Roman" w:hAnsi="Times New Roman" w:cs="Times New Roman"/>
                    <w:sz w:val="20"/>
                    <w:szCs w:val="20"/>
                    <w:rPrChange w:id="5606" w:author="Mohammad Nayeem Hasan" w:date="2023-01-27T04:20:00Z">
                      <w:rPr>
                        <w:rFonts w:ascii="Times New Roman" w:hAnsi="Times New Roman" w:cs="Times New Roman"/>
                        <w:sz w:val="24"/>
                        <w:szCs w:val="24"/>
                      </w:rPr>
                    </w:rPrChange>
                  </w:rPr>
                  <w:delText xml:space="preserve">6 </w:delText>
                </w:r>
              </w:del>
              <w:r w:rsidRPr="00200D44">
                <w:rPr>
                  <w:rFonts w:ascii="Times New Roman" w:hAnsi="Times New Roman" w:cs="Times New Roman"/>
                  <w:sz w:val="20"/>
                  <w:szCs w:val="20"/>
                  <w:rPrChange w:id="5607" w:author="Mohammad Nayeem Hasan" w:date="2023-01-27T04:20:00Z">
                    <w:rPr>
                      <w:rFonts w:ascii="Times New Roman" w:hAnsi="Times New Roman" w:cs="Times New Roman"/>
                      <w:sz w:val="24"/>
                      <w:szCs w:val="24"/>
                    </w:rPr>
                  </w:rPrChange>
                </w:rPr>
                <w:t>(2.2)</w:t>
              </w:r>
            </w:moveTo>
          </w:p>
        </w:tc>
        <w:tc>
          <w:tcPr>
            <w:tcW w:w="398" w:type="pct"/>
            <w:vAlign w:val="center"/>
          </w:tcPr>
          <w:p w14:paraId="378D73CF" w14:textId="77777777" w:rsidR="00C2040A" w:rsidRPr="00200D44" w:rsidRDefault="00C2040A">
            <w:pPr>
              <w:rPr>
                <w:moveTo w:id="5608" w:author="Mohammad Nayeem Hasan" w:date="2023-01-21T00:38:00Z"/>
                <w:rFonts w:ascii="Times New Roman" w:hAnsi="Times New Roman" w:cs="Times New Roman"/>
                <w:sz w:val="20"/>
                <w:szCs w:val="20"/>
                <w:rPrChange w:id="5609" w:author="Mohammad Nayeem Hasan" w:date="2023-01-27T04:20:00Z">
                  <w:rPr>
                    <w:moveTo w:id="5610" w:author="Mohammad Nayeem Hasan" w:date="2023-01-21T00:38:00Z"/>
                    <w:rFonts w:ascii="Times New Roman" w:hAnsi="Times New Roman" w:cs="Times New Roman"/>
                    <w:sz w:val="24"/>
                    <w:szCs w:val="24"/>
                  </w:rPr>
                </w:rPrChange>
              </w:rPr>
              <w:pPrChange w:id="5611" w:author="Mohammad Nayeem Hasan" w:date="2023-01-21T14:56:00Z">
                <w:pPr>
                  <w:jc w:val="both"/>
                </w:pPr>
              </w:pPrChange>
            </w:pPr>
            <w:moveTo w:id="5612" w:author="Mohammad Nayeem Hasan" w:date="2023-01-21T00:38:00Z">
              <w:r w:rsidRPr="00200D44">
                <w:rPr>
                  <w:rFonts w:ascii="Times New Roman" w:hAnsi="Times New Roman" w:cs="Times New Roman"/>
                  <w:sz w:val="20"/>
                  <w:szCs w:val="20"/>
                  <w:rPrChange w:id="5613" w:author="Mohammad Nayeem Hasan" w:date="2023-01-27T04:20:00Z">
                    <w:rPr>
                      <w:rFonts w:ascii="Times New Roman" w:hAnsi="Times New Roman" w:cs="Times New Roman"/>
                      <w:sz w:val="24"/>
                      <w:szCs w:val="24"/>
                    </w:rPr>
                  </w:rPrChange>
                </w:rPr>
                <w:t>4232 (97.8)</w:t>
              </w:r>
            </w:moveTo>
          </w:p>
        </w:tc>
        <w:tc>
          <w:tcPr>
            <w:tcW w:w="435" w:type="pct"/>
            <w:vMerge/>
            <w:vAlign w:val="center"/>
          </w:tcPr>
          <w:p w14:paraId="48A09F85" w14:textId="77777777" w:rsidR="00C2040A" w:rsidRPr="00200D44" w:rsidRDefault="00C2040A">
            <w:pPr>
              <w:rPr>
                <w:moveTo w:id="5614" w:author="Mohammad Nayeem Hasan" w:date="2023-01-21T00:38:00Z"/>
                <w:rFonts w:ascii="Times New Roman" w:hAnsi="Times New Roman" w:cs="Times New Roman"/>
                <w:sz w:val="20"/>
                <w:szCs w:val="20"/>
                <w:rPrChange w:id="5615" w:author="Mohammad Nayeem Hasan" w:date="2023-01-27T04:20:00Z">
                  <w:rPr>
                    <w:moveTo w:id="5616" w:author="Mohammad Nayeem Hasan" w:date="2023-01-21T00:38:00Z"/>
                    <w:rFonts w:ascii="Times New Roman" w:hAnsi="Times New Roman" w:cs="Times New Roman"/>
                    <w:sz w:val="24"/>
                    <w:szCs w:val="24"/>
                  </w:rPr>
                </w:rPrChange>
              </w:rPr>
              <w:pPrChange w:id="5617" w:author="Mohammad Nayeem Hasan" w:date="2023-01-21T14:56:00Z">
                <w:pPr>
                  <w:jc w:val="both"/>
                </w:pPr>
              </w:pPrChange>
            </w:pPr>
          </w:p>
        </w:tc>
        <w:tc>
          <w:tcPr>
            <w:tcW w:w="389" w:type="pct"/>
            <w:vAlign w:val="center"/>
          </w:tcPr>
          <w:p w14:paraId="55148A8E" w14:textId="77777777" w:rsidR="00C2040A" w:rsidRPr="00200D44" w:rsidRDefault="00C2040A">
            <w:pPr>
              <w:rPr>
                <w:moveTo w:id="5618" w:author="Mohammad Nayeem Hasan" w:date="2023-01-21T00:38:00Z"/>
                <w:rFonts w:ascii="Times New Roman" w:hAnsi="Times New Roman" w:cs="Times New Roman"/>
                <w:sz w:val="20"/>
                <w:szCs w:val="20"/>
                <w:rPrChange w:id="5619" w:author="Mohammad Nayeem Hasan" w:date="2023-01-27T04:20:00Z">
                  <w:rPr>
                    <w:moveTo w:id="5620" w:author="Mohammad Nayeem Hasan" w:date="2023-01-21T00:38:00Z"/>
                    <w:rFonts w:ascii="Times New Roman" w:hAnsi="Times New Roman" w:cs="Times New Roman"/>
                    <w:sz w:val="24"/>
                    <w:szCs w:val="24"/>
                  </w:rPr>
                </w:rPrChange>
              </w:rPr>
              <w:pPrChange w:id="5621" w:author="Mohammad Nayeem Hasan" w:date="2023-01-21T14:56:00Z">
                <w:pPr>
                  <w:jc w:val="both"/>
                </w:pPr>
              </w:pPrChange>
            </w:pPr>
            <w:moveTo w:id="5622" w:author="Mohammad Nayeem Hasan" w:date="2023-01-21T00:38:00Z">
              <w:r w:rsidRPr="00200D44">
                <w:rPr>
                  <w:rFonts w:ascii="Times New Roman" w:hAnsi="Times New Roman" w:cs="Times New Roman"/>
                  <w:sz w:val="20"/>
                  <w:szCs w:val="20"/>
                  <w:rPrChange w:id="5623" w:author="Mohammad Nayeem Hasan" w:date="2023-01-27T04:20:00Z">
                    <w:rPr>
                      <w:rFonts w:ascii="Times New Roman" w:hAnsi="Times New Roman" w:cs="Times New Roman"/>
                      <w:sz w:val="24"/>
                      <w:szCs w:val="24"/>
                    </w:rPr>
                  </w:rPrChange>
                </w:rPr>
                <w:t>247 (5.1)</w:t>
              </w:r>
            </w:moveTo>
          </w:p>
        </w:tc>
        <w:tc>
          <w:tcPr>
            <w:tcW w:w="445" w:type="pct"/>
            <w:vAlign w:val="center"/>
          </w:tcPr>
          <w:p w14:paraId="1014503E" w14:textId="77777777" w:rsidR="00C2040A" w:rsidRPr="00200D44" w:rsidRDefault="00C2040A">
            <w:pPr>
              <w:rPr>
                <w:moveTo w:id="5624" w:author="Mohammad Nayeem Hasan" w:date="2023-01-21T00:38:00Z"/>
                <w:rFonts w:ascii="Times New Roman" w:hAnsi="Times New Roman" w:cs="Times New Roman"/>
                <w:sz w:val="20"/>
                <w:szCs w:val="20"/>
                <w:rPrChange w:id="5625" w:author="Mohammad Nayeem Hasan" w:date="2023-01-27T04:20:00Z">
                  <w:rPr>
                    <w:moveTo w:id="5626" w:author="Mohammad Nayeem Hasan" w:date="2023-01-21T00:38:00Z"/>
                    <w:rFonts w:ascii="Times New Roman" w:hAnsi="Times New Roman" w:cs="Times New Roman"/>
                    <w:sz w:val="24"/>
                    <w:szCs w:val="24"/>
                  </w:rPr>
                </w:rPrChange>
              </w:rPr>
              <w:pPrChange w:id="5627" w:author="Mohammad Nayeem Hasan" w:date="2023-01-21T14:56:00Z">
                <w:pPr>
                  <w:jc w:val="both"/>
                </w:pPr>
              </w:pPrChange>
            </w:pPr>
            <w:moveTo w:id="5628" w:author="Mohammad Nayeem Hasan" w:date="2023-01-21T00:38:00Z">
              <w:r w:rsidRPr="00200D44">
                <w:rPr>
                  <w:rFonts w:ascii="Times New Roman" w:hAnsi="Times New Roman" w:cs="Times New Roman"/>
                  <w:sz w:val="20"/>
                  <w:szCs w:val="20"/>
                  <w:rPrChange w:id="5629" w:author="Mohammad Nayeem Hasan" w:date="2023-01-27T04:20:00Z">
                    <w:rPr>
                      <w:rFonts w:ascii="Times New Roman" w:hAnsi="Times New Roman" w:cs="Times New Roman"/>
                      <w:sz w:val="24"/>
                      <w:szCs w:val="24"/>
                    </w:rPr>
                  </w:rPrChange>
                </w:rPr>
                <w:t>4570 (94.9)</w:t>
              </w:r>
            </w:moveTo>
          </w:p>
        </w:tc>
        <w:tc>
          <w:tcPr>
            <w:tcW w:w="435" w:type="pct"/>
            <w:vMerge/>
            <w:vAlign w:val="center"/>
          </w:tcPr>
          <w:p w14:paraId="76570827" w14:textId="77777777" w:rsidR="00C2040A" w:rsidRPr="00200D44" w:rsidRDefault="00C2040A">
            <w:pPr>
              <w:rPr>
                <w:moveTo w:id="5630" w:author="Mohammad Nayeem Hasan" w:date="2023-01-21T00:38:00Z"/>
                <w:rFonts w:ascii="Times New Roman" w:hAnsi="Times New Roman" w:cs="Times New Roman"/>
                <w:sz w:val="20"/>
                <w:szCs w:val="20"/>
                <w:rPrChange w:id="5631" w:author="Mohammad Nayeem Hasan" w:date="2023-01-27T04:20:00Z">
                  <w:rPr>
                    <w:moveTo w:id="5632" w:author="Mohammad Nayeem Hasan" w:date="2023-01-21T00:38:00Z"/>
                    <w:rFonts w:ascii="Times New Roman" w:hAnsi="Times New Roman" w:cs="Times New Roman"/>
                    <w:sz w:val="24"/>
                    <w:szCs w:val="24"/>
                  </w:rPr>
                </w:rPrChange>
              </w:rPr>
              <w:pPrChange w:id="5633" w:author="Mohammad Nayeem Hasan" w:date="2023-01-21T14:56:00Z">
                <w:pPr>
                  <w:jc w:val="both"/>
                </w:pPr>
              </w:pPrChange>
            </w:pPr>
          </w:p>
        </w:tc>
      </w:tr>
      <w:tr w:rsidR="004266B3" w:rsidRPr="004266B3" w14:paraId="10800D38" w14:textId="77777777" w:rsidTr="006875DA">
        <w:trPr>
          <w:trHeight w:val="138"/>
          <w:jc w:val="center"/>
        </w:trPr>
        <w:tc>
          <w:tcPr>
            <w:tcW w:w="788" w:type="pct"/>
            <w:vAlign w:val="center"/>
          </w:tcPr>
          <w:p w14:paraId="5E104767" w14:textId="77777777" w:rsidR="00C2040A" w:rsidRPr="00200D44" w:rsidRDefault="00C2040A">
            <w:pPr>
              <w:rPr>
                <w:moveTo w:id="5634" w:author="Mohammad Nayeem Hasan" w:date="2023-01-21T00:38:00Z"/>
                <w:rFonts w:ascii="Times New Roman" w:hAnsi="Times New Roman" w:cs="Times New Roman"/>
                <w:sz w:val="20"/>
                <w:szCs w:val="20"/>
                <w:rPrChange w:id="5635" w:author="Mohammad Nayeem Hasan" w:date="2023-01-27T04:20:00Z">
                  <w:rPr>
                    <w:moveTo w:id="5636" w:author="Mohammad Nayeem Hasan" w:date="2023-01-21T00:38:00Z"/>
                    <w:rFonts w:ascii="Times New Roman" w:hAnsi="Times New Roman" w:cs="Times New Roman"/>
                    <w:sz w:val="24"/>
                    <w:szCs w:val="24"/>
                  </w:rPr>
                </w:rPrChange>
              </w:rPr>
              <w:pPrChange w:id="5637" w:author="Mohammad Nayeem Hasan" w:date="2023-01-21T14:56:00Z">
                <w:pPr>
                  <w:jc w:val="both"/>
                </w:pPr>
              </w:pPrChange>
            </w:pPr>
            <w:moveTo w:id="5638" w:author="Mohammad Nayeem Hasan" w:date="2023-01-21T00:38:00Z">
              <w:r w:rsidRPr="00200D44">
                <w:rPr>
                  <w:rFonts w:ascii="Times New Roman" w:hAnsi="Times New Roman" w:cs="Times New Roman"/>
                  <w:sz w:val="20"/>
                  <w:szCs w:val="20"/>
                  <w:rPrChange w:id="5639" w:author="Mohammad Nayeem Hasan" w:date="2023-01-27T04:20:00Z">
                    <w:rPr>
                      <w:rFonts w:ascii="Times New Roman" w:hAnsi="Times New Roman" w:cs="Times New Roman"/>
                      <w:sz w:val="24"/>
                      <w:szCs w:val="24"/>
                    </w:rPr>
                  </w:rPrChange>
                </w:rPr>
                <w:t>48-59</w:t>
              </w:r>
            </w:moveTo>
          </w:p>
        </w:tc>
        <w:tc>
          <w:tcPr>
            <w:tcW w:w="445" w:type="pct"/>
            <w:vAlign w:val="center"/>
          </w:tcPr>
          <w:p w14:paraId="319011C9" w14:textId="77777777" w:rsidR="00C2040A" w:rsidRPr="00200D44" w:rsidRDefault="00C2040A">
            <w:pPr>
              <w:rPr>
                <w:moveTo w:id="5640" w:author="Mohammad Nayeem Hasan" w:date="2023-01-21T00:38:00Z"/>
                <w:rFonts w:ascii="Times New Roman" w:hAnsi="Times New Roman" w:cs="Times New Roman"/>
                <w:sz w:val="20"/>
                <w:szCs w:val="20"/>
                <w:rPrChange w:id="5641" w:author="Mohammad Nayeem Hasan" w:date="2023-01-27T04:20:00Z">
                  <w:rPr>
                    <w:moveTo w:id="5642" w:author="Mohammad Nayeem Hasan" w:date="2023-01-21T00:38:00Z"/>
                    <w:rFonts w:ascii="Times New Roman" w:hAnsi="Times New Roman" w:cs="Times New Roman"/>
                    <w:sz w:val="24"/>
                    <w:szCs w:val="24"/>
                  </w:rPr>
                </w:rPrChange>
              </w:rPr>
              <w:pPrChange w:id="5643" w:author="Mohammad Nayeem Hasan" w:date="2023-01-21T14:56:00Z">
                <w:pPr>
                  <w:jc w:val="both"/>
                </w:pPr>
              </w:pPrChange>
            </w:pPr>
            <w:moveTo w:id="5644" w:author="Mohammad Nayeem Hasan" w:date="2023-01-21T00:38:00Z">
              <w:r w:rsidRPr="00200D44">
                <w:rPr>
                  <w:rFonts w:ascii="Times New Roman" w:hAnsi="Times New Roman" w:cs="Times New Roman"/>
                  <w:sz w:val="20"/>
                  <w:szCs w:val="20"/>
                  <w:rPrChange w:id="5645" w:author="Mohammad Nayeem Hasan" w:date="2023-01-27T04:20:00Z">
                    <w:rPr>
                      <w:rFonts w:ascii="Times New Roman" w:hAnsi="Times New Roman" w:cs="Times New Roman"/>
                      <w:sz w:val="24"/>
                      <w:szCs w:val="24"/>
                    </w:rPr>
                  </w:rPrChange>
                </w:rPr>
                <w:t>332 (4.9)</w:t>
              </w:r>
            </w:moveTo>
          </w:p>
        </w:tc>
        <w:tc>
          <w:tcPr>
            <w:tcW w:w="587" w:type="pct"/>
            <w:vAlign w:val="center"/>
          </w:tcPr>
          <w:p w14:paraId="7F071DEA" w14:textId="77777777" w:rsidR="00C2040A" w:rsidRPr="00200D44" w:rsidRDefault="00C2040A">
            <w:pPr>
              <w:rPr>
                <w:moveTo w:id="5646" w:author="Mohammad Nayeem Hasan" w:date="2023-01-21T00:38:00Z"/>
                <w:rFonts w:ascii="Times New Roman" w:hAnsi="Times New Roman" w:cs="Times New Roman"/>
                <w:sz w:val="20"/>
                <w:szCs w:val="20"/>
                <w:rPrChange w:id="5647" w:author="Mohammad Nayeem Hasan" w:date="2023-01-27T04:20:00Z">
                  <w:rPr>
                    <w:moveTo w:id="5648" w:author="Mohammad Nayeem Hasan" w:date="2023-01-21T00:38:00Z"/>
                    <w:rFonts w:ascii="Times New Roman" w:hAnsi="Times New Roman" w:cs="Times New Roman"/>
                    <w:sz w:val="24"/>
                    <w:szCs w:val="24"/>
                  </w:rPr>
                </w:rPrChange>
              </w:rPr>
              <w:pPrChange w:id="5649" w:author="Mohammad Nayeem Hasan" w:date="2023-01-21T14:56:00Z">
                <w:pPr>
                  <w:jc w:val="both"/>
                </w:pPr>
              </w:pPrChange>
            </w:pPr>
            <w:moveTo w:id="5650" w:author="Mohammad Nayeem Hasan" w:date="2023-01-21T00:38:00Z">
              <w:r w:rsidRPr="00200D44">
                <w:rPr>
                  <w:rFonts w:ascii="Times New Roman" w:hAnsi="Times New Roman" w:cs="Times New Roman"/>
                  <w:sz w:val="20"/>
                  <w:szCs w:val="20"/>
                  <w:rPrChange w:id="5651" w:author="Mohammad Nayeem Hasan" w:date="2023-01-27T04:20:00Z">
                    <w:rPr>
                      <w:rFonts w:ascii="Times New Roman" w:hAnsi="Times New Roman" w:cs="Times New Roman"/>
                      <w:sz w:val="24"/>
                      <w:szCs w:val="24"/>
                    </w:rPr>
                  </w:rPrChange>
                </w:rPr>
                <w:t>6410 (95.1)</w:t>
              </w:r>
            </w:moveTo>
          </w:p>
        </w:tc>
        <w:tc>
          <w:tcPr>
            <w:tcW w:w="689" w:type="pct"/>
            <w:vMerge/>
            <w:vAlign w:val="center"/>
          </w:tcPr>
          <w:p w14:paraId="4F13884D" w14:textId="77777777" w:rsidR="00C2040A" w:rsidRPr="00200D44" w:rsidRDefault="00C2040A">
            <w:pPr>
              <w:rPr>
                <w:moveTo w:id="5652" w:author="Mohammad Nayeem Hasan" w:date="2023-01-21T00:38:00Z"/>
                <w:rFonts w:ascii="Times New Roman" w:hAnsi="Times New Roman" w:cs="Times New Roman"/>
                <w:sz w:val="20"/>
                <w:szCs w:val="20"/>
                <w:rPrChange w:id="5653" w:author="Mohammad Nayeem Hasan" w:date="2023-01-27T04:20:00Z">
                  <w:rPr>
                    <w:moveTo w:id="5654" w:author="Mohammad Nayeem Hasan" w:date="2023-01-21T00:38:00Z"/>
                    <w:rFonts w:ascii="Times New Roman" w:hAnsi="Times New Roman" w:cs="Times New Roman"/>
                    <w:sz w:val="24"/>
                    <w:szCs w:val="24"/>
                  </w:rPr>
                </w:rPrChange>
              </w:rPr>
              <w:pPrChange w:id="5655" w:author="Mohammad Nayeem Hasan" w:date="2023-01-21T14:56:00Z">
                <w:pPr>
                  <w:jc w:val="both"/>
                </w:pPr>
              </w:pPrChange>
            </w:pPr>
          </w:p>
        </w:tc>
        <w:tc>
          <w:tcPr>
            <w:tcW w:w="389" w:type="pct"/>
            <w:vAlign w:val="center"/>
          </w:tcPr>
          <w:p w14:paraId="3B60DA33" w14:textId="20F102E9" w:rsidR="00C2040A" w:rsidRPr="00200D44" w:rsidRDefault="00C2040A">
            <w:pPr>
              <w:rPr>
                <w:moveTo w:id="5656" w:author="Mohammad Nayeem Hasan" w:date="2023-01-21T00:38:00Z"/>
                <w:rFonts w:ascii="Times New Roman" w:hAnsi="Times New Roman" w:cs="Times New Roman"/>
                <w:sz w:val="20"/>
                <w:szCs w:val="20"/>
                <w:rPrChange w:id="5657" w:author="Mohammad Nayeem Hasan" w:date="2023-01-27T04:20:00Z">
                  <w:rPr>
                    <w:moveTo w:id="5658" w:author="Mohammad Nayeem Hasan" w:date="2023-01-21T00:38:00Z"/>
                    <w:rFonts w:ascii="Times New Roman" w:hAnsi="Times New Roman" w:cs="Times New Roman"/>
                    <w:sz w:val="24"/>
                    <w:szCs w:val="24"/>
                  </w:rPr>
                </w:rPrChange>
              </w:rPr>
              <w:pPrChange w:id="5659" w:author="Mohammad Nayeem Hasan" w:date="2023-01-21T14:56:00Z">
                <w:pPr>
                  <w:jc w:val="both"/>
                </w:pPr>
              </w:pPrChange>
            </w:pPr>
            <w:moveTo w:id="5660" w:author="Mohammad Nayeem Hasan" w:date="2023-01-21T00:38:00Z">
              <w:r w:rsidRPr="00200D44">
                <w:rPr>
                  <w:rFonts w:ascii="Times New Roman" w:hAnsi="Times New Roman" w:cs="Times New Roman"/>
                  <w:sz w:val="20"/>
                  <w:szCs w:val="20"/>
                  <w:rPrChange w:id="5661" w:author="Mohammad Nayeem Hasan" w:date="2023-01-27T04:20:00Z">
                    <w:rPr>
                      <w:rFonts w:ascii="Times New Roman" w:hAnsi="Times New Roman" w:cs="Times New Roman"/>
                      <w:sz w:val="24"/>
                      <w:szCs w:val="24"/>
                    </w:rPr>
                  </w:rPrChange>
                </w:rPr>
                <w:t>6</w:t>
              </w:r>
            </w:moveTo>
            <w:ins w:id="5662" w:author="Mohammad Nayeem Hasan" w:date="2023-01-27T13:35:00Z">
              <w:r w:rsidR="00066654">
                <w:rPr>
                  <w:rFonts w:ascii="Times New Roman" w:hAnsi="Times New Roman" w:cs="Times New Roman"/>
                  <w:sz w:val="20"/>
                  <w:szCs w:val="20"/>
                </w:rPr>
                <w:t xml:space="preserve">1 </w:t>
              </w:r>
            </w:ins>
            <w:moveTo w:id="5663" w:author="Mohammad Nayeem Hasan" w:date="2023-01-21T00:38:00Z">
              <w:del w:id="5664" w:author="Mohammad Nayeem Hasan" w:date="2023-01-27T13:35:00Z">
                <w:r w:rsidRPr="00200D44" w:rsidDel="00066654">
                  <w:rPr>
                    <w:rFonts w:ascii="Times New Roman" w:hAnsi="Times New Roman" w:cs="Times New Roman"/>
                    <w:sz w:val="20"/>
                    <w:szCs w:val="20"/>
                    <w:rPrChange w:id="5665" w:author="Mohammad Nayeem Hasan" w:date="2023-01-27T04:20:00Z">
                      <w:rPr>
                        <w:rFonts w:ascii="Times New Roman" w:hAnsi="Times New Roman" w:cs="Times New Roman"/>
                        <w:sz w:val="24"/>
                        <w:szCs w:val="24"/>
                      </w:rPr>
                    </w:rPrChange>
                  </w:rPr>
                  <w:delText xml:space="preserve">0 </w:delText>
                </w:r>
              </w:del>
              <w:r w:rsidRPr="00200D44">
                <w:rPr>
                  <w:rFonts w:ascii="Times New Roman" w:hAnsi="Times New Roman" w:cs="Times New Roman"/>
                  <w:sz w:val="20"/>
                  <w:szCs w:val="20"/>
                  <w:rPrChange w:id="5666" w:author="Mohammad Nayeem Hasan" w:date="2023-01-27T04:20:00Z">
                    <w:rPr>
                      <w:rFonts w:ascii="Times New Roman" w:hAnsi="Times New Roman" w:cs="Times New Roman"/>
                      <w:sz w:val="24"/>
                      <w:szCs w:val="24"/>
                    </w:rPr>
                  </w:rPrChange>
                </w:rPr>
                <w:t>(1.4)</w:t>
              </w:r>
            </w:moveTo>
          </w:p>
        </w:tc>
        <w:tc>
          <w:tcPr>
            <w:tcW w:w="398" w:type="pct"/>
            <w:vAlign w:val="center"/>
          </w:tcPr>
          <w:p w14:paraId="0D9FA368" w14:textId="77777777" w:rsidR="00C2040A" w:rsidRPr="00200D44" w:rsidRDefault="00C2040A">
            <w:pPr>
              <w:rPr>
                <w:moveTo w:id="5667" w:author="Mohammad Nayeem Hasan" w:date="2023-01-21T00:38:00Z"/>
                <w:rFonts w:ascii="Times New Roman" w:hAnsi="Times New Roman" w:cs="Times New Roman"/>
                <w:sz w:val="20"/>
                <w:szCs w:val="20"/>
                <w:rPrChange w:id="5668" w:author="Mohammad Nayeem Hasan" w:date="2023-01-27T04:20:00Z">
                  <w:rPr>
                    <w:moveTo w:id="5669" w:author="Mohammad Nayeem Hasan" w:date="2023-01-21T00:38:00Z"/>
                    <w:rFonts w:ascii="Times New Roman" w:hAnsi="Times New Roman" w:cs="Times New Roman"/>
                    <w:sz w:val="24"/>
                    <w:szCs w:val="24"/>
                  </w:rPr>
                </w:rPrChange>
              </w:rPr>
              <w:pPrChange w:id="5670" w:author="Mohammad Nayeem Hasan" w:date="2023-01-21T14:56:00Z">
                <w:pPr>
                  <w:jc w:val="both"/>
                </w:pPr>
              </w:pPrChange>
            </w:pPr>
            <w:moveTo w:id="5671" w:author="Mohammad Nayeem Hasan" w:date="2023-01-21T00:38:00Z">
              <w:r w:rsidRPr="00200D44">
                <w:rPr>
                  <w:rFonts w:ascii="Times New Roman" w:hAnsi="Times New Roman" w:cs="Times New Roman"/>
                  <w:sz w:val="20"/>
                  <w:szCs w:val="20"/>
                  <w:rPrChange w:id="5672" w:author="Mohammad Nayeem Hasan" w:date="2023-01-27T04:20:00Z">
                    <w:rPr>
                      <w:rFonts w:ascii="Times New Roman" w:hAnsi="Times New Roman" w:cs="Times New Roman"/>
                      <w:sz w:val="24"/>
                      <w:szCs w:val="24"/>
                    </w:rPr>
                  </w:rPrChange>
                </w:rPr>
                <w:t>4242 (98.6)</w:t>
              </w:r>
            </w:moveTo>
          </w:p>
        </w:tc>
        <w:tc>
          <w:tcPr>
            <w:tcW w:w="435" w:type="pct"/>
            <w:vMerge/>
            <w:vAlign w:val="center"/>
          </w:tcPr>
          <w:p w14:paraId="404C8E32" w14:textId="77777777" w:rsidR="00C2040A" w:rsidRPr="00200D44" w:rsidRDefault="00C2040A">
            <w:pPr>
              <w:rPr>
                <w:moveTo w:id="5673" w:author="Mohammad Nayeem Hasan" w:date="2023-01-21T00:38:00Z"/>
                <w:rFonts w:ascii="Times New Roman" w:hAnsi="Times New Roman" w:cs="Times New Roman"/>
                <w:sz w:val="20"/>
                <w:szCs w:val="20"/>
                <w:rPrChange w:id="5674" w:author="Mohammad Nayeem Hasan" w:date="2023-01-27T04:20:00Z">
                  <w:rPr>
                    <w:moveTo w:id="5675" w:author="Mohammad Nayeem Hasan" w:date="2023-01-21T00:38:00Z"/>
                    <w:rFonts w:ascii="Times New Roman" w:hAnsi="Times New Roman" w:cs="Times New Roman"/>
                    <w:sz w:val="24"/>
                    <w:szCs w:val="24"/>
                  </w:rPr>
                </w:rPrChange>
              </w:rPr>
              <w:pPrChange w:id="5676" w:author="Mohammad Nayeem Hasan" w:date="2023-01-21T14:56:00Z">
                <w:pPr>
                  <w:jc w:val="both"/>
                </w:pPr>
              </w:pPrChange>
            </w:pPr>
          </w:p>
        </w:tc>
        <w:tc>
          <w:tcPr>
            <w:tcW w:w="389" w:type="pct"/>
            <w:vAlign w:val="center"/>
          </w:tcPr>
          <w:p w14:paraId="53F7DD98" w14:textId="77777777" w:rsidR="00C2040A" w:rsidRPr="00200D44" w:rsidRDefault="00C2040A">
            <w:pPr>
              <w:rPr>
                <w:moveTo w:id="5677" w:author="Mohammad Nayeem Hasan" w:date="2023-01-21T00:38:00Z"/>
                <w:rFonts w:ascii="Times New Roman" w:hAnsi="Times New Roman" w:cs="Times New Roman"/>
                <w:sz w:val="20"/>
                <w:szCs w:val="20"/>
                <w:rPrChange w:id="5678" w:author="Mohammad Nayeem Hasan" w:date="2023-01-27T04:20:00Z">
                  <w:rPr>
                    <w:moveTo w:id="5679" w:author="Mohammad Nayeem Hasan" w:date="2023-01-21T00:38:00Z"/>
                    <w:rFonts w:ascii="Times New Roman" w:hAnsi="Times New Roman" w:cs="Times New Roman"/>
                    <w:sz w:val="24"/>
                    <w:szCs w:val="24"/>
                  </w:rPr>
                </w:rPrChange>
              </w:rPr>
              <w:pPrChange w:id="5680" w:author="Mohammad Nayeem Hasan" w:date="2023-01-21T14:56:00Z">
                <w:pPr>
                  <w:jc w:val="both"/>
                </w:pPr>
              </w:pPrChange>
            </w:pPr>
            <w:moveTo w:id="5681" w:author="Mohammad Nayeem Hasan" w:date="2023-01-21T00:38:00Z">
              <w:r w:rsidRPr="00200D44">
                <w:rPr>
                  <w:rFonts w:ascii="Times New Roman" w:hAnsi="Times New Roman" w:cs="Times New Roman"/>
                  <w:sz w:val="20"/>
                  <w:szCs w:val="20"/>
                  <w:rPrChange w:id="5682" w:author="Mohammad Nayeem Hasan" w:date="2023-01-27T04:20:00Z">
                    <w:rPr>
                      <w:rFonts w:ascii="Times New Roman" w:hAnsi="Times New Roman" w:cs="Times New Roman"/>
                      <w:sz w:val="24"/>
                      <w:szCs w:val="24"/>
                    </w:rPr>
                  </w:rPrChange>
                </w:rPr>
                <w:t>154 (3.3)</w:t>
              </w:r>
            </w:moveTo>
          </w:p>
        </w:tc>
        <w:tc>
          <w:tcPr>
            <w:tcW w:w="445" w:type="pct"/>
            <w:vAlign w:val="center"/>
          </w:tcPr>
          <w:p w14:paraId="66FCEA5B" w14:textId="77777777" w:rsidR="00C2040A" w:rsidRPr="00200D44" w:rsidRDefault="00C2040A">
            <w:pPr>
              <w:rPr>
                <w:moveTo w:id="5683" w:author="Mohammad Nayeem Hasan" w:date="2023-01-21T00:38:00Z"/>
                <w:rFonts w:ascii="Times New Roman" w:hAnsi="Times New Roman" w:cs="Times New Roman"/>
                <w:sz w:val="20"/>
                <w:szCs w:val="20"/>
                <w:rPrChange w:id="5684" w:author="Mohammad Nayeem Hasan" w:date="2023-01-27T04:20:00Z">
                  <w:rPr>
                    <w:moveTo w:id="5685" w:author="Mohammad Nayeem Hasan" w:date="2023-01-21T00:38:00Z"/>
                    <w:rFonts w:ascii="Times New Roman" w:hAnsi="Times New Roman" w:cs="Times New Roman"/>
                    <w:sz w:val="24"/>
                    <w:szCs w:val="24"/>
                  </w:rPr>
                </w:rPrChange>
              </w:rPr>
              <w:pPrChange w:id="5686" w:author="Mohammad Nayeem Hasan" w:date="2023-01-21T14:56:00Z">
                <w:pPr>
                  <w:jc w:val="both"/>
                </w:pPr>
              </w:pPrChange>
            </w:pPr>
            <w:moveTo w:id="5687" w:author="Mohammad Nayeem Hasan" w:date="2023-01-21T00:38:00Z">
              <w:r w:rsidRPr="00200D44">
                <w:rPr>
                  <w:rFonts w:ascii="Times New Roman" w:hAnsi="Times New Roman" w:cs="Times New Roman"/>
                  <w:sz w:val="20"/>
                  <w:szCs w:val="20"/>
                  <w:rPrChange w:id="5688" w:author="Mohammad Nayeem Hasan" w:date="2023-01-27T04:20:00Z">
                    <w:rPr>
                      <w:rFonts w:ascii="Times New Roman" w:hAnsi="Times New Roman" w:cs="Times New Roman"/>
                      <w:sz w:val="24"/>
                      <w:szCs w:val="24"/>
                    </w:rPr>
                  </w:rPrChange>
                </w:rPr>
                <w:t>4473 (96.7)</w:t>
              </w:r>
            </w:moveTo>
          </w:p>
        </w:tc>
        <w:tc>
          <w:tcPr>
            <w:tcW w:w="435" w:type="pct"/>
            <w:vMerge/>
            <w:vAlign w:val="center"/>
          </w:tcPr>
          <w:p w14:paraId="0FB7929B" w14:textId="77777777" w:rsidR="00C2040A" w:rsidRPr="00200D44" w:rsidRDefault="00C2040A">
            <w:pPr>
              <w:rPr>
                <w:moveTo w:id="5689" w:author="Mohammad Nayeem Hasan" w:date="2023-01-21T00:38:00Z"/>
                <w:rFonts w:ascii="Times New Roman" w:hAnsi="Times New Roman" w:cs="Times New Roman"/>
                <w:sz w:val="20"/>
                <w:szCs w:val="20"/>
                <w:rPrChange w:id="5690" w:author="Mohammad Nayeem Hasan" w:date="2023-01-27T04:20:00Z">
                  <w:rPr>
                    <w:moveTo w:id="5691" w:author="Mohammad Nayeem Hasan" w:date="2023-01-21T00:38:00Z"/>
                    <w:rFonts w:ascii="Times New Roman" w:hAnsi="Times New Roman" w:cs="Times New Roman"/>
                    <w:sz w:val="24"/>
                    <w:szCs w:val="24"/>
                  </w:rPr>
                </w:rPrChange>
              </w:rPr>
              <w:pPrChange w:id="5692" w:author="Mohammad Nayeem Hasan" w:date="2023-01-21T14:56:00Z">
                <w:pPr>
                  <w:jc w:val="both"/>
                </w:pPr>
              </w:pPrChange>
            </w:pPr>
          </w:p>
        </w:tc>
      </w:tr>
      <w:tr w:rsidR="00C2040A" w:rsidRPr="00200D44" w14:paraId="42DECB6C" w14:textId="77777777" w:rsidTr="00F13B5B">
        <w:trPr>
          <w:trHeight w:val="138"/>
          <w:jc w:val="center"/>
        </w:trPr>
        <w:tc>
          <w:tcPr>
            <w:tcW w:w="5000" w:type="pct"/>
            <w:gridSpan w:val="10"/>
            <w:vAlign w:val="center"/>
          </w:tcPr>
          <w:p w14:paraId="1B87C6B5" w14:textId="77777777" w:rsidR="00C2040A" w:rsidRPr="00200D44" w:rsidRDefault="00C2040A">
            <w:pPr>
              <w:rPr>
                <w:moveTo w:id="5693" w:author="Mohammad Nayeem Hasan" w:date="2023-01-21T00:38:00Z"/>
                <w:rFonts w:ascii="Times New Roman" w:hAnsi="Times New Roman" w:cs="Times New Roman"/>
                <w:sz w:val="20"/>
                <w:szCs w:val="20"/>
                <w:rPrChange w:id="5694" w:author="Mohammad Nayeem Hasan" w:date="2023-01-27T04:20:00Z">
                  <w:rPr>
                    <w:moveTo w:id="5695" w:author="Mohammad Nayeem Hasan" w:date="2023-01-21T00:38:00Z"/>
                    <w:rFonts w:ascii="Times New Roman" w:hAnsi="Times New Roman" w:cs="Times New Roman"/>
                    <w:sz w:val="24"/>
                    <w:szCs w:val="24"/>
                  </w:rPr>
                </w:rPrChange>
              </w:rPr>
              <w:pPrChange w:id="5696" w:author="Mohammad Nayeem Hasan" w:date="2023-01-21T14:56:00Z">
                <w:pPr>
                  <w:jc w:val="both"/>
                </w:pPr>
              </w:pPrChange>
            </w:pPr>
            <w:moveTo w:id="5697" w:author="Mohammad Nayeem Hasan" w:date="2023-01-21T00:38:00Z">
              <w:r w:rsidRPr="00200D44">
                <w:rPr>
                  <w:rFonts w:ascii="Times New Roman" w:hAnsi="Times New Roman" w:cs="Times New Roman"/>
                  <w:sz w:val="20"/>
                  <w:szCs w:val="20"/>
                  <w:rPrChange w:id="5698" w:author="Mohammad Nayeem Hasan" w:date="2023-01-27T04:20:00Z">
                    <w:rPr>
                      <w:rFonts w:ascii="Times New Roman" w:hAnsi="Times New Roman" w:cs="Times New Roman"/>
                      <w:sz w:val="24"/>
                      <w:szCs w:val="24"/>
                    </w:rPr>
                  </w:rPrChange>
                </w:rPr>
                <w:t>Child’s sex</w:t>
              </w:r>
            </w:moveTo>
          </w:p>
        </w:tc>
      </w:tr>
      <w:tr w:rsidR="004266B3" w:rsidRPr="004266B3" w14:paraId="16665302" w14:textId="77777777" w:rsidTr="006875DA">
        <w:trPr>
          <w:trHeight w:val="268"/>
          <w:jc w:val="center"/>
        </w:trPr>
        <w:tc>
          <w:tcPr>
            <w:tcW w:w="788" w:type="pct"/>
            <w:vAlign w:val="center"/>
          </w:tcPr>
          <w:p w14:paraId="782EB484" w14:textId="77777777" w:rsidR="00C2040A" w:rsidRPr="00200D44" w:rsidRDefault="00C2040A">
            <w:pPr>
              <w:rPr>
                <w:moveTo w:id="5699" w:author="Mohammad Nayeem Hasan" w:date="2023-01-21T00:38:00Z"/>
                <w:rFonts w:ascii="Times New Roman" w:hAnsi="Times New Roman" w:cs="Times New Roman"/>
                <w:sz w:val="20"/>
                <w:szCs w:val="20"/>
                <w:rPrChange w:id="5700" w:author="Mohammad Nayeem Hasan" w:date="2023-01-27T04:20:00Z">
                  <w:rPr>
                    <w:moveTo w:id="5701" w:author="Mohammad Nayeem Hasan" w:date="2023-01-21T00:38:00Z"/>
                    <w:rFonts w:ascii="Times New Roman" w:hAnsi="Times New Roman" w:cs="Times New Roman"/>
                    <w:sz w:val="24"/>
                    <w:szCs w:val="24"/>
                  </w:rPr>
                </w:rPrChange>
              </w:rPr>
              <w:pPrChange w:id="5702" w:author="Mohammad Nayeem Hasan" w:date="2023-01-21T14:56:00Z">
                <w:pPr>
                  <w:jc w:val="both"/>
                </w:pPr>
              </w:pPrChange>
            </w:pPr>
            <w:moveTo w:id="5703" w:author="Mohammad Nayeem Hasan" w:date="2023-01-21T00:38:00Z">
              <w:r w:rsidRPr="00200D44">
                <w:rPr>
                  <w:rFonts w:ascii="Times New Roman" w:hAnsi="Times New Roman" w:cs="Times New Roman"/>
                  <w:sz w:val="20"/>
                  <w:szCs w:val="20"/>
                  <w:rPrChange w:id="5704" w:author="Mohammad Nayeem Hasan" w:date="2023-01-27T04:20:00Z">
                    <w:rPr>
                      <w:rFonts w:ascii="Times New Roman" w:hAnsi="Times New Roman" w:cs="Times New Roman"/>
                      <w:sz w:val="24"/>
                      <w:szCs w:val="24"/>
                    </w:rPr>
                  </w:rPrChange>
                </w:rPr>
                <w:t>Male</w:t>
              </w:r>
            </w:moveTo>
          </w:p>
        </w:tc>
        <w:tc>
          <w:tcPr>
            <w:tcW w:w="445" w:type="pct"/>
            <w:vAlign w:val="center"/>
          </w:tcPr>
          <w:p w14:paraId="32D01454" w14:textId="77777777" w:rsidR="00C2040A" w:rsidRPr="00200D44" w:rsidRDefault="00C2040A">
            <w:pPr>
              <w:rPr>
                <w:moveTo w:id="5705" w:author="Mohammad Nayeem Hasan" w:date="2023-01-21T00:38:00Z"/>
                <w:rFonts w:ascii="Times New Roman" w:hAnsi="Times New Roman" w:cs="Times New Roman"/>
                <w:sz w:val="20"/>
                <w:szCs w:val="20"/>
                <w:rPrChange w:id="5706" w:author="Mohammad Nayeem Hasan" w:date="2023-01-27T04:20:00Z">
                  <w:rPr>
                    <w:moveTo w:id="5707" w:author="Mohammad Nayeem Hasan" w:date="2023-01-21T00:38:00Z"/>
                    <w:rFonts w:ascii="Times New Roman" w:hAnsi="Times New Roman" w:cs="Times New Roman"/>
                    <w:sz w:val="24"/>
                    <w:szCs w:val="24"/>
                  </w:rPr>
                </w:rPrChange>
              </w:rPr>
              <w:pPrChange w:id="5708" w:author="Mohammad Nayeem Hasan" w:date="2023-01-21T14:56:00Z">
                <w:pPr>
                  <w:jc w:val="both"/>
                </w:pPr>
              </w:pPrChange>
            </w:pPr>
            <w:moveTo w:id="5709" w:author="Mohammad Nayeem Hasan" w:date="2023-01-21T00:38:00Z">
              <w:r w:rsidRPr="00200D44">
                <w:rPr>
                  <w:rFonts w:ascii="Times New Roman" w:hAnsi="Times New Roman" w:cs="Times New Roman"/>
                  <w:sz w:val="20"/>
                  <w:szCs w:val="20"/>
                  <w:rPrChange w:id="5710" w:author="Mohammad Nayeem Hasan" w:date="2023-01-27T04:20:00Z">
                    <w:rPr>
                      <w:rFonts w:ascii="Times New Roman" w:hAnsi="Times New Roman" w:cs="Times New Roman"/>
                      <w:sz w:val="24"/>
                      <w:szCs w:val="24"/>
                    </w:rPr>
                  </w:rPrChange>
                </w:rPr>
                <w:t>1200 (7.4)</w:t>
              </w:r>
            </w:moveTo>
          </w:p>
        </w:tc>
        <w:tc>
          <w:tcPr>
            <w:tcW w:w="587" w:type="pct"/>
            <w:vAlign w:val="center"/>
          </w:tcPr>
          <w:p w14:paraId="73A8B567" w14:textId="77777777" w:rsidR="00C2040A" w:rsidRPr="00200D44" w:rsidRDefault="00C2040A">
            <w:pPr>
              <w:rPr>
                <w:moveTo w:id="5711" w:author="Mohammad Nayeem Hasan" w:date="2023-01-21T00:38:00Z"/>
                <w:rFonts w:ascii="Times New Roman" w:hAnsi="Times New Roman" w:cs="Times New Roman"/>
                <w:sz w:val="20"/>
                <w:szCs w:val="20"/>
                <w:rPrChange w:id="5712" w:author="Mohammad Nayeem Hasan" w:date="2023-01-27T04:20:00Z">
                  <w:rPr>
                    <w:moveTo w:id="5713" w:author="Mohammad Nayeem Hasan" w:date="2023-01-21T00:38:00Z"/>
                    <w:rFonts w:ascii="Times New Roman" w:hAnsi="Times New Roman" w:cs="Times New Roman"/>
                    <w:sz w:val="24"/>
                    <w:szCs w:val="24"/>
                  </w:rPr>
                </w:rPrChange>
              </w:rPr>
              <w:pPrChange w:id="5714" w:author="Mohammad Nayeem Hasan" w:date="2023-01-21T14:56:00Z">
                <w:pPr>
                  <w:jc w:val="both"/>
                </w:pPr>
              </w:pPrChange>
            </w:pPr>
            <w:moveTo w:id="5715" w:author="Mohammad Nayeem Hasan" w:date="2023-01-21T00:38:00Z">
              <w:r w:rsidRPr="00200D44">
                <w:rPr>
                  <w:rFonts w:ascii="Times New Roman" w:hAnsi="Times New Roman" w:cs="Times New Roman"/>
                  <w:sz w:val="20"/>
                  <w:szCs w:val="20"/>
                  <w:rPrChange w:id="5716" w:author="Mohammad Nayeem Hasan" w:date="2023-01-27T04:20:00Z">
                    <w:rPr>
                      <w:rFonts w:ascii="Times New Roman" w:hAnsi="Times New Roman" w:cs="Times New Roman"/>
                      <w:sz w:val="24"/>
                      <w:szCs w:val="24"/>
                    </w:rPr>
                  </w:rPrChange>
                </w:rPr>
                <w:t>15017 (92.6)</w:t>
              </w:r>
            </w:moveTo>
          </w:p>
        </w:tc>
        <w:tc>
          <w:tcPr>
            <w:tcW w:w="689" w:type="pct"/>
            <w:vMerge w:val="restart"/>
            <w:vAlign w:val="center"/>
          </w:tcPr>
          <w:p w14:paraId="2A4416EC" w14:textId="77777777" w:rsidR="00C2040A" w:rsidRPr="00200D44" w:rsidRDefault="00C2040A">
            <w:pPr>
              <w:rPr>
                <w:moveTo w:id="5717" w:author="Mohammad Nayeem Hasan" w:date="2023-01-21T00:38:00Z"/>
                <w:rFonts w:ascii="Times New Roman" w:hAnsi="Times New Roman" w:cs="Times New Roman"/>
                <w:sz w:val="20"/>
                <w:szCs w:val="20"/>
                <w:rPrChange w:id="5718" w:author="Mohammad Nayeem Hasan" w:date="2023-01-27T04:20:00Z">
                  <w:rPr>
                    <w:moveTo w:id="5719" w:author="Mohammad Nayeem Hasan" w:date="2023-01-21T00:38:00Z"/>
                    <w:rFonts w:ascii="Times New Roman" w:hAnsi="Times New Roman" w:cs="Times New Roman"/>
                    <w:sz w:val="24"/>
                    <w:szCs w:val="24"/>
                  </w:rPr>
                </w:rPrChange>
              </w:rPr>
              <w:pPrChange w:id="5720" w:author="Mohammad Nayeem Hasan" w:date="2023-01-21T14:56:00Z">
                <w:pPr>
                  <w:jc w:val="both"/>
                </w:pPr>
              </w:pPrChange>
            </w:pPr>
            <w:moveTo w:id="5721" w:author="Mohammad Nayeem Hasan" w:date="2023-01-21T00:38:00Z">
              <w:r w:rsidRPr="00200D44">
                <w:rPr>
                  <w:rFonts w:ascii="Times New Roman" w:hAnsi="Times New Roman" w:cs="Times New Roman"/>
                  <w:sz w:val="20"/>
                  <w:szCs w:val="20"/>
                  <w:rPrChange w:id="5722" w:author="Mohammad Nayeem Hasan" w:date="2023-01-27T04:20:00Z">
                    <w:rPr>
                      <w:rFonts w:ascii="Times New Roman" w:hAnsi="Times New Roman" w:cs="Times New Roman"/>
                      <w:sz w:val="24"/>
                      <w:szCs w:val="24"/>
                    </w:rPr>
                  </w:rPrChange>
                </w:rPr>
                <w:t>0.107</w:t>
              </w:r>
            </w:moveTo>
          </w:p>
        </w:tc>
        <w:tc>
          <w:tcPr>
            <w:tcW w:w="389" w:type="pct"/>
            <w:vAlign w:val="center"/>
          </w:tcPr>
          <w:p w14:paraId="113021CC" w14:textId="77777777" w:rsidR="00C2040A" w:rsidRPr="00200D44" w:rsidRDefault="00C2040A">
            <w:pPr>
              <w:rPr>
                <w:moveTo w:id="5723" w:author="Mohammad Nayeem Hasan" w:date="2023-01-21T00:38:00Z"/>
                <w:rFonts w:ascii="Times New Roman" w:hAnsi="Times New Roman" w:cs="Times New Roman"/>
                <w:sz w:val="20"/>
                <w:szCs w:val="20"/>
                <w:rPrChange w:id="5724" w:author="Mohammad Nayeem Hasan" w:date="2023-01-27T04:20:00Z">
                  <w:rPr>
                    <w:moveTo w:id="5725" w:author="Mohammad Nayeem Hasan" w:date="2023-01-21T00:38:00Z"/>
                    <w:rFonts w:ascii="Times New Roman" w:hAnsi="Times New Roman" w:cs="Times New Roman"/>
                    <w:sz w:val="24"/>
                    <w:szCs w:val="24"/>
                  </w:rPr>
                </w:rPrChange>
              </w:rPr>
              <w:pPrChange w:id="5726" w:author="Mohammad Nayeem Hasan" w:date="2023-01-21T14:56:00Z">
                <w:pPr>
                  <w:jc w:val="both"/>
                </w:pPr>
              </w:pPrChange>
            </w:pPr>
            <w:moveTo w:id="5727" w:author="Mohammad Nayeem Hasan" w:date="2023-01-21T00:38:00Z">
              <w:r w:rsidRPr="00200D44">
                <w:rPr>
                  <w:rFonts w:ascii="Times New Roman" w:hAnsi="Times New Roman" w:cs="Times New Roman"/>
                  <w:sz w:val="20"/>
                  <w:szCs w:val="20"/>
                  <w:rPrChange w:id="5728" w:author="Mohammad Nayeem Hasan" w:date="2023-01-27T04:20:00Z">
                    <w:rPr>
                      <w:rFonts w:ascii="Times New Roman" w:hAnsi="Times New Roman" w:cs="Times New Roman"/>
                      <w:sz w:val="24"/>
                      <w:szCs w:val="24"/>
                    </w:rPr>
                  </w:rPrChange>
                </w:rPr>
                <w:t>421 (3.9)</w:t>
              </w:r>
            </w:moveTo>
          </w:p>
        </w:tc>
        <w:tc>
          <w:tcPr>
            <w:tcW w:w="398" w:type="pct"/>
            <w:vAlign w:val="center"/>
          </w:tcPr>
          <w:p w14:paraId="7E8D3C36" w14:textId="77777777" w:rsidR="00C2040A" w:rsidRPr="00200D44" w:rsidRDefault="00C2040A">
            <w:pPr>
              <w:rPr>
                <w:moveTo w:id="5729" w:author="Mohammad Nayeem Hasan" w:date="2023-01-21T00:38:00Z"/>
                <w:rFonts w:ascii="Times New Roman" w:hAnsi="Times New Roman" w:cs="Times New Roman"/>
                <w:sz w:val="20"/>
                <w:szCs w:val="20"/>
                <w:rPrChange w:id="5730" w:author="Mohammad Nayeem Hasan" w:date="2023-01-27T04:20:00Z">
                  <w:rPr>
                    <w:moveTo w:id="5731" w:author="Mohammad Nayeem Hasan" w:date="2023-01-21T00:38:00Z"/>
                    <w:rFonts w:ascii="Times New Roman" w:hAnsi="Times New Roman" w:cs="Times New Roman"/>
                    <w:sz w:val="24"/>
                    <w:szCs w:val="24"/>
                  </w:rPr>
                </w:rPrChange>
              </w:rPr>
              <w:pPrChange w:id="5732" w:author="Mohammad Nayeem Hasan" w:date="2023-01-21T14:56:00Z">
                <w:pPr>
                  <w:jc w:val="both"/>
                </w:pPr>
              </w:pPrChange>
            </w:pPr>
            <w:moveTo w:id="5733" w:author="Mohammad Nayeem Hasan" w:date="2023-01-21T00:38:00Z">
              <w:r w:rsidRPr="00200D44">
                <w:rPr>
                  <w:rFonts w:ascii="Times New Roman" w:hAnsi="Times New Roman" w:cs="Times New Roman"/>
                  <w:sz w:val="20"/>
                  <w:szCs w:val="20"/>
                  <w:rPrChange w:id="5734" w:author="Mohammad Nayeem Hasan" w:date="2023-01-27T04:20:00Z">
                    <w:rPr>
                      <w:rFonts w:ascii="Times New Roman" w:hAnsi="Times New Roman" w:cs="Times New Roman"/>
                      <w:sz w:val="24"/>
                      <w:szCs w:val="24"/>
                    </w:rPr>
                  </w:rPrChange>
                </w:rPr>
                <w:t>10268 (96.1)</w:t>
              </w:r>
            </w:moveTo>
          </w:p>
        </w:tc>
        <w:tc>
          <w:tcPr>
            <w:tcW w:w="435" w:type="pct"/>
            <w:vMerge w:val="restart"/>
            <w:vAlign w:val="center"/>
          </w:tcPr>
          <w:p w14:paraId="0B4BF129" w14:textId="77777777" w:rsidR="00C2040A" w:rsidRPr="00200D44" w:rsidRDefault="00C2040A">
            <w:pPr>
              <w:rPr>
                <w:moveTo w:id="5735" w:author="Mohammad Nayeem Hasan" w:date="2023-01-21T00:38:00Z"/>
                <w:rFonts w:ascii="Times New Roman" w:hAnsi="Times New Roman" w:cs="Times New Roman"/>
                <w:sz w:val="20"/>
                <w:szCs w:val="20"/>
                <w:rPrChange w:id="5736" w:author="Mohammad Nayeem Hasan" w:date="2023-01-27T04:20:00Z">
                  <w:rPr>
                    <w:moveTo w:id="5737" w:author="Mohammad Nayeem Hasan" w:date="2023-01-21T00:38:00Z"/>
                    <w:rFonts w:ascii="Times New Roman" w:hAnsi="Times New Roman" w:cs="Times New Roman"/>
                    <w:sz w:val="24"/>
                    <w:szCs w:val="24"/>
                  </w:rPr>
                </w:rPrChange>
              </w:rPr>
              <w:pPrChange w:id="5738" w:author="Mohammad Nayeem Hasan" w:date="2023-01-21T14:56:00Z">
                <w:pPr>
                  <w:jc w:val="both"/>
                </w:pPr>
              </w:pPrChange>
            </w:pPr>
            <w:moveTo w:id="5739" w:author="Mohammad Nayeem Hasan" w:date="2023-01-21T00:38:00Z">
              <w:r w:rsidRPr="00200D44">
                <w:rPr>
                  <w:rFonts w:ascii="Times New Roman" w:hAnsi="Times New Roman" w:cs="Times New Roman"/>
                  <w:sz w:val="20"/>
                  <w:szCs w:val="20"/>
                  <w:rPrChange w:id="5740" w:author="Mohammad Nayeem Hasan" w:date="2023-01-27T04:20:00Z">
                    <w:rPr>
                      <w:rFonts w:ascii="Times New Roman" w:hAnsi="Times New Roman" w:cs="Times New Roman"/>
                      <w:sz w:val="24"/>
                      <w:szCs w:val="24"/>
                    </w:rPr>
                  </w:rPrChange>
                </w:rPr>
                <w:t>0.931</w:t>
              </w:r>
            </w:moveTo>
          </w:p>
          <w:p w14:paraId="7B6F6A03" w14:textId="77777777" w:rsidR="00C2040A" w:rsidRPr="00200D44" w:rsidRDefault="00C2040A">
            <w:pPr>
              <w:rPr>
                <w:moveTo w:id="5741" w:author="Mohammad Nayeem Hasan" w:date="2023-01-21T00:38:00Z"/>
                <w:rFonts w:ascii="Times New Roman" w:hAnsi="Times New Roman" w:cs="Times New Roman"/>
                <w:sz w:val="20"/>
                <w:szCs w:val="20"/>
                <w:rPrChange w:id="5742" w:author="Mohammad Nayeem Hasan" w:date="2023-01-27T04:20:00Z">
                  <w:rPr>
                    <w:moveTo w:id="5743" w:author="Mohammad Nayeem Hasan" w:date="2023-01-21T00:38:00Z"/>
                    <w:rFonts w:ascii="Times New Roman" w:hAnsi="Times New Roman" w:cs="Times New Roman"/>
                    <w:sz w:val="24"/>
                    <w:szCs w:val="24"/>
                  </w:rPr>
                </w:rPrChange>
              </w:rPr>
              <w:pPrChange w:id="5744" w:author="Mohammad Nayeem Hasan" w:date="2023-01-21T14:56:00Z">
                <w:pPr>
                  <w:jc w:val="both"/>
                </w:pPr>
              </w:pPrChange>
            </w:pPr>
          </w:p>
        </w:tc>
        <w:tc>
          <w:tcPr>
            <w:tcW w:w="389" w:type="pct"/>
            <w:vAlign w:val="center"/>
          </w:tcPr>
          <w:p w14:paraId="7C42F729" w14:textId="77777777" w:rsidR="00C2040A" w:rsidRPr="00200D44" w:rsidRDefault="00C2040A">
            <w:pPr>
              <w:rPr>
                <w:moveTo w:id="5745" w:author="Mohammad Nayeem Hasan" w:date="2023-01-21T00:38:00Z"/>
                <w:rFonts w:ascii="Times New Roman" w:hAnsi="Times New Roman" w:cs="Times New Roman"/>
                <w:sz w:val="20"/>
                <w:szCs w:val="20"/>
                <w:rPrChange w:id="5746" w:author="Mohammad Nayeem Hasan" w:date="2023-01-27T04:20:00Z">
                  <w:rPr>
                    <w:moveTo w:id="5747" w:author="Mohammad Nayeem Hasan" w:date="2023-01-21T00:38:00Z"/>
                    <w:rFonts w:ascii="Times New Roman" w:hAnsi="Times New Roman" w:cs="Times New Roman"/>
                    <w:sz w:val="24"/>
                    <w:szCs w:val="24"/>
                  </w:rPr>
                </w:rPrChange>
              </w:rPr>
              <w:pPrChange w:id="5748" w:author="Mohammad Nayeem Hasan" w:date="2023-01-21T14:56:00Z">
                <w:pPr>
                  <w:jc w:val="both"/>
                </w:pPr>
              </w:pPrChange>
            </w:pPr>
            <w:moveTo w:id="5749" w:author="Mohammad Nayeem Hasan" w:date="2023-01-21T00:38:00Z">
              <w:r w:rsidRPr="00200D44">
                <w:rPr>
                  <w:rFonts w:ascii="Times New Roman" w:hAnsi="Times New Roman" w:cs="Times New Roman"/>
                  <w:sz w:val="20"/>
                  <w:szCs w:val="20"/>
                  <w:rPrChange w:id="5750" w:author="Mohammad Nayeem Hasan" w:date="2023-01-27T04:20:00Z">
                    <w:rPr>
                      <w:rFonts w:ascii="Times New Roman" w:hAnsi="Times New Roman" w:cs="Times New Roman"/>
                      <w:sz w:val="24"/>
                      <w:szCs w:val="24"/>
                    </w:rPr>
                  </w:rPrChange>
                </w:rPr>
                <w:t>860 (7.2)</w:t>
              </w:r>
            </w:moveTo>
          </w:p>
        </w:tc>
        <w:tc>
          <w:tcPr>
            <w:tcW w:w="445" w:type="pct"/>
            <w:vAlign w:val="center"/>
          </w:tcPr>
          <w:p w14:paraId="3010ECB0" w14:textId="77777777" w:rsidR="00C2040A" w:rsidRPr="00200D44" w:rsidRDefault="00C2040A">
            <w:pPr>
              <w:rPr>
                <w:moveTo w:id="5751" w:author="Mohammad Nayeem Hasan" w:date="2023-01-21T00:38:00Z"/>
                <w:rFonts w:ascii="Times New Roman" w:hAnsi="Times New Roman" w:cs="Times New Roman"/>
                <w:sz w:val="20"/>
                <w:szCs w:val="20"/>
                <w:rPrChange w:id="5752" w:author="Mohammad Nayeem Hasan" w:date="2023-01-27T04:20:00Z">
                  <w:rPr>
                    <w:moveTo w:id="5753" w:author="Mohammad Nayeem Hasan" w:date="2023-01-21T00:38:00Z"/>
                    <w:rFonts w:ascii="Times New Roman" w:hAnsi="Times New Roman" w:cs="Times New Roman"/>
                    <w:sz w:val="24"/>
                    <w:szCs w:val="24"/>
                  </w:rPr>
                </w:rPrChange>
              </w:rPr>
              <w:pPrChange w:id="5754" w:author="Mohammad Nayeem Hasan" w:date="2023-01-21T14:56:00Z">
                <w:pPr>
                  <w:jc w:val="both"/>
                </w:pPr>
              </w:pPrChange>
            </w:pPr>
            <w:moveTo w:id="5755" w:author="Mohammad Nayeem Hasan" w:date="2023-01-21T00:38:00Z">
              <w:r w:rsidRPr="00200D44">
                <w:rPr>
                  <w:rFonts w:ascii="Times New Roman" w:hAnsi="Times New Roman" w:cs="Times New Roman"/>
                  <w:sz w:val="20"/>
                  <w:szCs w:val="20"/>
                  <w:rPrChange w:id="5756" w:author="Mohammad Nayeem Hasan" w:date="2023-01-27T04:20:00Z">
                    <w:rPr>
                      <w:rFonts w:ascii="Times New Roman" w:hAnsi="Times New Roman" w:cs="Times New Roman"/>
                      <w:sz w:val="24"/>
                      <w:szCs w:val="24"/>
                    </w:rPr>
                  </w:rPrChange>
                </w:rPr>
                <w:t>11144 (92.8)</w:t>
              </w:r>
            </w:moveTo>
          </w:p>
        </w:tc>
        <w:tc>
          <w:tcPr>
            <w:tcW w:w="435" w:type="pct"/>
            <w:vMerge w:val="restart"/>
            <w:vAlign w:val="center"/>
          </w:tcPr>
          <w:p w14:paraId="1454DB1B" w14:textId="77777777" w:rsidR="00C2040A" w:rsidRPr="00200D44" w:rsidRDefault="00C2040A">
            <w:pPr>
              <w:rPr>
                <w:moveTo w:id="5757" w:author="Mohammad Nayeem Hasan" w:date="2023-01-21T00:38:00Z"/>
                <w:rFonts w:ascii="Times New Roman" w:hAnsi="Times New Roman" w:cs="Times New Roman"/>
                <w:sz w:val="20"/>
                <w:szCs w:val="20"/>
                <w:rPrChange w:id="5758" w:author="Mohammad Nayeem Hasan" w:date="2023-01-27T04:20:00Z">
                  <w:rPr>
                    <w:moveTo w:id="5759" w:author="Mohammad Nayeem Hasan" w:date="2023-01-21T00:38:00Z"/>
                    <w:rFonts w:ascii="Times New Roman" w:hAnsi="Times New Roman" w:cs="Times New Roman"/>
                    <w:sz w:val="24"/>
                    <w:szCs w:val="24"/>
                  </w:rPr>
                </w:rPrChange>
              </w:rPr>
              <w:pPrChange w:id="5760" w:author="Mohammad Nayeem Hasan" w:date="2023-01-21T14:56:00Z">
                <w:pPr>
                  <w:jc w:val="both"/>
                </w:pPr>
              </w:pPrChange>
            </w:pPr>
            <w:moveTo w:id="5761" w:author="Mohammad Nayeem Hasan" w:date="2023-01-21T00:38:00Z">
              <w:r w:rsidRPr="00200D44">
                <w:rPr>
                  <w:rFonts w:ascii="Times New Roman" w:hAnsi="Times New Roman" w:cs="Times New Roman"/>
                  <w:sz w:val="20"/>
                  <w:szCs w:val="20"/>
                  <w:rPrChange w:id="5762" w:author="Mohammad Nayeem Hasan" w:date="2023-01-27T04:20:00Z">
                    <w:rPr>
                      <w:rFonts w:ascii="Times New Roman" w:hAnsi="Times New Roman" w:cs="Times New Roman"/>
                      <w:sz w:val="24"/>
                      <w:szCs w:val="24"/>
                    </w:rPr>
                  </w:rPrChange>
                </w:rPr>
                <w:t>0.178</w:t>
              </w:r>
            </w:moveTo>
          </w:p>
        </w:tc>
      </w:tr>
      <w:tr w:rsidR="004266B3" w:rsidRPr="004266B3" w14:paraId="6074EA2B" w14:textId="77777777" w:rsidTr="006875DA">
        <w:trPr>
          <w:trHeight w:val="138"/>
          <w:jc w:val="center"/>
        </w:trPr>
        <w:tc>
          <w:tcPr>
            <w:tcW w:w="788" w:type="pct"/>
            <w:vAlign w:val="center"/>
          </w:tcPr>
          <w:p w14:paraId="6E8B300B" w14:textId="77777777" w:rsidR="00C2040A" w:rsidRPr="00200D44" w:rsidRDefault="00C2040A">
            <w:pPr>
              <w:rPr>
                <w:moveTo w:id="5763" w:author="Mohammad Nayeem Hasan" w:date="2023-01-21T00:38:00Z"/>
                <w:rFonts w:ascii="Times New Roman" w:hAnsi="Times New Roman" w:cs="Times New Roman"/>
                <w:sz w:val="20"/>
                <w:szCs w:val="20"/>
                <w:rPrChange w:id="5764" w:author="Mohammad Nayeem Hasan" w:date="2023-01-27T04:20:00Z">
                  <w:rPr>
                    <w:moveTo w:id="5765" w:author="Mohammad Nayeem Hasan" w:date="2023-01-21T00:38:00Z"/>
                    <w:rFonts w:ascii="Times New Roman" w:hAnsi="Times New Roman" w:cs="Times New Roman"/>
                    <w:sz w:val="24"/>
                    <w:szCs w:val="24"/>
                  </w:rPr>
                </w:rPrChange>
              </w:rPr>
              <w:pPrChange w:id="5766" w:author="Mohammad Nayeem Hasan" w:date="2023-01-21T14:56:00Z">
                <w:pPr>
                  <w:jc w:val="both"/>
                </w:pPr>
              </w:pPrChange>
            </w:pPr>
            <w:moveTo w:id="5767" w:author="Mohammad Nayeem Hasan" w:date="2023-01-21T00:38:00Z">
              <w:r w:rsidRPr="00200D44">
                <w:rPr>
                  <w:rFonts w:ascii="Times New Roman" w:hAnsi="Times New Roman" w:cs="Times New Roman"/>
                  <w:sz w:val="20"/>
                  <w:szCs w:val="20"/>
                  <w:rPrChange w:id="5768" w:author="Mohammad Nayeem Hasan" w:date="2023-01-27T04:20:00Z">
                    <w:rPr>
                      <w:rFonts w:ascii="Times New Roman" w:hAnsi="Times New Roman" w:cs="Times New Roman"/>
                      <w:sz w:val="24"/>
                      <w:szCs w:val="24"/>
                    </w:rPr>
                  </w:rPrChange>
                </w:rPr>
                <w:t>Female</w:t>
              </w:r>
            </w:moveTo>
          </w:p>
        </w:tc>
        <w:tc>
          <w:tcPr>
            <w:tcW w:w="445" w:type="pct"/>
            <w:vAlign w:val="center"/>
          </w:tcPr>
          <w:p w14:paraId="6CBEF84D" w14:textId="77777777" w:rsidR="00C2040A" w:rsidRPr="00200D44" w:rsidRDefault="00C2040A">
            <w:pPr>
              <w:rPr>
                <w:moveTo w:id="5769" w:author="Mohammad Nayeem Hasan" w:date="2023-01-21T00:38:00Z"/>
                <w:rFonts w:ascii="Times New Roman" w:hAnsi="Times New Roman" w:cs="Times New Roman"/>
                <w:sz w:val="20"/>
                <w:szCs w:val="20"/>
                <w:rPrChange w:id="5770" w:author="Mohammad Nayeem Hasan" w:date="2023-01-27T04:20:00Z">
                  <w:rPr>
                    <w:moveTo w:id="5771" w:author="Mohammad Nayeem Hasan" w:date="2023-01-21T00:38:00Z"/>
                    <w:rFonts w:ascii="Times New Roman" w:hAnsi="Times New Roman" w:cs="Times New Roman"/>
                    <w:sz w:val="24"/>
                    <w:szCs w:val="24"/>
                  </w:rPr>
                </w:rPrChange>
              </w:rPr>
              <w:pPrChange w:id="5772" w:author="Mohammad Nayeem Hasan" w:date="2023-01-21T14:56:00Z">
                <w:pPr>
                  <w:jc w:val="both"/>
                </w:pPr>
              </w:pPrChange>
            </w:pPr>
            <w:moveTo w:id="5773" w:author="Mohammad Nayeem Hasan" w:date="2023-01-21T00:38:00Z">
              <w:r w:rsidRPr="00200D44">
                <w:rPr>
                  <w:rFonts w:ascii="Times New Roman" w:hAnsi="Times New Roman" w:cs="Times New Roman"/>
                  <w:sz w:val="20"/>
                  <w:szCs w:val="20"/>
                  <w:rPrChange w:id="5774" w:author="Mohammad Nayeem Hasan" w:date="2023-01-27T04:20:00Z">
                    <w:rPr>
                      <w:rFonts w:ascii="Times New Roman" w:hAnsi="Times New Roman" w:cs="Times New Roman"/>
                      <w:sz w:val="24"/>
                      <w:szCs w:val="24"/>
                    </w:rPr>
                  </w:rPrChange>
                </w:rPr>
                <w:t>1054 (6.9)</w:t>
              </w:r>
            </w:moveTo>
          </w:p>
        </w:tc>
        <w:tc>
          <w:tcPr>
            <w:tcW w:w="587" w:type="pct"/>
            <w:vAlign w:val="center"/>
          </w:tcPr>
          <w:p w14:paraId="754887CC" w14:textId="77777777" w:rsidR="00C2040A" w:rsidRPr="00200D44" w:rsidRDefault="00C2040A">
            <w:pPr>
              <w:rPr>
                <w:moveTo w:id="5775" w:author="Mohammad Nayeem Hasan" w:date="2023-01-21T00:38:00Z"/>
                <w:rFonts w:ascii="Times New Roman" w:hAnsi="Times New Roman" w:cs="Times New Roman"/>
                <w:sz w:val="20"/>
                <w:szCs w:val="20"/>
                <w:rPrChange w:id="5776" w:author="Mohammad Nayeem Hasan" w:date="2023-01-27T04:20:00Z">
                  <w:rPr>
                    <w:moveTo w:id="5777" w:author="Mohammad Nayeem Hasan" w:date="2023-01-21T00:38:00Z"/>
                    <w:rFonts w:ascii="Times New Roman" w:hAnsi="Times New Roman" w:cs="Times New Roman"/>
                    <w:sz w:val="24"/>
                    <w:szCs w:val="24"/>
                  </w:rPr>
                </w:rPrChange>
              </w:rPr>
              <w:pPrChange w:id="5778" w:author="Mohammad Nayeem Hasan" w:date="2023-01-21T14:56:00Z">
                <w:pPr>
                  <w:jc w:val="both"/>
                </w:pPr>
              </w:pPrChange>
            </w:pPr>
            <w:moveTo w:id="5779" w:author="Mohammad Nayeem Hasan" w:date="2023-01-21T00:38:00Z">
              <w:r w:rsidRPr="00200D44">
                <w:rPr>
                  <w:rFonts w:ascii="Times New Roman" w:hAnsi="Times New Roman" w:cs="Times New Roman"/>
                  <w:sz w:val="20"/>
                  <w:szCs w:val="20"/>
                  <w:rPrChange w:id="5780" w:author="Mohammad Nayeem Hasan" w:date="2023-01-27T04:20:00Z">
                    <w:rPr>
                      <w:rFonts w:ascii="Times New Roman" w:hAnsi="Times New Roman" w:cs="Times New Roman"/>
                      <w:sz w:val="24"/>
                      <w:szCs w:val="24"/>
                    </w:rPr>
                  </w:rPrChange>
                </w:rPr>
                <w:t>14278 (93.1)</w:t>
              </w:r>
            </w:moveTo>
          </w:p>
        </w:tc>
        <w:tc>
          <w:tcPr>
            <w:tcW w:w="689" w:type="pct"/>
            <w:vMerge/>
            <w:vAlign w:val="center"/>
          </w:tcPr>
          <w:p w14:paraId="7A8E979D" w14:textId="77777777" w:rsidR="00C2040A" w:rsidRPr="00200D44" w:rsidRDefault="00C2040A">
            <w:pPr>
              <w:rPr>
                <w:moveTo w:id="5781" w:author="Mohammad Nayeem Hasan" w:date="2023-01-21T00:38:00Z"/>
                <w:rFonts w:ascii="Times New Roman" w:hAnsi="Times New Roman" w:cs="Times New Roman"/>
                <w:sz w:val="20"/>
                <w:szCs w:val="20"/>
                <w:rPrChange w:id="5782" w:author="Mohammad Nayeem Hasan" w:date="2023-01-27T04:20:00Z">
                  <w:rPr>
                    <w:moveTo w:id="5783" w:author="Mohammad Nayeem Hasan" w:date="2023-01-21T00:38:00Z"/>
                    <w:rFonts w:ascii="Times New Roman" w:hAnsi="Times New Roman" w:cs="Times New Roman"/>
                    <w:sz w:val="24"/>
                    <w:szCs w:val="24"/>
                  </w:rPr>
                </w:rPrChange>
              </w:rPr>
              <w:pPrChange w:id="5784" w:author="Mohammad Nayeem Hasan" w:date="2023-01-21T14:56:00Z">
                <w:pPr>
                  <w:jc w:val="both"/>
                </w:pPr>
              </w:pPrChange>
            </w:pPr>
          </w:p>
        </w:tc>
        <w:tc>
          <w:tcPr>
            <w:tcW w:w="389" w:type="pct"/>
            <w:vAlign w:val="center"/>
          </w:tcPr>
          <w:p w14:paraId="4B5B61A3" w14:textId="77777777" w:rsidR="00C2040A" w:rsidRPr="00200D44" w:rsidRDefault="00C2040A">
            <w:pPr>
              <w:rPr>
                <w:moveTo w:id="5785" w:author="Mohammad Nayeem Hasan" w:date="2023-01-21T00:38:00Z"/>
                <w:rFonts w:ascii="Times New Roman" w:hAnsi="Times New Roman" w:cs="Times New Roman"/>
                <w:sz w:val="20"/>
                <w:szCs w:val="20"/>
                <w:rPrChange w:id="5786" w:author="Mohammad Nayeem Hasan" w:date="2023-01-27T04:20:00Z">
                  <w:rPr>
                    <w:moveTo w:id="5787" w:author="Mohammad Nayeem Hasan" w:date="2023-01-21T00:38:00Z"/>
                    <w:rFonts w:ascii="Times New Roman" w:hAnsi="Times New Roman" w:cs="Times New Roman"/>
                    <w:sz w:val="24"/>
                    <w:szCs w:val="24"/>
                  </w:rPr>
                </w:rPrChange>
              </w:rPr>
              <w:pPrChange w:id="5788" w:author="Mohammad Nayeem Hasan" w:date="2023-01-21T14:56:00Z">
                <w:pPr>
                  <w:jc w:val="both"/>
                </w:pPr>
              </w:pPrChange>
            </w:pPr>
            <w:moveTo w:id="5789" w:author="Mohammad Nayeem Hasan" w:date="2023-01-21T00:38:00Z">
              <w:r w:rsidRPr="00200D44">
                <w:rPr>
                  <w:rFonts w:ascii="Times New Roman" w:hAnsi="Times New Roman" w:cs="Times New Roman"/>
                  <w:sz w:val="20"/>
                  <w:szCs w:val="20"/>
                  <w:rPrChange w:id="5790" w:author="Mohammad Nayeem Hasan" w:date="2023-01-27T04:20:00Z">
                    <w:rPr>
                      <w:rFonts w:ascii="Times New Roman" w:hAnsi="Times New Roman" w:cs="Times New Roman"/>
                      <w:sz w:val="24"/>
                      <w:szCs w:val="24"/>
                    </w:rPr>
                  </w:rPrChange>
                </w:rPr>
                <w:t>404 (4.0)</w:t>
              </w:r>
            </w:moveTo>
          </w:p>
        </w:tc>
        <w:tc>
          <w:tcPr>
            <w:tcW w:w="398" w:type="pct"/>
            <w:vAlign w:val="center"/>
          </w:tcPr>
          <w:p w14:paraId="0BBD90F2" w14:textId="77777777" w:rsidR="00C2040A" w:rsidRPr="00200D44" w:rsidRDefault="00C2040A">
            <w:pPr>
              <w:rPr>
                <w:moveTo w:id="5791" w:author="Mohammad Nayeem Hasan" w:date="2023-01-21T00:38:00Z"/>
                <w:rFonts w:ascii="Times New Roman" w:hAnsi="Times New Roman" w:cs="Times New Roman"/>
                <w:sz w:val="20"/>
                <w:szCs w:val="20"/>
                <w:rPrChange w:id="5792" w:author="Mohammad Nayeem Hasan" w:date="2023-01-27T04:20:00Z">
                  <w:rPr>
                    <w:moveTo w:id="5793" w:author="Mohammad Nayeem Hasan" w:date="2023-01-21T00:38:00Z"/>
                    <w:rFonts w:ascii="Times New Roman" w:hAnsi="Times New Roman" w:cs="Times New Roman"/>
                    <w:sz w:val="24"/>
                    <w:szCs w:val="24"/>
                  </w:rPr>
                </w:rPrChange>
              </w:rPr>
              <w:pPrChange w:id="5794" w:author="Mohammad Nayeem Hasan" w:date="2023-01-21T14:56:00Z">
                <w:pPr>
                  <w:jc w:val="both"/>
                </w:pPr>
              </w:pPrChange>
            </w:pPr>
            <w:moveTo w:id="5795" w:author="Mohammad Nayeem Hasan" w:date="2023-01-21T00:38:00Z">
              <w:r w:rsidRPr="00200D44">
                <w:rPr>
                  <w:rFonts w:ascii="Times New Roman" w:hAnsi="Times New Roman" w:cs="Times New Roman"/>
                  <w:sz w:val="20"/>
                  <w:szCs w:val="20"/>
                  <w:rPrChange w:id="5796" w:author="Mohammad Nayeem Hasan" w:date="2023-01-27T04:20:00Z">
                    <w:rPr>
                      <w:rFonts w:ascii="Times New Roman" w:hAnsi="Times New Roman" w:cs="Times New Roman"/>
                      <w:sz w:val="24"/>
                      <w:szCs w:val="24"/>
                    </w:rPr>
                  </w:rPrChange>
                </w:rPr>
                <w:t>9799 (96.0)</w:t>
              </w:r>
            </w:moveTo>
          </w:p>
        </w:tc>
        <w:tc>
          <w:tcPr>
            <w:tcW w:w="435" w:type="pct"/>
            <w:vMerge/>
            <w:vAlign w:val="center"/>
          </w:tcPr>
          <w:p w14:paraId="026E4885" w14:textId="77777777" w:rsidR="00C2040A" w:rsidRPr="00200D44" w:rsidRDefault="00C2040A">
            <w:pPr>
              <w:rPr>
                <w:moveTo w:id="5797" w:author="Mohammad Nayeem Hasan" w:date="2023-01-21T00:38:00Z"/>
                <w:rFonts w:ascii="Times New Roman" w:hAnsi="Times New Roman" w:cs="Times New Roman"/>
                <w:sz w:val="20"/>
                <w:szCs w:val="20"/>
                <w:rPrChange w:id="5798" w:author="Mohammad Nayeem Hasan" w:date="2023-01-27T04:20:00Z">
                  <w:rPr>
                    <w:moveTo w:id="5799" w:author="Mohammad Nayeem Hasan" w:date="2023-01-21T00:38:00Z"/>
                    <w:rFonts w:ascii="Times New Roman" w:hAnsi="Times New Roman" w:cs="Times New Roman"/>
                    <w:sz w:val="24"/>
                    <w:szCs w:val="24"/>
                  </w:rPr>
                </w:rPrChange>
              </w:rPr>
              <w:pPrChange w:id="5800" w:author="Mohammad Nayeem Hasan" w:date="2023-01-21T14:56:00Z">
                <w:pPr>
                  <w:jc w:val="both"/>
                </w:pPr>
              </w:pPrChange>
            </w:pPr>
          </w:p>
        </w:tc>
        <w:tc>
          <w:tcPr>
            <w:tcW w:w="389" w:type="pct"/>
            <w:vAlign w:val="center"/>
          </w:tcPr>
          <w:p w14:paraId="5BE0B70F" w14:textId="77777777" w:rsidR="00C2040A" w:rsidRPr="00200D44" w:rsidRDefault="00C2040A">
            <w:pPr>
              <w:rPr>
                <w:moveTo w:id="5801" w:author="Mohammad Nayeem Hasan" w:date="2023-01-21T00:38:00Z"/>
                <w:rFonts w:ascii="Times New Roman" w:hAnsi="Times New Roman" w:cs="Times New Roman"/>
                <w:sz w:val="20"/>
                <w:szCs w:val="20"/>
                <w:rPrChange w:id="5802" w:author="Mohammad Nayeem Hasan" w:date="2023-01-27T04:20:00Z">
                  <w:rPr>
                    <w:moveTo w:id="5803" w:author="Mohammad Nayeem Hasan" w:date="2023-01-21T00:38:00Z"/>
                    <w:rFonts w:ascii="Times New Roman" w:hAnsi="Times New Roman" w:cs="Times New Roman"/>
                    <w:sz w:val="24"/>
                    <w:szCs w:val="24"/>
                  </w:rPr>
                </w:rPrChange>
              </w:rPr>
              <w:pPrChange w:id="5804" w:author="Mohammad Nayeem Hasan" w:date="2023-01-21T14:56:00Z">
                <w:pPr>
                  <w:jc w:val="both"/>
                </w:pPr>
              </w:pPrChange>
            </w:pPr>
            <w:moveTo w:id="5805" w:author="Mohammad Nayeem Hasan" w:date="2023-01-21T00:38:00Z">
              <w:r w:rsidRPr="00200D44">
                <w:rPr>
                  <w:rFonts w:ascii="Times New Roman" w:hAnsi="Times New Roman" w:cs="Times New Roman"/>
                  <w:sz w:val="20"/>
                  <w:szCs w:val="20"/>
                  <w:rPrChange w:id="5806" w:author="Mohammad Nayeem Hasan" w:date="2023-01-27T04:20:00Z">
                    <w:rPr>
                      <w:rFonts w:ascii="Times New Roman" w:hAnsi="Times New Roman" w:cs="Times New Roman"/>
                      <w:sz w:val="24"/>
                      <w:szCs w:val="24"/>
                    </w:rPr>
                  </w:rPrChange>
                </w:rPr>
                <w:t>736 (6.6)</w:t>
              </w:r>
            </w:moveTo>
          </w:p>
        </w:tc>
        <w:tc>
          <w:tcPr>
            <w:tcW w:w="445" w:type="pct"/>
            <w:vAlign w:val="center"/>
          </w:tcPr>
          <w:p w14:paraId="56DBA2C0" w14:textId="77777777" w:rsidR="00C2040A" w:rsidRPr="00200D44" w:rsidRDefault="00C2040A">
            <w:pPr>
              <w:rPr>
                <w:moveTo w:id="5807" w:author="Mohammad Nayeem Hasan" w:date="2023-01-21T00:38:00Z"/>
                <w:rFonts w:ascii="Times New Roman" w:hAnsi="Times New Roman" w:cs="Times New Roman"/>
                <w:sz w:val="20"/>
                <w:szCs w:val="20"/>
                <w:rPrChange w:id="5808" w:author="Mohammad Nayeem Hasan" w:date="2023-01-27T04:20:00Z">
                  <w:rPr>
                    <w:moveTo w:id="5809" w:author="Mohammad Nayeem Hasan" w:date="2023-01-21T00:38:00Z"/>
                    <w:rFonts w:ascii="Times New Roman" w:hAnsi="Times New Roman" w:cs="Times New Roman"/>
                    <w:sz w:val="24"/>
                    <w:szCs w:val="24"/>
                  </w:rPr>
                </w:rPrChange>
              </w:rPr>
              <w:pPrChange w:id="5810" w:author="Mohammad Nayeem Hasan" w:date="2023-01-21T14:56:00Z">
                <w:pPr>
                  <w:jc w:val="both"/>
                </w:pPr>
              </w:pPrChange>
            </w:pPr>
            <w:moveTo w:id="5811" w:author="Mohammad Nayeem Hasan" w:date="2023-01-21T00:38:00Z">
              <w:r w:rsidRPr="00200D44">
                <w:rPr>
                  <w:rFonts w:ascii="Times New Roman" w:hAnsi="Times New Roman" w:cs="Times New Roman"/>
                  <w:sz w:val="20"/>
                  <w:szCs w:val="20"/>
                  <w:rPrChange w:id="5812" w:author="Mohammad Nayeem Hasan" w:date="2023-01-27T04:20:00Z">
                    <w:rPr>
                      <w:rFonts w:ascii="Times New Roman" w:hAnsi="Times New Roman" w:cs="Times New Roman"/>
                      <w:sz w:val="24"/>
                      <w:szCs w:val="24"/>
                    </w:rPr>
                  </w:rPrChange>
                </w:rPr>
                <w:t>10347 (93.4)</w:t>
              </w:r>
            </w:moveTo>
          </w:p>
        </w:tc>
        <w:tc>
          <w:tcPr>
            <w:tcW w:w="435" w:type="pct"/>
            <w:vMerge/>
            <w:vAlign w:val="center"/>
          </w:tcPr>
          <w:p w14:paraId="42FF8A99" w14:textId="77777777" w:rsidR="00C2040A" w:rsidRPr="00200D44" w:rsidRDefault="00C2040A">
            <w:pPr>
              <w:rPr>
                <w:moveTo w:id="5813" w:author="Mohammad Nayeem Hasan" w:date="2023-01-21T00:38:00Z"/>
                <w:rFonts w:ascii="Times New Roman" w:hAnsi="Times New Roman" w:cs="Times New Roman"/>
                <w:sz w:val="20"/>
                <w:szCs w:val="20"/>
                <w:rPrChange w:id="5814" w:author="Mohammad Nayeem Hasan" w:date="2023-01-27T04:20:00Z">
                  <w:rPr>
                    <w:moveTo w:id="5815" w:author="Mohammad Nayeem Hasan" w:date="2023-01-21T00:38:00Z"/>
                    <w:rFonts w:ascii="Times New Roman" w:hAnsi="Times New Roman" w:cs="Times New Roman"/>
                    <w:sz w:val="24"/>
                    <w:szCs w:val="24"/>
                  </w:rPr>
                </w:rPrChange>
              </w:rPr>
              <w:pPrChange w:id="5816" w:author="Mohammad Nayeem Hasan" w:date="2023-01-21T14:56:00Z">
                <w:pPr>
                  <w:jc w:val="both"/>
                </w:pPr>
              </w:pPrChange>
            </w:pPr>
          </w:p>
        </w:tc>
      </w:tr>
      <w:tr w:rsidR="00C2040A" w:rsidRPr="00200D44" w14:paraId="7448B193" w14:textId="77777777" w:rsidTr="00F13B5B">
        <w:trPr>
          <w:trHeight w:val="138"/>
          <w:jc w:val="center"/>
        </w:trPr>
        <w:tc>
          <w:tcPr>
            <w:tcW w:w="5000" w:type="pct"/>
            <w:gridSpan w:val="10"/>
            <w:vAlign w:val="center"/>
          </w:tcPr>
          <w:p w14:paraId="0048649E" w14:textId="77777777" w:rsidR="00C2040A" w:rsidRPr="00200D44" w:rsidRDefault="00C2040A">
            <w:pPr>
              <w:rPr>
                <w:moveTo w:id="5817" w:author="Mohammad Nayeem Hasan" w:date="2023-01-21T00:38:00Z"/>
                <w:rFonts w:ascii="Times New Roman" w:hAnsi="Times New Roman" w:cs="Times New Roman"/>
                <w:sz w:val="20"/>
                <w:szCs w:val="20"/>
                <w:rPrChange w:id="5818" w:author="Mohammad Nayeem Hasan" w:date="2023-01-27T04:20:00Z">
                  <w:rPr>
                    <w:moveTo w:id="5819" w:author="Mohammad Nayeem Hasan" w:date="2023-01-21T00:38:00Z"/>
                    <w:rFonts w:ascii="Times New Roman" w:hAnsi="Times New Roman" w:cs="Times New Roman"/>
                    <w:sz w:val="24"/>
                    <w:szCs w:val="24"/>
                  </w:rPr>
                </w:rPrChange>
              </w:rPr>
              <w:pPrChange w:id="5820" w:author="Mohammad Nayeem Hasan" w:date="2023-01-21T14:56:00Z">
                <w:pPr>
                  <w:jc w:val="both"/>
                </w:pPr>
              </w:pPrChange>
            </w:pPr>
            <w:moveTo w:id="5821" w:author="Mohammad Nayeem Hasan" w:date="2023-01-21T00:38:00Z">
              <w:r w:rsidRPr="00200D44">
                <w:rPr>
                  <w:rFonts w:ascii="Times New Roman" w:hAnsi="Times New Roman" w:cs="Times New Roman"/>
                  <w:sz w:val="20"/>
                  <w:szCs w:val="20"/>
                  <w:rPrChange w:id="5822" w:author="Mohammad Nayeem Hasan" w:date="2023-01-27T04:20:00Z">
                    <w:rPr>
                      <w:rFonts w:ascii="Times New Roman" w:hAnsi="Times New Roman" w:cs="Times New Roman"/>
                      <w:sz w:val="24"/>
                      <w:szCs w:val="24"/>
                    </w:rPr>
                  </w:rPrChange>
                </w:rPr>
                <w:t>Inadequate Supervision</w:t>
              </w:r>
            </w:moveTo>
          </w:p>
        </w:tc>
      </w:tr>
      <w:tr w:rsidR="004266B3" w:rsidRPr="004266B3" w14:paraId="4C6445DE" w14:textId="77777777" w:rsidTr="006875DA">
        <w:trPr>
          <w:trHeight w:val="138"/>
          <w:jc w:val="center"/>
        </w:trPr>
        <w:tc>
          <w:tcPr>
            <w:tcW w:w="788" w:type="pct"/>
            <w:vAlign w:val="center"/>
          </w:tcPr>
          <w:p w14:paraId="23D14CBE" w14:textId="77777777" w:rsidR="00C2040A" w:rsidRPr="00200D44" w:rsidRDefault="00C2040A">
            <w:pPr>
              <w:rPr>
                <w:moveTo w:id="5823" w:author="Mohammad Nayeem Hasan" w:date="2023-01-21T00:38:00Z"/>
                <w:rFonts w:ascii="Times New Roman" w:hAnsi="Times New Roman" w:cs="Times New Roman"/>
                <w:sz w:val="20"/>
                <w:szCs w:val="20"/>
                <w:rPrChange w:id="5824" w:author="Mohammad Nayeem Hasan" w:date="2023-01-27T04:20:00Z">
                  <w:rPr>
                    <w:moveTo w:id="5825" w:author="Mohammad Nayeem Hasan" w:date="2023-01-21T00:38:00Z"/>
                    <w:rFonts w:ascii="Times New Roman" w:hAnsi="Times New Roman" w:cs="Times New Roman"/>
                    <w:sz w:val="24"/>
                    <w:szCs w:val="24"/>
                  </w:rPr>
                </w:rPrChange>
              </w:rPr>
              <w:pPrChange w:id="5826" w:author="Mohammad Nayeem Hasan" w:date="2023-01-21T14:56:00Z">
                <w:pPr>
                  <w:jc w:val="both"/>
                </w:pPr>
              </w:pPrChange>
            </w:pPr>
            <w:moveTo w:id="5827" w:author="Mohammad Nayeem Hasan" w:date="2023-01-21T00:38:00Z">
              <w:r w:rsidRPr="00200D44">
                <w:rPr>
                  <w:rFonts w:ascii="Times New Roman" w:hAnsi="Times New Roman" w:cs="Times New Roman"/>
                  <w:sz w:val="20"/>
                  <w:szCs w:val="20"/>
                  <w:rPrChange w:id="5828" w:author="Mohammad Nayeem Hasan" w:date="2023-01-27T04:20:00Z">
                    <w:rPr>
                      <w:rFonts w:ascii="Times New Roman" w:hAnsi="Times New Roman" w:cs="Times New Roman"/>
                      <w:sz w:val="24"/>
                      <w:szCs w:val="24"/>
                    </w:rPr>
                  </w:rPrChange>
                </w:rPr>
                <w:t>Yes</w:t>
              </w:r>
            </w:moveTo>
          </w:p>
        </w:tc>
        <w:tc>
          <w:tcPr>
            <w:tcW w:w="445" w:type="pct"/>
            <w:vAlign w:val="center"/>
          </w:tcPr>
          <w:p w14:paraId="2F79CBF2" w14:textId="77777777" w:rsidR="00C2040A" w:rsidRPr="00200D44" w:rsidRDefault="00C2040A">
            <w:pPr>
              <w:rPr>
                <w:moveTo w:id="5829" w:author="Mohammad Nayeem Hasan" w:date="2023-01-21T00:38:00Z"/>
                <w:rFonts w:ascii="Times New Roman" w:hAnsi="Times New Roman" w:cs="Times New Roman"/>
                <w:sz w:val="20"/>
                <w:szCs w:val="20"/>
                <w:rPrChange w:id="5830" w:author="Mohammad Nayeem Hasan" w:date="2023-01-27T04:20:00Z">
                  <w:rPr>
                    <w:moveTo w:id="5831" w:author="Mohammad Nayeem Hasan" w:date="2023-01-21T00:38:00Z"/>
                    <w:rFonts w:ascii="Times New Roman" w:hAnsi="Times New Roman" w:cs="Times New Roman"/>
                    <w:sz w:val="24"/>
                    <w:szCs w:val="24"/>
                  </w:rPr>
                </w:rPrChange>
              </w:rPr>
              <w:pPrChange w:id="5832" w:author="Mohammad Nayeem Hasan" w:date="2023-01-21T14:56:00Z">
                <w:pPr>
                  <w:jc w:val="both"/>
                </w:pPr>
              </w:pPrChange>
            </w:pPr>
            <w:moveTo w:id="5833" w:author="Mohammad Nayeem Hasan" w:date="2023-01-21T00:38:00Z">
              <w:r w:rsidRPr="00200D44">
                <w:rPr>
                  <w:rFonts w:ascii="Times New Roman" w:hAnsi="Times New Roman" w:cs="Times New Roman"/>
                  <w:sz w:val="20"/>
                  <w:szCs w:val="20"/>
                  <w:rPrChange w:id="5834" w:author="Mohammad Nayeem Hasan" w:date="2023-01-27T04:20:00Z">
                    <w:rPr>
                      <w:rFonts w:ascii="Times New Roman" w:hAnsi="Times New Roman" w:cs="Times New Roman"/>
                      <w:sz w:val="24"/>
                      <w:szCs w:val="24"/>
                    </w:rPr>
                  </w:rPrChange>
                </w:rPr>
                <w:t>-</w:t>
              </w:r>
            </w:moveTo>
          </w:p>
        </w:tc>
        <w:tc>
          <w:tcPr>
            <w:tcW w:w="587" w:type="pct"/>
            <w:vAlign w:val="center"/>
          </w:tcPr>
          <w:p w14:paraId="6E91E238" w14:textId="77777777" w:rsidR="00C2040A" w:rsidRPr="00200D44" w:rsidRDefault="00C2040A">
            <w:pPr>
              <w:rPr>
                <w:moveTo w:id="5835" w:author="Mohammad Nayeem Hasan" w:date="2023-01-21T00:38:00Z"/>
                <w:rFonts w:ascii="Times New Roman" w:hAnsi="Times New Roman" w:cs="Times New Roman"/>
                <w:sz w:val="20"/>
                <w:szCs w:val="20"/>
                <w:rPrChange w:id="5836" w:author="Mohammad Nayeem Hasan" w:date="2023-01-27T04:20:00Z">
                  <w:rPr>
                    <w:moveTo w:id="5837" w:author="Mohammad Nayeem Hasan" w:date="2023-01-21T00:38:00Z"/>
                    <w:rFonts w:ascii="Times New Roman" w:hAnsi="Times New Roman" w:cs="Times New Roman"/>
                    <w:sz w:val="24"/>
                    <w:szCs w:val="24"/>
                  </w:rPr>
                </w:rPrChange>
              </w:rPr>
              <w:pPrChange w:id="5838" w:author="Mohammad Nayeem Hasan" w:date="2023-01-21T14:56:00Z">
                <w:pPr>
                  <w:jc w:val="both"/>
                </w:pPr>
              </w:pPrChange>
            </w:pPr>
            <w:moveTo w:id="5839" w:author="Mohammad Nayeem Hasan" w:date="2023-01-21T00:38:00Z">
              <w:r w:rsidRPr="00200D44">
                <w:rPr>
                  <w:rFonts w:ascii="Times New Roman" w:hAnsi="Times New Roman" w:cs="Times New Roman"/>
                  <w:sz w:val="20"/>
                  <w:szCs w:val="20"/>
                  <w:rPrChange w:id="5840" w:author="Mohammad Nayeem Hasan" w:date="2023-01-27T04:20:00Z">
                    <w:rPr>
                      <w:rFonts w:ascii="Times New Roman" w:hAnsi="Times New Roman" w:cs="Times New Roman"/>
                      <w:sz w:val="24"/>
                      <w:szCs w:val="24"/>
                    </w:rPr>
                  </w:rPrChange>
                </w:rPr>
                <w:t>-</w:t>
              </w:r>
            </w:moveTo>
          </w:p>
        </w:tc>
        <w:tc>
          <w:tcPr>
            <w:tcW w:w="689" w:type="pct"/>
            <w:vMerge w:val="restart"/>
            <w:vAlign w:val="center"/>
          </w:tcPr>
          <w:p w14:paraId="6DA08058" w14:textId="77777777" w:rsidR="00C2040A" w:rsidRPr="00200D44" w:rsidRDefault="00C2040A">
            <w:pPr>
              <w:rPr>
                <w:moveTo w:id="5841" w:author="Mohammad Nayeem Hasan" w:date="2023-01-21T00:38:00Z"/>
                <w:rFonts w:ascii="Times New Roman" w:hAnsi="Times New Roman" w:cs="Times New Roman"/>
                <w:sz w:val="20"/>
                <w:szCs w:val="20"/>
                <w:rPrChange w:id="5842" w:author="Mohammad Nayeem Hasan" w:date="2023-01-27T04:20:00Z">
                  <w:rPr>
                    <w:moveTo w:id="5843" w:author="Mohammad Nayeem Hasan" w:date="2023-01-21T00:38:00Z"/>
                    <w:rFonts w:ascii="Times New Roman" w:hAnsi="Times New Roman" w:cs="Times New Roman"/>
                    <w:sz w:val="24"/>
                    <w:szCs w:val="24"/>
                  </w:rPr>
                </w:rPrChange>
              </w:rPr>
              <w:pPrChange w:id="5844" w:author="Mohammad Nayeem Hasan" w:date="2023-01-21T14:56:00Z">
                <w:pPr>
                  <w:jc w:val="both"/>
                </w:pPr>
              </w:pPrChange>
            </w:pPr>
          </w:p>
        </w:tc>
        <w:tc>
          <w:tcPr>
            <w:tcW w:w="389" w:type="pct"/>
            <w:vAlign w:val="center"/>
          </w:tcPr>
          <w:p w14:paraId="41688F81" w14:textId="77777777" w:rsidR="00C2040A" w:rsidRPr="00200D44" w:rsidRDefault="00C2040A">
            <w:pPr>
              <w:rPr>
                <w:moveTo w:id="5845" w:author="Mohammad Nayeem Hasan" w:date="2023-01-21T00:38:00Z"/>
                <w:rFonts w:ascii="Times New Roman" w:hAnsi="Times New Roman" w:cs="Times New Roman"/>
                <w:sz w:val="20"/>
                <w:szCs w:val="20"/>
                <w:rPrChange w:id="5846" w:author="Mohammad Nayeem Hasan" w:date="2023-01-27T04:20:00Z">
                  <w:rPr>
                    <w:moveTo w:id="5847" w:author="Mohammad Nayeem Hasan" w:date="2023-01-21T00:38:00Z"/>
                    <w:rFonts w:ascii="Times New Roman" w:hAnsi="Times New Roman" w:cs="Times New Roman"/>
                    <w:sz w:val="24"/>
                    <w:szCs w:val="24"/>
                  </w:rPr>
                </w:rPrChange>
              </w:rPr>
              <w:pPrChange w:id="5848" w:author="Mohammad Nayeem Hasan" w:date="2023-01-21T14:56:00Z">
                <w:pPr>
                  <w:jc w:val="both"/>
                </w:pPr>
              </w:pPrChange>
            </w:pPr>
            <w:moveTo w:id="5849" w:author="Mohammad Nayeem Hasan" w:date="2023-01-21T00:38:00Z">
              <w:r w:rsidRPr="00200D44">
                <w:rPr>
                  <w:rFonts w:ascii="Times New Roman" w:hAnsi="Times New Roman" w:cs="Times New Roman"/>
                  <w:sz w:val="20"/>
                  <w:szCs w:val="20"/>
                  <w:rPrChange w:id="5850" w:author="Mohammad Nayeem Hasan" w:date="2023-01-27T04:20:00Z">
                    <w:rPr>
                      <w:rFonts w:ascii="Times New Roman" w:hAnsi="Times New Roman" w:cs="Times New Roman"/>
                      <w:sz w:val="24"/>
                      <w:szCs w:val="24"/>
                    </w:rPr>
                  </w:rPrChange>
                </w:rPr>
                <w:t>82 (5.1)</w:t>
              </w:r>
            </w:moveTo>
          </w:p>
        </w:tc>
        <w:tc>
          <w:tcPr>
            <w:tcW w:w="398" w:type="pct"/>
            <w:vAlign w:val="center"/>
          </w:tcPr>
          <w:p w14:paraId="6356121E" w14:textId="77777777" w:rsidR="00C2040A" w:rsidRPr="00200D44" w:rsidRDefault="00C2040A">
            <w:pPr>
              <w:rPr>
                <w:moveTo w:id="5851" w:author="Mohammad Nayeem Hasan" w:date="2023-01-21T00:38:00Z"/>
                <w:rFonts w:ascii="Times New Roman" w:hAnsi="Times New Roman" w:cs="Times New Roman"/>
                <w:sz w:val="20"/>
                <w:szCs w:val="20"/>
                <w:rPrChange w:id="5852" w:author="Mohammad Nayeem Hasan" w:date="2023-01-27T04:20:00Z">
                  <w:rPr>
                    <w:moveTo w:id="5853" w:author="Mohammad Nayeem Hasan" w:date="2023-01-21T00:38:00Z"/>
                    <w:rFonts w:ascii="Times New Roman" w:hAnsi="Times New Roman" w:cs="Times New Roman"/>
                    <w:sz w:val="24"/>
                    <w:szCs w:val="24"/>
                  </w:rPr>
                </w:rPrChange>
              </w:rPr>
              <w:pPrChange w:id="5854" w:author="Mohammad Nayeem Hasan" w:date="2023-01-21T14:56:00Z">
                <w:pPr>
                  <w:jc w:val="both"/>
                </w:pPr>
              </w:pPrChange>
            </w:pPr>
            <w:moveTo w:id="5855" w:author="Mohammad Nayeem Hasan" w:date="2023-01-21T00:38:00Z">
              <w:r w:rsidRPr="00200D44">
                <w:rPr>
                  <w:rFonts w:ascii="Times New Roman" w:hAnsi="Times New Roman" w:cs="Times New Roman"/>
                  <w:sz w:val="20"/>
                  <w:szCs w:val="20"/>
                  <w:rPrChange w:id="5856" w:author="Mohammad Nayeem Hasan" w:date="2023-01-27T04:20:00Z">
                    <w:rPr>
                      <w:rFonts w:ascii="Times New Roman" w:hAnsi="Times New Roman" w:cs="Times New Roman"/>
                      <w:sz w:val="24"/>
                      <w:szCs w:val="24"/>
                    </w:rPr>
                  </w:rPrChange>
                </w:rPr>
                <w:t>1504 (94.9)</w:t>
              </w:r>
            </w:moveTo>
          </w:p>
        </w:tc>
        <w:tc>
          <w:tcPr>
            <w:tcW w:w="435" w:type="pct"/>
            <w:vMerge w:val="restart"/>
            <w:vAlign w:val="center"/>
          </w:tcPr>
          <w:p w14:paraId="7801E2F6" w14:textId="77777777" w:rsidR="00C2040A" w:rsidRPr="00200D44" w:rsidRDefault="00C2040A">
            <w:pPr>
              <w:rPr>
                <w:moveTo w:id="5857" w:author="Mohammad Nayeem Hasan" w:date="2023-01-21T00:38:00Z"/>
                <w:rFonts w:ascii="Times New Roman" w:hAnsi="Times New Roman" w:cs="Times New Roman"/>
                <w:sz w:val="20"/>
                <w:szCs w:val="20"/>
                <w:rPrChange w:id="5858" w:author="Mohammad Nayeem Hasan" w:date="2023-01-27T04:20:00Z">
                  <w:rPr>
                    <w:moveTo w:id="5859" w:author="Mohammad Nayeem Hasan" w:date="2023-01-21T00:38:00Z"/>
                    <w:rFonts w:ascii="Times New Roman" w:hAnsi="Times New Roman" w:cs="Times New Roman"/>
                    <w:sz w:val="24"/>
                    <w:szCs w:val="24"/>
                  </w:rPr>
                </w:rPrChange>
              </w:rPr>
              <w:pPrChange w:id="5860" w:author="Mohammad Nayeem Hasan" w:date="2023-01-21T14:56:00Z">
                <w:pPr>
                  <w:jc w:val="both"/>
                </w:pPr>
              </w:pPrChange>
            </w:pPr>
            <w:moveTo w:id="5861" w:author="Mohammad Nayeem Hasan" w:date="2023-01-21T00:38:00Z">
              <w:r w:rsidRPr="00200D44">
                <w:rPr>
                  <w:rFonts w:ascii="Times New Roman" w:hAnsi="Times New Roman" w:cs="Times New Roman"/>
                  <w:sz w:val="20"/>
                  <w:szCs w:val="20"/>
                  <w:rPrChange w:id="5862" w:author="Mohammad Nayeem Hasan" w:date="2023-01-27T04:20:00Z">
                    <w:rPr>
                      <w:rFonts w:ascii="Times New Roman" w:hAnsi="Times New Roman" w:cs="Times New Roman"/>
                      <w:sz w:val="24"/>
                      <w:szCs w:val="24"/>
                    </w:rPr>
                  </w:rPrChange>
                </w:rPr>
                <w:t>0.057</w:t>
              </w:r>
            </w:moveTo>
          </w:p>
        </w:tc>
        <w:tc>
          <w:tcPr>
            <w:tcW w:w="389" w:type="pct"/>
            <w:vAlign w:val="center"/>
          </w:tcPr>
          <w:p w14:paraId="7B6CDDF1" w14:textId="49F6F284" w:rsidR="00C2040A" w:rsidRPr="00200D44" w:rsidRDefault="00C2040A">
            <w:pPr>
              <w:rPr>
                <w:moveTo w:id="5863" w:author="Mohammad Nayeem Hasan" w:date="2023-01-21T00:38:00Z"/>
                <w:rFonts w:ascii="Times New Roman" w:hAnsi="Times New Roman" w:cs="Times New Roman"/>
                <w:sz w:val="20"/>
                <w:szCs w:val="20"/>
                <w:rPrChange w:id="5864" w:author="Mohammad Nayeem Hasan" w:date="2023-01-27T04:20:00Z">
                  <w:rPr>
                    <w:moveTo w:id="5865" w:author="Mohammad Nayeem Hasan" w:date="2023-01-21T00:38:00Z"/>
                    <w:rFonts w:ascii="Times New Roman" w:hAnsi="Times New Roman" w:cs="Times New Roman"/>
                    <w:sz w:val="24"/>
                    <w:szCs w:val="24"/>
                  </w:rPr>
                </w:rPrChange>
              </w:rPr>
              <w:pPrChange w:id="5866" w:author="Mohammad Nayeem Hasan" w:date="2023-01-21T14:56:00Z">
                <w:pPr>
                  <w:jc w:val="both"/>
                </w:pPr>
              </w:pPrChange>
            </w:pPr>
            <w:moveTo w:id="5867" w:author="Mohammad Nayeem Hasan" w:date="2023-01-21T00:38:00Z">
              <w:r w:rsidRPr="00200D44">
                <w:rPr>
                  <w:rFonts w:ascii="Times New Roman" w:hAnsi="Times New Roman" w:cs="Times New Roman"/>
                  <w:sz w:val="20"/>
                  <w:szCs w:val="20"/>
                  <w:rPrChange w:id="5868" w:author="Mohammad Nayeem Hasan" w:date="2023-01-27T04:20:00Z">
                    <w:rPr>
                      <w:rFonts w:ascii="Times New Roman" w:hAnsi="Times New Roman" w:cs="Times New Roman"/>
                      <w:sz w:val="24"/>
                      <w:szCs w:val="24"/>
                    </w:rPr>
                  </w:rPrChange>
                </w:rPr>
                <w:t xml:space="preserve">120 </w:t>
              </w:r>
              <w:del w:id="5869" w:author="Mohammad Nayeem Hasan" w:date="2023-01-27T13:58:00Z">
                <w:r w:rsidRPr="00200D44" w:rsidDel="008A0561">
                  <w:rPr>
                    <w:rFonts w:ascii="Times New Roman" w:hAnsi="Times New Roman" w:cs="Times New Roman"/>
                    <w:sz w:val="20"/>
                    <w:szCs w:val="20"/>
                    <w:rPrChange w:id="5870" w:author="Mohammad Nayeem Hasan" w:date="2023-01-27T04:20:00Z">
                      <w:rPr>
                        <w:rFonts w:ascii="Times New Roman" w:hAnsi="Times New Roman" w:cs="Times New Roman"/>
                        <w:sz w:val="24"/>
                        <w:szCs w:val="24"/>
                      </w:rPr>
                    </w:rPrChange>
                  </w:rPr>
                  <w:delText>( 8.1</w:delText>
                </w:r>
              </w:del>
              <w:ins w:id="5871" w:author="Mohammad Nayeem Hasan" w:date="2023-01-27T13:58:00Z">
                <w:r w:rsidR="008A0561" w:rsidRPr="008A0561">
                  <w:rPr>
                    <w:rFonts w:ascii="Times New Roman" w:hAnsi="Times New Roman" w:cs="Times New Roman"/>
                    <w:sz w:val="20"/>
                    <w:szCs w:val="20"/>
                  </w:rPr>
                  <w:t>(8.1</w:t>
                </w:r>
              </w:ins>
              <w:r w:rsidRPr="00200D44">
                <w:rPr>
                  <w:rFonts w:ascii="Times New Roman" w:hAnsi="Times New Roman" w:cs="Times New Roman"/>
                  <w:sz w:val="20"/>
                  <w:szCs w:val="20"/>
                  <w:rPrChange w:id="5872" w:author="Mohammad Nayeem Hasan" w:date="2023-01-27T04:20:00Z">
                    <w:rPr>
                      <w:rFonts w:ascii="Times New Roman" w:hAnsi="Times New Roman" w:cs="Times New Roman"/>
                      <w:sz w:val="24"/>
                      <w:szCs w:val="24"/>
                    </w:rPr>
                  </w:rPrChange>
                </w:rPr>
                <w:t>)</w:t>
              </w:r>
            </w:moveTo>
          </w:p>
        </w:tc>
        <w:tc>
          <w:tcPr>
            <w:tcW w:w="445" w:type="pct"/>
            <w:vAlign w:val="center"/>
          </w:tcPr>
          <w:p w14:paraId="1A8B5A05" w14:textId="77777777" w:rsidR="00C2040A" w:rsidRPr="00200D44" w:rsidRDefault="00C2040A">
            <w:pPr>
              <w:rPr>
                <w:moveTo w:id="5873" w:author="Mohammad Nayeem Hasan" w:date="2023-01-21T00:38:00Z"/>
                <w:rFonts w:ascii="Times New Roman" w:hAnsi="Times New Roman" w:cs="Times New Roman"/>
                <w:sz w:val="20"/>
                <w:szCs w:val="20"/>
                <w:rPrChange w:id="5874" w:author="Mohammad Nayeem Hasan" w:date="2023-01-27T04:20:00Z">
                  <w:rPr>
                    <w:moveTo w:id="5875" w:author="Mohammad Nayeem Hasan" w:date="2023-01-21T00:38:00Z"/>
                    <w:rFonts w:ascii="Times New Roman" w:hAnsi="Times New Roman" w:cs="Times New Roman"/>
                    <w:sz w:val="24"/>
                    <w:szCs w:val="24"/>
                  </w:rPr>
                </w:rPrChange>
              </w:rPr>
              <w:pPrChange w:id="5876" w:author="Mohammad Nayeem Hasan" w:date="2023-01-21T14:56:00Z">
                <w:pPr>
                  <w:jc w:val="both"/>
                </w:pPr>
              </w:pPrChange>
            </w:pPr>
            <w:moveTo w:id="5877" w:author="Mohammad Nayeem Hasan" w:date="2023-01-21T00:38:00Z">
              <w:r w:rsidRPr="00200D44">
                <w:rPr>
                  <w:rFonts w:ascii="Times New Roman" w:hAnsi="Times New Roman" w:cs="Times New Roman"/>
                  <w:sz w:val="20"/>
                  <w:szCs w:val="20"/>
                  <w:rPrChange w:id="5878" w:author="Mohammad Nayeem Hasan" w:date="2023-01-27T04:20:00Z">
                    <w:rPr>
                      <w:rFonts w:ascii="Times New Roman" w:hAnsi="Times New Roman" w:cs="Times New Roman"/>
                      <w:sz w:val="24"/>
                      <w:szCs w:val="24"/>
                    </w:rPr>
                  </w:rPrChange>
                </w:rPr>
                <w:t>1367 (91.9)</w:t>
              </w:r>
            </w:moveTo>
          </w:p>
        </w:tc>
        <w:tc>
          <w:tcPr>
            <w:tcW w:w="435" w:type="pct"/>
            <w:vMerge w:val="restart"/>
            <w:vAlign w:val="center"/>
          </w:tcPr>
          <w:p w14:paraId="6F0921D8" w14:textId="77777777" w:rsidR="00C2040A" w:rsidRPr="00200D44" w:rsidRDefault="00C2040A">
            <w:pPr>
              <w:rPr>
                <w:moveTo w:id="5879" w:author="Mohammad Nayeem Hasan" w:date="2023-01-21T00:38:00Z"/>
                <w:rFonts w:ascii="Times New Roman" w:hAnsi="Times New Roman" w:cs="Times New Roman"/>
                <w:sz w:val="20"/>
                <w:szCs w:val="20"/>
                <w:rPrChange w:id="5880" w:author="Mohammad Nayeem Hasan" w:date="2023-01-27T04:20:00Z">
                  <w:rPr>
                    <w:moveTo w:id="5881" w:author="Mohammad Nayeem Hasan" w:date="2023-01-21T00:38:00Z"/>
                    <w:rFonts w:ascii="Times New Roman" w:hAnsi="Times New Roman" w:cs="Times New Roman"/>
                    <w:sz w:val="24"/>
                    <w:szCs w:val="24"/>
                  </w:rPr>
                </w:rPrChange>
              </w:rPr>
              <w:pPrChange w:id="5882" w:author="Mohammad Nayeem Hasan" w:date="2023-01-21T14:56:00Z">
                <w:pPr>
                  <w:jc w:val="both"/>
                </w:pPr>
              </w:pPrChange>
            </w:pPr>
            <w:moveTo w:id="5883" w:author="Mohammad Nayeem Hasan" w:date="2023-01-21T00:38:00Z">
              <w:r w:rsidRPr="00200D44">
                <w:rPr>
                  <w:rFonts w:ascii="Times New Roman" w:hAnsi="Times New Roman" w:cs="Times New Roman"/>
                  <w:sz w:val="20"/>
                  <w:szCs w:val="20"/>
                  <w:rPrChange w:id="5884" w:author="Mohammad Nayeem Hasan" w:date="2023-01-27T04:20:00Z">
                    <w:rPr>
                      <w:rFonts w:ascii="Times New Roman" w:hAnsi="Times New Roman" w:cs="Times New Roman"/>
                      <w:sz w:val="24"/>
                      <w:szCs w:val="24"/>
                    </w:rPr>
                  </w:rPrChange>
                </w:rPr>
                <w:t>0.079</w:t>
              </w:r>
            </w:moveTo>
          </w:p>
        </w:tc>
      </w:tr>
      <w:tr w:rsidR="004266B3" w:rsidRPr="004266B3" w14:paraId="7D58E6D3" w14:textId="77777777" w:rsidTr="006875DA">
        <w:trPr>
          <w:trHeight w:val="138"/>
          <w:jc w:val="center"/>
        </w:trPr>
        <w:tc>
          <w:tcPr>
            <w:tcW w:w="788" w:type="pct"/>
            <w:vAlign w:val="center"/>
          </w:tcPr>
          <w:p w14:paraId="3DD92CCA" w14:textId="77777777" w:rsidR="00C2040A" w:rsidRPr="00200D44" w:rsidRDefault="00C2040A">
            <w:pPr>
              <w:rPr>
                <w:moveTo w:id="5885" w:author="Mohammad Nayeem Hasan" w:date="2023-01-21T00:38:00Z"/>
                <w:rFonts w:ascii="Times New Roman" w:hAnsi="Times New Roman" w:cs="Times New Roman"/>
                <w:sz w:val="20"/>
                <w:szCs w:val="20"/>
                <w:rPrChange w:id="5886" w:author="Mohammad Nayeem Hasan" w:date="2023-01-27T04:20:00Z">
                  <w:rPr>
                    <w:moveTo w:id="5887" w:author="Mohammad Nayeem Hasan" w:date="2023-01-21T00:38:00Z"/>
                    <w:rFonts w:ascii="Times New Roman" w:hAnsi="Times New Roman" w:cs="Times New Roman"/>
                    <w:sz w:val="24"/>
                    <w:szCs w:val="24"/>
                  </w:rPr>
                </w:rPrChange>
              </w:rPr>
              <w:pPrChange w:id="5888" w:author="Mohammad Nayeem Hasan" w:date="2023-01-21T14:56:00Z">
                <w:pPr>
                  <w:jc w:val="both"/>
                </w:pPr>
              </w:pPrChange>
            </w:pPr>
            <w:moveTo w:id="5889" w:author="Mohammad Nayeem Hasan" w:date="2023-01-21T00:38:00Z">
              <w:r w:rsidRPr="00200D44">
                <w:rPr>
                  <w:rFonts w:ascii="Times New Roman" w:hAnsi="Times New Roman" w:cs="Times New Roman"/>
                  <w:sz w:val="20"/>
                  <w:szCs w:val="20"/>
                  <w:rPrChange w:id="5890" w:author="Mohammad Nayeem Hasan" w:date="2023-01-27T04:20:00Z">
                    <w:rPr>
                      <w:rFonts w:ascii="Times New Roman" w:hAnsi="Times New Roman" w:cs="Times New Roman"/>
                      <w:sz w:val="24"/>
                      <w:szCs w:val="24"/>
                    </w:rPr>
                  </w:rPrChange>
                </w:rPr>
                <w:t>No</w:t>
              </w:r>
            </w:moveTo>
          </w:p>
        </w:tc>
        <w:tc>
          <w:tcPr>
            <w:tcW w:w="445" w:type="pct"/>
            <w:vAlign w:val="center"/>
          </w:tcPr>
          <w:p w14:paraId="4F9824BD" w14:textId="77777777" w:rsidR="00C2040A" w:rsidRPr="00200D44" w:rsidRDefault="00C2040A">
            <w:pPr>
              <w:rPr>
                <w:moveTo w:id="5891" w:author="Mohammad Nayeem Hasan" w:date="2023-01-21T00:38:00Z"/>
                <w:rFonts w:ascii="Times New Roman" w:hAnsi="Times New Roman" w:cs="Times New Roman"/>
                <w:sz w:val="20"/>
                <w:szCs w:val="20"/>
                <w:rPrChange w:id="5892" w:author="Mohammad Nayeem Hasan" w:date="2023-01-27T04:20:00Z">
                  <w:rPr>
                    <w:moveTo w:id="5893" w:author="Mohammad Nayeem Hasan" w:date="2023-01-21T00:38:00Z"/>
                    <w:rFonts w:ascii="Times New Roman" w:hAnsi="Times New Roman" w:cs="Times New Roman"/>
                    <w:sz w:val="24"/>
                    <w:szCs w:val="24"/>
                  </w:rPr>
                </w:rPrChange>
              </w:rPr>
              <w:pPrChange w:id="5894" w:author="Mohammad Nayeem Hasan" w:date="2023-01-21T14:56:00Z">
                <w:pPr>
                  <w:jc w:val="both"/>
                </w:pPr>
              </w:pPrChange>
            </w:pPr>
            <w:moveTo w:id="5895" w:author="Mohammad Nayeem Hasan" w:date="2023-01-21T00:38:00Z">
              <w:r w:rsidRPr="00200D44">
                <w:rPr>
                  <w:rFonts w:ascii="Times New Roman" w:hAnsi="Times New Roman" w:cs="Times New Roman"/>
                  <w:sz w:val="20"/>
                  <w:szCs w:val="20"/>
                  <w:rPrChange w:id="5896" w:author="Mohammad Nayeem Hasan" w:date="2023-01-27T04:20:00Z">
                    <w:rPr>
                      <w:rFonts w:ascii="Times New Roman" w:hAnsi="Times New Roman" w:cs="Times New Roman"/>
                      <w:sz w:val="24"/>
                      <w:szCs w:val="24"/>
                    </w:rPr>
                  </w:rPrChange>
                </w:rPr>
                <w:t>-</w:t>
              </w:r>
            </w:moveTo>
          </w:p>
        </w:tc>
        <w:tc>
          <w:tcPr>
            <w:tcW w:w="587" w:type="pct"/>
            <w:vAlign w:val="center"/>
          </w:tcPr>
          <w:p w14:paraId="1AC63AF5" w14:textId="77777777" w:rsidR="00C2040A" w:rsidRPr="00200D44" w:rsidRDefault="00C2040A">
            <w:pPr>
              <w:rPr>
                <w:moveTo w:id="5897" w:author="Mohammad Nayeem Hasan" w:date="2023-01-21T00:38:00Z"/>
                <w:rFonts w:ascii="Times New Roman" w:hAnsi="Times New Roman" w:cs="Times New Roman"/>
                <w:sz w:val="20"/>
                <w:szCs w:val="20"/>
                <w:rPrChange w:id="5898" w:author="Mohammad Nayeem Hasan" w:date="2023-01-27T04:20:00Z">
                  <w:rPr>
                    <w:moveTo w:id="5899" w:author="Mohammad Nayeem Hasan" w:date="2023-01-21T00:38:00Z"/>
                    <w:rFonts w:ascii="Times New Roman" w:hAnsi="Times New Roman" w:cs="Times New Roman"/>
                    <w:sz w:val="24"/>
                    <w:szCs w:val="24"/>
                  </w:rPr>
                </w:rPrChange>
              </w:rPr>
              <w:pPrChange w:id="5900" w:author="Mohammad Nayeem Hasan" w:date="2023-01-21T14:56:00Z">
                <w:pPr>
                  <w:jc w:val="both"/>
                </w:pPr>
              </w:pPrChange>
            </w:pPr>
            <w:moveTo w:id="5901" w:author="Mohammad Nayeem Hasan" w:date="2023-01-21T00:38:00Z">
              <w:r w:rsidRPr="00200D44">
                <w:rPr>
                  <w:rFonts w:ascii="Times New Roman" w:hAnsi="Times New Roman" w:cs="Times New Roman"/>
                  <w:sz w:val="20"/>
                  <w:szCs w:val="20"/>
                  <w:rPrChange w:id="5902" w:author="Mohammad Nayeem Hasan" w:date="2023-01-27T04:20:00Z">
                    <w:rPr>
                      <w:rFonts w:ascii="Times New Roman" w:hAnsi="Times New Roman" w:cs="Times New Roman"/>
                      <w:sz w:val="24"/>
                      <w:szCs w:val="24"/>
                    </w:rPr>
                  </w:rPrChange>
                </w:rPr>
                <w:t>-</w:t>
              </w:r>
            </w:moveTo>
          </w:p>
        </w:tc>
        <w:tc>
          <w:tcPr>
            <w:tcW w:w="689" w:type="pct"/>
            <w:vMerge/>
            <w:vAlign w:val="center"/>
          </w:tcPr>
          <w:p w14:paraId="41D089BE" w14:textId="77777777" w:rsidR="00C2040A" w:rsidRPr="00200D44" w:rsidRDefault="00C2040A">
            <w:pPr>
              <w:rPr>
                <w:moveTo w:id="5903" w:author="Mohammad Nayeem Hasan" w:date="2023-01-21T00:38:00Z"/>
                <w:rFonts w:ascii="Times New Roman" w:hAnsi="Times New Roman" w:cs="Times New Roman"/>
                <w:sz w:val="20"/>
                <w:szCs w:val="20"/>
                <w:rPrChange w:id="5904" w:author="Mohammad Nayeem Hasan" w:date="2023-01-27T04:20:00Z">
                  <w:rPr>
                    <w:moveTo w:id="5905" w:author="Mohammad Nayeem Hasan" w:date="2023-01-21T00:38:00Z"/>
                    <w:rFonts w:ascii="Times New Roman" w:hAnsi="Times New Roman" w:cs="Times New Roman"/>
                    <w:sz w:val="24"/>
                    <w:szCs w:val="24"/>
                  </w:rPr>
                </w:rPrChange>
              </w:rPr>
              <w:pPrChange w:id="5906" w:author="Mohammad Nayeem Hasan" w:date="2023-01-21T14:56:00Z">
                <w:pPr>
                  <w:jc w:val="both"/>
                </w:pPr>
              </w:pPrChange>
            </w:pPr>
          </w:p>
        </w:tc>
        <w:tc>
          <w:tcPr>
            <w:tcW w:w="389" w:type="pct"/>
            <w:vAlign w:val="center"/>
          </w:tcPr>
          <w:p w14:paraId="78411576" w14:textId="77777777" w:rsidR="00C2040A" w:rsidRPr="00200D44" w:rsidRDefault="00C2040A">
            <w:pPr>
              <w:rPr>
                <w:moveTo w:id="5907" w:author="Mohammad Nayeem Hasan" w:date="2023-01-21T00:38:00Z"/>
                <w:rFonts w:ascii="Times New Roman" w:hAnsi="Times New Roman" w:cs="Times New Roman"/>
                <w:sz w:val="20"/>
                <w:szCs w:val="20"/>
                <w:rPrChange w:id="5908" w:author="Mohammad Nayeem Hasan" w:date="2023-01-27T04:20:00Z">
                  <w:rPr>
                    <w:moveTo w:id="5909" w:author="Mohammad Nayeem Hasan" w:date="2023-01-21T00:38:00Z"/>
                    <w:rFonts w:ascii="Times New Roman" w:hAnsi="Times New Roman" w:cs="Times New Roman"/>
                    <w:sz w:val="24"/>
                    <w:szCs w:val="24"/>
                  </w:rPr>
                </w:rPrChange>
              </w:rPr>
              <w:pPrChange w:id="5910" w:author="Mohammad Nayeem Hasan" w:date="2023-01-21T14:56:00Z">
                <w:pPr>
                  <w:jc w:val="both"/>
                </w:pPr>
              </w:pPrChange>
            </w:pPr>
            <w:moveTo w:id="5911" w:author="Mohammad Nayeem Hasan" w:date="2023-01-21T00:38:00Z">
              <w:r w:rsidRPr="00200D44">
                <w:rPr>
                  <w:rFonts w:ascii="Times New Roman" w:hAnsi="Times New Roman" w:cs="Times New Roman"/>
                  <w:sz w:val="20"/>
                  <w:szCs w:val="20"/>
                  <w:rPrChange w:id="5912" w:author="Mohammad Nayeem Hasan" w:date="2023-01-27T04:20:00Z">
                    <w:rPr>
                      <w:rFonts w:ascii="Times New Roman" w:hAnsi="Times New Roman" w:cs="Times New Roman"/>
                      <w:sz w:val="24"/>
                      <w:szCs w:val="24"/>
                    </w:rPr>
                  </w:rPrChange>
                </w:rPr>
                <w:t>742 (3.8)</w:t>
              </w:r>
            </w:moveTo>
          </w:p>
        </w:tc>
        <w:tc>
          <w:tcPr>
            <w:tcW w:w="398" w:type="pct"/>
            <w:vAlign w:val="center"/>
          </w:tcPr>
          <w:p w14:paraId="73E14F18" w14:textId="77777777" w:rsidR="00C2040A" w:rsidRPr="00200D44" w:rsidRDefault="00C2040A">
            <w:pPr>
              <w:rPr>
                <w:moveTo w:id="5913" w:author="Mohammad Nayeem Hasan" w:date="2023-01-21T00:38:00Z"/>
                <w:rFonts w:ascii="Times New Roman" w:hAnsi="Times New Roman" w:cs="Times New Roman"/>
                <w:sz w:val="20"/>
                <w:szCs w:val="20"/>
                <w:rPrChange w:id="5914" w:author="Mohammad Nayeem Hasan" w:date="2023-01-27T04:20:00Z">
                  <w:rPr>
                    <w:moveTo w:id="5915" w:author="Mohammad Nayeem Hasan" w:date="2023-01-21T00:38:00Z"/>
                    <w:rFonts w:ascii="Times New Roman" w:hAnsi="Times New Roman" w:cs="Times New Roman"/>
                    <w:sz w:val="24"/>
                    <w:szCs w:val="24"/>
                  </w:rPr>
                </w:rPrChange>
              </w:rPr>
              <w:pPrChange w:id="5916" w:author="Mohammad Nayeem Hasan" w:date="2023-01-21T14:56:00Z">
                <w:pPr>
                  <w:jc w:val="both"/>
                </w:pPr>
              </w:pPrChange>
            </w:pPr>
            <w:moveTo w:id="5917" w:author="Mohammad Nayeem Hasan" w:date="2023-01-21T00:38:00Z">
              <w:r w:rsidRPr="00200D44">
                <w:rPr>
                  <w:rFonts w:ascii="Times New Roman" w:hAnsi="Times New Roman" w:cs="Times New Roman"/>
                  <w:sz w:val="20"/>
                  <w:szCs w:val="20"/>
                  <w:rPrChange w:id="5918" w:author="Mohammad Nayeem Hasan" w:date="2023-01-27T04:20:00Z">
                    <w:rPr>
                      <w:rFonts w:ascii="Times New Roman" w:hAnsi="Times New Roman" w:cs="Times New Roman"/>
                      <w:sz w:val="24"/>
                      <w:szCs w:val="24"/>
                    </w:rPr>
                  </w:rPrChange>
                </w:rPr>
                <w:t>18545 (96.2)</w:t>
              </w:r>
            </w:moveTo>
          </w:p>
        </w:tc>
        <w:tc>
          <w:tcPr>
            <w:tcW w:w="435" w:type="pct"/>
            <w:vMerge/>
            <w:vAlign w:val="center"/>
          </w:tcPr>
          <w:p w14:paraId="25A4360B" w14:textId="77777777" w:rsidR="00C2040A" w:rsidRPr="00200D44" w:rsidRDefault="00C2040A">
            <w:pPr>
              <w:rPr>
                <w:moveTo w:id="5919" w:author="Mohammad Nayeem Hasan" w:date="2023-01-21T00:38:00Z"/>
                <w:rFonts w:ascii="Times New Roman" w:hAnsi="Times New Roman" w:cs="Times New Roman"/>
                <w:sz w:val="20"/>
                <w:szCs w:val="20"/>
                <w:rPrChange w:id="5920" w:author="Mohammad Nayeem Hasan" w:date="2023-01-27T04:20:00Z">
                  <w:rPr>
                    <w:moveTo w:id="5921" w:author="Mohammad Nayeem Hasan" w:date="2023-01-21T00:38:00Z"/>
                    <w:rFonts w:ascii="Times New Roman" w:hAnsi="Times New Roman" w:cs="Times New Roman"/>
                    <w:sz w:val="24"/>
                    <w:szCs w:val="24"/>
                  </w:rPr>
                </w:rPrChange>
              </w:rPr>
              <w:pPrChange w:id="5922" w:author="Mohammad Nayeem Hasan" w:date="2023-01-21T14:56:00Z">
                <w:pPr>
                  <w:jc w:val="both"/>
                </w:pPr>
              </w:pPrChange>
            </w:pPr>
          </w:p>
        </w:tc>
        <w:tc>
          <w:tcPr>
            <w:tcW w:w="389" w:type="pct"/>
            <w:vAlign w:val="center"/>
          </w:tcPr>
          <w:p w14:paraId="27BA143F" w14:textId="77777777" w:rsidR="00C2040A" w:rsidRPr="00200D44" w:rsidRDefault="00C2040A">
            <w:pPr>
              <w:rPr>
                <w:moveTo w:id="5923" w:author="Mohammad Nayeem Hasan" w:date="2023-01-21T00:38:00Z"/>
                <w:rFonts w:ascii="Times New Roman" w:hAnsi="Times New Roman" w:cs="Times New Roman"/>
                <w:sz w:val="20"/>
                <w:szCs w:val="20"/>
                <w:rPrChange w:id="5924" w:author="Mohammad Nayeem Hasan" w:date="2023-01-27T04:20:00Z">
                  <w:rPr>
                    <w:moveTo w:id="5925" w:author="Mohammad Nayeem Hasan" w:date="2023-01-21T00:38:00Z"/>
                    <w:rFonts w:ascii="Times New Roman" w:hAnsi="Times New Roman" w:cs="Times New Roman"/>
                    <w:sz w:val="24"/>
                    <w:szCs w:val="24"/>
                  </w:rPr>
                </w:rPrChange>
              </w:rPr>
              <w:pPrChange w:id="5926" w:author="Mohammad Nayeem Hasan" w:date="2023-01-21T14:56:00Z">
                <w:pPr>
                  <w:jc w:val="both"/>
                </w:pPr>
              </w:pPrChange>
            </w:pPr>
            <w:moveTo w:id="5927" w:author="Mohammad Nayeem Hasan" w:date="2023-01-21T00:38:00Z">
              <w:r w:rsidRPr="00200D44">
                <w:rPr>
                  <w:rFonts w:ascii="Times New Roman" w:hAnsi="Times New Roman" w:cs="Times New Roman"/>
                  <w:sz w:val="20"/>
                  <w:szCs w:val="20"/>
                  <w:rPrChange w:id="5928" w:author="Mohammad Nayeem Hasan" w:date="2023-01-27T04:20:00Z">
                    <w:rPr>
                      <w:rFonts w:ascii="Times New Roman" w:hAnsi="Times New Roman" w:cs="Times New Roman"/>
                      <w:sz w:val="24"/>
                      <w:szCs w:val="24"/>
                    </w:rPr>
                  </w:rPrChange>
                </w:rPr>
                <w:t>1477 (6.8)</w:t>
              </w:r>
            </w:moveTo>
          </w:p>
        </w:tc>
        <w:tc>
          <w:tcPr>
            <w:tcW w:w="445" w:type="pct"/>
            <w:vAlign w:val="center"/>
          </w:tcPr>
          <w:p w14:paraId="28A77CF8" w14:textId="77777777" w:rsidR="00C2040A" w:rsidRPr="00200D44" w:rsidRDefault="00C2040A">
            <w:pPr>
              <w:rPr>
                <w:moveTo w:id="5929" w:author="Mohammad Nayeem Hasan" w:date="2023-01-21T00:38:00Z"/>
                <w:rFonts w:ascii="Times New Roman" w:hAnsi="Times New Roman" w:cs="Times New Roman"/>
                <w:sz w:val="20"/>
                <w:szCs w:val="20"/>
                <w:rPrChange w:id="5930" w:author="Mohammad Nayeem Hasan" w:date="2023-01-27T04:20:00Z">
                  <w:rPr>
                    <w:moveTo w:id="5931" w:author="Mohammad Nayeem Hasan" w:date="2023-01-21T00:38:00Z"/>
                    <w:rFonts w:ascii="Times New Roman" w:hAnsi="Times New Roman" w:cs="Times New Roman"/>
                    <w:sz w:val="24"/>
                    <w:szCs w:val="24"/>
                  </w:rPr>
                </w:rPrChange>
              </w:rPr>
              <w:pPrChange w:id="5932" w:author="Mohammad Nayeem Hasan" w:date="2023-01-21T14:56:00Z">
                <w:pPr>
                  <w:jc w:val="both"/>
                </w:pPr>
              </w:pPrChange>
            </w:pPr>
            <w:moveTo w:id="5933" w:author="Mohammad Nayeem Hasan" w:date="2023-01-21T00:38:00Z">
              <w:r w:rsidRPr="00200D44">
                <w:rPr>
                  <w:rFonts w:ascii="Times New Roman" w:hAnsi="Times New Roman" w:cs="Times New Roman"/>
                  <w:sz w:val="20"/>
                  <w:szCs w:val="20"/>
                  <w:rPrChange w:id="5934" w:author="Mohammad Nayeem Hasan" w:date="2023-01-27T04:20:00Z">
                    <w:rPr>
                      <w:rFonts w:ascii="Times New Roman" w:hAnsi="Times New Roman" w:cs="Times New Roman"/>
                      <w:sz w:val="24"/>
                      <w:szCs w:val="24"/>
                    </w:rPr>
                  </w:rPrChange>
                </w:rPr>
                <w:t>20122 (93.2)</w:t>
              </w:r>
            </w:moveTo>
          </w:p>
        </w:tc>
        <w:tc>
          <w:tcPr>
            <w:tcW w:w="435" w:type="pct"/>
            <w:vMerge/>
            <w:vAlign w:val="center"/>
          </w:tcPr>
          <w:p w14:paraId="3C7205E5" w14:textId="77777777" w:rsidR="00C2040A" w:rsidRPr="00200D44" w:rsidRDefault="00C2040A">
            <w:pPr>
              <w:rPr>
                <w:moveTo w:id="5935" w:author="Mohammad Nayeem Hasan" w:date="2023-01-21T00:38:00Z"/>
                <w:rFonts w:ascii="Times New Roman" w:hAnsi="Times New Roman" w:cs="Times New Roman"/>
                <w:sz w:val="20"/>
                <w:szCs w:val="20"/>
                <w:rPrChange w:id="5936" w:author="Mohammad Nayeem Hasan" w:date="2023-01-27T04:20:00Z">
                  <w:rPr>
                    <w:moveTo w:id="5937" w:author="Mohammad Nayeem Hasan" w:date="2023-01-21T00:38:00Z"/>
                    <w:rFonts w:ascii="Times New Roman" w:hAnsi="Times New Roman" w:cs="Times New Roman"/>
                    <w:sz w:val="24"/>
                    <w:szCs w:val="24"/>
                  </w:rPr>
                </w:rPrChange>
              </w:rPr>
              <w:pPrChange w:id="5938" w:author="Mohammad Nayeem Hasan" w:date="2023-01-21T14:56:00Z">
                <w:pPr>
                  <w:jc w:val="both"/>
                </w:pPr>
              </w:pPrChange>
            </w:pPr>
          </w:p>
        </w:tc>
      </w:tr>
      <w:tr w:rsidR="00C2040A" w:rsidRPr="00200D44" w14:paraId="3CE5482C" w14:textId="77777777" w:rsidTr="00F13B5B">
        <w:trPr>
          <w:trHeight w:val="138"/>
          <w:jc w:val="center"/>
        </w:trPr>
        <w:tc>
          <w:tcPr>
            <w:tcW w:w="5000" w:type="pct"/>
            <w:gridSpan w:val="10"/>
            <w:vAlign w:val="center"/>
          </w:tcPr>
          <w:p w14:paraId="569C152D" w14:textId="77777777" w:rsidR="00C2040A" w:rsidRPr="00200D44" w:rsidRDefault="00C2040A">
            <w:pPr>
              <w:rPr>
                <w:moveTo w:id="5939" w:author="Mohammad Nayeem Hasan" w:date="2023-01-21T00:38:00Z"/>
                <w:rFonts w:ascii="Times New Roman" w:hAnsi="Times New Roman" w:cs="Times New Roman"/>
                <w:sz w:val="20"/>
                <w:szCs w:val="20"/>
                <w:rPrChange w:id="5940" w:author="Mohammad Nayeem Hasan" w:date="2023-01-27T04:20:00Z">
                  <w:rPr>
                    <w:moveTo w:id="5941" w:author="Mohammad Nayeem Hasan" w:date="2023-01-21T00:38:00Z"/>
                    <w:rFonts w:ascii="Times New Roman" w:hAnsi="Times New Roman" w:cs="Times New Roman"/>
                    <w:sz w:val="24"/>
                    <w:szCs w:val="24"/>
                  </w:rPr>
                </w:rPrChange>
              </w:rPr>
              <w:pPrChange w:id="5942" w:author="Mohammad Nayeem Hasan" w:date="2023-01-21T14:56:00Z">
                <w:pPr>
                  <w:jc w:val="both"/>
                </w:pPr>
              </w:pPrChange>
            </w:pPr>
            <w:moveTo w:id="5943" w:author="Mohammad Nayeem Hasan" w:date="2023-01-21T00:38:00Z">
              <w:r w:rsidRPr="00200D44">
                <w:rPr>
                  <w:rFonts w:ascii="Times New Roman" w:hAnsi="Times New Roman" w:cs="Times New Roman"/>
                  <w:sz w:val="20"/>
                  <w:szCs w:val="20"/>
                  <w:rPrChange w:id="5944" w:author="Mohammad Nayeem Hasan" w:date="2023-01-27T04:20:00Z">
                    <w:rPr>
                      <w:rFonts w:ascii="Times New Roman" w:hAnsi="Times New Roman" w:cs="Times New Roman"/>
                      <w:sz w:val="24"/>
                      <w:szCs w:val="24"/>
                    </w:rPr>
                  </w:rPrChange>
                </w:rPr>
                <w:t>Underweight</w:t>
              </w:r>
            </w:moveTo>
          </w:p>
        </w:tc>
      </w:tr>
      <w:tr w:rsidR="004266B3" w:rsidRPr="004266B3" w14:paraId="05DE212D" w14:textId="77777777" w:rsidTr="006875DA">
        <w:trPr>
          <w:trHeight w:val="138"/>
          <w:jc w:val="center"/>
        </w:trPr>
        <w:tc>
          <w:tcPr>
            <w:tcW w:w="788" w:type="pct"/>
            <w:vAlign w:val="center"/>
          </w:tcPr>
          <w:p w14:paraId="430E9E3F" w14:textId="77777777" w:rsidR="00C2040A" w:rsidRPr="00200D44" w:rsidRDefault="00C2040A">
            <w:pPr>
              <w:rPr>
                <w:moveTo w:id="5945" w:author="Mohammad Nayeem Hasan" w:date="2023-01-21T00:38:00Z"/>
                <w:rFonts w:ascii="Times New Roman" w:hAnsi="Times New Roman" w:cs="Times New Roman"/>
                <w:sz w:val="20"/>
                <w:szCs w:val="20"/>
                <w:rPrChange w:id="5946" w:author="Mohammad Nayeem Hasan" w:date="2023-01-27T04:20:00Z">
                  <w:rPr>
                    <w:moveTo w:id="5947" w:author="Mohammad Nayeem Hasan" w:date="2023-01-21T00:38:00Z"/>
                    <w:rFonts w:ascii="Times New Roman" w:hAnsi="Times New Roman" w:cs="Times New Roman"/>
                    <w:sz w:val="24"/>
                    <w:szCs w:val="24"/>
                  </w:rPr>
                </w:rPrChange>
              </w:rPr>
              <w:pPrChange w:id="5948" w:author="Mohammad Nayeem Hasan" w:date="2023-01-21T14:56:00Z">
                <w:pPr>
                  <w:jc w:val="both"/>
                </w:pPr>
              </w:pPrChange>
            </w:pPr>
            <w:moveTo w:id="5949" w:author="Mohammad Nayeem Hasan" w:date="2023-01-21T00:38:00Z">
              <w:r w:rsidRPr="00200D44">
                <w:rPr>
                  <w:rFonts w:ascii="Times New Roman" w:hAnsi="Times New Roman" w:cs="Times New Roman"/>
                  <w:sz w:val="20"/>
                  <w:szCs w:val="20"/>
                  <w:rPrChange w:id="5950" w:author="Mohammad Nayeem Hasan" w:date="2023-01-27T04:20:00Z">
                    <w:rPr>
                      <w:rFonts w:ascii="Times New Roman" w:hAnsi="Times New Roman" w:cs="Times New Roman"/>
                      <w:sz w:val="24"/>
                      <w:szCs w:val="24"/>
                    </w:rPr>
                  </w:rPrChange>
                </w:rPr>
                <w:t>Yes</w:t>
              </w:r>
            </w:moveTo>
          </w:p>
        </w:tc>
        <w:tc>
          <w:tcPr>
            <w:tcW w:w="445" w:type="pct"/>
            <w:vAlign w:val="center"/>
          </w:tcPr>
          <w:p w14:paraId="22D99DB2" w14:textId="77777777" w:rsidR="00C2040A" w:rsidRPr="00200D44" w:rsidRDefault="00C2040A">
            <w:pPr>
              <w:rPr>
                <w:moveTo w:id="5951" w:author="Mohammad Nayeem Hasan" w:date="2023-01-21T00:38:00Z"/>
                <w:rFonts w:ascii="Times New Roman" w:hAnsi="Times New Roman" w:cs="Times New Roman"/>
                <w:sz w:val="20"/>
                <w:szCs w:val="20"/>
                <w:rPrChange w:id="5952" w:author="Mohammad Nayeem Hasan" w:date="2023-01-27T04:20:00Z">
                  <w:rPr>
                    <w:moveTo w:id="5953" w:author="Mohammad Nayeem Hasan" w:date="2023-01-21T00:38:00Z"/>
                    <w:rFonts w:ascii="Times New Roman" w:hAnsi="Times New Roman" w:cs="Times New Roman"/>
                    <w:sz w:val="24"/>
                    <w:szCs w:val="24"/>
                  </w:rPr>
                </w:rPrChange>
              </w:rPr>
              <w:pPrChange w:id="5954" w:author="Mohammad Nayeem Hasan" w:date="2023-01-21T14:56:00Z">
                <w:pPr>
                  <w:jc w:val="both"/>
                </w:pPr>
              </w:pPrChange>
            </w:pPr>
            <w:moveTo w:id="5955" w:author="Mohammad Nayeem Hasan" w:date="2023-01-21T00:38:00Z">
              <w:r w:rsidRPr="00200D44">
                <w:rPr>
                  <w:rFonts w:ascii="Times New Roman" w:hAnsi="Times New Roman" w:cs="Times New Roman"/>
                  <w:sz w:val="20"/>
                  <w:szCs w:val="20"/>
                  <w:rPrChange w:id="5956" w:author="Mohammad Nayeem Hasan" w:date="2023-01-27T04:20:00Z">
                    <w:rPr>
                      <w:rFonts w:ascii="Times New Roman" w:hAnsi="Times New Roman" w:cs="Times New Roman"/>
                      <w:sz w:val="24"/>
                      <w:szCs w:val="24"/>
                    </w:rPr>
                  </w:rPrChange>
                </w:rPr>
                <w:t>-</w:t>
              </w:r>
            </w:moveTo>
          </w:p>
        </w:tc>
        <w:tc>
          <w:tcPr>
            <w:tcW w:w="587" w:type="pct"/>
          </w:tcPr>
          <w:p w14:paraId="11838218" w14:textId="77777777" w:rsidR="00C2040A" w:rsidRPr="00200D44" w:rsidRDefault="00C2040A">
            <w:pPr>
              <w:rPr>
                <w:moveTo w:id="5957" w:author="Mohammad Nayeem Hasan" w:date="2023-01-21T00:38:00Z"/>
                <w:rFonts w:ascii="Times New Roman" w:hAnsi="Times New Roman" w:cs="Times New Roman"/>
                <w:sz w:val="20"/>
                <w:szCs w:val="20"/>
                <w:rPrChange w:id="5958" w:author="Mohammad Nayeem Hasan" w:date="2023-01-27T04:20:00Z">
                  <w:rPr>
                    <w:moveTo w:id="5959" w:author="Mohammad Nayeem Hasan" w:date="2023-01-21T00:38:00Z"/>
                    <w:rFonts w:ascii="Times New Roman" w:hAnsi="Times New Roman" w:cs="Times New Roman"/>
                    <w:sz w:val="24"/>
                    <w:szCs w:val="24"/>
                  </w:rPr>
                </w:rPrChange>
              </w:rPr>
              <w:pPrChange w:id="5960" w:author="Mohammad Nayeem Hasan" w:date="2023-01-21T14:56:00Z">
                <w:pPr>
                  <w:jc w:val="both"/>
                </w:pPr>
              </w:pPrChange>
            </w:pPr>
            <w:moveTo w:id="5961" w:author="Mohammad Nayeem Hasan" w:date="2023-01-21T00:38:00Z">
              <w:r w:rsidRPr="00200D44">
                <w:rPr>
                  <w:rFonts w:ascii="Times New Roman" w:hAnsi="Times New Roman" w:cs="Times New Roman"/>
                  <w:sz w:val="20"/>
                  <w:szCs w:val="20"/>
                  <w:rPrChange w:id="5962" w:author="Mohammad Nayeem Hasan" w:date="2023-01-27T04:20:00Z">
                    <w:rPr>
                      <w:rFonts w:ascii="Times New Roman" w:hAnsi="Times New Roman" w:cs="Times New Roman"/>
                      <w:sz w:val="24"/>
                      <w:szCs w:val="24"/>
                    </w:rPr>
                  </w:rPrChange>
                </w:rPr>
                <w:t>-</w:t>
              </w:r>
            </w:moveTo>
          </w:p>
        </w:tc>
        <w:tc>
          <w:tcPr>
            <w:tcW w:w="689" w:type="pct"/>
            <w:vMerge w:val="restart"/>
            <w:vAlign w:val="center"/>
          </w:tcPr>
          <w:p w14:paraId="7D2290AE" w14:textId="77777777" w:rsidR="00C2040A" w:rsidRPr="00200D44" w:rsidRDefault="00C2040A">
            <w:pPr>
              <w:rPr>
                <w:moveTo w:id="5963" w:author="Mohammad Nayeem Hasan" w:date="2023-01-21T00:38:00Z"/>
                <w:rFonts w:ascii="Times New Roman" w:hAnsi="Times New Roman" w:cs="Times New Roman"/>
                <w:sz w:val="20"/>
                <w:szCs w:val="20"/>
                <w:rPrChange w:id="5964" w:author="Mohammad Nayeem Hasan" w:date="2023-01-27T04:20:00Z">
                  <w:rPr>
                    <w:moveTo w:id="5965" w:author="Mohammad Nayeem Hasan" w:date="2023-01-21T00:38:00Z"/>
                    <w:rFonts w:ascii="Times New Roman" w:hAnsi="Times New Roman" w:cs="Times New Roman"/>
                    <w:sz w:val="24"/>
                    <w:szCs w:val="24"/>
                  </w:rPr>
                </w:rPrChange>
              </w:rPr>
              <w:pPrChange w:id="5966" w:author="Mohammad Nayeem Hasan" w:date="2023-01-21T14:56:00Z">
                <w:pPr>
                  <w:jc w:val="both"/>
                </w:pPr>
              </w:pPrChange>
            </w:pPr>
          </w:p>
        </w:tc>
        <w:tc>
          <w:tcPr>
            <w:tcW w:w="389" w:type="pct"/>
            <w:vAlign w:val="center"/>
          </w:tcPr>
          <w:p w14:paraId="32156BBB" w14:textId="77777777" w:rsidR="00C2040A" w:rsidRPr="00200D44" w:rsidRDefault="00C2040A">
            <w:pPr>
              <w:rPr>
                <w:moveTo w:id="5967" w:author="Mohammad Nayeem Hasan" w:date="2023-01-21T00:38:00Z"/>
                <w:rFonts w:ascii="Times New Roman" w:hAnsi="Times New Roman" w:cs="Times New Roman"/>
                <w:sz w:val="20"/>
                <w:szCs w:val="20"/>
                <w:rPrChange w:id="5968" w:author="Mohammad Nayeem Hasan" w:date="2023-01-27T04:20:00Z">
                  <w:rPr>
                    <w:moveTo w:id="5969" w:author="Mohammad Nayeem Hasan" w:date="2023-01-21T00:38:00Z"/>
                    <w:rFonts w:ascii="Times New Roman" w:hAnsi="Times New Roman" w:cs="Times New Roman"/>
                    <w:sz w:val="24"/>
                    <w:szCs w:val="24"/>
                  </w:rPr>
                </w:rPrChange>
              </w:rPr>
              <w:pPrChange w:id="5970" w:author="Mohammad Nayeem Hasan" w:date="2023-01-21T14:56:00Z">
                <w:pPr>
                  <w:jc w:val="both"/>
                </w:pPr>
              </w:pPrChange>
            </w:pPr>
            <w:moveTo w:id="5971" w:author="Mohammad Nayeem Hasan" w:date="2023-01-21T00:38:00Z">
              <w:r w:rsidRPr="00200D44">
                <w:rPr>
                  <w:rFonts w:ascii="Times New Roman" w:hAnsi="Times New Roman" w:cs="Times New Roman"/>
                  <w:sz w:val="20"/>
                  <w:szCs w:val="20"/>
                  <w:rPrChange w:id="5972" w:author="Mohammad Nayeem Hasan" w:date="2023-01-27T04:20:00Z">
                    <w:rPr>
                      <w:rFonts w:ascii="Times New Roman" w:hAnsi="Times New Roman" w:cs="Times New Roman"/>
                      <w:sz w:val="24"/>
                      <w:szCs w:val="24"/>
                    </w:rPr>
                  </w:rPrChange>
                </w:rPr>
                <w:t>259 (4.0)</w:t>
              </w:r>
            </w:moveTo>
          </w:p>
        </w:tc>
        <w:tc>
          <w:tcPr>
            <w:tcW w:w="398" w:type="pct"/>
            <w:vAlign w:val="center"/>
          </w:tcPr>
          <w:p w14:paraId="7AD2BCF9" w14:textId="77777777" w:rsidR="00C2040A" w:rsidRPr="00200D44" w:rsidRDefault="00C2040A">
            <w:pPr>
              <w:rPr>
                <w:moveTo w:id="5973" w:author="Mohammad Nayeem Hasan" w:date="2023-01-21T00:38:00Z"/>
                <w:rFonts w:ascii="Times New Roman" w:hAnsi="Times New Roman" w:cs="Times New Roman"/>
                <w:sz w:val="20"/>
                <w:szCs w:val="20"/>
                <w:rPrChange w:id="5974" w:author="Mohammad Nayeem Hasan" w:date="2023-01-27T04:20:00Z">
                  <w:rPr>
                    <w:moveTo w:id="5975" w:author="Mohammad Nayeem Hasan" w:date="2023-01-21T00:38:00Z"/>
                    <w:rFonts w:ascii="Times New Roman" w:hAnsi="Times New Roman" w:cs="Times New Roman"/>
                    <w:sz w:val="24"/>
                    <w:szCs w:val="24"/>
                  </w:rPr>
                </w:rPrChange>
              </w:rPr>
              <w:pPrChange w:id="5976" w:author="Mohammad Nayeem Hasan" w:date="2023-01-21T14:56:00Z">
                <w:pPr>
                  <w:jc w:val="both"/>
                </w:pPr>
              </w:pPrChange>
            </w:pPr>
            <w:moveTo w:id="5977" w:author="Mohammad Nayeem Hasan" w:date="2023-01-21T00:38:00Z">
              <w:r w:rsidRPr="00200D44">
                <w:rPr>
                  <w:rFonts w:ascii="Times New Roman" w:hAnsi="Times New Roman" w:cs="Times New Roman"/>
                  <w:sz w:val="20"/>
                  <w:szCs w:val="20"/>
                  <w:rPrChange w:id="5978" w:author="Mohammad Nayeem Hasan" w:date="2023-01-27T04:20:00Z">
                    <w:rPr>
                      <w:rFonts w:ascii="Times New Roman" w:hAnsi="Times New Roman" w:cs="Times New Roman"/>
                      <w:sz w:val="24"/>
                      <w:szCs w:val="24"/>
                    </w:rPr>
                  </w:rPrChange>
                </w:rPr>
                <w:t>6167 (96.0)</w:t>
              </w:r>
            </w:moveTo>
          </w:p>
        </w:tc>
        <w:tc>
          <w:tcPr>
            <w:tcW w:w="435" w:type="pct"/>
            <w:vMerge w:val="restart"/>
            <w:vAlign w:val="center"/>
          </w:tcPr>
          <w:p w14:paraId="01A886B6" w14:textId="77777777" w:rsidR="00C2040A" w:rsidRPr="00200D44" w:rsidRDefault="00C2040A">
            <w:pPr>
              <w:rPr>
                <w:moveTo w:id="5979" w:author="Mohammad Nayeem Hasan" w:date="2023-01-21T00:38:00Z"/>
                <w:rFonts w:ascii="Times New Roman" w:hAnsi="Times New Roman" w:cs="Times New Roman"/>
                <w:sz w:val="20"/>
                <w:szCs w:val="20"/>
                <w:rPrChange w:id="5980" w:author="Mohammad Nayeem Hasan" w:date="2023-01-27T04:20:00Z">
                  <w:rPr>
                    <w:moveTo w:id="5981" w:author="Mohammad Nayeem Hasan" w:date="2023-01-21T00:38:00Z"/>
                    <w:rFonts w:ascii="Times New Roman" w:hAnsi="Times New Roman" w:cs="Times New Roman"/>
                    <w:sz w:val="24"/>
                    <w:szCs w:val="24"/>
                  </w:rPr>
                </w:rPrChange>
              </w:rPr>
              <w:pPrChange w:id="5982" w:author="Mohammad Nayeem Hasan" w:date="2023-01-21T14:56:00Z">
                <w:pPr>
                  <w:jc w:val="both"/>
                </w:pPr>
              </w:pPrChange>
            </w:pPr>
            <w:moveTo w:id="5983" w:author="Mohammad Nayeem Hasan" w:date="2023-01-21T00:38:00Z">
              <w:r w:rsidRPr="00200D44">
                <w:rPr>
                  <w:rFonts w:ascii="Times New Roman" w:hAnsi="Times New Roman" w:cs="Times New Roman"/>
                  <w:sz w:val="20"/>
                  <w:szCs w:val="20"/>
                  <w:rPrChange w:id="5984" w:author="Mohammad Nayeem Hasan" w:date="2023-01-27T04:20:00Z">
                    <w:rPr>
                      <w:rFonts w:ascii="Times New Roman" w:hAnsi="Times New Roman" w:cs="Times New Roman"/>
                      <w:sz w:val="24"/>
                      <w:szCs w:val="24"/>
                    </w:rPr>
                  </w:rPrChange>
                </w:rPr>
                <w:t>0.879</w:t>
              </w:r>
            </w:moveTo>
          </w:p>
        </w:tc>
        <w:tc>
          <w:tcPr>
            <w:tcW w:w="389" w:type="pct"/>
            <w:vAlign w:val="center"/>
          </w:tcPr>
          <w:p w14:paraId="3944971C" w14:textId="77777777" w:rsidR="00C2040A" w:rsidRPr="00200D44" w:rsidRDefault="00C2040A">
            <w:pPr>
              <w:rPr>
                <w:moveTo w:id="5985" w:author="Mohammad Nayeem Hasan" w:date="2023-01-21T00:38:00Z"/>
                <w:rFonts w:ascii="Times New Roman" w:hAnsi="Times New Roman" w:cs="Times New Roman"/>
                <w:sz w:val="20"/>
                <w:szCs w:val="20"/>
                <w:rPrChange w:id="5986" w:author="Mohammad Nayeem Hasan" w:date="2023-01-27T04:20:00Z">
                  <w:rPr>
                    <w:moveTo w:id="5987" w:author="Mohammad Nayeem Hasan" w:date="2023-01-21T00:38:00Z"/>
                    <w:rFonts w:ascii="Times New Roman" w:hAnsi="Times New Roman" w:cs="Times New Roman"/>
                    <w:sz w:val="24"/>
                    <w:szCs w:val="24"/>
                  </w:rPr>
                </w:rPrChange>
              </w:rPr>
              <w:pPrChange w:id="5988" w:author="Mohammad Nayeem Hasan" w:date="2023-01-21T14:56:00Z">
                <w:pPr>
                  <w:jc w:val="both"/>
                </w:pPr>
              </w:pPrChange>
            </w:pPr>
            <w:moveTo w:id="5989" w:author="Mohammad Nayeem Hasan" w:date="2023-01-21T00:38:00Z">
              <w:r w:rsidRPr="00200D44">
                <w:rPr>
                  <w:rFonts w:ascii="Times New Roman" w:hAnsi="Times New Roman" w:cs="Times New Roman"/>
                  <w:sz w:val="20"/>
                  <w:szCs w:val="20"/>
                  <w:rPrChange w:id="5990" w:author="Mohammad Nayeem Hasan" w:date="2023-01-27T04:20:00Z">
                    <w:rPr>
                      <w:rFonts w:ascii="Times New Roman" w:hAnsi="Times New Roman" w:cs="Times New Roman"/>
                      <w:sz w:val="24"/>
                      <w:szCs w:val="24"/>
                    </w:rPr>
                  </w:rPrChange>
                </w:rPr>
                <w:t>439 (8.5)</w:t>
              </w:r>
            </w:moveTo>
          </w:p>
        </w:tc>
        <w:tc>
          <w:tcPr>
            <w:tcW w:w="445" w:type="pct"/>
            <w:vAlign w:val="center"/>
          </w:tcPr>
          <w:p w14:paraId="1765E059" w14:textId="77777777" w:rsidR="00C2040A" w:rsidRPr="00200D44" w:rsidRDefault="00C2040A">
            <w:pPr>
              <w:rPr>
                <w:moveTo w:id="5991" w:author="Mohammad Nayeem Hasan" w:date="2023-01-21T00:38:00Z"/>
                <w:rFonts w:ascii="Times New Roman" w:hAnsi="Times New Roman" w:cs="Times New Roman"/>
                <w:sz w:val="20"/>
                <w:szCs w:val="20"/>
                <w:rPrChange w:id="5992" w:author="Mohammad Nayeem Hasan" w:date="2023-01-27T04:20:00Z">
                  <w:rPr>
                    <w:moveTo w:id="5993" w:author="Mohammad Nayeem Hasan" w:date="2023-01-21T00:38:00Z"/>
                    <w:rFonts w:ascii="Times New Roman" w:hAnsi="Times New Roman" w:cs="Times New Roman"/>
                    <w:sz w:val="24"/>
                    <w:szCs w:val="24"/>
                  </w:rPr>
                </w:rPrChange>
              </w:rPr>
              <w:pPrChange w:id="5994" w:author="Mohammad Nayeem Hasan" w:date="2023-01-21T14:56:00Z">
                <w:pPr>
                  <w:jc w:val="both"/>
                </w:pPr>
              </w:pPrChange>
            </w:pPr>
            <w:moveTo w:id="5995" w:author="Mohammad Nayeem Hasan" w:date="2023-01-21T00:38:00Z">
              <w:r w:rsidRPr="00200D44">
                <w:rPr>
                  <w:rFonts w:ascii="Times New Roman" w:hAnsi="Times New Roman" w:cs="Times New Roman"/>
                  <w:sz w:val="20"/>
                  <w:szCs w:val="20"/>
                  <w:rPrChange w:id="5996" w:author="Mohammad Nayeem Hasan" w:date="2023-01-27T04:20:00Z">
                    <w:rPr>
                      <w:rFonts w:ascii="Times New Roman" w:hAnsi="Times New Roman" w:cs="Times New Roman"/>
                      <w:sz w:val="24"/>
                      <w:szCs w:val="24"/>
                    </w:rPr>
                  </w:rPrChange>
                </w:rPr>
                <w:t>4698 (91.5)</w:t>
              </w:r>
            </w:moveTo>
          </w:p>
        </w:tc>
        <w:tc>
          <w:tcPr>
            <w:tcW w:w="435" w:type="pct"/>
            <w:vMerge w:val="restart"/>
            <w:vAlign w:val="center"/>
          </w:tcPr>
          <w:p w14:paraId="3A5C66BD" w14:textId="77777777" w:rsidR="00C2040A" w:rsidRPr="00200D44" w:rsidRDefault="00C2040A">
            <w:pPr>
              <w:rPr>
                <w:moveTo w:id="5997" w:author="Mohammad Nayeem Hasan" w:date="2023-01-21T00:38:00Z"/>
                <w:rFonts w:ascii="Times New Roman" w:hAnsi="Times New Roman" w:cs="Times New Roman"/>
                <w:b/>
                <w:bCs/>
                <w:sz w:val="20"/>
                <w:szCs w:val="20"/>
                <w:rPrChange w:id="5998" w:author="Mohammad Nayeem Hasan" w:date="2023-01-27T04:20:00Z">
                  <w:rPr>
                    <w:moveTo w:id="5999" w:author="Mohammad Nayeem Hasan" w:date="2023-01-21T00:38:00Z"/>
                    <w:rFonts w:ascii="Times New Roman" w:hAnsi="Times New Roman" w:cs="Times New Roman"/>
                    <w:b/>
                    <w:bCs/>
                    <w:sz w:val="24"/>
                    <w:szCs w:val="24"/>
                  </w:rPr>
                </w:rPrChange>
              </w:rPr>
              <w:pPrChange w:id="6000" w:author="Mohammad Nayeem Hasan" w:date="2023-01-21T14:56:00Z">
                <w:pPr>
                  <w:jc w:val="both"/>
                </w:pPr>
              </w:pPrChange>
            </w:pPr>
            <w:moveTo w:id="6001" w:author="Mohammad Nayeem Hasan" w:date="2023-01-21T00:38:00Z">
              <w:r w:rsidRPr="00200D44">
                <w:rPr>
                  <w:rFonts w:ascii="Times New Roman" w:hAnsi="Times New Roman" w:cs="Times New Roman"/>
                  <w:b/>
                  <w:bCs/>
                  <w:sz w:val="20"/>
                  <w:szCs w:val="20"/>
                  <w:rPrChange w:id="6002" w:author="Mohammad Nayeem Hasan" w:date="2023-01-27T04:20:00Z">
                    <w:rPr>
                      <w:rFonts w:ascii="Times New Roman" w:hAnsi="Times New Roman" w:cs="Times New Roman"/>
                      <w:b/>
                      <w:bCs/>
                      <w:sz w:val="24"/>
                      <w:szCs w:val="24"/>
                    </w:rPr>
                  </w:rPrChange>
                </w:rPr>
                <w:t>&lt;0.001</w:t>
              </w:r>
            </w:moveTo>
          </w:p>
        </w:tc>
      </w:tr>
      <w:tr w:rsidR="004266B3" w:rsidRPr="004266B3" w14:paraId="5B607E8C" w14:textId="77777777" w:rsidTr="006875DA">
        <w:trPr>
          <w:trHeight w:val="138"/>
          <w:jc w:val="center"/>
        </w:trPr>
        <w:tc>
          <w:tcPr>
            <w:tcW w:w="788" w:type="pct"/>
            <w:vAlign w:val="center"/>
          </w:tcPr>
          <w:p w14:paraId="35AB7DE3" w14:textId="77777777" w:rsidR="00C2040A" w:rsidRPr="00200D44" w:rsidRDefault="00C2040A">
            <w:pPr>
              <w:rPr>
                <w:moveTo w:id="6003" w:author="Mohammad Nayeem Hasan" w:date="2023-01-21T00:38:00Z"/>
                <w:rFonts w:ascii="Times New Roman" w:hAnsi="Times New Roman" w:cs="Times New Roman"/>
                <w:sz w:val="20"/>
                <w:szCs w:val="20"/>
                <w:rPrChange w:id="6004" w:author="Mohammad Nayeem Hasan" w:date="2023-01-27T04:20:00Z">
                  <w:rPr>
                    <w:moveTo w:id="6005" w:author="Mohammad Nayeem Hasan" w:date="2023-01-21T00:38:00Z"/>
                    <w:rFonts w:ascii="Times New Roman" w:hAnsi="Times New Roman" w:cs="Times New Roman"/>
                    <w:sz w:val="24"/>
                    <w:szCs w:val="24"/>
                  </w:rPr>
                </w:rPrChange>
              </w:rPr>
              <w:pPrChange w:id="6006" w:author="Mohammad Nayeem Hasan" w:date="2023-01-21T14:56:00Z">
                <w:pPr>
                  <w:jc w:val="both"/>
                </w:pPr>
              </w:pPrChange>
            </w:pPr>
            <w:moveTo w:id="6007" w:author="Mohammad Nayeem Hasan" w:date="2023-01-21T00:38:00Z">
              <w:r w:rsidRPr="00200D44">
                <w:rPr>
                  <w:rFonts w:ascii="Times New Roman" w:hAnsi="Times New Roman" w:cs="Times New Roman"/>
                  <w:sz w:val="20"/>
                  <w:szCs w:val="20"/>
                  <w:rPrChange w:id="6008" w:author="Mohammad Nayeem Hasan" w:date="2023-01-27T04:20:00Z">
                    <w:rPr>
                      <w:rFonts w:ascii="Times New Roman" w:hAnsi="Times New Roman" w:cs="Times New Roman"/>
                      <w:sz w:val="24"/>
                      <w:szCs w:val="24"/>
                    </w:rPr>
                  </w:rPrChange>
                </w:rPr>
                <w:t>No</w:t>
              </w:r>
            </w:moveTo>
          </w:p>
        </w:tc>
        <w:tc>
          <w:tcPr>
            <w:tcW w:w="445" w:type="pct"/>
            <w:vAlign w:val="center"/>
          </w:tcPr>
          <w:p w14:paraId="0F092C55" w14:textId="77777777" w:rsidR="00C2040A" w:rsidRPr="00200D44" w:rsidRDefault="00C2040A">
            <w:pPr>
              <w:rPr>
                <w:moveTo w:id="6009" w:author="Mohammad Nayeem Hasan" w:date="2023-01-21T00:38:00Z"/>
                <w:rFonts w:ascii="Times New Roman" w:hAnsi="Times New Roman" w:cs="Times New Roman"/>
                <w:sz w:val="20"/>
                <w:szCs w:val="20"/>
                <w:rPrChange w:id="6010" w:author="Mohammad Nayeem Hasan" w:date="2023-01-27T04:20:00Z">
                  <w:rPr>
                    <w:moveTo w:id="6011" w:author="Mohammad Nayeem Hasan" w:date="2023-01-21T00:38:00Z"/>
                    <w:rFonts w:ascii="Times New Roman" w:hAnsi="Times New Roman" w:cs="Times New Roman"/>
                    <w:sz w:val="24"/>
                    <w:szCs w:val="24"/>
                  </w:rPr>
                </w:rPrChange>
              </w:rPr>
              <w:pPrChange w:id="6012" w:author="Mohammad Nayeem Hasan" w:date="2023-01-21T14:56:00Z">
                <w:pPr>
                  <w:jc w:val="both"/>
                </w:pPr>
              </w:pPrChange>
            </w:pPr>
            <w:moveTo w:id="6013" w:author="Mohammad Nayeem Hasan" w:date="2023-01-21T00:38:00Z">
              <w:r w:rsidRPr="00200D44">
                <w:rPr>
                  <w:rFonts w:ascii="Times New Roman" w:hAnsi="Times New Roman" w:cs="Times New Roman"/>
                  <w:sz w:val="20"/>
                  <w:szCs w:val="20"/>
                  <w:rPrChange w:id="6014" w:author="Mohammad Nayeem Hasan" w:date="2023-01-27T04:20:00Z">
                    <w:rPr>
                      <w:rFonts w:ascii="Times New Roman" w:hAnsi="Times New Roman" w:cs="Times New Roman"/>
                      <w:sz w:val="24"/>
                      <w:szCs w:val="24"/>
                    </w:rPr>
                  </w:rPrChange>
                </w:rPr>
                <w:t>-</w:t>
              </w:r>
            </w:moveTo>
          </w:p>
        </w:tc>
        <w:tc>
          <w:tcPr>
            <w:tcW w:w="587" w:type="pct"/>
          </w:tcPr>
          <w:p w14:paraId="6DF67B90" w14:textId="77777777" w:rsidR="00C2040A" w:rsidRPr="00200D44" w:rsidRDefault="00C2040A">
            <w:pPr>
              <w:rPr>
                <w:moveTo w:id="6015" w:author="Mohammad Nayeem Hasan" w:date="2023-01-21T00:38:00Z"/>
                <w:rFonts w:ascii="Times New Roman" w:hAnsi="Times New Roman" w:cs="Times New Roman"/>
                <w:sz w:val="20"/>
                <w:szCs w:val="20"/>
                <w:rPrChange w:id="6016" w:author="Mohammad Nayeem Hasan" w:date="2023-01-27T04:20:00Z">
                  <w:rPr>
                    <w:moveTo w:id="6017" w:author="Mohammad Nayeem Hasan" w:date="2023-01-21T00:38:00Z"/>
                    <w:rFonts w:ascii="Times New Roman" w:hAnsi="Times New Roman" w:cs="Times New Roman"/>
                    <w:sz w:val="24"/>
                    <w:szCs w:val="24"/>
                  </w:rPr>
                </w:rPrChange>
              </w:rPr>
              <w:pPrChange w:id="6018" w:author="Mohammad Nayeem Hasan" w:date="2023-01-21T14:56:00Z">
                <w:pPr>
                  <w:jc w:val="both"/>
                </w:pPr>
              </w:pPrChange>
            </w:pPr>
            <w:moveTo w:id="6019" w:author="Mohammad Nayeem Hasan" w:date="2023-01-21T00:38:00Z">
              <w:r w:rsidRPr="00200D44">
                <w:rPr>
                  <w:rFonts w:ascii="Times New Roman" w:hAnsi="Times New Roman" w:cs="Times New Roman"/>
                  <w:sz w:val="20"/>
                  <w:szCs w:val="20"/>
                  <w:rPrChange w:id="6020" w:author="Mohammad Nayeem Hasan" w:date="2023-01-27T04:20:00Z">
                    <w:rPr>
                      <w:rFonts w:ascii="Times New Roman" w:hAnsi="Times New Roman" w:cs="Times New Roman"/>
                      <w:sz w:val="24"/>
                      <w:szCs w:val="24"/>
                    </w:rPr>
                  </w:rPrChange>
                </w:rPr>
                <w:t>-</w:t>
              </w:r>
            </w:moveTo>
          </w:p>
        </w:tc>
        <w:tc>
          <w:tcPr>
            <w:tcW w:w="689" w:type="pct"/>
            <w:vMerge/>
            <w:vAlign w:val="center"/>
          </w:tcPr>
          <w:p w14:paraId="23EF367B" w14:textId="77777777" w:rsidR="00C2040A" w:rsidRPr="00200D44" w:rsidRDefault="00C2040A">
            <w:pPr>
              <w:rPr>
                <w:moveTo w:id="6021" w:author="Mohammad Nayeem Hasan" w:date="2023-01-21T00:38:00Z"/>
                <w:rFonts w:ascii="Times New Roman" w:hAnsi="Times New Roman" w:cs="Times New Roman"/>
                <w:sz w:val="20"/>
                <w:szCs w:val="20"/>
                <w:rPrChange w:id="6022" w:author="Mohammad Nayeem Hasan" w:date="2023-01-27T04:20:00Z">
                  <w:rPr>
                    <w:moveTo w:id="6023" w:author="Mohammad Nayeem Hasan" w:date="2023-01-21T00:38:00Z"/>
                    <w:rFonts w:ascii="Times New Roman" w:hAnsi="Times New Roman" w:cs="Times New Roman"/>
                    <w:sz w:val="24"/>
                    <w:szCs w:val="24"/>
                  </w:rPr>
                </w:rPrChange>
              </w:rPr>
              <w:pPrChange w:id="6024" w:author="Mohammad Nayeem Hasan" w:date="2023-01-21T14:56:00Z">
                <w:pPr>
                  <w:jc w:val="both"/>
                </w:pPr>
              </w:pPrChange>
            </w:pPr>
          </w:p>
        </w:tc>
        <w:tc>
          <w:tcPr>
            <w:tcW w:w="389" w:type="pct"/>
            <w:vAlign w:val="center"/>
          </w:tcPr>
          <w:p w14:paraId="2B09C734" w14:textId="77777777" w:rsidR="00C2040A" w:rsidRPr="00200D44" w:rsidRDefault="00C2040A">
            <w:pPr>
              <w:rPr>
                <w:moveTo w:id="6025" w:author="Mohammad Nayeem Hasan" w:date="2023-01-21T00:38:00Z"/>
                <w:rFonts w:ascii="Times New Roman" w:hAnsi="Times New Roman" w:cs="Times New Roman"/>
                <w:sz w:val="20"/>
                <w:szCs w:val="20"/>
                <w:rPrChange w:id="6026" w:author="Mohammad Nayeem Hasan" w:date="2023-01-27T04:20:00Z">
                  <w:rPr>
                    <w:moveTo w:id="6027" w:author="Mohammad Nayeem Hasan" w:date="2023-01-21T00:38:00Z"/>
                    <w:rFonts w:ascii="Times New Roman" w:hAnsi="Times New Roman" w:cs="Times New Roman"/>
                    <w:sz w:val="24"/>
                    <w:szCs w:val="24"/>
                  </w:rPr>
                </w:rPrChange>
              </w:rPr>
              <w:pPrChange w:id="6028" w:author="Mohammad Nayeem Hasan" w:date="2023-01-21T14:56:00Z">
                <w:pPr>
                  <w:jc w:val="both"/>
                </w:pPr>
              </w:pPrChange>
            </w:pPr>
            <w:moveTo w:id="6029" w:author="Mohammad Nayeem Hasan" w:date="2023-01-21T00:38:00Z">
              <w:r w:rsidRPr="00200D44">
                <w:rPr>
                  <w:rFonts w:ascii="Times New Roman" w:hAnsi="Times New Roman" w:cs="Times New Roman"/>
                  <w:sz w:val="20"/>
                  <w:szCs w:val="20"/>
                  <w:rPrChange w:id="6030" w:author="Mohammad Nayeem Hasan" w:date="2023-01-27T04:20:00Z">
                    <w:rPr>
                      <w:rFonts w:ascii="Times New Roman" w:hAnsi="Times New Roman" w:cs="Times New Roman"/>
                      <w:sz w:val="24"/>
                      <w:szCs w:val="24"/>
                    </w:rPr>
                  </w:rPrChange>
                </w:rPr>
                <w:t>537 (4.0)</w:t>
              </w:r>
            </w:moveTo>
          </w:p>
        </w:tc>
        <w:tc>
          <w:tcPr>
            <w:tcW w:w="398" w:type="pct"/>
            <w:vAlign w:val="center"/>
          </w:tcPr>
          <w:p w14:paraId="312BEA69" w14:textId="77777777" w:rsidR="00C2040A" w:rsidRPr="00200D44" w:rsidRDefault="00C2040A">
            <w:pPr>
              <w:rPr>
                <w:moveTo w:id="6031" w:author="Mohammad Nayeem Hasan" w:date="2023-01-21T00:38:00Z"/>
                <w:rFonts w:ascii="Times New Roman" w:hAnsi="Times New Roman" w:cs="Times New Roman"/>
                <w:sz w:val="20"/>
                <w:szCs w:val="20"/>
                <w:rPrChange w:id="6032" w:author="Mohammad Nayeem Hasan" w:date="2023-01-27T04:20:00Z">
                  <w:rPr>
                    <w:moveTo w:id="6033" w:author="Mohammad Nayeem Hasan" w:date="2023-01-21T00:38:00Z"/>
                    <w:rFonts w:ascii="Times New Roman" w:hAnsi="Times New Roman" w:cs="Times New Roman"/>
                    <w:sz w:val="24"/>
                    <w:szCs w:val="24"/>
                  </w:rPr>
                </w:rPrChange>
              </w:rPr>
              <w:pPrChange w:id="6034" w:author="Mohammad Nayeem Hasan" w:date="2023-01-21T14:56:00Z">
                <w:pPr>
                  <w:jc w:val="both"/>
                </w:pPr>
              </w:pPrChange>
            </w:pPr>
            <w:moveTo w:id="6035" w:author="Mohammad Nayeem Hasan" w:date="2023-01-21T00:38:00Z">
              <w:r w:rsidRPr="00200D44">
                <w:rPr>
                  <w:rFonts w:ascii="Times New Roman" w:hAnsi="Times New Roman" w:cs="Times New Roman"/>
                  <w:sz w:val="20"/>
                  <w:szCs w:val="20"/>
                  <w:rPrChange w:id="6036" w:author="Mohammad Nayeem Hasan" w:date="2023-01-27T04:20:00Z">
                    <w:rPr>
                      <w:rFonts w:ascii="Times New Roman" w:hAnsi="Times New Roman" w:cs="Times New Roman"/>
                      <w:sz w:val="24"/>
                      <w:szCs w:val="24"/>
                    </w:rPr>
                  </w:rPrChange>
                </w:rPr>
                <w:t>12950 (96.0)</w:t>
              </w:r>
            </w:moveTo>
          </w:p>
        </w:tc>
        <w:tc>
          <w:tcPr>
            <w:tcW w:w="435" w:type="pct"/>
            <w:vMerge/>
            <w:vAlign w:val="center"/>
          </w:tcPr>
          <w:p w14:paraId="7CCC93C9" w14:textId="77777777" w:rsidR="00C2040A" w:rsidRPr="00200D44" w:rsidRDefault="00C2040A">
            <w:pPr>
              <w:rPr>
                <w:moveTo w:id="6037" w:author="Mohammad Nayeem Hasan" w:date="2023-01-21T00:38:00Z"/>
                <w:rFonts w:ascii="Times New Roman" w:hAnsi="Times New Roman" w:cs="Times New Roman"/>
                <w:sz w:val="20"/>
                <w:szCs w:val="20"/>
                <w:rPrChange w:id="6038" w:author="Mohammad Nayeem Hasan" w:date="2023-01-27T04:20:00Z">
                  <w:rPr>
                    <w:moveTo w:id="6039" w:author="Mohammad Nayeem Hasan" w:date="2023-01-21T00:38:00Z"/>
                    <w:rFonts w:ascii="Times New Roman" w:hAnsi="Times New Roman" w:cs="Times New Roman"/>
                    <w:sz w:val="24"/>
                    <w:szCs w:val="24"/>
                  </w:rPr>
                </w:rPrChange>
              </w:rPr>
              <w:pPrChange w:id="6040" w:author="Mohammad Nayeem Hasan" w:date="2023-01-21T14:56:00Z">
                <w:pPr>
                  <w:jc w:val="both"/>
                </w:pPr>
              </w:pPrChange>
            </w:pPr>
          </w:p>
        </w:tc>
        <w:tc>
          <w:tcPr>
            <w:tcW w:w="389" w:type="pct"/>
            <w:vAlign w:val="center"/>
          </w:tcPr>
          <w:p w14:paraId="4F4E7776" w14:textId="77777777" w:rsidR="00C2040A" w:rsidRPr="00200D44" w:rsidRDefault="00C2040A">
            <w:pPr>
              <w:rPr>
                <w:moveTo w:id="6041" w:author="Mohammad Nayeem Hasan" w:date="2023-01-21T00:38:00Z"/>
                <w:rFonts w:ascii="Times New Roman" w:hAnsi="Times New Roman" w:cs="Times New Roman"/>
                <w:sz w:val="20"/>
                <w:szCs w:val="20"/>
                <w:rPrChange w:id="6042" w:author="Mohammad Nayeem Hasan" w:date="2023-01-27T04:20:00Z">
                  <w:rPr>
                    <w:moveTo w:id="6043" w:author="Mohammad Nayeem Hasan" w:date="2023-01-21T00:38:00Z"/>
                    <w:rFonts w:ascii="Times New Roman" w:hAnsi="Times New Roman" w:cs="Times New Roman"/>
                    <w:sz w:val="24"/>
                    <w:szCs w:val="24"/>
                  </w:rPr>
                </w:rPrChange>
              </w:rPr>
              <w:pPrChange w:id="6044" w:author="Mohammad Nayeem Hasan" w:date="2023-01-21T14:56:00Z">
                <w:pPr>
                  <w:jc w:val="both"/>
                </w:pPr>
              </w:pPrChange>
            </w:pPr>
            <w:moveTo w:id="6045" w:author="Mohammad Nayeem Hasan" w:date="2023-01-21T00:38:00Z">
              <w:r w:rsidRPr="00200D44">
                <w:rPr>
                  <w:rFonts w:ascii="Times New Roman" w:hAnsi="Times New Roman" w:cs="Times New Roman"/>
                  <w:sz w:val="20"/>
                  <w:szCs w:val="20"/>
                  <w:rPrChange w:id="6046" w:author="Mohammad Nayeem Hasan" w:date="2023-01-27T04:20:00Z">
                    <w:rPr>
                      <w:rFonts w:ascii="Times New Roman" w:hAnsi="Times New Roman" w:cs="Times New Roman"/>
                      <w:sz w:val="24"/>
                      <w:szCs w:val="24"/>
                    </w:rPr>
                  </w:rPrChange>
                </w:rPr>
                <w:t>1120 (6.5)</w:t>
              </w:r>
            </w:moveTo>
          </w:p>
        </w:tc>
        <w:tc>
          <w:tcPr>
            <w:tcW w:w="445" w:type="pct"/>
            <w:vAlign w:val="center"/>
          </w:tcPr>
          <w:p w14:paraId="1049C402" w14:textId="77777777" w:rsidR="00C2040A" w:rsidRPr="00200D44" w:rsidRDefault="00C2040A">
            <w:pPr>
              <w:rPr>
                <w:moveTo w:id="6047" w:author="Mohammad Nayeem Hasan" w:date="2023-01-21T00:38:00Z"/>
                <w:rFonts w:ascii="Times New Roman" w:hAnsi="Times New Roman" w:cs="Times New Roman"/>
                <w:sz w:val="20"/>
                <w:szCs w:val="20"/>
                <w:rPrChange w:id="6048" w:author="Mohammad Nayeem Hasan" w:date="2023-01-27T04:20:00Z">
                  <w:rPr>
                    <w:moveTo w:id="6049" w:author="Mohammad Nayeem Hasan" w:date="2023-01-21T00:38:00Z"/>
                    <w:rFonts w:ascii="Times New Roman" w:hAnsi="Times New Roman" w:cs="Times New Roman"/>
                    <w:sz w:val="24"/>
                    <w:szCs w:val="24"/>
                  </w:rPr>
                </w:rPrChange>
              </w:rPr>
              <w:pPrChange w:id="6050" w:author="Mohammad Nayeem Hasan" w:date="2023-01-21T14:56:00Z">
                <w:pPr>
                  <w:jc w:val="both"/>
                </w:pPr>
              </w:pPrChange>
            </w:pPr>
            <w:moveTo w:id="6051" w:author="Mohammad Nayeem Hasan" w:date="2023-01-21T00:38:00Z">
              <w:r w:rsidRPr="00200D44">
                <w:rPr>
                  <w:rFonts w:ascii="Times New Roman" w:hAnsi="Times New Roman" w:cs="Times New Roman"/>
                  <w:sz w:val="20"/>
                  <w:szCs w:val="20"/>
                  <w:rPrChange w:id="6052" w:author="Mohammad Nayeem Hasan" w:date="2023-01-27T04:20:00Z">
                    <w:rPr>
                      <w:rFonts w:ascii="Times New Roman" w:hAnsi="Times New Roman" w:cs="Times New Roman"/>
                      <w:sz w:val="24"/>
                      <w:szCs w:val="24"/>
                    </w:rPr>
                  </w:rPrChange>
                </w:rPr>
                <w:t>16181 (93.5)</w:t>
              </w:r>
            </w:moveTo>
          </w:p>
        </w:tc>
        <w:tc>
          <w:tcPr>
            <w:tcW w:w="435" w:type="pct"/>
            <w:vMerge/>
            <w:vAlign w:val="center"/>
          </w:tcPr>
          <w:p w14:paraId="78F147E8" w14:textId="77777777" w:rsidR="00C2040A" w:rsidRPr="00200D44" w:rsidRDefault="00C2040A">
            <w:pPr>
              <w:rPr>
                <w:moveTo w:id="6053" w:author="Mohammad Nayeem Hasan" w:date="2023-01-21T00:38:00Z"/>
                <w:rFonts w:ascii="Times New Roman" w:hAnsi="Times New Roman" w:cs="Times New Roman"/>
                <w:sz w:val="20"/>
                <w:szCs w:val="20"/>
                <w:rPrChange w:id="6054" w:author="Mohammad Nayeem Hasan" w:date="2023-01-27T04:20:00Z">
                  <w:rPr>
                    <w:moveTo w:id="6055" w:author="Mohammad Nayeem Hasan" w:date="2023-01-21T00:38:00Z"/>
                    <w:rFonts w:ascii="Times New Roman" w:hAnsi="Times New Roman" w:cs="Times New Roman"/>
                    <w:sz w:val="24"/>
                    <w:szCs w:val="24"/>
                  </w:rPr>
                </w:rPrChange>
              </w:rPr>
              <w:pPrChange w:id="6056" w:author="Mohammad Nayeem Hasan" w:date="2023-01-21T14:56:00Z">
                <w:pPr>
                  <w:jc w:val="both"/>
                </w:pPr>
              </w:pPrChange>
            </w:pPr>
          </w:p>
        </w:tc>
      </w:tr>
      <w:tr w:rsidR="00C2040A" w:rsidRPr="00200D44" w14:paraId="7DF125D0" w14:textId="77777777" w:rsidTr="00F13B5B">
        <w:trPr>
          <w:trHeight w:val="138"/>
          <w:jc w:val="center"/>
        </w:trPr>
        <w:tc>
          <w:tcPr>
            <w:tcW w:w="5000" w:type="pct"/>
            <w:gridSpan w:val="10"/>
            <w:vAlign w:val="center"/>
          </w:tcPr>
          <w:p w14:paraId="1FE3B706" w14:textId="77777777" w:rsidR="00C2040A" w:rsidRPr="00200D44" w:rsidRDefault="00C2040A">
            <w:pPr>
              <w:rPr>
                <w:moveTo w:id="6057" w:author="Mohammad Nayeem Hasan" w:date="2023-01-21T00:38:00Z"/>
                <w:rFonts w:ascii="Times New Roman" w:hAnsi="Times New Roman" w:cs="Times New Roman"/>
                <w:sz w:val="20"/>
                <w:szCs w:val="20"/>
                <w:rPrChange w:id="6058" w:author="Mohammad Nayeem Hasan" w:date="2023-01-27T04:20:00Z">
                  <w:rPr>
                    <w:moveTo w:id="6059" w:author="Mohammad Nayeem Hasan" w:date="2023-01-21T00:38:00Z"/>
                    <w:rFonts w:ascii="Times New Roman" w:hAnsi="Times New Roman" w:cs="Times New Roman"/>
                    <w:sz w:val="24"/>
                    <w:szCs w:val="24"/>
                  </w:rPr>
                </w:rPrChange>
              </w:rPr>
              <w:pPrChange w:id="6060" w:author="Mohammad Nayeem Hasan" w:date="2023-01-21T14:56:00Z">
                <w:pPr>
                  <w:jc w:val="both"/>
                </w:pPr>
              </w:pPrChange>
            </w:pPr>
            <w:moveTo w:id="6061" w:author="Mohammad Nayeem Hasan" w:date="2023-01-21T00:38:00Z">
              <w:r w:rsidRPr="00200D44">
                <w:rPr>
                  <w:rFonts w:ascii="Times New Roman" w:hAnsi="Times New Roman" w:cs="Times New Roman"/>
                  <w:sz w:val="20"/>
                  <w:szCs w:val="20"/>
                  <w:rPrChange w:id="6062" w:author="Mohammad Nayeem Hasan" w:date="2023-01-27T04:20:00Z">
                    <w:rPr>
                      <w:rFonts w:ascii="Times New Roman" w:hAnsi="Times New Roman" w:cs="Times New Roman"/>
                      <w:sz w:val="24"/>
                      <w:szCs w:val="24"/>
                    </w:rPr>
                  </w:rPrChange>
                </w:rPr>
                <w:t>Stunned</w:t>
              </w:r>
            </w:moveTo>
          </w:p>
        </w:tc>
      </w:tr>
      <w:tr w:rsidR="004266B3" w:rsidRPr="004266B3" w14:paraId="538B6C57" w14:textId="77777777" w:rsidTr="006875DA">
        <w:trPr>
          <w:trHeight w:val="138"/>
          <w:jc w:val="center"/>
        </w:trPr>
        <w:tc>
          <w:tcPr>
            <w:tcW w:w="788" w:type="pct"/>
            <w:vAlign w:val="center"/>
          </w:tcPr>
          <w:p w14:paraId="27448517" w14:textId="77777777" w:rsidR="00C2040A" w:rsidRPr="00200D44" w:rsidRDefault="00C2040A">
            <w:pPr>
              <w:rPr>
                <w:moveTo w:id="6063" w:author="Mohammad Nayeem Hasan" w:date="2023-01-21T00:38:00Z"/>
                <w:rFonts w:ascii="Times New Roman" w:hAnsi="Times New Roman" w:cs="Times New Roman"/>
                <w:sz w:val="20"/>
                <w:szCs w:val="20"/>
                <w:rPrChange w:id="6064" w:author="Mohammad Nayeem Hasan" w:date="2023-01-27T04:20:00Z">
                  <w:rPr>
                    <w:moveTo w:id="6065" w:author="Mohammad Nayeem Hasan" w:date="2023-01-21T00:38:00Z"/>
                    <w:rFonts w:ascii="Times New Roman" w:hAnsi="Times New Roman" w:cs="Times New Roman"/>
                    <w:sz w:val="24"/>
                    <w:szCs w:val="24"/>
                  </w:rPr>
                </w:rPrChange>
              </w:rPr>
              <w:pPrChange w:id="6066" w:author="Mohammad Nayeem Hasan" w:date="2023-01-21T14:56:00Z">
                <w:pPr>
                  <w:jc w:val="both"/>
                </w:pPr>
              </w:pPrChange>
            </w:pPr>
            <w:moveTo w:id="6067" w:author="Mohammad Nayeem Hasan" w:date="2023-01-21T00:38:00Z">
              <w:r w:rsidRPr="00200D44">
                <w:rPr>
                  <w:rFonts w:ascii="Times New Roman" w:hAnsi="Times New Roman" w:cs="Times New Roman"/>
                  <w:sz w:val="20"/>
                  <w:szCs w:val="20"/>
                  <w:rPrChange w:id="6068" w:author="Mohammad Nayeem Hasan" w:date="2023-01-27T04:20:00Z">
                    <w:rPr>
                      <w:rFonts w:ascii="Times New Roman" w:hAnsi="Times New Roman" w:cs="Times New Roman"/>
                      <w:sz w:val="24"/>
                      <w:szCs w:val="24"/>
                    </w:rPr>
                  </w:rPrChange>
                </w:rPr>
                <w:t>Yes</w:t>
              </w:r>
            </w:moveTo>
          </w:p>
        </w:tc>
        <w:tc>
          <w:tcPr>
            <w:tcW w:w="445" w:type="pct"/>
            <w:vAlign w:val="center"/>
          </w:tcPr>
          <w:p w14:paraId="0AB285D2" w14:textId="77777777" w:rsidR="00C2040A" w:rsidRPr="00200D44" w:rsidRDefault="00C2040A">
            <w:pPr>
              <w:rPr>
                <w:moveTo w:id="6069" w:author="Mohammad Nayeem Hasan" w:date="2023-01-21T00:38:00Z"/>
                <w:rFonts w:ascii="Times New Roman" w:hAnsi="Times New Roman" w:cs="Times New Roman"/>
                <w:sz w:val="20"/>
                <w:szCs w:val="20"/>
                <w:rPrChange w:id="6070" w:author="Mohammad Nayeem Hasan" w:date="2023-01-27T04:20:00Z">
                  <w:rPr>
                    <w:moveTo w:id="6071" w:author="Mohammad Nayeem Hasan" w:date="2023-01-21T00:38:00Z"/>
                    <w:rFonts w:ascii="Times New Roman" w:hAnsi="Times New Roman" w:cs="Times New Roman"/>
                    <w:sz w:val="24"/>
                    <w:szCs w:val="24"/>
                  </w:rPr>
                </w:rPrChange>
              </w:rPr>
              <w:pPrChange w:id="6072" w:author="Mohammad Nayeem Hasan" w:date="2023-01-21T14:56:00Z">
                <w:pPr>
                  <w:jc w:val="both"/>
                </w:pPr>
              </w:pPrChange>
            </w:pPr>
            <w:moveTo w:id="6073" w:author="Mohammad Nayeem Hasan" w:date="2023-01-21T00:38:00Z">
              <w:r w:rsidRPr="00200D44">
                <w:rPr>
                  <w:rFonts w:ascii="Times New Roman" w:hAnsi="Times New Roman" w:cs="Times New Roman"/>
                  <w:sz w:val="20"/>
                  <w:szCs w:val="20"/>
                  <w:rPrChange w:id="6074" w:author="Mohammad Nayeem Hasan" w:date="2023-01-27T04:20:00Z">
                    <w:rPr>
                      <w:rFonts w:ascii="Times New Roman" w:hAnsi="Times New Roman" w:cs="Times New Roman"/>
                      <w:sz w:val="24"/>
                      <w:szCs w:val="24"/>
                    </w:rPr>
                  </w:rPrChange>
                </w:rPr>
                <w:t>-</w:t>
              </w:r>
            </w:moveTo>
          </w:p>
        </w:tc>
        <w:tc>
          <w:tcPr>
            <w:tcW w:w="587" w:type="pct"/>
          </w:tcPr>
          <w:p w14:paraId="7DC4812F" w14:textId="77777777" w:rsidR="00C2040A" w:rsidRPr="00200D44" w:rsidRDefault="00C2040A">
            <w:pPr>
              <w:rPr>
                <w:moveTo w:id="6075" w:author="Mohammad Nayeem Hasan" w:date="2023-01-21T00:38:00Z"/>
                <w:rFonts w:ascii="Times New Roman" w:hAnsi="Times New Roman" w:cs="Times New Roman"/>
                <w:sz w:val="20"/>
                <w:szCs w:val="20"/>
                <w:rPrChange w:id="6076" w:author="Mohammad Nayeem Hasan" w:date="2023-01-27T04:20:00Z">
                  <w:rPr>
                    <w:moveTo w:id="6077" w:author="Mohammad Nayeem Hasan" w:date="2023-01-21T00:38:00Z"/>
                    <w:rFonts w:ascii="Times New Roman" w:hAnsi="Times New Roman" w:cs="Times New Roman"/>
                    <w:sz w:val="24"/>
                    <w:szCs w:val="24"/>
                  </w:rPr>
                </w:rPrChange>
              </w:rPr>
              <w:pPrChange w:id="6078" w:author="Mohammad Nayeem Hasan" w:date="2023-01-21T14:56:00Z">
                <w:pPr>
                  <w:jc w:val="both"/>
                </w:pPr>
              </w:pPrChange>
            </w:pPr>
            <w:moveTo w:id="6079" w:author="Mohammad Nayeem Hasan" w:date="2023-01-21T00:38:00Z">
              <w:r w:rsidRPr="00200D44">
                <w:rPr>
                  <w:rFonts w:ascii="Times New Roman" w:hAnsi="Times New Roman" w:cs="Times New Roman"/>
                  <w:sz w:val="20"/>
                  <w:szCs w:val="20"/>
                  <w:rPrChange w:id="6080" w:author="Mohammad Nayeem Hasan" w:date="2023-01-27T04:20:00Z">
                    <w:rPr>
                      <w:rFonts w:ascii="Times New Roman" w:hAnsi="Times New Roman" w:cs="Times New Roman"/>
                      <w:sz w:val="24"/>
                      <w:szCs w:val="24"/>
                    </w:rPr>
                  </w:rPrChange>
                </w:rPr>
                <w:t>-</w:t>
              </w:r>
            </w:moveTo>
          </w:p>
        </w:tc>
        <w:tc>
          <w:tcPr>
            <w:tcW w:w="689" w:type="pct"/>
            <w:vMerge w:val="restart"/>
            <w:vAlign w:val="center"/>
          </w:tcPr>
          <w:p w14:paraId="769CD53E" w14:textId="77777777" w:rsidR="00C2040A" w:rsidRPr="00200D44" w:rsidRDefault="00C2040A">
            <w:pPr>
              <w:rPr>
                <w:moveTo w:id="6081" w:author="Mohammad Nayeem Hasan" w:date="2023-01-21T00:38:00Z"/>
                <w:rFonts w:ascii="Times New Roman" w:hAnsi="Times New Roman" w:cs="Times New Roman"/>
                <w:sz w:val="20"/>
                <w:szCs w:val="20"/>
                <w:rPrChange w:id="6082" w:author="Mohammad Nayeem Hasan" w:date="2023-01-27T04:20:00Z">
                  <w:rPr>
                    <w:moveTo w:id="6083" w:author="Mohammad Nayeem Hasan" w:date="2023-01-21T00:38:00Z"/>
                    <w:rFonts w:ascii="Times New Roman" w:hAnsi="Times New Roman" w:cs="Times New Roman"/>
                    <w:sz w:val="24"/>
                    <w:szCs w:val="24"/>
                  </w:rPr>
                </w:rPrChange>
              </w:rPr>
              <w:pPrChange w:id="6084" w:author="Mohammad Nayeem Hasan" w:date="2023-01-21T14:56:00Z">
                <w:pPr>
                  <w:jc w:val="both"/>
                </w:pPr>
              </w:pPrChange>
            </w:pPr>
          </w:p>
        </w:tc>
        <w:tc>
          <w:tcPr>
            <w:tcW w:w="389" w:type="pct"/>
            <w:vAlign w:val="center"/>
          </w:tcPr>
          <w:p w14:paraId="79AD9E63" w14:textId="77777777" w:rsidR="00C2040A" w:rsidRPr="00200D44" w:rsidRDefault="00C2040A">
            <w:pPr>
              <w:rPr>
                <w:moveTo w:id="6085" w:author="Mohammad Nayeem Hasan" w:date="2023-01-21T00:38:00Z"/>
                <w:rFonts w:ascii="Times New Roman" w:hAnsi="Times New Roman" w:cs="Times New Roman"/>
                <w:sz w:val="20"/>
                <w:szCs w:val="20"/>
                <w:rPrChange w:id="6086" w:author="Mohammad Nayeem Hasan" w:date="2023-01-27T04:20:00Z">
                  <w:rPr>
                    <w:moveTo w:id="6087" w:author="Mohammad Nayeem Hasan" w:date="2023-01-21T00:38:00Z"/>
                    <w:rFonts w:ascii="Times New Roman" w:hAnsi="Times New Roman" w:cs="Times New Roman"/>
                    <w:sz w:val="24"/>
                    <w:szCs w:val="24"/>
                  </w:rPr>
                </w:rPrChange>
              </w:rPr>
              <w:pPrChange w:id="6088" w:author="Mohammad Nayeem Hasan" w:date="2023-01-21T14:56:00Z">
                <w:pPr>
                  <w:jc w:val="both"/>
                </w:pPr>
              </w:pPrChange>
            </w:pPr>
            <w:moveTo w:id="6089" w:author="Mohammad Nayeem Hasan" w:date="2023-01-21T00:38:00Z">
              <w:r w:rsidRPr="00200D44">
                <w:rPr>
                  <w:rFonts w:ascii="Times New Roman" w:hAnsi="Times New Roman" w:cs="Times New Roman"/>
                  <w:sz w:val="20"/>
                  <w:szCs w:val="20"/>
                  <w:rPrChange w:id="6090" w:author="Mohammad Nayeem Hasan" w:date="2023-01-27T04:20:00Z">
                    <w:rPr>
                      <w:rFonts w:ascii="Times New Roman" w:hAnsi="Times New Roman" w:cs="Times New Roman"/>
                      <w:sz w:val="24"/>
                      <w:szCs w:val="24"/>
                    </w:rPr>
                  </w:rPrChange>
                </w:rPr>
                <w:t>323 (3.9)</w:t>
              </w:r>
            </w:moveTo>
          </w:p>
        </w:tc>
        <w:tc>
          <w:tcPr>
            <w:tcW w:w="398" w:type="pct"/>
            <w:vAlign w:val="center"/>
          </w:tcPr>
          <w:p w14:paraId="14A22757" w14:textId="77777777" w:rsidR="00C2040A" w:rsidRPr="00200D44" w:rsidRDefault="00C2040A">
            <w:pPr>
              <w:rPr>
                <w:moveTo w:id="6091" w:author="Mohammad Nayeem Hasan" w:date="2023-01-21T00:38:00Z"/>
                <w:rFonts w:ascii="Times New Roman" w:hAnsi="Times New Roman" w:cs="Times New Roman"/>
                <w:sz w:val="20"/>
                <w:szCs w:val="20"/>
                <w:rPrChange w:id="6092" w:author="Mohammad Nayeem Hasan" w:date="2023-01-27T04:20:00Z">
                  <w:rPr>
                    <w:moveTo w:id="6093" w:author="Mohammad Nayeem Hasan" w:date="2023-01-21T00:38:00Z"/>
                    <w:rFonts w:ascii="Times New Roman" w:hAnsi="Times New Roman" w:cs="Times New Roman"/>
                    <w:sz w:val="24"/>
                    <w:szCs w:val="24"/>
                  </w:rPr>
                </w:rPrChange>
              </w:rPr>
              <w:pPrChange w:id="6094" w:author="Mohammad Nayeem Hasan" w:date="2023-01-21T14:56:00Z">
                <w:pPr>
                  <w:jc w:val="both"/>
                </w:pPr>
              </w:pPrChange>
            </w:pPr>
            <w:moveTo w:id="6095" w:author="Mohammad Nayeem Hasan" w:date="2023-01-21T00:38:00Z">
              <w:r w:rsidRPr="00200D44">
                <w:rPr>
                  <w:rFonts w:ascii="Times New Roman" w:hAnsi="Times New Roman" w:cs="Times New Roman"/>
                  <w:sz w:val="20"/>
                  <w:szCs w:val="20"/>
                  <w:rPrChange w:id="6096" w:author="Mohammad Nayeem Hasan" w:date="2023-01-27T04:20:00Z">
                    <w:rPr>
                      <w:rFonts w:ascii="Times New Roman" w:hAnsi="Times New Roman" w:cs="Times New Roman"/>
                      <w:sz w:val="24"/>
                      <w:szCs w:val="24"/>
                    </w:rPr>
                  </w:rPrChange>
                </w:rPr>
                <w:t>7893 (96.1)</w:t>
              </w:r>
            </w:moveTo>
          </w:p>
        </w:tc>
        <w:tc>
          <w:tcPr>
            <w:tcW w:w="435" w:type="pct"/>
            <w:vMerge w:val="restart"/>
            <w:vAlign w:val="center"/>
          </w:tcPr>
          <w:p w14:paraId="2BCBF352" w14:textId="77777777" w:rsidR="00C2040A" w:rsidRPr="00200D44" w:rsidRDefault="00C2040A">
            <w:pPr>
              <w:rPr>
                <w:moveTo w:id="6097" w:author="Mohammad Nayeem Hasan" w:date="2023-01-21T00:38:00Z"/>
                <w:rFonts w:ascii="Times New Roman" w:hAnsi="Times New Roman" w:cs="Times New Roman"/>
                <w:sz w:val="20"/>
                <w:szCs w:val="20"/>
                <w:rPrChange w:id="6098" w:author="Mohammad Nayeem Hasan" w:date="2023-01-27T04:20:00Z">
                  <w:rPr>
                    <w:moveTo w:id="6099" w:author="Mohammad Nayeem Hasan" w:date="2023-01-21T00:38:00Z"/>
                    <w:rFonts w:ascii="Times New Roman" w:hAnsi="Times New Roman" w:cs="Times New Roman"/>
                    <w:sz w:val="24"/>
                    <w:szCs w:val="24"/>
                  </w:rPr>
                </w:rPrChange>
              </w:rPr>
              <w:pPrChange w:id="6100" w:author="Mohammad Nayeem Hasan" w:date="2023-01-21T14:56:00Z">
                <w:pPr>
                  <w:jc w:val="both"/>
                </w:pPr>
              </w:pPrChange>
            </w:pPr>
            <w:moveTo w:id="6101" w:author="Mohammad Nayeem Hasan" w:date="2023-01-21T00:38:00Z">
              <w:r w:rsidRPr="00200D44">
                <w:rPr>
                  <w:rFonts w:ascii="Times New Roman" w:hAnsi="Times New Roman" w:cs="Times New Roman"/>
                  <w:sz w:val="20"/>
                  <w:szCs w:val="20"/>
                  <w:rPrChange w:id="6102" w:author="Mohammad Nayeem Hasan" w:date="2023-01-27T04:20:00Z">
                    <w:rPr>
                      <w:rFonts w:ascii="Times New Roman" w:hAnsi="Times New Roman" w:cs="Times New Roman"/>
                      <w:sz w:val="24"/>
                      <w:szCs w:val="24"/>
                    </w:rPr>
                  </w:rPrChange>
                </w:rPr>
                <w:t>0.867</w:t>
              </w:r>
            </w:moveTo>
          </w:p>
        </w:tc>
        <w:tc>
          <w:tcPr>
            <w:tcW w:w="389" w:type="pct"/>
            <w:vAlign w:val="center"/>
          </w:tcPr>
          <w:p w14:paraId="4A426BE7" w14:textId="77777777" w:rsidR="00C2040A" w:rsidRPr="00200D44" w:rsidRDefault="00C2040A">
            <w:pPr>
              <w:rPr>
                <w:moveTo w:id="6103" w:author="Mohammad Nayeem Hasan" w:date="2023-01-21T00:38:00Z"/>
                <w:rFonts w:ascii="Times New Roman" w:hAnsi="Times New Roman" w:cs="Times New Roman"/>
                <w:sz w:val="20"/>
                <w:szCs w:val="20"/>
                <w:rPrChange w:id="6104" w:author="Mohammad Nayeem Hasan" w:date="2023-01-27T04:20:00Z">
                  <w:rPr>
                    <w:moveTo w:id="6105" w:author="Mohammad Nayeem Hasan" w:date="2023-01-21T00:38:00Z"/>
                    <w:rFonts w:ascii="Times New Roman" w:hAnsi="Times New Roman" w:cs="Times New Roman"/>
                    <w:sz w:val="24"/>
                    <w:szCs w:val="24"/>
                  </w:rPr>
                </w:rPrChange>
              </w:rPr>
              <w:pPrChange w:id="6106" w:author="Mohammad Nayeem Hasan" w:date="2023-01-21T14:56:00Z">
                <w:pPr>
                  <w:jc w:val="both"/>
                </w:pPr>
              </w:pPrChange>
            </w:pPr>
            <w:moveTo w:id="6107" w:author="Mohammad Nayeem Hasan" w:date="2023-01-21T00:38:00Z">
              <w:r w:rsidRPr="00200D44">
                <w:rPr>
                  <w:rFonts w:ascii="Times New Roman" w:hAnsi="Times New Roman" w:cs="Times New Roman"/>
                  <w:sz w:val="20"/>
                  <w:szCs w:val="20"/>
                  <w:rPrChange w:id="6108" w:author="Mohammad Nayeem Hasan" w:date="2023-01-27T04:20:00Z">
                    <w:rPr>
                      <w:rFonts w:ascii="Times New Roman" w:hAnsi="Times New Roman" w:cs="Times New Roman"/>
                      <w:sz w:val="24"/>
                      <w:szCs w:val="24"/>
                    </w:rPr>
                  </w:rPrChange>
                </w:rPr>
                <w:t>461 (7.4)</w:t>
              </w:r>
            </w:moveTo>
          </w:p>
        </w:tc>
        <w:tc>
          <w:tcPr>
            <w:tcW w:w="445" w:type="pct"/>
            <w:vAlign w:val="center"/>
          </w:tcPr>
          <w:p w14:paraId="713251F5" w14:textId="77777777" w:rsidR="00C2040A" w:rsidRPr="00200D44" w:rsidRDefault="00C2040A">
            <w:pPr>
              <w:rPr>
                <w:moveTo w:id="6109" w:author="Mohammad Nayeem Hasan" w:date="2023-01-21T00:38:00Z"/>
                <w:rFonts w:ascii="Times New Roman" w:hAnsi="Times New Roman" w:cs="Times New Roman"/>
                <w:sz w:val="20"/>
                <w:szCs w:val="20"/>
                <w:rPrChange w:id="6110" w:author="Mohammad Nayeem Hasan" w:date="2023-01-27T04:20:00Z">
                  <w:rPr>
                    <w:moveTo w:id="6111" w:author="Mohammad Nayeem Hasan" w:date="2023-01-21T00:38:00Z"/>
                    <w:rFonts w:ascii="Times New Roman" w:hAnsi="Times New Roman" w:cs="Times New Roman"/>
                    <w:sz w:val="24"/>
                    <w:szCs w:val="24"/>
                  </w:rPr>
                </w:rPrChange>
              </w:rPr>
              <w:pPrChange w:id="6112" w:author="Mohammad Nayeem Hasan" w:date="2023-01-21T14:56:00Z">
                <w:pPr>
                  <w:jc w:val="both"/>
                </w:pPr>
              </w:pPrChange>
            </w:pPr>
            <w:moveTo w:id="6113" w:author="Mohammad Nayeem Hasan" w:date="2023-01-21T00:38:00Z">
              <w:r w:rsidRPr="00200D44">
                <w:rPr>
                  <w:rFonts w:ascii="Times New Roman" w:hAnsi="Times New Roman" w:cs="Times New Roman"/>
                  <w:sz w:val="20"/>
                  <w:szCs w:val="20"/>
                  <w:rPrChange w:id="6114" w:author="Mohammad Nayeem Hasan" w:date="2023-01-27T04:20:00Z">
                    <w:rPr>
                      <w:rFonts w:ascii="Times New Roman" w:hAnsi="Times New Roman" w:cs="Times New Roman"/>
                      <w:sz w:val="24"/>
                      <w:szCs w:val="24"/>
                    </w:rPr>
                  </w:rPrChange>
                </w:rPr>
                <w:t>5765 (92.6)</w:t>
              </w:r>
            </w:moveTo>
          </w:p>
        </w:tc>
        <w:tc>
          <w:tcPr>
            <w:tcW w:w="435" w:type="pct"/>
            <w:vMerge w:val="restart"/>
            <w:vAlign w:val="center"/>
          </w:tcPr>
          <w:p w14:paraId="327F2A6D" w14:textId="77777777" w:rsidR="00C2040A" w:rsidRPr="00200D44" w:rsidRDefault="00C2040A">
            <w:pPr>
              <w:rPr>
                <w:moveTo w:id="6115" w:author="Mohammad Nayeem Hasan" w:date="2023-01-21T00:38:00Z"/>
                <w:rFonts w:ascii="Times New Roman" w:hAnsi="Times New Roman" w:cs="Times New Roman"/>
                <w:sz w:val="20"/>
                <w:szCs w:val="20"/>
                <w:rPrChange w:id="6116" w:author="Mohammad Nayeem Hasan" w:date="2023-01-27T04:20:00Z">
                  <w:rPr>
                    <w:moveTo w:id="6117" w:author="Mohammad Nayeem Hasan" w:date="2023-01-21T00:38:00Z"/>
                    <w:rFonts w:ascii="Times New Roman" w:hAnsi="Times New Roman" w:cs="Times New Roman"/>
                    <w:sz w:val="24"/>
                    <w:szCs w:val="24"/>
                  </w:rPr>
                </w:rPrChange>
              </w:rPr>
              <w:pPrChange w:id="6118" w:author="Mohammad Nayeem Hasan" w:date="2023-01-21T14:56:00Z">
                <w:pPr>
                  <w:jc w:val="both"/>
                </w:pPr>
              </w:pPrChange>
            </w:pPr>
            <w:moveTo w:id="6119" w:author="Mohammad Nayeem Hasan" w:date="2023-01-21T00:38:00Z">
              <w:r w:rsidRPr="00200D44">
                <w:rPr>
                  <w:rFonts w:ascii="Times New Roman" w:hAnsi="Times New Roman" w:cs="Times New Roman"/>
                  <w:sz w:val="20"/>
                  <w:szCs w:val="20"/>
                  <w:rPrChange w:id="6120" w:author="Mohammad Nayeem Hasan" w:date="2023-01-27T04:20:00Z">
                    <w:rPr>
                      <w:rFonts w:ascii="Times New Roman" w:hAnsi="Times New Roman" w:cs="Times New Roman"/>
                      <w:sz w:val="24"/>
                      <w:szCs w:val="24"/>
                    </w:rPr>
                  </w:rPrChange>
                </w:rPr>
                <w:t>0.132</w:t>
              </w:r>
            </w:moveTo>
          </w:p>
        </w:tc>
      </w:tr>
      <w:tr w:rsidR="004266B3" w:rsidRPr="004266B3" w14:paraId="109CC656" w14:textId="77777777" w:rsidTr="006875DA">
        <w:trPr>
          <w:trHeight w:val="138"/>
          <w:jc w:val="center"/>
        </w:trPr>
        <w:tc>
          <w:tcPr>
            <w:tcW w:w="788" w:type="pct"/>
            <w:vAlign w:val="center"/>
          </w:tcPr>
          <w:p w14:paraId="26C83028" w14:textId="77777777" w:rsidR="00C2040A" w:rsidRPr="00200D44" w:rsidRDefault="00C2040A">
            <w:pPr>
              <w:rPr>
                <w:moveTo w:id="6121" w:author="Mohammad Nayeem Hasan" w:date="2023-01-21T00:38:00Z"/>
                <w:rFonts w:ascii="Times New Roman" w:hAnsi="Times New Roman" w:cs="Times New Roman"/>
                <w:sz w:val="20"/>
                <w:szCs w:val="20"/>
                <w:rPrChange w:id="6122" w:author="Mohammad Nayeem Hasan" w:date="2023-01-27T04:20:00Z">
                  <w:rPr>
                    <w:moveTo w:id="6123" w:author="Mohammad Nayeem Hasan" w:date="2023-01-21T00:38:00Z"/>
                    <w:rFonts w:ascii="Times New Roman" w:hAnsi="Times New Roman" w:cs="Times New Roman"/>
                    <w:sz w:val="24"/>
                    <w:szCs w:val="24"/>
                  </w:rPr>
                </w:rPrChange>
              </w:rPr>
              <w:pPrChange w:id="6124" w:author="Mohammad Nayeem Hasan" w:date="2023-01-21T14:56:00Z">
                <w:pPr>
                  <w:jc w:val="both"/>
                </w:pPr>
              </w:pPrChange>
            </w:pPr>
            <w:moveTo w:id="6125" w:author="Mohammad Nayeem Hasan" w:date="2023-01-21T00:38:00Z">
              <w:r w:rsidRPr="00200D44">
                <w:rPr>
                  <w:rFonts w:ascii="Times New Roman" w:hAnsi="Times New Roman" w:cs="Times New Roman"/>
                  <w:sz w:val="20"/>
                  <w:szCs w:val="20"/>
                  <w:rPrChange w:id="6126" w:author="Mohammad Nayeem Hasan" w:date="2023-01-27T04:20:00Z">
                    <w:rPr>
                      <w:rFonts w:ascii="Times New Roman" w:hAnsi="Times New Roman" w:cs="Times New Roman"/>
                      <w:sz w:val="24"/>
                      <w:szCs w:val="24"/>
                    </w:rPr>
                  </w:rPrChange>
                </w:rPr>
                <w:t>No</w:t>
              </w:r>
            </w:moveTo>
          </w:p>
        </w:tc>
        <w:tc>
          <w:tcPr>
            <w:tcW w:w="445" w:type="pct"/>
            <w:vAlign w:val="center"/>
          </w:tcPr>
          <w:p w14:paraId="68EC2D3E" w14:textId="77777777" w:rsidR="00C2040A" w:rsidRPr="00200D44" w:rsidRDefault="00C2040A">
            <w:pPr>
              <w:rPr>
                <w:moveTo w:id="6127" w:author="Mohammad Nayeem Hasan" w:date="2023-01-21T00:38:00Z"/>
                <w:rFonts w:ascii="Times New Roman" w:hAnsi="Times New Roman" w:cs="Times New Roman"/>
                <w:sz w:val="20"/>
                <w:szCs w:val="20"/>
                <w:rPrChange w:id="6128" w:author="Mohammad Nayeem Hasan" w:date="2023-01-27T04:20:00Z">
                  <w:rPr>
                    <w:moveTo w:id="6129" w:author="Mohammad Nayeem Hasan" w:date="2023-01-21T00:38:00Z"/>
                    <w:rFonts w:ascii="Times New Roman" w:hAnsi="Times New Roman" w:cs="Times New Roman"/>
                    <w:sz w:val="24"/>
                    <w:szCs w:val="24"/>
                  </w:rPr>
                </w:rPrChange>
              </w:rPr>
              <w:pPrChange w:id="6130" w:author="Mohammad Nayeem Hasan" w:date="2023-01-21T14:56:00Z">
                <w:pPr>
                  <w:jc w:val="both"/>
                </w:pPr>
              </w:pPrChange>
            </w:pPr>
            <w:moveTo w:id="6131" w:author="Mohammad Nayeem Hasan" w:date="2023-01-21T00:38:00Z">
              <w:r w:rsidRPr="00200D44">
                <w:rPr>
                  <w:rFonts w:ascii="Times New Roman" w:hAnsi="Times New Roman" w:cs="Times New Roman"/>
                  <w:sz w:val="20"/>
                  <w:szCs w:val="20"/>
                  <w:rPrChange w:id="6132" w:author="Mohammad Nayeem Hasan" w:date="2023-01-27T04:20:00Z">
                    <w:rPr>
                      <w:rFonts w:ascii="Times New Roman" w:hAnsi="Times New Roman" w:cs="Times New Roman"/>
                      <w:sz w:val="24"/>
                      <w:szCs w:val="24"/>
                    </w:rPr>
                  </w:rPrChange>
                </w:rPr>
                <w:t>-</w:t>
              </w:r>
            </w:moveTo>
          </w:p>
        </w:tc>
        <w:tc>
          <w:tcPr>
            <w:tcW w:w="587" w:type="pct"/>
          </w:tcPr>
          <w:p w14:paraId="4790A500" w14:textId="77777777" w:rsidR="00C2040A" w:rsidRPr="00200D44" w:rsidRDefault="00C2040A">
            <w:pPr>
              <w:rPr>
                <w:moveTo w:id="6133" w:author="Mohammad Nayeem Hasan" w:date="2023-01-21T00:38:00Z"/>
                <w:rFonts w:ascii="Times New Roman" w:hAnsi="Times New Roman" w:cs="Times New Roman"/>
                <w:sz w:val="20"/>
                <w:szCs w:val="20"/>
                <w:rPrChange w:id="6134" w:author="Mohammad Nayeem Hasan" w:date="2023-01-27T04:20:00Z">
                  <w:rPr>
                    <w:moveTo w:id="6135" w:author="Mohammad Nayeem Hasan" w:date="2023-01-21T00:38:00Z"/>
                    <w:rFonts w:ascii="Times New Roman" w:hAnsi="Times New Roman" w:cs="Times New Roman"/>
                    <w:sz w:val="24"/>
                    <w:szCs w:val="24"/>
                  </w:rPr>
                </w:rPrChange>
              </w:rPr>
              <w:pPrChange w:id="6136" w:author="Mohammad Nayeem Hasan" w:date="2023-01-21T14:56:00Z">
                <w:pPr>
                  <w:jc w:val="both"/>
                </w:pPr>
              </w:pPrChange>
            </w:pPr>
            <w:moveTo w:id="6137" w:author="Mohammad Nayeem Hasan" w:date="2023-01-21T00:38:00Z">
              <w:r w:rsidRPr="00200D44">
                <w:rPr>
                  <w:rFonts w:ascii="Times New Roman" w:hAnsi="Times New Roman" w:cs="Times New Roman"/>
                  <w:sz w:val="20"/>
                  <w:szCs w:val="20"/>
                  <w:rPrChange w:id="6138" w:author="Mohammad Nayeem Hasan" w:date="2023-01-27T04:20:00Z">
                    <w:rPr>
                      <w:rFonts w:ascii="Times New Roman" w:hAnsi="Times New Roman" w:cs="Times New Roman"/>
                      <w:sz w:val="24"/>
                      <w:szCs w:val="24"/>
                    </w:rPr>
                  </w:rPrChange>
                </w:rPr>
                <w:t>-</w:t>
              </w:r>
            </w:moveTo>
          </w:p>
        </w:tc>
        <w:tc>
          <w:tcPr>
            <w:tcW w:w="689" w:type="pct"/>
            <w:vMerge/>
            <w:vAlign w:val="center"/>
          </w:tcPr>
          <w:p w14:paraId="1316C60C" w14:textId="77777777" w:rsidR="00C2040A" w:rsidRPr="00200D44" w:rsidRDefault="00C2040A">
            <w:pPr>
              <w:rPr>
                <w:moveTo w:id="6139" w:author="Mohammad Nayeem Hasan" w:date="2023-01-21T00:38:00Z"/>
                <w:rFonts w:ascii="Times New Roman" w:hAnsi="Times New Roman" w:cs="Times New Roman"/>
                <w:sz w:val="20"/>
                <w:szCs w:val="20"/>
                <w:rPrChange w:id="6140" w:author="Mohammad Nayeem Hasan" w:date="2023-01-27T04:20:00Z">
                  <w:rPr>
                    <w:moveTo w:id="6141" w:author="Mohammad Nayeem Hasan" w:date="2023-01-21T00:38:00Z"/>
                    <w:rFonts w:ascii="Times New Roman" w:hAnsi="Times New Roman" w:cs="Times New Roman"/>
                    <w:sz w:val="24"/>
                    <w:szCs w:val="24"/>
                  </w:rPr>
                </w:rPrChange>
              </w:rPr>
              <w:pPrChange w:id="6142" w:author="Mohammad Nayeem Hasan" w:date="2023-01-21T14:56:00Z">
                <w:pPr>
                  <w:jc w:val="both"/>
                </w:pPr>
              </w:pPrChange>
            </w:pPr>
          </w:p>
        </w:tc>
        <w:tc>
          <w:tcPr>
            <w:tcW w:w="389" w:type="pct"/>
            <w:vAlign w:val="center"/>
          </w:tcPr>
          <w:p w14:paraId="6BB8740D" w14:textId="77777777" w:rsidR="00C2040A" w:rsidRPr="00200D44" w:rsidRDefault="00C2040A">
            <w:pPr>
              <w:rPr>
                <w:moveTo w:id="6143" w:author="Mohammad Nayeem Hasan" w:date="2023-01-21T00:38:00Z"/>
                <w:rFonts w:ascii="Times New Roman" w:hAnsi="Times New Roman" w:cs="Times New Roman"/>
                <w:sz w:val="20"/>
                <w:szCs w:val="20"/>
                <w:rPrChange w:id="6144" w:author="Mohammad Nayeem Hasan" w:date="2023-01-27T04:20:00Z">
                  <w:rPr>
                    <w:moveTo w:id="6145" w:author="Mohammad Nayeem Hasan" w:date="2023-01-21T00:38:00Z"/>
                    <w:rFonts w:ascii="Times New Roman" w:hAnsi="Times New Roman" w:cs="Times New Roman"/>
                    <w:sz w:val="24"/>
                    <w:szCs w:val="24"/>
                  </w:rPr>
                </w:rPrChange>
              </w:rPr>
              <w:pPrChange w:id="6146" w:author="Mohammad Nayeem Hasan" w:date="2023-01-21T14:56:00Z">
                <w:pPr>
                  <w:jc w:val="both"/>
                </w:pPr>
              </w:pPrChange>
            </w:pPr>
            <w:moveTo w:id="6147" w:author="Mohammad Nayeem Hasan" w:date="2023-01-21T00:38:00Z">
              <w:r w:rsidRPr="00200D44">
                <w:rPr>
                  <w:rFonts w:ascii="Times New Roman" w:hAnsi="Times New Roman" w:cs="Times New Roman"/>
                  <w:sz w:val="20"/>
                  <w:szCs w:val="20"/>
                  <w:rPrChange w:id="6148" w:author="Mohammad Nayeem Hasan" w:date="2023-01-27T04:20:00Z">
                    <w:rPr>
                      <w:rFonts w:ascii="Times New Roman" w:hAnsi="Times New Roman" w:cs="Times New Roman"/>
                      <w:sz w:val="24"/>
                      <w:szCs w:val="24"/>
                    </w:rPr>
                  </w:rPrChange>
                </w:rPr>
                <w:t>447 (4.0)</w:t>
              </w:r>
            </w:moveTo>
          </w:p>
        </w:tc>
        <w:tc>
          <w:tcPr>
            <w:tcW w:w="398" w:type="pct"/>
            <w:vAlign w:val="center"/>
          </w:tcPr>
          <w:p w14:paraId="1E4911AF" w14:textId="77777777" w:rsidR="00C2040A" w:rsidRPr="00200D44" w:rsidRDefault="00C2040A">
            <w:pPr>
              <w:rPr>
                <w:moveTo w:id="6149" w:author="Mohammad Nayeem Hasan" w:date="2023-01-21T00:38:00Z"/>
                <w:rFonts w:ascii="Times New Roman" w:hAnsi="Times New Roman" w:cs="Times New Roman"/>
                <w:sz w:val="20"/>
                <w:szCs w:val="20"/>
                <w:rPrChange w:id="6150" w:author="Mohammad Nayeem Hasan" w:date="2023-01-27T04:20:00Z">
                  <w:rPr>
                    <w:moveTo w:id="6151" w:author="Mohammad Nayeem Hasan" w:date="2023-01-21T00:38:00Z"/>
                    <w:rFonts w:ascii="Times New Roman" w:hAnsi="Times New Roman" w:cs="Times New Roman"/>
                    <w:sz w:val="24"/>
                    <w:szCs w:val="24"/>
                  </w:rPr>
                </w:rPrChange>
              </w:rPr>
              <w:pPrChange w:id="6152" w:author="Mohammad Nayeem Hasan" w:date="2023-01-21T14:56:00Z">
                <w:pPr>
                  <w:jc w:val="both"/>
                </w:pPr>
              </w:pPrChange>
            </w:pPr>
            <w:moveTo w:id="6153" w:author="Mohammad Nayeem Hasan" w:date="2023-01-21T00:38:00Z">
              <w:r w:rsidRPr="00200D44">
                <w:rPr>
                  <w:rFonts w:ascii="Times New Roman" w:hAnsi="Times New Roman" w:cs="Times New Roman"/>
                  <w:sz w:val="20"/>
                  <w:szCs w:val="20"/>
                  <w:rPrChange w:id="6154" w:author="Mohammad Nayeem Hasan" w:date="2023-01-27T04:20:00Z">
                    <w:rPr>
                      <w:rFonts w:ascii="Times New Roman" w:hAnsi="Times New Roman" w:cs="Times New Roman"/>
                      <w:sz w:val="24"/>
                      <w:szCs w:val="24"/>
                    </w:rPr>
                  </w:rPrChange>
                </w:rPr>
                <w:t>10752 (96.0)</w:t>
              </w:r>
            </w:moveTo>
          </w:p>
        </w:tc>
        <w:tc>
          <w:tcPr>
            <w:tcW w:w="435" w:type="pct"/>
            <w:vMerge/>
            <w:vAlign w:val="center"/>
          </w:tcPr>
          <w:p w14:paraId="74381CE5" w14:textId="77777777" w:rsidR="00C2040A" w:rsidRPr="00200D44" w:rsidRDefault="00C2040A">
            <w:pPr>
              <w:rPr>
                <w:moveTo w:id="6155" w:author="Mohammad Nayeem Hasan" w:date="2023-01-21T00:38:00Z"/>
                <w:rFonts w:ascii="Times New Roman" w:hAnsi="Times New Roman" w:cs="Times New Roman"/>
                <w:sz w:val="20"/>
                <w:szCs w:val="20"/>
                <w:rPrChange w:id="6156" w:author="Mohammad Nayeem Hasan" w:date="2023-01-27T04:20:00Z">
                  <w:rPr>
                    <w:moveTo w:id="6157" w:author="Mohammad Nayeem Hasan" w:date="2023-01-21T00:38:00Z"/>
                    <w:rFonts w:ascii="Times New Roman" w:hAnsi="Times New Roman" w:cs="Times New Roman"/>
                    <w:sz w:val="24"/>
                    <w:szCs w:val="24"/>
                  </w:rPr>
                </w:rPrChange>
              </w:rPr>
              <w:pPrChange w:id="6158" w:author="Mohammad Nayeem Hasan" w:date="2023-01-21T14:56:00Z">
                <w:pPr>
                  <w:jc w:val="both"/>
                </w:pPr>
              </w:pPrChange>
            </w:pPr>
          </w:p>
        </w:tc>
        <w:tc>
          <w:tcPr>
            <w:tcW w:w="389" w:type="pct"/>
            <w:vAlign w:val="center"/>
          </w:tcPr>
          <w:p w14:paraId="27B9717B" w14:textId="77777777" w:rsidR="00C2040A" w:rsidRPr="00200D44" w:rsidRDefault="00C2040A">
            <w:pPr>
              <w:rPr>
                <w:moveTo w:id="6159" w:author="Mohammad Nayeem Hasan" w:date="2023-01-21T00:38:00Z"/>
                <w:rFonts w:ascii="Times New Roman" w:hAnsi="Times New Roman" w:cs="Times New Roman"/>
                <w:sz w:val="20"/>
                <w:szCs w:val="20"/>
                <w:rPrChange w:id="6160" w:author="Mohammad Nayeem Hasan" w:date="2023-01-27T04:20:00Z">
                  <w:rPr>
                    <w:moveTo w:id="6161" w:author="Mohammad Nayeem Hasan" w:date="2023-01-21T00:38:00Z"/>
                    <w:rFonts w:ascii="Times New Roman" w:hAnsi="Times New Roman" w:cs="Times New Roman"/>
                    <w:sz w:val="24"/>
                    <w:szCs w:val="24"/>
                  </w:rPr>
                </w:rPrChange>
              </w:rPr>
              <w:pPrChange w:id="6162" w:author="Mohammad Nayeem Hasan" w:date="2023-01-21T14:56:00Z">
                <w:pPr>
                  <w:jc w:val="both"/>
                </w:pPr>
              </w:pPrChange>
            </w:pPr>
            <w:moveTo w:id="6163" w:author="Mohammad Nayeem Hasan" w:date="2023-01-21T00:38:00Z">
              <w:r w:rsidRPr="00200D44">
                <w:rPr>
                  <w:rFonts w:ascii="Times New Roman" w:hAnsi="Times New Roman" w:cs="Times New Roman"/>
                  <w:sz w:val="20"/>
                  <w:szCs w:val="20"/>
                  <w:rPrChange w:id="6164" w:author="Mohammad Nayeem Hasan" w:date="2023-01-27T04:20:00Z">
                    <w:rPr>
                      <w:rFonts w:ascii="Times New Roman" w:hAnsi="Times New Roman" w:cs="Times New Roman"/>
                      <w:sz w:val="24"/>
                      <w:szCs w:val="24"/>
                    </w:rPr>
                  </w:rPrChange>
                </w:rPr>
                <w:t>1071 (6.8)</w:t>
              </w:r>
            </w:moveTo>
          </w:p>
        </w:tc>
        <w:tc>
          <w:tcPr>
            <w:tcW w:w="445" w:type="pct"/>
            <w:vAlign w:val="center"/>
          </w:tcPr>
          <w:p w14:paraId="104351EE" w14:textId="77777777" w:rsidR="00C2040A" w:rsidRPr="00200D44" w:rsidRDefault="00C2040A">
            <w:pPr>
              <w:rPr>
                <w:moveTo w:id="6165" w:author="Mohammad Nayeem Hasan" w:date="2023-01-21T00:38:00Z"/>
                <w:rFonts w:ascii="Times New Roman" w:hAnsi="Times New Roman" w:cs="Times New Roman"/>
                <w:sz w:val="20"/>
                <w:szCs w:val="20"/>
                <w:rPrChange w:id="6166" w:author="Mohammad Nayeem Hasan" w:date="2023-01-27T04:20:00Z">
                  <w:rPr>
                    <w:moveTo w:id="6167" w:author="Mohammad Nayeem Hasan" w:date="2023-01-21T00:38:00Z"/>
                    <w:rFonts w:ascii="Times New Roman" w:hAnsi="Times New Roman" w:cs="Times New Roman"/>
                    <w:sz w:val="24"/>
                    <w:szCs w:val="24"/>
                  </w:rPr>
                </w:rPrChange>
              </w:rPr>
              <w:pPrChange w:id="6168" w:author="Mohammad Nayeem Hasan" w:date="2023-01-21T14:56:00Z">
                <w:pPr>
                  <w:jc w:val="both"/>
                </w:pPr>
              </w:pPrChange>
            </w:pPr>
            <w:moveTo w:id="6169" w:author="Mohammad Nayeem Hasan" w:date="2023-01-21T00:38:00Z">
              <w:r w:rsidRPr="00200D44">
                <w:rPr>
                  <w:rFonts w:ascii="Times New Roman" w:hAnsi="Times New Roman" w:cs="Times New Roman"/>
                  <w:sz w:val="20"/>
                  <w:szCs w:val="20"/>
                  <w:rPrChange w:id="6170" w:author="Mohammad Nayeem Hasan" w:date="2023-01-27T04:20:00Z">
                    <w:rPr>
                      <w:rFonts w:ascii="Times New Roman" w:hAnsi="Times New Roman" w:cs="Times New Roman"/>
                      <w:sz w:val="24"/>
                      <w:szCs w:val="24"/>
                    </w:rPr>
                  </w:rPrChange>
                </w:rPr>
                <w:t>14747 (93.2)</w:t>
              </w:r>
            </w:moveTo>
          </w:p>
        </w:tc>
        <w:tc>
          <w:tcPr>
            <w:tcW w:w="435" w:type="pct"/>
            <w:vMerge/>
            <w:vAlign w:val="center"/>
          </w:tcPr>
          <w:p w14:paraId="01AACD90" w14:textId="77777777" w:rsidR="00C2040A" w:rsidRPr="00200D44" w:rsidRDefault="00C2040A">
            <w:pPr>
              <w:rPr>
                <w:moveTo w:id="6171" w:author="Mohammad Nayeem Hasan" w:date="2023-01-21T00:38:00Z"/>
                <w:rFonts w:ascii="Times New Roman" w:hAnsi="Times New Roman" w:cs="Times New Roman"/>
                <w:sz w:val="20"/>
                <w:szCs w:val="20"/>
                <w:rPrChange w:id="6172" w:author="Mohammad Nayeem Hasan" w:date="2023-01-27T04:20:00Z">
                  <w:rPr>
                    <w:moveTo w:id="6173" w:author="Mohammad Nayeem Hasan" w:date="2023-01-21T00:38:00Z"/>
                    <w:rFonts w:ascii="Times New Roman" w:hAnsi="Times New Roman" w:cs="Times New Roman"/>
                    <w:sz w:val="24"/>
                    <w:szCs w:val="24"/>
                  </w:rPr>
                </w:rPrChange>
              </w:rPr>
              <w:pPrChange w:id="6174" w:author="Mohammad Nayeem Hasan" w:date="2023-01-21T14:56:00Z">
                <w:pPr>
                  <w:jc w:val="both"/>
                </w:pPr>
              </w:pPrChange>
            </w:pPr>
          </w:p>
        </w:tc>
      </w:tr>
      <w:tr w:rsidR="00C2040A" w:rsidRPr="00200D44" w14:paraId="444DC063" w14:textId="77777777" w:rsidTr="00F13B5B">
        <w:trPr>
          <w:trHeight w:val="138"/>
          <w:jc w:val="center"/>
        </w:trPr>
        <w:tc>
          <w:tcPr>
            <w:tcW w:w="5000" w:type="pct"/>
            <w:gridSpan w:val="10"/>
            <w:vAlign w:val="center"/>
          </w:tcPr>
          <w:p w14:paraId="69718D7C" w14:textId="77777777" w:rsidR="00C2040A" w:rsidRPr="00200D44" w:rsidRDefault="00C2040A">
            <w:pPr>
              <w:rPr>
                <w:moveTo w:id="6175" w:author="Mohammad Nayeem Hasan" w:date="2023-01-21T00:38:00Z"/>
                <w:rFonts w:ascii="Times New Roman" w:hAnsi="Times New Roman" w:cs="Times New Roman"/>
                <w:sz w:val="20"/>
                <w:szCs w:val="20"/>
                <w:rPrChange w:id="6176" w:author="Mohammad Nayeem Hasan" w:date="2023-01-27T04:20:00Z">
                  <w:rPr>
                    <w:moveTo w:id="6177" w:author="Mohammad Nayeem Hasan" w:date="2023-01-21T00:38:00Z"/>
                    <w:rFonts w:ascii="Times New Roman" w:hAnsi="Times New Roman" w:cs="Times New Roman"/>
                    <w:sz w:val="24"/>
                    <w:szCs w:val="24"/>
                  </w:rPr>
                </w:rPrChange>
              </w:rPr>
              <w:pPrChange w:id="6178" w:author="Mohammad Nayeem Hasan" w:date="2023-01-21T14:56:00Z">
                <w:pPr>
                  <w:jc w:val="both"/>
                </w:pPr>
              </w:pPrChange>
            </w:pPr>
            <w:moveTo w:id="6179" w:author="Mohammad Nayeem Hasan" w:date="2023-01-21T00:38:00Z">
              <w:r w:rsidRPr="00200D44">
                <w:rPr>
                  <w:rFonts w:ascii="Times New Roman" w:hAnsi="Times New Roman" w:cs="Times New Roman"/>
                  <w:sz w:val="20"/>
                  <w:szCs w:val="20"/>
                  <w:rPrChange w:id="6180" w:author="Mohammad Nayeem Hasan" w:date="2023-01-27T04:20:00Z">
                    <w:rPr>
                      <w:rFonts w:ascii="Times New Roman" w:hAnsi="Times New Roman" w:cs="Times New Roman"/>
                      <w:sz w:val="24"/>
                      <w:szCs w:val="24"/>
                    </w:rPr>
                  </w:rPrChange>
                </w:rPr>
                <w:t>Wasted</w:t>
              </w:r>
            </w:moveTo>
          </w:p>
        </w:tc>
      </w:tr>
      <w:tr w:rsidR="004266B3" w:rsidRPr="004266B3" w14:paraId="14865EE9" w14:textId="77777777" w:rsidTr="006875DA">
        <w:trPr>
          <w:trHeight w:val="138"/>
          <w:jc w:val="center"/>
        </w:trPr>
        <w:tc>
          <w:tcPr>
            <w:tcW w:w="788" w:type="pct"/>
            <w:vAlign w:val="center"/>
          </w:tcPr>
          <w:p w14:paraId="75DA76D8" w14:textId="77777777" w:rsidR="00C2040A" w:rsidRPr="00200D44" w:rsidRDefault="00C2040A">
            <w:pPr>
              <w:rPr>
                <w:moveTo w:id="6181" w:author="Mohammad Nayeem Hasan" w:date="2023-01-21T00:38:00Z"/>
                <w:rFonts w:ascii="Times New Roman" w:hAnsi="Times New Roman" w:cs="Times New Roman"/>
                <w:sz w:val="20"/>
                <w:szCs w:val="20"/>
                <w:rPrChange w:id="6182" w:author="Mohammad Nayeem Hasan" w:date="2023-01-27T04:20:00Z">
                  <w:rPr>
                    <w:moveTo w:id="6183" w:author="Mohammad Nayeem Hasan" w:date="2023-01-21T00:38:00Z"/>
                    <w:rFonts w:ascii="Times New Roman" w:hAnsi="Times New Roman" w:cs="Times New Roman"/>
                    <w:sz w:val="24"/>
                    <w:szCs w:val="24"/>
                  </w:rPr>
                </w:rPrChange>
              </w:rPr>
              <w:pPrChange w:id="6184" w:author="Mohammad Nayeem Hasan" w:date="2023-01-21T14:56:00Z">
                <w:pPr>
                  <w:jc w:val="both"/>
                </w:pPr>
              </w:pPrChange>
            </w:pPr>
            <w:moveTo w:id="6185" w:author="Mohammad Nayeem Hasan" w:date="2023-01-21T00:38:00Z">
              <w:r w:rsidRPr="00200D44">
                <w:rPr>
                  <w:rFonts w:ascii="Times New Roman" w:hAnsi="Times New Roman" w:cs="Times New Roman"/>
                  <w:sz w:val="20"/>
                  <w:szCs w:val="20"/>
                  <w:rPrChange w:id="6186" w:author="Mohammad Nayeem Hasan" w:date="2023-01-27T04:20:00Z">
                    <w:rPr>
                      <w:rFonts w:ascii="Times New Roman" w:hAnsi="Times New Roman" w:cs="Times New Roman"/>
                      <w:sz w:val="24"/>
                      <w:szCs w:val="24"/>
                    </w:rPr>
                  </w:rPrChange>
                </w:rPr>
                <w:t>Yes</w:t>
              </w:r>
            </w:moveTo>
          </w:p>
        </w:tc>
        <w:tc>
          <w:tcPr>
            <w:tcW w:w="445" w:type="pct"/>
            <w:vAlign w:val="center"/>
          </w:tcPr>
          <w:p w14:paraId="590E375A" w14:textId="77777777" w:rsidR="00C2040A" w:rsidRPr="00200D44" w:rsidRDefault="00C2040A">
            <w:pPr>
              <w:rPr>
                <w:moveTo w:id="6187" w:author="Mohammad Nayeem Hasan" w:date="2023-01-21T00:38:00Z"/>
                <w:rFonts w:ascii="Times New Roman" w:hAnsi="Times New Roman" w:cs="Times New Roman"/>
                <w:sz w:val="20"/>
                <w:szCs w:val="20"/>
                <w:rPrChange w:id="6188" w:author="Mohammad Nayeem Hasan" w:date="2023-01-27T04:20:00Z">
                  <w:rPr>
                    <w:moveTo w:id="6189" w:author="Mohammad Nayeem Hasan" w:date="2023-01-21T00:38:00Z"/>
                    <w:rFonts w:ascii="Times New Roman" w:hAnsi="Times New Roman" w:cs="Times New Roman"/>
                    <w:sz w:val="24"/>
                    <w:szCs w:val="24"/>
                  </w:rPr>
                </w:rPrChange>
              </w:rPr>
              <w:pPrChange w:id="6190" w:author="Mohammad Nayeem Hasan" w:date="2023-01-21T14:56:00Z">
                <w:pPr>
                  <w:jc w:val="both"/>
                </w:pPr>
              </w:pPrChange>
            </w:pPr>
            <w:moveTo w:id="6191" w:author="Mohammad Nayeem Hasan" w:date="2023-01-21T00:38:00Z">
              <w:r w:rsidRPr="00200D44">
                <w:rPr>
                  <w:rFonts w:ascii="Times New Roman" w:hAnsi="Times New Roman" w:cs="Times New Roman"/>
                  <w:sz w:val="20"/>
                  <w:szCs w:val="20"/>
                  <w:rPrChange w:id="6192" w:author="Mohammad Nayeem Hasan" w:date="2023-01-27T04:20:00Z">
                    <w:rPr>
                      <w:rFonts w:ascii="Times New Roman" w:hAnsi="Times New Roman" w:cs="Times New Roman"/>
                      <w:sz w:val="24"/>
                      <w:szCs w:val="24"/>
                    </w:rPr>
                  </w:rPrChange>
                </w:rPr>
                <w:t>-</w:t>
              </w:r>
            </w:moveTo>
          </w:p>
        </w:tc>
        <w:tc>
          <w:tcPr>
            <w:tcW w:w="587" w:type="pct"/>
          </w:tcPr>
          <w:p w14:paraId="116E4D57" w14:textId="77777777" w:rsidR="00C2040A" w:rsidRPr="00200D44" w:rsidRDefault="00C2040A">
            <w:pPr>
              <w:rPr>
                <w:moveTo w:id="6193" w:author="Mohammad Nayeem Hasan" w:date="2023-01-21T00:38:00Z"/>
                <w:rFonts w:ascii="Times New Roman" w:hAnsi="Times New Roman" w:cs="Times New Roman"/>
                <w:sz w:val="20"/>
                <w:szCs w:val="20"/>
                <w:rPrChange w:id="6194" w:author="Mohammad Nayeem Hasan" w:date="2023-01-27T04:20:00Z">
                  <w:rPr>
                    <w:moveTo w:id="6195" w:author="Mohammad Nayeem Hasan" w:date="2023-01-21T00:38:00Z"/>
                    <w:rFonts w:ascii="Times New Roman" w:hAnsi="Times New Roman" w:cs="Times New Roman"/>
                    <w:sz w:val="24"/>
                    <w:szCs w:val="24"/>
                  </w:rPr>
                </w:rPrChange>
              </w:rPr>
              <w:pPrChange w:id="6196" w:author="Mohammad Nayeem Hasan" w:date="2023-01-21T14:56:00Z">
                <w:pPr>
                  <w:jc w:val="both"/>
                </w:pPr>
              </w:pPrChange>
            </w:pPr>
            <w:moveTo w:id="6197" w:author="Mohammad Nayeem Hasan" w:date="2023-01-21T00:38:00Z">
              <w:r w:rsidRPr="00200D44">
                <w:rPr>
                  <w:rFonts w:ascii="Times New Roman" w:hAnsi="Times New Roman" w:cs="Times New Roman"/>
                  <w:sz w:val="20"/>
                  <w:szCs w:val="20"/>
                  <w:rPrChange w:id="6198" w:author="Mohammad Nayeem Hasan" w:date="2023-01-27T04:20:00Z">
                    <w:rPr>
                      <w:rFonts w:ascii="Times New Roman" w:hAnsi="Times New Roman" w:cs="Times New Roman"/>
                      <w:sz w:val="24"/>
                      <w:szCs w:val="24"/>
                    </w:rPr>
                  </w:rPrChange>
                </w:rPr>
                <w:t>-</w:t>
              </w:r>
            </w:moveTo>
          </w:p>
        </w:tc>
        <w:tc>
          <w:tcPr>
            <w:tcW w:w="689" w:type="pct"/>
            <w:vMerge w:val="restart"/>
            <w:vAlign w:val="center"/>
          </w:tcPr>
          <w:p w14:paraId="4F99CDAF" w14:textId="77777777" w:rsidR="00C2040A" w:rsidRPr="00200D44" w:rsidRDefault="00C2040A">
            <w:pPr>
              <w:rPr>
                <w:moveTo w:id="6199" w:author="Mohammad Nayeem Hasan" w:date="2023-01-21T00:38:00Z"/>
                <w:rFonts w:ascii="Times New Roman" w:hAnsi="Times New Roman" w:cs="Times New Roman"/>
                <w:sz w:val="20"/>
                <w:szCs w:val="20"/>
                <w:rPrChange w:id="6200" w:author="Mohammad Nayeem Hasan" w:date="2023-01-27T04:20:00Z">
                  <w:rPr>
                    <w:moveTo w:id="6201" w:author="Mohammad Nayeem Hasan" w:date="2023-01-21T00:38:00Z"/>
                    <w:rFonts w:ascii="Times New Roman" w:hAnsi="Times New Roman" w:cs="Times New Roman"/>
                    <w:sz w:val="24"/>
                    <w:szCs w:val="24"/>
                  </w:rPr>
                </w:rPrChange>
              </w:rPr>
              <w:pPrChange w:id="6202" w:author="Mohammad Nayeem Hasan" w:date="2023-01-21T14:56:00Z">
                <w:pPr>
                  <w:jc w:val="both"/>
                </w:pPr>
              </w:pPrChange>
            </w:pPr>
          </w:p>
        </w:tc>
        <w:tc>
          <w:tcPr>
            <w:tcW w:w="389" w:type="pct"/>
            <w:vAlign w:val="center"/>
          </w:tcPr>
          <w:p w14:paraId="5A748C90" w14:textId="77777777" w:rsidR="00C2040A" w:rsidRPr="00200D44" w:rsidRDefault="00C2040A">
            <w:pPr>
              <w:rPr>
                <w:moveTo w:id="6203" w:author="Mohammad Nayeem Hasan" w:date="2023-01-21T00:38:00Z"/>
                <w:rFonts w:ascii="Times New Roman" w:hAnsi="Times New Roman" w:cs="Times New Roman"/>
                <w:sz w:val="20"/>
                <w:szCs w:val="20"/>
                <w:rPrChange w:id="6204" w:author="Mohammad Nayeem Hasan" w:date="2023-01-27T04:20:00Z">
                  <w:rPr>
                    <w:moveTo w:id="6205" w:author="Mohammad Nayeem Hasan" w:date="2023-01-21T00:38:00Z"/>
                    <w:rFonts w:ascii="Times New Roman" w:hAnsi="Times New Roman" w:cs="Times New Roman"/>
                    <w:sz w:val="24"/>
                    <w:szCs w:val="24"/>
                  </w:rPr>
                </w:rPrChange>
              </w:rPr>
              <w:pPrChange w:id="6206" w:author="Mohammad Nayeem Hasan" w:date="2023-01-21T14:56:00Z">
                <w:pPr>
                  <w:jc w:val="both"/>
                </w:pPr>
              </w:pPrChange>
            </w:pPr>
            <w:moveTo w:id="6207" w:author="Mohammad Nayeem Hasan" w:date="2023-01-21T00:38:00Z">
              <w:r w:rsidRPr="00200D44">
                <w:rPr>
                  <w:rFonts w:ascii="Times New Roman" w:hAnsi="Times New Roman" w:cs="Times New Roman"/>
                  <w:sz w:val="20"/>
                  <w:szCs w:val="20"/>
                  <w:rPrChange w:id="6208" w:author="Mohammad Nayeem Hasan" w:date="2023-01-27T04:20:00Z">
                    <w:rPr>
                      <w:rFonts w:ascii="Times New Roman" w:hAnsi="Times New Roman" w:cs="Times New Roman"/>
                      <w:sz w:val="24"/>
                      <w:szCs w:val="24"/>
                    </w:rPr>
                  </w:rPrChange>
                </w:rPr>
                <w:t>92 (4.7)</w:t>
              </w:r>
            </w:moveTo>
          </w:p>
        </w:tc>
        <w:tc>
          <w:tcPr>
            <w:tcW w:w="398" w:type="pct"/>
            <w:vAlign w:val="center"/>
          </w:tcPr>
          <w:p w14:paraId="44414FEC" w14:textId="77777777" w:rsidR="00C2040A" w:rsidRPr="00200D44" w:rsidRDefault="00C2040A">
            <w:pPr>
              <w:rPr>
                <w:moveTo w:id="6209" w:author="Mohammad Nayeem Hasan" w:date="2023-01-21T00:38:00Z"/>
                <w:rFonts w:ascii="Times New Roman" w:hAnsi="Times New Roman" w:cs="Times New Roman"/>
                <w:sz w:val="20"/>
                <w:szCs w:val="20"/>
                <w:rPrChange w:id="6210" w:author="Mohammad Nayeem Hasan" w:date="2023-01-27T04:20:00Z">
                  <w:rPr>
                    <w:moveTo w:id="6211" w:author="Mohammad Nayeem Hasan" w:date="2023-01-21T00:38:00Z"/>
                    <w:rFonts w:ascii="Times New Roman" w:hAnsi="Times New Roman" w:cs="Times New Roman"/>
                    <w:sz w:val="24"/>
                    <w:szCs w:val="24"/>
                  </w:rPr>
                </w:rPrChange>
              </w:rPr>
              <w:pPrChange w:id="6212" w:author="Mohammad Nayeem Hasan" w:date="2023-01-21T14:56:00Z">
                <w:pPr>
                  <w:jc w:val="both"/>
                </w:pPr>
              </w:pPrChange>
            </w:pPr>
            <w:moveTo w:id="6213" w:author="Mohammad Nayeem Hasan" w:date="2023-01-21T00:38:00Z">
              <w:r w:rsidRPr="00200D44">
                <w:rPr>
                  <w:rFonts w:ascii="Times New Roman" w:hAnsi="Times New Roman" w:cs="Times New Roman"/>
                  <w:sz w:val="20"/>
                  <w:szCs w:val="20"/>
                  <w:rPrChange w:id="6214" w:author="Mohammad Nayeem Hasan" w:date="2023-01-27T04:20:00Z">
                    <w:rPr>
                      <w:rFonts w:ascii="Times New Roman" w:hAnsi="Times New Roman" w:cs="Times New Roman"/>
                      <w:sz w:val="24"/>
                      <w:szCs w:val="24"/>
                    </w:rPr>
                  </w:rPrChange>
                </w:rPr>
                <w:t>1862 (95.3)</w:t>
              </w:r>
            </w:moveTo>
          </w:p>
        </w:tc>
        <w:tc>
          <w:tcPr>
            <w:tcW w:w="435" w:type="pct"/>
            <w:vMerge w:val="restart"/>
            <w:vAlign w:val="center"/>
          </w:tcPr>
          <w:p w14:paraId="18A3E1E2" w14:textId="77777777" w:rsidR="00C2040A" w:rsidRPr="00200D44" w:rsidRDefault="00C2040A">
            <w:pPr>
              <w:rPr>
                <w:moveTo w:id="6215" w:author="Mohammad Nayeem Hasan" w:date="2023-01-21T00:38:00Z"/>
                <w:rFonts w:ascii="Times New Roman" w:hAnsi="Times New Roman" w:cs="Times New Roman"/>
                <w:sz w:val="20"/>
                <w:szCs w:val="20"/>
                <w:rPrChange w:id="6216" w:author="Mohammad Nayeem Hasan" w:date="2023-01-27T04:20:00Z">
                  <w:rPr>
                    <w:moveTo w:id="6217" w:author="Mohammad Nayeem Hasan" w:date="2023-01-21T00:38:00Z"/>
                    <w:rFonts w:ascii="Times New Roman" w:hAnsi="Times New Roman" w:cs="Times New Roman"/>
                    <w:sz w:val="24"/>
                    <w:szCs w:val="24"/>
                  </w:rPr>
                </w:rPrChange>
              </w:rPr>
              <w:pPrChange w:id="6218" w:author="Mohammad Nayeem Hasan" w:date="2023-01-21T14:56:00Z">
                <w:pPr>
                  <w:jc w:val="both"/>
                </w:pPr>
              </w:pPrChange>
            </w:pPr>
            <w:moveTo w:id="6219" w:author="Mohammad Nayeem Hasan" w:date="2023-01-21T00:38:00Z">
              <w:r w:rsidRPr="00200D44">
                <w:rPr>
                  <w:rFonts w:ascii="Times New Roman" w:hAnsi="Times New Roman" w:cs="Times New Roman"/>
                  <w:sz w:val="20"/>
                  <w:szCs w:val="20"/>
                  <w:rPrChange w:id="6220" w:author="Mohammad Nayeem Hasan" w:date="2023-01-27T04:20:00Z">
                    <w:rPr>
                      <w:rFonts w:ascii="Times New Roman" w:hAnsi="Times New Roman" w:cs="Times New Roman"/>
                      <w:sz w:val="24"/>
                      <w:szCs w:val="24"/>
                    </w:rPr>
                  </w:rPrChange>
                </w:rPr>
                <w:t>0.148</w:t>
              </w:r>
            </w:moveTo>
          </w:p>
        </w:tc>
        <w:tc>
          <w:tcPr>
            <w:tcW w:w="389" w:type="pct"/>
            <w:vAlign w:val="center"/>
          </w:tcPr>
          <w:p w14:paraId="621D6A13" w14:textId="77777777" w:rsidR="00C2040A" w:rsidRPr="00200D44" w:rsidRDefault="00C2040A">
            <w:pPr>
              <w:rPr>
                <w:moveTo w:id="6221" w:author="Mohammad Nayeem Hasan" w:date="2023-01-21T00:38:00Z"/>
                <w:rFonts w:ascii="Times New Roman" w:hAnsi="Times New Roman" w:cs="Times New Roman"/>
                <w:sz w:val="20"/>
                <w:szCs w:val="20"/>
                <w:rPrChange w:id="6222" w:author="Mohammad Nayeem Hasan" w:date="2023-01-27T04:20:00Z">
                  <w:rPr>
                    <w:moveTo w:id="6223" w:author="Mohammad Nayeem Hasan" w:date="2023-01-21T00:38:00Z"/>
                    <w:rFonts w:ascii="Times New Roman" w:hAnsi="Times New Roman" w:cs="Times New Roman"/>
                    <w:sz w:val="24"/>
                    <w:szCs w:val="24"/>
                  </w:rPr>
                </w:rPrChange>
              </w:rPr>
              <w:pPrChange w:id="6224" w:author="Mohammad Nayeem Hasan" w:date="2023-01-21T14:56:00Z">
                <w:pPr>
                  <w:jc w:val="both"/>
                </w:pPr>
              </w:pPrChange>
            </w:pPr>
            <w:moveTo w:id="6225" w:author="Mohammad Nayeem Hasan" w:date="2023-01-21T00:38:00Z">
              <w:r w:rsidRPr="00200D44">
                <w:rPr>
                  <w:rFonts w:ascii="Times New Roman" w:hAnsi="Times New Roman" w:cs="Times New Roman"/>
                  <w:sz w:val="20"/>
                  <w:szCs w:val="20"/>
                  <w:rPrChange w:id="6226" w:author="Mohammad Nayeem Hasan" w:date="2023-01-27T04:20:00Z">
                    <w:rPr>
                      <w:rFonts w:ascii="Times New Roman" w:hAnsi="Times New Roman" w:cs="Times New Roman"/>
                      <w:sz w:val="24"/>
                      <w:szCs w:val="24"/>
                    </w:rPr>
                  </w:rPrChange>
                </w:rPr>
                <w:t>178 (8.1)</w:t>
              </w:r>
            </w:moveTo>
          </w:p>
        </w:tc>
        <w:tc>
          <w:tcPr>
            <w:tcW w:w="445" w:type="pct"/>
            <w:vAlign w:val="center"/>
          </w:tcPr>
          <w:p w14:paraId="1D7B45FA" w14:textId="77777777" w:rsidR="00C2040A" w:rsidRPr="00200D44" w:rsidRDefault="00C2040A">
            <w:pPr>
              <w:rPr>
                <w:moveTo w:id="6227" w:author="Mohammad Nayeem Hasan" w:date="2023-01-21T00:38:00Z"/>
                <w:rFonts w:ascii="Times New Roman" w:hAnsi="Times New Roman" w:cs="Times New Roman"/>
                <w:sz w:val="20"/>
                <w:szCs w:val="20"/>
                <w:rPrChange w:id="6228" w:author="Mohammad Nayeem Hasan" w:date="2023-01-27T04:20:00Z">
                  <w:rPr>
                    <w:moveTo w:id="6229" w:author="Mohammad Nayeem Hasan" w:date="2023-01-21T00:38:00Z"/>
                    <w:rFonts w:ascii="Times New Roman" w:hAnsi="Times New Roman" w:cs="Times New Roman"/>
                    <w:sz w:val="24"/>
                    <w:szCs w:val="24"/>
                  </w:rPr>
                </w:rPrChange>
              </w:rPr>
              <w:pPrChange w:id="6230" w:author="Mohammad Nayeem Hasan" w:date="2023-01-21T14:56:00Z">
                <w:pPr>
                  <w:jc w:val="both"/>
                </w:pPr>
              </w:pPrChange>
            </w:pPr>
            <w:moveTo w:id="6231" w:author="Mohammad Nayeem Hasan" w:date="2023-01-21T00:38:00Z">
              <w:r w:rsidRPr="00200D44">
                <w:rPr>
                  <w:rFonts w:ascii="Times New Roman" w:hAnsi="Times New Roman" w:cs="Times New Roman"/>
                  <w:sz w:val="20"/>
                  <w:szCs w:val="20"/>
                  <w:rPrChange w:id="6232" w:author="Mohammad Nayeem Hasan" w:date="2023-01-27T04:20:00Z">
                    <w:rPr>
                      <w:rFonts w:ascii="Times New Roman" w:hAnsi="Times New Roman" w:cs="Times New Roman"/>
                      <w:sz w:val="24"/>
                      <w:szCs w:val="24"/>
                    </w:rPr>
                  </w:rPrChange>
                </w:rPr>
                <w:t>2028 (91.9)</w:t>
              </w:r>
            </w:moveTo>
          </w:p>
        </w:tc>
        <w:tc>
          <w:tcPr>
            <w:tcW w:w="435" w:type="pct"/>
            <w:vMerge w:val="restart"/>
            <w:vAlign w:val="center"/>
          </w:tcPr>
          <w:p w14:paraId="1D3850F4" w14:textId="77777777" w:rsidR="00C2040A" w:rsidRPr="00200D44" w:rsidRDefault="00C2040A">
            <w:pPr>
              <w:rPr>
                <w:moveTo w:id="6233" w:author="Mohammad Nayeem Hasan" w:date="2023-01-21T00:38:00Z"/>
                <w:rFonts w:ascii="Times New Roman" w:hAnsi="Times New Roman" w:cs="Times New Roman"/>
                <w:sz w:val="20"/>
                <w:szCs w:val="20"/>
                <w:rPrChange w:id="6234" w:author="Mohammad Nayeem Hasan" w:date="2023-01-27T04:20:00Z">
                  <w:rPr>
                    <w:moveTo w:id="6235" w:author="Mohammad Nayeem Hasan" w:date="2023-01-21T00:38:00Z"/>
                    <w:rFonts w:ascii="Times New Roman" w:hAnsi="Times New Roman" w:cs="Times New Roman"/>
                    <w:sz w:val="24"/>
                    <w:szCs w:val="24"/>
                  </w:rPr>
                </w:rPrChange>
              </w:rPr>
              <w:pPrChange w:id="6236" w:author="Mohammad Nayeem Hasan" w:date="2023-01-21T14:56:00Z">
                <w:pPr>
                  <w:jc w:val="both"/>
                </w:pPr>
              </w:pPrChange>
            </w:pPr>
            <w:moveTo w:id="6237" w:author="Mohammad Nayeem Hasan" w:date="2023-01-21T00:38:00Z">
              <w:r w:rsidRPr="00200D44">
                <w:rPr>
                  <w:rFonts w:ascii="Times New Roman" w:hAnsi="Times New Roman" w:cs="Times New Roman"/>
                  <w:sz w:val="20"/>
                  <w:szCs w:val="20"/>
                  <w:rPrChange w:id="6238" w:author="Mohammad Nayeem Hasan" w:date="2023-01-27T04:20:00Z">
                    <w:rPr>
                      <w:rFonts w:ascii="Times New Roman" w:hAnsi="Times New Roman" w:cs="Times New Roman"/>
                      <w:sz w:val="24"/>
                      <w:szCs w:val="24"/>
                    </w:rPr>
                  </w:rPrChange>
                </w:rPr>
                <w:t>0.053</w:t>
              </w:r>
            </w:moveTo>
          </w:p>
        </w:tc>
      </w:tr>
      <w:tr w:rsidR="004266B3" w:rsidRPr="004266B3" w14:paraId="063B1FB1" w14:textId="77777777" w:rsidTr="006875DA">
        <w:trPr>
          <w:trHeight w:val="138"/>
          <w:jc w:val="center"/>
        </w:trPr>
        <w:tc>
          <w:tcPr>
            <w:tcW w:w="788" w:type="pct"/>
            <w:vAlign w:val="center"/>
          </w:tcPr>
          <w:p w14:paraId="01F3C1F4" w14:textId="77777777" w:rsidR="00C2040A" w:rsidRPr="00200D44" w:rsidRDefault="00C2040A">
            <w:pPr>
              <w:rPr>
                <w:moveTo w:id="6239" w:author="Mohammad Nayeem Hasan" w:date="2023-01-21T00:38:00Z"/>
                <w:rFonts w:ascii="Times New Roman" w:hAnsi="Times New Roman" w:cs="Times New Roman"/>
                <w:sz w:val="20"/>
                <w:szCs w:val="20"/>
                <w:rPrChange w:id="6240" w:author="Mohammad Nayeem Hasan" w:date="2023-01-27T04:20:00Z">
                  <w:rPr>
                    <w:moveTo w:id="6241" w:author="Mohammad Nayeem Hasan" w:date="2023-01-21T00:38:00Z"/>
                    <w:rFonts w:ascii="Times New Roman" w:hAnsi="Times New Roman" w:cs="Times New Roman"/>
                    <w:sz w:val="24"/>
                    <w:szCs w:val="24"/>
                  </w:rPr>
                </w:rPrChange>
              </w:rPr>
              <w:pPrChange w:id="6242" w:author="Mohammad Nayeem Hasan" w:date="2023-01-21T14:56:00Z">
                <w:pPr>
                  <w:jc w:val="both"/>
                </w:pPr>
              </w:pPrChange>
            </w:pPr>
            <w:moveTo w:id="6243" w:author="Mohammad Nayeem Hasan" w:date="2023-01-21T00:38:00Z">
              <w:r w:rsidRPr="00200D44">
                <w:rPr>
                  <w:rFonts w:ascii="Times New Roman" w:hAnsi="Times New Roman" w:cs="Times New Roman"/>
                  <w:sz w:val="20"/>
                  <w:szCs w:val="20"/>
                  <w:rPrChange w:id="6244" w:author="Mohammad Nayeem Hasan" w:date="2023-01-27T04:20:00Z">
                    <w:rPr>
                      <w:rFonts w:ascii="Times New Roman" w:hAnsi="Times New Roman" w:cs="Times New Roman"/>
                      <w:sz w:val="24"/>
                      <w:szCs w:val="24"/>
                    </w:rPr>
                  </w:rPrChange>
                </w:rPr>
                <w:t>No</w:t>
              </w:r>
            </w:moveTo>
          </w:p>
        </w:tc>
        <w:tc>
          <w:tcPr>
            <w:tcW w:w="445" w:type="pct"/>
            <w:vAlign w:val="center"/>
          </w:tcPr>
          <w:p w14:paraId="7F644EAE" w14:textId="77777777" w:rsidR="00C2040A" w:rsidRPr="00200D44" w:rsidRDefault="00C2040A">
            <w:pPr>
              <w:rPr>
                <w:moveTo w:id="6245" w:author="Mohammad Nayeem Hasan" w:date="2023-01-21T00:38:00Z"/>
                <w:rFonts w:ascii="Times New Roman" w:hAnsi="Times New Roman" w:cs="Times New Roman"/>
                <w:sz w:val="20"/>
                <w:szCs w:val="20"/>
                <w:rPrChange w:id="6246" w:author="Mohammad Nayeem Hasan" w:date="2023-01-27T04:20:00Z">
                  <w:rPr>
                    <w:moveTo w:id="6247" w:author="Mohammad Nayeem Hasan" w:date="2023-01-21T00:38:00Z"/>
                    <w:rFonts w:ascii="Times New Roman" w:hAnsi="Times New Roman" w:cs="Times New Roman"/>
                    <w:sz w:val="24"/>
                    <w:szCs w:val="24"/>
                  </w:rPr>
                </w:rPrChange>
              </w:rPr>
              <w:pPrChange w:id="6248" w:author="Mohammad Nayeem Hasan" w:date="2023-01-21T14:56:00Z">
                <w:pPr>
                  <w:jc w:val="both"/>
                </w:pPr>
              </w:pPrChange>
            </w:pPr>
            <w:moveTo w:id="6249" w:author="Mohammad Nayeem Hasan" w:date="2023-01-21T00:38:00Z">
              <w:r w:rsidRPr="00200D44">
                <w:rPr>
                  <w:rFonts w:ascii="Times New Roman" w:hAnsi="Times New Roman" w:cs="Times New Roman"/>
                  <w:sz w:val="20"/>
                  <w:szCs w:val="20"/>
                  <w:rPrChange w:id="6250" w:author="Mohammad Nayeem Hasan" w:date="2023-01-27T04:20:00Z">
                    <w:rPr>
                      <w:rFonts w:ascii="Times New Roman" w:hAnsi="Times New Roman" w:cs="Times New Roman"/>
                      <w:sz w:val="24"/>
                      <w:szCs w:val="24"/>
                    </w:rPr>
                  </w:rPrChange>
                </w:rPr>
                <w:t>-</w:t>
              </w:r>
            </w:moveTo>
          </w:p>
        </w:tc>
        <w:tc>
          <w:tcPr>
            <w:tcW w:w="587" w:type="pct"/>
          </w:tcPr>
          <w:p w14:paraId="462B6D63" w14:textId="77777777" w:rsidR="00C2040A" w:rsidRPr="00200D44" w:rsidRDefault="00C2040A">
            <w:pPr>
              <w:rPr>
                <w:moveTo w:id="6251" w:author="Mohammad Nayeem Hasan" w:date="2023-01-21T00:38:00Z"/>
                <w:rFonts w:ascii="Times New Roman" w:hAnsi="Times New Roman" w:cs="Times New Roman"/>
                <w:sz w:val="20"/>
                <w:szCs w:val="20"/>
                <w:rPrChange w:id="6252" w:author="Mohammad Nayeem Hasan" w:date="2023-01-27T04:20:00Z">
                  <w:rPr>
                    <w:moveTo w:id="6253" w:author="Mohammad Nayeem Hasan" w:date="2023-01-21T00:38:00Z"/>
                    <w:rFonts w:ascii="Times New Roman" w:hAnsi="Times New Roman" w:cs="Times New Roman"/>
                    <w:sz w:val="24"/>
                    <w:szCs w:val="24"/>
                  </w:rPr>
                </w:rPrChange>
              </w:rPr>
              <w:pPrChange w:id="6254" w:author="Mohammad Nayeem Hasan" w:date="2023-01-21T14:56:00Z">
                <w:pPr>
                  <w:jc w:val="both"/>
                </w:pPr>
              </w:pPrChange>
            </w:pPr>
            <w:moveTo w:id="6255" w:author="Mohammad Nayeem Hasan" w:date="2023-01-21T00:38:00Z">
              <w:r w:rsidRPr="00200D44">
                <w:rPr>
                  <w:rFonts w:ascii="Times New Roman" w:hAnsi="Times New Roman" w:cs="Times New Roman"/>
                  <w:sz w:val="20"/>
                  <w:szCs w:val="20"/>
                  <w:rPrChange w:id="6256" w:author="Mohammad Nayeem Hasan" w:date="2023-01-27T04:20:00Z">
                    <w:rPr>
                      <w:rFonts w:ascii="Times New Roman" w:hAnsi="Times New Roman" w:cs="Times New Roman"/>
                      <w:sz w:val="24"/>
                      <w:szCs w:val="24"/>
                    </w:rPr>
                  </w:rPrChange>
                </w:rPr>
                <w:t>-</w:t>
              </w:r>
            </w:moveTo>
          </w:p>
        </w:tc>
        <w:tc>
          <w:tcPr>
            <w:tcW w:w="689" w:type="pct"/>
            <w:vMerge/>
            <w:vAlign w:val="center"/>
          </w:tcPr>
          <w:p w14:paraId="0B104968" w14:textId="77777777" w:rsidR="00C2040A" w:rsidRPr="00200D44" w:rsidRDefault="00C2040A">
            <w:pPr>
              <w:rPr>
                <w:moveTo w:id="6257" w:author="Mohammad Nayeem Hasan" w:date="2023-01-21T00:38:00Z"/>
                <w:rFonts w:ascii="Times New Roman" w:hAnsi="Times New Roman" w:cs="Times New Roman"/>
                <w:sz w:val="20"/>
                <w:szCs w:val="20"/>
                <w:rPrChange w:id="6258" w:author="Mohammad Nayeem Hasan" w:date="2023-01-27T04:20:00Z">
                  <w:rPr>
                    <w:moveTo w:id="6259" w:author="Mohammad Nayeem Hasan" w:date="2023-01-21T00:38:00Z"/>
                    <w:rFonts w:ascii="Times New Roman" w:hAnsi="Times New Roman" w:cs="Times New Roman"/>
                    <w:sz w:val="24"/>
                    <w:szCs w:val="24"/>
                  </w:rPr>
                </w:rPrChange>
              </w:rPr>
              <w:pPrChange w:id="6260" w:author="Mohammad Nayeem Hasan" w:date="2023-01-21T14:56:00Z">
                <w:pPr>
                  <w:jc w:val="both"/>
                </w:pPr>
              </w:pPrChange>
            </w:pPr>
          </w:p>
        </w:tc>
        <w:tc>
          <w:tcPr>
            <w:tcW w:w="389" w:type="pct"/>
            <w:vAlign w:val="center"/>
          </w:tcPr>
          <w:p w14:paraId="0ADCD77A" w14:textId="77777777" w:rsidR="00C2040A" w:rsidRPr="00200D44" w:rsidRDefault="00C2040A">
            <w:pPr>
              <w:rPr>
                <w:moveTo w:id="6261" w:author="Mohammad Nayeem Hasan" w:date="2023-01-21T00:38:00Z"/>
                <w:rFonts w:ascii="Times New Roman" w:hAnsi="Times New Roman" w:cs="Times New Roman"/>
                <w:sz w:val="20"/>
                <w:szCs w:val="20"/>
                <w:rPrChange w:id="6262" w:author="Mohammad Nayeem Hasan" w:date="2023-01-27T04:20:00Z">
                  <w:rPr>
                    <w:moveTo w:id="6263" w:author="Mohammad Nayeem Hasan" w:date="2023-01-21T00:38:00Z"/>
                    <w:rFonts w:ascii="Times New Roman" w:hAnsi="Times New Roman" w:cs="Times New Roman"/>
                    <w:sz w:val="24"/>
                    <w:szCs w:val="24"/>
                  </w:rPr>
                </w:rPrChange>
              </w:rPr>
              <w:pPrChange w:id="6264" w:author="Mohammad Nayeem Hasan" w:date="2023-01-21T14:56:00Z">
                <w:pPr>
                  <w:jc w:val="both"/>
                </w:pPr>
              </w:pPrChange>
            </w:pPr>
            <w:moveTo w:id="6265" w:author="Mohammad Nayeem Hasan" w:date="2023-01-21T00:38:00Z">
              <w:r w:rsidRPr="00200D44">
                <w:rPr>
                  <w:rFonts w:ascii="Times New Roman" w:hAnsi="Times New Roman" w:cs="Times New Roman"/>
                  <w:sz w:val="20"/>
                  <w:szCs w:val="20"/>
                  <w:rPrChange w:id="6266" w:author="Mohammad Nayeem Hasan" w:date="2023-01-27T04:20:00Z">
                    <w:rPr>
                      <w:rFonts w:ascii="Times New Roman" w:hAnsi="Times New Roman" w:cs="Times New Roman"/>
                      <w:sz w:val="24"/>
                      <w:szCs w:val="24"/>
                    </w:rPr>
                  </w:rPrChange>
                </w:rPr>
                <w:t>699 (4.0)</w:t>
              </w:r>
            </w:moveTo>
          </w:p>
        </w:tc>
        <w:tc>
          <w:tcPr>
            <w:tcW w:w="398" w:type="pct"/>
            <w:vAlign w:val="center"/>
          </w:tcPr>
          <w:p w14:paraId="55431BBE" w14:textId="77777777" w:rsidR="00C2040A" w:rsidRPr="00200D44" w:rsidRDefault="00C2040A">
            <w:pPr>
              <w:rPr>
                <w:moveTo w:id="6267" w:author="Mohammad Nayeem Hasan" w:date="2023-01-21T00:38:00Z"/>
                <w:rFonts w:ascii="Times New Roman" w:hAnsi="Times New Roman" w:cs="Times New Roman"/>
                <w:sz w:val="20"/>
                <w:szCs w:val="20"/>
                <w:rPrChange w:id="6268" w:author="Mohammad Nayeem Hasan" w:date="2023-01-27T04:20:00Z">
                  <w:rPr>
                    <w:moveTo w:id="6269" w:author="Mohammad Nayeem Hasan" w:date="2023-01-21T00:38:00Z"/>
                    <w:rFonts w:ascii="Times New Roman" w:hAnsi="Times New Roman" w:cs="Times New Roman"/>
                    <w:sz w:val="24"/>
                    <w:szCs w:val="24"/>
                  </w:rPr>
                </w:rPrChange>
              </w:rPr>
              <w:pPrChange w:id="6270" w:author="Mohammad Nayeem Hasan" w:date="2023-01-21T14:56:00Z">
                <w:pPr>
                  <w:jc w:val="both"/>
                </w:pPr>
              </w:pPrChange>
            </w:pPr>
            <w:moveTo w:id="6271" w:author="Mohammad Nayeem Hasan" w:date="2023-01-21T00:38:00Z">
              <w:r w:rsidRPr="00200D44">
                <w:rPr>
                  <w:rFonts w:ascii="Times New Roman" w:hAnsi="Times New Roman" w:cs="Times New Roman"/>
                  <w:sz w:val="20"/>
                  <w:szCs w:val="20"/>
                  <w:rPrChange w:id="6272" w:author="Mohammad Nayeem Hasan" w:date="2023-01-27T04:20:00Z">
                    <w:rPr>
                      <w:rFonts w:ascii="Times New Roman" w:hAnsi="Times New Roman" w:cs="Times New Roman"/>
                      <w:sz w:val="24"/>
                      <w:szCs w:val="24"/>
                    </w:rPr>
                  </w:rPrChange>
                </w:rPr>
                <w:t>16979 (96.0)</w:t>
              </w:r>
            </w:moveTo>
          </w:p>
        </w:tc>
        <w:tc>
          <w:tcPr>
            <w:tcW w:w="435" w:type="pct"/>
            <w:vMerge/>
            <w:vAlign w:val="center"/>
          </w:tcPr>
          <w:p w14:paraId="0A8C1940" w14:textId="77777777" w:rsidR="00C2040A" w:rsidRPr="00200D44" w:rsidRDefault="00C2040A">
            <w:pPr>
              <w:rPr>
                <w:moveTo w:id="6273" w:author="Mohammad Nayeem Hasan" w:date="2023-01-21T00:38:00Z"/>
                <w:rFonts w:ascii="Times New Roman" w:hAnsi="Times New Roman" w:cs="Times New Roman"/>
                <w:sz w:val="20"/>
                <w:szCs w:val="20"/>
                <w:rPrChange w:id="6274" w:author="Mohammad Nayeem Hasan" w:date="2023-01-27T04:20:00Z">
                  <w:rPr>
                    <w:moveTo w:id="6275" w:author="Mohammad Nayeem Hasan" w:date="2023-01-21T00:38:00Z"/>
                    <w:rFonts w:ascii="Times New Roman" w:hAnsi="Times New Roman" w:cs="Times New Roman"/>
                    <w:sz w:val="24"/>
                    <w:szCs w:val="24"/>
                  </w:rPr>
                </w:rPrChange>
              </w:rPr>
              <w:pPrChange w:id="6276" w:author="Mohammad Nayeem Hasan" w:date="2023-01-21T14:56:00Z">
                <w:pPr>
                  <w:jc w:val="both"/>
                </w:pPr>
              </w:pPrChange>
            </w:pPr>
          </w:p>
        </w:tc>
        <w:tc>
          <w:tcPr>
            <w:tcW w:w="389" w:type="pct"/>
            <w:vAlign w:val="center"/>
          </w:tcPr>
          <w:p w14:paraId="3BB15BD4" w14:textId="77777777" w:rsidR="00C2040A" w:rsidRPr="00200D44" w:rsidRDefault="00C2040A">
            <w:pPr>
              <w:rPr>
                <w:moveTo w:id="6277" w:author="Mohammad Nayeem Hasan" w:date="2023-01-21T00:38:00Z"/>
                <w:rFonts w:ascii="Times New Roman" w:hAnsi="Times New Roman" w:cs="Times New Roman"/>
                <w:sz w:val="20"/>
                <w:szCs w:val="20"/>
                <w:rPrChange w:id="6278" w:author="Mohammad Nayeem Hasan" w:date="2023-01-27T04:20:00Z">
                  <w:rPr>
                    <w:moveTo w:id="6279" w:author="Mohammad Nayeem Hasan" w:date="2023-01-21T00:38:00Z"/>
                    <w:rFonts w:ascii="Times New Roman" w:hAnsi="Times New Roman" w:cs="Times New Roman"/>
                    <w:sz w:val="24"/>
                    <w:szCs w:val="24"/>
                  </w:rPr>
                </w:rPrChange>
              </w:rPr>
              <w:pPrChange w:id="6280" w:author="Mohammad Nayeem Hasan" w:date="2023-01-21T14:56:00Z">
                <w:pPr>
                  <w:jc w:val="both"/>
                </w:pPr>
              </w:pPrChange>
            </w:pPr>
            <w:moveTo w:id="6281" w:author="Mohammad Nayeem Hasan" w:date="2023-01-21T00:38:00Z">
              <w:r w:rsidRPr="00200D44">
                <w:rPr>
                  <w:rFonts w:ascii="Times New Roman" w:hAnsi="Times New Roman" w:cs="Times New Roman"/>
                  <w:sz w:val="20"/>
                  <w:szCs w:val="20"/>
                  <w:rPrChange w:id="6282" w:author="Mohammad Nayeem Hasan" w:date="2023-01-27T04:20:00Z">
                    <w:rPr>
                      <w:rFonts w:ascii="Times New Roman" w:hAnsi="Times New Roman" w:cs="Times New Roman"/>
                      <w:sz w:val="24"/>
                      <w:szCs w:val="24"/>
                    </w:rPr>
                  </w:rPrChange>
                </w:rPr>
                <w:t>1353 (6.8)</w:t>
              </w:r>
            </w:moveTo>
          </w:p>
        </w:tc>
        <w:tc>
          <w:tcPr>
            <w:tcW w:w="445" w:type="pct"/>
            <w:vAlign w:val="center"/>
          </w:tcPr>
          <w:p w14:paraId="1E1CBAF8" w14:textId="77777777" w:rsidR="00C2040A" w:rsidRPr="00200D44" w:rsidRDefault="00C2040A">
            <w:pPr>
              <w:rPr>
                <w:moveTo w:id="6283" w:author="Mohammad Nayeem Hasan" w:date="2023-01-21T00:38:00Z"/>
                <w:rFonts w:ascii="Times New Roman" w:hAnsi="Times New Roman" w:cs="Times New Roman"/>
                <w:sz w:val="20"/>
                <w:szCs w:val="20"/>
                <w:rPrChange w:id="6284" w:author="Mohammad Nayeem Hasan" w:date="2023-01-27T04:20:00Z">
                  <w:rPr>
                    <w:moveTo w:id="6285" w:author="Mohammad Nayeem Hasan" w:date="2023-01-21T00:38:00Z"/>
                    <w:rFonts w:ascii="Times New Roman" w:hAnsi="Times New Roman" w:cs="Times New Roman"/>
                    <w:sz w:val="24"/>
                    <w:szCs w:val="24"/>
                  </w:rPr>
                </w:rPrChange>
              </w:rPr>
              <w:pPrChange w:id="6286" w:author="Mohammad Nayeem Hasan" w:date="2023-01-21T14:56:00Z">
                <w:pPr>
                  <w:jc w:val="both"/>
                </w:pPr>
              </w:pPrChange>
            </w:pPr>
            <w:moveTo w:id="6287" w:author="Mohammad Nayeem Hasan" w:date="2023-01-21T00:38:00Z">
              <w:r w:rsidRPr="00200D44">
                <w:rPr>
                  <w:rFonts w:ascii="Times New Roman" w:hAnsi="Times New Roman" w:cs="Times New Roman"/>
                  <w:sz w:val="20"/>
                  <w:szCs w:val="20"/>
                  <w:rPrChange w:id="6288" w:author="Mohammad Nayeem Hasan" w:date="2023-01-27T04:20:00Z">
                    <w:rPr>
                      <w:rFonts w:ascii="Times New Roman" w:hAnsi="Times New Roman" w:cs="Times New Roman"/>
                      <w:sz w:val="24"/>
                      <w:szCs w:val="24"/>
                    </w:rPr>
                  </w:rPrChange>
                </w:rPr>
                <w:t>18442 (93.2)</w:t>
              </w:r>
            </w:moveTo>
          </w:p>
        </w:tc>
        <w:tc>
          <w:tcPr>
            <w:tcW w:w="435" w:type="pct"/>
            <w:vMerge/>
            <w:vAlign w:val="center"/>
          </w:tcPr>
          <w:p w14:paraId="4F3D8599" w14:textId="77777777" w:rsidR="00C2040A" w:rsidRPr="00200D44" w:rsidRDefault="00C2040A">
            <w:pPr>
              <w:rPr>
                <w:moveTo w:id="6289" w:author="Mohammad Nayeem Hasan" w:date="2023-01-21T00:38:00Z"/>
                <w:rFonts w:ascii="Times New Roman" w:hAnsi="Times New Roman" w:cs="Times New Roman"/>
                <w:sz w:val="20"/>
                <w:szCs w:val="20"/>
                <w:rPrChange w:id="6290" w:author="Mohammad Nayeem Hasan" w:date="2023-01-27T04:20:00Z">
                  <w:rPr>
                    <w:moveTo w:id="6291" w:author="Mohammad Nayeem Hasan" w:date="2023-01-21T00:38:00Z"/>
                    <w:rFonts w:ascii="Times New Roman" w:hAnsi="Times New Roman" w:cs="Times New Roman"/>
                    <w:sz w:val="24"/>
                    <w:szCs w:val="24"/>
                  </w:rPr>
                </w:rPrChange>
              </w:rPr>
              <w:pPrChange w:id="6292" w:author="Mohammad Nayeem Hasan" w:date="2023-01-21T14:56:00Z">
                <w:pPr>
                  <w:jc w:val="both"/>
                </w:pPr>
              </w:pPrChange>
            </w:pPr>
          </w:p>
        </w:tc>
      </w:tr>
      <w:tr w:rsidR="00C2040A" w:rsidRPr="00200D44" w14:paraId="78849510" w14:textId="77777777" w:rsidTr="00F13B5B">
        <w:trPr>
          <w:trHeight w:val="138"/>
          <w:jc w:val="center"/>
        </w:trPr>
        <w:tc>
          <w:tcPr>
            <w:tcW w:w="5000" w:type="pct"/>
            <w:gridSpan w:val="10"/>
            <w:vAlign w:val="center"/>
          </w:tcPr>
          <w:p w14:paraId="253B8C5D" w14:textId="77777777" w:rsidR="00C2040A" w:rsidRPr="00200D44" w:rsidRDefault="00C2040A">
            <w:pPr>
              <w:rPr>
                <w:moveTo w:id="6293" w:author="Mohammad Nayeem Hasan" w:date="2023-01-21T00:38:00Z"/>
                <w:rFonts w:ascii="Times New Roman" w:hAnsi="Times New Roman" w:cs="Times New Roman"/>
                <w:sz w:val="20"/>
                <w:szCs w:val="20"/>
                <w:rPrChange w:id="6294" w:author="Mohammad Nayeem Hasan" w:date="2023-01-27T04:20:00Z">
                  <w:rPr>
                    <w:moveTo w:id="6295" w:author="Mohammad Nayeem Hasan" w:date="2023-01-21T00:38:00Z"/>
                    <w:rFonts w:ascii="Times New Roman" w:hAnsi="Times New Roman" w:cs="Times New Roman"/>
                    <w:sz w:val="24"/>
                    <w:szCs w:val="24"/>
                  </w:rPr>
                </w:rPrChange>
              </w:rPr>
              <w:pPrChange w:id="6296" w:author="Mohammad Nayeem Hasan" w:date="2023-01-21T14:56:00Z">
                <w:pPr>
                  <w:jc w:val="both"/>
                </w:pPr>
              </w:pPrChange>
            </w:pPr>
            <w:moveTo w:id="6297" w:author="Mohammad Nayeem Hasan" w:date="2023-01-21T00:38:00Z">
              <w:r w:rsidRPr="00200D44">
                <w:rPr>
                  <w:rFonts w:ascii="Times New Roman" w:hAnsi="Times New Roman" w:cs="Times New Roman"/>
                  <w:sz w:val="20"/>
                  <w:szCs w:val="20"/>
                  <w:rPrChange w:id="6298" w:author="Mohammad Nayeem Hasan" w:date="2023-01-27T04:20:00Z">
                    <w:rPr>
                      <w:rFonts w:ascii="Times New Roman" w:hAnsi="Times New Roman" w:cs="Times New Roman"/>
                      <w:sz w:val="24"/>
                      <w:szCs w:val="24"/>
                    </w:rPr>
                  </w:rPrChange>
                </w:rPr>
                <w:t>Overweight</w:t>
              </w:r>
            </w:moveTo>
          </w:p>
        </w:tc>
      </w:tr>
      <w:tr w:rsidR="004266B3" w:rsidRPr="004266B3" w14:paraId="5581BCFD" w14:textId="77777777" w:rsidTr="006875DA">
        <w:trPr>
          <w:trHeight w:val="138"/>
          <w:jc w:val="center"/>
        </w:trPr>
        <w:tc>
          <w:tcPr>
            <w:tcW w:w="788" w:type="pct"/>
            <w:vAlign w:val="center"/>
          </w:tcPr>
          <w:p w14:paraId="11577962" w14:textId="77777777" w:rsidR="00C2040A" w:rsidRPr="00200D44" w:rsidRDefault="00C2040A">
            <w:pPr>
              <w:rPr>
                <w:moveTo w:id="6299" w:author="Mohammad Nayeem Hasan" w:date="2023-01-21T00:38:00Z"/>
                <w:rFonts w:ascii="Times New Roman" w:hAnsi="Times New Roman" w:cs="Times New Roman"/>
                <w:sz w:val="20"/>
                <w:szCs w:val="20"/>
                <w:rPrChange w:id="6300" w:author="Mohammad Nayeem Hasan" w:date="2023-01-27T04:20:00Z">
                  <w:rPr>
                    <w:moveTo w:id="6301" w:author="Mohammad Nayeem Hasan" w:date="2023-01-21T00:38:00Z"/>
                    <w:rFonts w:ascii="Times New Roman" w:hAnsi="Times New Roman" w:cs="Times New Roman"/>
                    <w:sz w:val="24"/>
                    <w:szCs w:val="24"/>
                  </w:rPr>
                </w:rPrChange>
              </w:rPr>
              <w:pPrChange w:id="6302" w:author="Mohammad Nayeem Hasan" w:date="2023-01-21T14:56:00Z">
                <w:pPr>
                  <w:jc w:val="both"/>
                </w:pPr>
              </w:pPrChange>
            </w:pPr>
            <w:moveTo w:id="6303" w:author="Mohammad Nayeem Hasan" w:date="2023-01-21T00:38:00Z">
              <w:r w:rsidRPr="00200D44">
                <w:rPr>
                  <w:rFonts w:ascii="Times New Roman" w:hAnsi="Times New Roman" w:cs="Times New Roman"/>
                  <w:sz w:val="20"/>
                  <w:szCs w:val="20"/>
                  <w:rPrChange w:id="6304" w:author="Mohammad Nayeem Hasan" w:date="2023-01-27T04:20:00Z">
                    <w:rPr>
                      <w:rFonts w:ascii="Times New Roman" w:hAnsi="Times New Roman" w:cs="Times New Roman"/>
                      <w:sz w:val="24"/>
                      <w:szCs w:val="24"/>
                    </w:rPr>
                  </w:rPrChange>
                </w:rPr>
                <w:t>Yes</w:t>
              </w:r>
            </w:moveTo>
          </w:p>
        </w:tc>
        <w:tc>
          <w:tcPr>
            <w:tcW w:w="445" w:type="pct"/>
            <w:vAlign w:val="center"/>
          </w:tcPr>
          <w:p w14:paraId="63D84DBC" w14:textId="77777777" w:rsidR="00C2040A" w:rsidRPr="00200D44" w:rsidRDefault="00C2040A">
            <w:pPr>
              <w:rPr>
                <w:moveTo w:id="6305" w:author="Mohammad Nayeem Hasan" w:date="2023-01-21T00:38:00Z"/>
                <w:rFonts w:ascii="Times New Roman" w:hAnsi="Times New Roman" w:cs="Times New Roman"/>
                <w:sz w:val="20"/>
                <w:szCs w:val="20"/>
                <w:rPrChange w:id="6306" w:author="Mohammad Nayeem Hasan" w:date="2023-01-27T04:20:00Z">
                  <w:rPr>
                    <w:moveTo w:id="6307" w:author="Mohammad Nayeem Hasan" w:date="2023-01-21T00:38:00Z"/>
                    <w:rFonts w:ascii="Times New Roman" w:hAnsi="Times New Roman" w:cs="Times New Roman"/>
                    <w:sz w:val="24"/>
                    <w:szCs w:val="24"/>
                  </w:rPr>
                </w:rPrChange>
              </w:rPr>
              <w:pPrChange w:id="6308" w:author="Mohammad Nayeem Hasan" w:date="2023-01-21T14:56:00Z">
                <w:pPr>
                  <w:jc w:val="both"/>
                </w:pPr>
              </w:pPrChange>
            </w:pPr>
            <w:moveTo w:id="6309" w:author="Mohammad Nayeem Hasan" w:date="2023-01-21T00:38:00Z">
              <w:r w:rsidRPr="00200D44">
                <w:rPr>
                  <w:rFonts w:ascii="Times New Roman" w:hAnsi="Times New Roman" w:cs="Times New Roman"/>
                  <w:sz w:val="20"/>
                  <w:szCs w:val="20"/>
                  <w:rPrChange w:id="6310" w:author="Mohammad Nayeem Hasan" w:date="2023-01-27T04:20:00Z">
                    <w:rPr>
                      <w:rFonts w:ascii="Times New Roman" w:hAnsi="Times New Roman" w:cs="Times New Roman"/>
                      <w:sz w:val="24"/>
                      <w:szCs w:val="24"/>
                    </w:rPr>
                  </w:rPrChange>
                </w:rPr>
                <w:t>-</w:t>
              </w:r>
            </w:moveTo>
          </w:p>
        </w:tc>
        <w:tc>
          <w:tcPr>
            <w:tcW w:w="587" w:type="pct"/>
          </w:tcPr>
          <w:p w14:paraId="7C2B1AC8" w14:textId="77777777" w:rsidR="00C2040A" w:rsidRPr="00200D44" w:rsidRDefault="00C2040A">
            <w:pPr>
              <w:rPr>
                <w:moveTo w:id="6311" w:author="Mohammad Nayeem Hasan" w:date="2023-01-21T00:38:00Z"/>
                <w:rFonts w:ascii="Times New Roman" w:hAnsi="Times New Roman" w:cs="Times New Roman"/>
                <w:sz w:val="20"/>
                <w:szCs w:val="20"/>
                <w:rPrChange w:id="6312" w:author="Mohammad Nayeem Hasan" w:date="2023-01-27T04:20:00Z">
                  <w:rPr>
                    <w:moveTo w:id="6313" w:author="Mohammad Nayeem Hasan" w:date="2023-01-21T00:38:00Z"/>
                    <w:rFonts w:ascii="Times New Roman" w:hAnsi="Times New Roman" w:cs="Times New Roman"/>
                    <w:sz w:val="24"/>
                    <w:szCs w:val="24"/>
                  </w:rPr>
                </w:rPrChange>
              </w:rPr>
              <w:pPrChange w:id="6314" w:author="Mohammad Nayeem Hasan" w:date="2023-01-21T14:56:00Z">
                <w:pPr>
                  <w:jc w:val="both"/>
                </w:pPr>
              </w:pPrChange>
            </w:pPr>
            <w:moveTo w:id="6315" w:author="Mohammad Nayeem Hasan" w:date="2023-01-21T00:38:00Z">
              <w:r w:rsidRPr="00200D44">
                <w:rPr>
                  <w:rFonts w:ascii="Times New Roman" w:hAnsi="Times New Roman" w:cs="Times New Roman"/>
                  <w:sz w:val="20"/>
                  <w:szCs w:val="20"/>
                  <w:rPrChange w:id="6316" w:author="Mohammad Nayeem Hasan" w:date="2023-01-27T04:20:00Z">
                    <w:rPr>
                      <w:rFonts w:ascii="Times New Roman" w:hAnsi="Times New Roman" w:cs="Times New Roman"/>
                      <w:sz w:val="24"/>
                      <w:szCs w:val="24"/>
                    </w:rPr>
                  </w:rPrChange>
                </w:rPr>
                <w:t>-</w:t>
              </w:r>
            </w:moveTo>
          </w:p>
        </w:tc>
        <w:tc>
          <w:tcPr>
            <w:tcW w:w="689" w:type="pct"/>
            <w:vMerge w:val="restart"/>
            <w:vAlign w:val="center"/>
          </w:tcPr>
          <w:p w14:paraId="1CAF63AB" w14:textId="77777777" w:rsidR="00C2040A" w:rsidRPr="00200D44" w:rsidRDefault="00C2040A">
            <w:pPr>
              <w:rPr>
                <w:moveTo w:id="6317" w:author="Mohammad Nayeem Hasan" w:date="2023-01-21T00:38:00Z"/>
                <w:rFonts w:ascii="Times New Roman" w:hAnsi="Times New Roman" w:cs="Times New Roman"/>
                <w:sz w:val="20"/>
                <w:szCs w:val="20"/>
                <w:rPrChange w:id="6318" w:author="Mohammad Nayeem Hasan" w:date="2023-01-27T04:20:00Z">
                  <w:rPr>
                    <w:moveTo w:id="6319" w:author="Mohammad Nayeem Hasan" w:date="2023-01-21T00:38:00Z"/>
                    <w:rFonts w:ascii="Times New Roman" w:hAnsi="Times New Roman" w:cs="Times New Roman"/>
                    <w:sz w:val="24"/>
                    <w:szCs w:val="24"/>
                  </w:rPr>
                </w:rPrChange>
              </w:rPr>
              <w:pPrChange w:id="6320" w:author="Mohammad Nayeem Hasan" w:date="2023-01-21T14:56:00Z">
                <w:pPr>
                  <w:jc w:val="both"/>
                </w:pPr>
              </w:pPrChange>
            </w:pPr>
          </w:p>
        </w:tc>
        <w:tc>
          <w:tcPr>
            <w:tcW w:w="389" w:type="pct"/>
            <w:vAlign w:val="center"/>
          </w:tcPr>
          <w:p w14:paraId="0F8F5816" w14:textId="5F91E46A" w:rsidR="00C2040A" w:rsidRPr="00200D44" w:rsidRDefault="00C2040A">
            <w:pPr>
              <w:rPr>
                <w:moveTo w:id="6321" w:author="Mohammad Nayeem Hasan" w:date="2023-01-21T00:38:00Z"/>
                <w:rFonts w:ascii="Times New Roman" w:hAnsi="Times New Roman" w:cs="Times New Roman"/>
                <w:sz w:val="20"/>
                <w:szCs w:val="20"/>
                <w:rPrChange w:id="6322" w:author="Mohammad Nayeem Hasan" w:date="2023-01-27T04:20:00Z">
                  <w:rPr>
                    <w:moveTo w:id="6323" w:author="Mohammad Nayeem Hasan" w:date="2023-01-21T00:38:00Z"/>
                    <w:rFonts w:ascii="Times New Roman" w:hAnsi="Times New Roman" w:cs="Times New Roman"/>
                    <w:sz w:val="24"/>
                    <w:szCs w:val="24"/>
                  </w:rPr>
                </w:rPrChange>
              </w:rPr>
              <w:pPrChange w:id="6324" w:author="Mohammad Nayeem Hasan" w:date="2023-01-21T14:56:00Z">
                <w:pPr>
                  <w:jc w:val="both"/>
                </w:pPr>
              </w:pPrChange>
            </w:pPr>
            <w:moveTo w:id="6325" w:author="Mohammad Nayeem Hasan" w:date="2023-01-21T00:38:00Z">
              <w:r w:rsidRPr="00200D44">
                <w:rPr>
                  <w:rFonts w:ascii="Times New Roman" w:hAnsi="Times New Roman" w:cs="Times New Roman"/>
                  <w:sz w:val="20"/>
                  <w:szCs w:val="20"/>
                  <w:rPrChange w:id="6326" w:author="Mohammad Nayeem Hasan" w:date="2023-01-27T04:20:00Z">
                    <w:rPr>
                      <w:rFonts w:ascii="Times New Roman" w:hAnsi="Times New Roman" w:cs="Times New Roman"/>
                      <w:sz w:val="24"/>
                      <w:szCs w:val="24"/>
                    </w:rPr>
                  </w:rPrChange>
                </w:rPr>
                <w:t>4</w:t>
              </w:r>
            </w:moveTo>
            <w:ins w:id="6327" w:author="Mohammad Nayeem Hasan" w:date="2023-01-27T14:02:00Z">
              <w:r w:rsidR="008A0561">
                <w:rPr>
                  <w:rFonts w:ascii="Times New Roman" w:hAnsi="Times New Roman" w:cs="Times New Roman"/>
                  <w:sz w:val="20"/>
                  <w:szCs w:val="20"/>
                </w:rPr>
                <w:t>4</w:t>
              </w:r>
            </w:ins>
            <w:moveTo w:id="6328" w:author="Mohammad Nayeem Hasan" w:date="2023-01-21T00:38:00Z">
              <w:del w:id="6329" w:author="Mohammad Nayeem Hasan" w:date="2023-01-27T14:02:00Z">
                <w:r w:rsidRPr="00200D44" w:rsidDel="008A0561">
                  <w:rPr>
                    <w:rFonts w:ascii="Times New Roman" w:hAnsi="Times New Roman" w:cs="Times New Roman"/>
                    <w:sz w:val="20"/>
                    <w:szCs w:val="20"/>
                    <w:rPrChange w:id="6330" w:author="Mohammad Nayeem Hasan" w:date="2023-01-27T04:20:00Z">
                      <w:rPr>
                        <w:rFonts w:ascii="Times New Roman" w:hAnsi="Times New Roman" w:cs="Times New Roman"/>
                        <w:sz w:val="24"/>
                        <w:szCs w:val="24"/>
                      </w:rPr>
                    </w:rPrChange>
                  </w:rPr>
                  <w:delText>8</w:delText>
                </w:r>
              </w:del>
              <w:r w:rsidRPr="00200D44">
                <w:rPr>
                  <w:rFonts w:ascii="Times New Roman" w:hAnsi="Times New Roman" w:cs="Times New Roman"/>
                  <w:sz w:val="20"/>
                  <w:szCs w:val="20"/>
                  <w:rPrChange w:id="6331" w:author="Mohammad Nayeem Hasan" w:date="2023-01-27T04:20:00Z">
                    <w:rPr>
                      <w:rFonts w:ascii="Times New Roman" w:hAnsi="Times New Roman" w:cs="Times New Roman"/>
                      <w:sz w:val="24"/>
                      <w:szCs w:val="24"/>
                    </w:rPr>
                  </w:rPrChange>
                </w:rPr>
                <w:t xml:space="preserve"> (2.8)</w:t>
              </w:r>
            </w:moveTo>
          </w:p>
        </w:tc>
        <w:tc>
          <w:tcPr>
            <w:tcW w:w="398" w:type="pct"/>
            <w:vAlign w:val="center"/>
          </w:tcPr>
          <w:p w14:paraId="093309FB" w14:textId="77777777" w:rsidR="00C2040A" w:rsidRPr="00200D44" w:rsidRDefault="00C2040A">
            <w:pPr>
              <w:rPr>
                <w:moveTo w:id="6332" w:author="Mohammad Nayeem Hasan" w:date="2023-01-21T00:38:00Z"/>
                <w:rFonts w:ascii="Times New Roman" w:hAnsi="Times New Roman" w:cs="Times New Roman"/>
                <w:sz w:val="20"/>
                <w:szCs w:val="20"/>
                <w:rPrChange w:id="6333" w:author="Mohammad Nayeem Hasan" w:date="2023-01-27T04:20:00Z">
                  <w:rPr>
                    <w:moveTo w:id="6334" w:author="Mohammad Nayeem Hasan" w:date="2023-01-21T00:38:00Z"/>
                    <w:rFonts w:ascii="Times New Roman" w:hAnsi="Times New Roman" w:cs="Times New Roman"/>
                    <w:sz w:val="24"/>
                    <w:szCs w:val="24"/>
                  </w:rPr>
                </w:rPrChange>
              </w:rPr>
              <w:pPrChange w:id="6335" w:author="Mohammad Nayeem Hasan" w:date="2023-01-21T14:56:00Z">
                <w:pPr>
                  <w:jc w:val="both"/>
                </w:pPr>
              </w:pPrChange>
            </w:pPr>
            <w:moveTo w:id="6336" w:author="Mohammad Nayeem Hasan" w:date="2023-01-21T00:38:00Z">
              <w:r w:rsidRPr="00200D44">
                <w:rPr>
                  <w:rFonts w:ascii="Times New Roman" w:hAnsi="Times New Roman" w:cs="Times New Roman"/>
                  <w:sz w:val="20"/>
                  <w:szCs w:val="20"/>
                  <w:rPrChange w:id="6337" w:author="Mohammad Nayeem Hasan" w:date="2023-01-27T04:20:00Z">
                    <w:rPr>
                      <w:rFonts w:ascii="Times New Roman" w:hAnsi="Times New Roman" w:cs="Times New Roman"/>
                      <w:sz w:val="24"/>
                      <w:szCs w:val="24"/>
                    </w:rPr>
                  </w:rPrChange>
                </w:rPr>
                <w:t>1529 (97.2)</w:t>
              </w:r>
            </w:moveTo>
          </w:p>
        </w:tc>
        <w:tc>
          <w:tcPr>
            <w:tcW w:w="435" w:type="pct"/>
            <w:vMerge w:val="restart"/>
            <w:vAlign w:val="center"/>
          </w:tcPr>
          <w:p w14:paraId="06128853" w14:textId="77777777" w:rsidR="00C2040A" w:rsidRPr="00200D44" w:rsidRDefault="00C2040A">
            <w:pPr>
              <w:rPr>
                <w:moveTo w:id="6338" w:author="Mohammad Nayeem Hasan" w:date="2023-01-21T00:38:00Z"/>
                <w:rFonts w:ascii="Times New Roman" w:hAnsi="Times New Roman" w:cs="Times New Roman"/>
                <w:sz w:val="20"/>
                <w:szCs w:val="20"/>
                <w:rPrChange w:id="6339" w:author="Mohammad Nayeem Hasan" w:date="2023-01-27T04:20:00Z">
                  <w:rPr>
                    <w:moveTo w:id="6340" w:author="Mohammad Nayeem Hasan" w:date="2023-01-21T00:38:00Z"/>
                    <w:rFonts w:ascii="Times New Roman" w:hAnsi="Times New Roman" w:cs="Times New Roman"/>
                    <w:sz w:val="24"/>
                    <w:szCs w:val="24"/>
                  </w:rPr>
                </w:rPrChange>
              </w:rPr>
              <w:pPrChange w:id="6341" w:author="Mohammad Nayeem Hasan" w:date="2023-01-21T14:56:00Z">
                <w:pPr>
                  <w:jc w:val="both"/>
                </w:pPr>
              </w:pPrChange>
            </w:pPr>
            <w:moveTo w:id="6342" w:author="Mohammad Nayeem Hasan" w:date="2023-01-21T00:38:00Z">
              <w:r w:rsidRPr="00200D44">
                <w:rPr>
                  <w:rFonts w:ascii="Times New Roman" w:hAnsi="Times New Roman" w:cs="Times New Roman"/>
                  <w:sz w:val="20"/>
                  <w:szCs w:val="20"/>
                  <w:rPrChange w:id="6343" w:author="Mohammad Nayeem Hasan" w:date="2023-01-27T04:20:00Z">
                    <w:rPr>
                      <w:rFonts w:ascii="Times New Roman" w:hAnsi="Times New Roman" w:cs="Times New Roman"/>
                      <w:sz w:val="24"/>
                      <w:szCs w:val="24"/>
                    </w:rPr>
                  </w:rPrChange>
                </w:rPr>
                <w:t>0.050</w:t>
              </w:r>
            </w:moveTo>
          </w:p>
        </w:tc>
        <w:tc>
          <w:tcPr>
            <w:tcW w:w="389" w:type="pct"/>
            <w:vAlign w:val="center"/>
          </w:tcPr>
          <w:p w14:paraId="10049D17" w14:textId="77777777" w:rsidR="00C2040A" w:rsidRPr="00200D44" w:rsidRDefault="00C2040A">
            <w:pPr>
              <w:rPr>
                <w:moveTo w:id="6344" w:author="Mohammad Nayeem Hasan" w:date="2023-01-21T00:38:00Z"/>
                <w:rFonts w:ascii="Times New Roman" w:hAnsi="Times New Roman" w:cs="Times New Roman"/>
                <w:sz w:val="20"/>
                <w:szCs w:val="20"/>
                <w:rPrChange w:id="6345" w:author="Mohammad Nayeem Hasan" w:date="2023-01-27T04:20:00Z">
                  <w:rPr>
                    <w:moveTo w:id="6346" w:author="Mohammad Nayeem Hasan" w:date="2023-01-21T00:38:00Z"/>
                    <w:rFonts w:ascii="Times New Roman" w:hAnsi="Times New Roman" w:cs="Times New Roman"/>
                    <w:sz w:val="24"/>
                    <w:szCs w:val="24"/>
                  </w:rPr>
                </w:rPrChange>
              </w:rPr>
              <w:pPrChange w:id="6347" w:author="Mohammad Nayeem Hasan" w:date="2023-01-21T14:56:00Z">
                <w:pPr>
                  <w:jc w:val="both"/>
                </w:pPr>
              </w:pPrChange>
            </w:pPr>
            <w:moveTo w:id="6348" w:author="Mohammad Nayeem Hasan" w:date="2023-01-21T00:38:00Z">
              <w:r w:rsidRPr="00200D44">
                <w:rPr>
                  <w:rFonts w:ascii="Times New Roman" w:hAnsi="Times New Roman" w:cs="Times New Roman"/>
                  <w:sz w:val="20"/>
                  <w:szCs w:val="20"/>
                  <w:rPrChange w:id="6349" w:author="Mohammad Nayeem Hasan" w:date="2023-01-27T04:20:00Z">
                    <w:rPr>
                      <w:rFonts w:ascii="Times New Roman" w:hAnsi="Times New Roman" w:cs="Times New Roman"/>
                      <w:sz w:val="24"/>
                      <w:szCs w:val="24"/>
                    </w:rPr>
                  </w:rPrChange>
                </w:rPr>
                <w:t>90 (5.5)</w:t>
              </w:r>
            </w:moveTo>
          </w:p>
        </w:tc>
        <w:tc>
          <w:tcPr>
            <w:tcW w:w="445" w:type="pct"/>
            <w:vAlign w:val="center"/>
          </w:tcPr>
          <w:p w14:paraId="1C0B3308" w14:textId="77777777" w:rsidR="00C2040A" w:rsidRPr="00200D44" w:rsidRDefault="00C2040A">
            <w:pPr>
              <w:rPr>
                <w:moveTo w:id="6350" w:author="Mohammad Nayeem Hasan" w:date="2023-01-21T00:38:00Z"/>
                <w:rFonts w:ascii="Times New Roman" w:hAnsi="Times New Roman" w:cs="Times New Roman"/>
                <w:sz w:val="20"/>
                <w:szCs w:val="20"/>
                <w:rPrChange w:id="6351" w:author="Mohammad Nayeem Hasan" w:date="2023-01-27T04:20:00Z">
                  <w:rPr>
                    <w:moveTo w:id="6352" w:author="Mohammad Nayeem Hasan" w:date="2023-01-21T00:38:00Z"/>
                    <w:rFonts w:ascii="Times New Roman" w:hAnsi="Times New Roman" w:cs="Times New Roman"/>
                    <w:sz w:val="24"/>
                    <w:szCs w:val="24"/>
                  </w:rPr>
                </w:rPrChange>
              </w:rPr>
              <w:pPrChange w:id="6353" w:author="Mohammad Nayeem Hasan" w:date="2023-01-21T14:56:00Z">
                <w:pPr>
                  <w:jc w:val="both"/>
                </w:pPr>
              </w:pPrChange>
            </w:pPr>
            <w:moveTo w:id="6354" w:author="Mohammad Nayeem Hasan" w:date="2023-01-21T00:38:00Z">
              <w:r w:rsidRPr="00200D44">
                <w:rPr>
                  <w:rFonts w:ascii="Times New Roman" w:hAnsi="Times New Roman" w:cs="Times New Roman"/>
                  <w:sz w:val="20"/>
                  <w:szCs w:val="20"/>
                  <w:rPrChange w:id="6355" w:author="Mohammad Nayeem Hasan" w:date="2023-01-27T04:20:00Z">
                    <w:rPr>
                      <w:rFonts w:ascii="Times New Roman" w:hAnsi="Times New Roman" w:cs="Times New Roman"/>
                      <w:sz w:val="24"/>
                      <w:szCs w:val="24"/>
                    </w:rPr>
                  </w:rPrChange>
                </w:rPr>
                <w:t>1539 (94.5)</w:t>
              </w:r>
            </w:moveTo>
          </w:p>
        </w:tc>
        <w:tc>
          <w:tcPr>
            <w:tcW w:w="435" w:type="pct"/>
            <w:vMerge w:val="restart"/>
            <w:vAlign w:val="center"/>
          </w:tcPr>
          <w:p w14:paraId="74B16BCE" w14:textId="77777777" w:rsidR="00C2040A" w:rsidRPr="00200D44" w:rsidRDefault="00C2040A">
            <w:pPr>
              <w:rPr>
                <w:moveTo w:id="6356" w:author="Mohammad Nayeem Hasan" w:date="2023-01-21T00:38:00Z"/>
                <w:rFonts w:ascii="Times New Roman" w:hAnsi="Times New Roman" w:cs="Times New Roman"/>
                <w:sz w:val="20"/>
                <w:szCs w:val="20"/>
                <w:rPrChange w:id="6357" w:author="Mohammad Nayeem Hasan" w:date="2023-01-27T04:20:00Z">
                  <w:rPr>
                    <w:moveTo w:id="6358" w:author="Mohammad Nayeem Hasan" w:date="2023-01-21T00:38:00Z"/>
                    <w:rFonts w:ascii="Times New Roman" w:hAnsi="Times New Roman" w:cs="Times New Roman"/>
                    <w:sz w:val="24"/>
                    <w:szCs w:val="24"/>
                  </w:rPr>
                </w:rPrChange>
              </w:rPr>
              <w:pPrChange w:id="6359" w:author="Mohammad Nayeem Hasan" w:date="2023-01-21T14:56:00Z">
                <w:pPr>
                  <w:jc w:val="both"/>
                </w:pPr>
              </w:pPrChange>
            </w:pPr>
            <w:moveTo w:id="6360" w:author="Mohammad Nayeem Hasan" w:date="2023-01-21T00:38:00Z">
              <w:r w:rsidRPr="00200D44">
                <w:rPr>
                  <w:rFonts w:ascii="Times New Roman" w:hAnsi="Times New Roman" w:cs="Times New Roman"/>
                  <w:sz w:val="20"/>
                  <w:szCs w:val="20"/>
                  <w:rPrChange w:id="6361" w:author="Mohammad Nayeem Hasan" w:date="2023-01-27T04:20:00Z">
                    <w:rPr>
                      <w:rFonts w:ascii="Times New Roman" w:hAnsi="Times New Roman" w:cs="Times New Roman"/>
                      <w:sz w:val="24"/>
                      <w:szCs w:val="24"/>
                    </w:rPr>
                  </w:rPrChange>
                </w:rPr>
                <w:t>0.057</w:t>
              </w:r>
            </w:moveTo>
          </w:p>
        </w:tc>
      </w:tr>
      <w:tr w:rsidR="004266B3" w:rsidRPr="004266B3" w14:paraId="5AE51244" w14:textId="77777777" w:rsidTr="006875DA">
        <w:trPr>
          <w:trHeight w:val="138"/>
          <w:jc w:val="center"/>
        </w:trPr>
        <w:tc>
          <w:tcPr>
            <w:tcW w:w="788" w:type="pct"/>
            <w:vAlign w:val="center"/>
          </w:tcPr>
          <w:p w14:paraId="6D3C1930" w14:textId="77777777" w:rsidR="00C2040A" w:rsidRPr="00200D44" w:rsidRDefault="00C2040A">
            <w:pPr>
              <w:rPr>
                <w:moveTo w:id="6362" w:author="Mohammad Nayeem Hasan" w:date="2023-01-21T00:38:00Z"/>
                <w:rFonts w:ascii="Times New Roman" w:hAnsi="Times New Roman" w:cs="Times New Roman"/>
                <w:sz w:val="20"/>
                <w:szCs w:val="20"/>
                <w:rPrChange w:id="6363" w:author="Mohammad Nayeem Hasan" w:date="2023-01-27T04:20:00Z">
                  <w:rPr>
                    <w:moveTo w:id="6364" w:author="Mohammad Nayeem Hasan" w:date="2023-01-21T00:38:00Z"/>
                    <w:rFonts w:ascii="Times New Roman" w:hAnsi="Times New Roman" w:cs="Times New Roman"/>
                    <w:sz w:val="24"/>
                    <w:szCs w:val="24"/>
                  </w:rPr>
                </w:rPrChange>
              </w:rPr>
              <w:pPrChange w:id="6365" w:author="Mohammad Nayeem Hasan" w:date="2023-01-21T14:56:00Z">
                <w:pPr>
                  <w:jc w:val="both"/>
                </w:pPr>
              </w:pPrChange>
            </w:pPr>
            <w:moveTo w:id="6366" w:author="Mohammad Nayeem Hasan" w:date="2023-01-21T00:38:00Z">
              <w:r w:rsidRPr="00200D44">
                <w:rPr>
                  <w:rFonts w:ascii="Times New Roman" w:hAnsi="Times New Roman" w:cs="Times New Roman"/>
                  <w:sz w:val="20"/>
                  <w:szCs w:val="20"/>
                  <w:rPrChange w:id="6367" w:author="Mohammad Nayeem Hasan" w:date="2023-01-27T04:20:00Z">
                    <w:rPr>
                      <w:rFonts w:ascii="Times New Roman" w:hAnsi="Times New Roman" w:cs="Times New Roman"/>
                      <w:sz w:val="24"/>
                      <w:szCs w:val="24"/>
                    </w:rPr>
                  </w:rPrChange>
                </w:rPr>
                <w:t>No</w:t>
              </w:r>
            </w:moveTo>
          </w:p>
        </w:tc>
        <w:tc>
          <w:tcPr>
            <w:tcW w:w="445" w:type="pct"/>
            <w:vAlign w:val="center"/>
          </w:tcPr>
          <w:p w14:paraId="359F3A21" w14:textId="77777777" w:rsidR="00C2040A" w:rsidRPr="00200D44" w:rsidRDefault="00C2040A">
            <w:pPr>
              <w:rPr>
                <w:moveTo w:id="6368" w:author="Mohammad Nayeem Hasan" w:date="2023-01-21T00:38:00Z"/>
                <w:rFonts w:ascii="Times New Roman" w:hAnsi="Times New Roman" w:cs="Times New Roman"/>
                <w:sz w:val="20"/>
                <w:szCs w:val="20"/>
                <w:rPrChange w:id="6369" w:author="Mohammad Nayeem Hasan" w:date="2023-01-27T04:20:00Z">
                  <w:rPr>
                    <w:moveTo w:id="6370" w:author="Mohammad Nayeem Hasan" w:date="2023-01-21T00:38:00Z"/>
                    <w:rFonts w:ascii="Times New Roman" w:hAnsi="Times New Roman" w:cs="Times New Roman"/>
                    <w:sz w:val="24"/>
                    <w:szCs w:val="24"/>
                  </w:rPr>
                </w:rPrChange>
              </w:rPr>
              <w:pPrChange w:id="6371" w:author="Mohammad Nayeem Hasan" w:date="2023-01-21T14:56:00Z">
                <w:pPr>
                  <w:jc w:val="both"/>
                </w:pPr>
              </w:pPrChange>
            </w:pPr>
            <w:moveTo w:id="6372" w:author="Mohammad Nayeem Hasan" w:date="2023-01-21T00:38:00Z">
              <w:r w:rsidRPr="00200D44">
                <w:rPr>
                  <w:rFonts w:ascii="Times New Roman" w:hAnsi="Times New Roman" w:cs="Times New Roman"/>
                  <w:sz w:val="20"/>
                  <w:szCs w:val="20"/>
                  <w:rPrChange w:id="6373" w:author="Mohammad Nayeem Hasan" w:date="2023-01-27T04:20:00Z">
                    <w:rPr>
                      <w:rFonts w:ascii="Times New Roman" w:hAnsi="Times New Roman" w:cs="Times New Roman"/>
                      <w:sz w:val="24"/>
                      <w:szCs w:val="24"/>
                    </w:rPr>
                  </w:rPrChange>
                </w:rPr>
                <w:t>-</w:t>
              </w:r>
            </w:moveTo>
          </w:p>
        </w:tc>
        <w:tc>
          <w:tcPr>
            <w:tcW w:w="587" w:type="pct"/>
          </w:tcPr>
          <w:p w14:paraId="3885C8D9" w14:textId="77777777" w:rsidR="00C2040A" w:rsidRPr="00200D44" w:rsidRDefault="00C2040A">
            <w:pPr>
              <w:rPr>
                <w:moveTo w:id="6374" w:author="Mohammad Nayeem Hasan" w:date="2023-01-21T00:38:00Z"/>
                <w:rFonts w:ascii="Times New Roman" w:hAnsi="Times New Roman" w:cs="Times New Roman"/>
                <w:sz w:val="20"/>
                <w:szCs w:val="20"/>
                <w:rPrChange w:id="6375" w:author="Mohammad Nayeem Hasan" w:date="2023-01-27T04:20:00Z">
                  <w:rPr>
                    <w:moveTo w:id="6376" w:author="Mohammad Nayeem Hasan" w:date="2023-01-21T00:38:00Z"/>
                    <w:rFonts w:ascii="Times New Roman" w:hAnsi="Times New Roman" w:cs="Times New Roman"/>
                    <w:sz w:val="24"/>
                    <w:szCs w:val="24"/>
                  </w:rPr>
                </w:rPrChange>
              </w:rPr>
              <w:pPrChange w:id="6377" w:author="Mohammad Nayeem Hasan" w:date="2023-01-21T14:56:00Z">
                <w:pPr>
                  <w:jc w:val="both"/>
                </w:pPr>
              </w:pPrChange>
            </w:pPr>
            <w:moveTo w:id="6378" w:author="Mohammad Nayeem Hasan" w:date="2023-01-21T00:38:00Z">
              <w:r w:rsidRPr="00200D44">
                <w:rPr>
                  <w:rFonts w:ascii="Times New Roman" w:hAnsi="Times New Roman" w:cs="Times New Roman"/>
                  <w:sz w:val="20"/>
                  <w:szCs w:val="20"/>
                  <w:rPrChange w:id="6379" w:author="Mohammad Nayeem Hasan" w:date="2023-01-27T04:20:00Z">
                    <w:rPr>
                      <w:rFonts w:ascii="Times New Roman" w:hAnsi="Times New Roman" w:cs="Times New Roman"/>
                      <w:sz w:val="24"/>
                      <w:szCs w:val="24"/>
                    </w:rPr>
                  </w:rPrChange>
                </w:rPr>
                <w:t>-</w:t>
              </w:r>
            </w:moveTo>
          </w:p>
        </w:tc>
        <w:tc>
          <w:tcPr>
            <w:tcW w:w="689" w:type="pct"/>
            <w:vMerge/>
            <w:vAlign w:val="center"/>
          </w:tcPr>
          <w:p w14:paraId="7F7703E5" w14:textId="77777777" w:rsidR="00C2040A" w:rsidRPr="00200D44" w:rsidRDefault="00C2040A">
            <w:pPr>
              <w:rPr>
                <w:moveTo w:id="6380" w:author="Mohammad Nayeem Hasan" w:date="2023-01-21T00:38:00Z"/>
                <w:rFonts w:ascii="Times New Roman" w:hAnsi="Times New Roman" w:cs="Times New Roman"/>
                <w:sz w:val="20"/>
                <w:szCs w:val="20"/>
                <w:rPrChange w:id="6381" w:author="Mohammad Nayeem Hasan" w:date="2023-01-27T04:20:00Z">
                  <w:rPr>
                    <w:moveTo w:id="6382" w:author="Mohammad Nayeem Hasan" w:date="2023-01-21T00:38:00Z"/>
                    <w:rFonts w:ascii="Times New Roman" w:hAnsi="Times New Roman" w:cs="Times New Roman"/>
                    <w:sz w:val="24"/>
                    <w:szCs w:val="24"/>
                  </w:rPr>
                </w:rPrChange>
              </w:rPr>
              <w:pPrChange w:id="6383" w:author="Mohammad Nayeem Hasan" w:date="2023-01-21T14:56:00Z">
                <w:pPr>
                  <w:jc w:val="both"/>
                </w:pPr>
              </w:pPrChange>
            </w:pPr>
          </w:p>
        </w:tc>
        <w:tc>
          <w:tcPr>
            <w:tcW w:w="389" w:type="pct"/>
            <w:vAlign w:val="center"/>
          </w:tcPr>
          <w:p w14:paraId="13DD6AF2" w14:textId="77777777" w:rsidR="00C2040A" w:rsidRPr="00200D44" w:rsidRDefault="00C2040A">
            <w:pPr>
              <w:rPr>
                <w:moveTo w:id="6384" w:author="Mohammad Nayeem Hasan" w:date="2023-01-21T00:38:00Z"/>
                <w:rFonts w:ascii="Times New Roman" w:hAnsi="Times New Roman" w:cs="Times New Roman"/>
                <w:sz w:val="20"/>
                <w:szCs w:val="20"/>
                <w:rPrChange w:id="6385" w:author="Mohammad Nayeem Hasan" w:date="2023-01-27T04:20:00Z">
                  <w:rPr>
                    <w:moveTo w:id="6386" w:author="Mohammad Nayeem Hasan" w:date="2023-01-21T00:38:00Z"/>
                    <w:rFonts w:ascii="Times New Roman" w:hAnsi="Times New Roman" w:cs="Times New Roman"/>
                    <w:sz w:val="24"/>
                    <w:szCs w:val="24"/>
                  </w:rPr>
                </w:rPrChange>
              </w:rPr>
              <w:pPrChange w:id="6387" w:author="Mohammad Nayeem Hasan" w:date="2023-01-21T14:56:00Z">
                <w:pPr>
                  <w:jc w:val="both"/>
                </w:pPr>
              </w:pPrChange>
            </w:pPr>
            <w:moveTo w:id="6388" w:author="Mohammad Nayeem Hasan" w:date="2023-01-21T00:38:00Z">
              <w:r w:rsidRPr="00200D44">
                <w:rPr>
                  <w:rFonts w:ascii="Times New Roman" w:hAnsi="Times New Roman" w:cs="Times New Roman"/>
                  <w:sz w:val="20"/>
                  <w:szCs w:val="20"/>
                  <w:rPrChange w:id="6389" w:author="Mohammad Nayeem Hasan" w:date="2023-01-27T04:20:00Z">
                    <w:rPr>
                      <w:rFonts w:ascii="Times New Roman" w:hAnsi="Times New Roman" w:cs="Times New Roman"/>
                      <w:sz w:val="24"/>
                      <w:szCs w:val="24"/>
                    </w:rPr>
                  </w:rPrChange>
                </w:rPr>
                <w:t>781 (4.0)</w:t>
              </w:r>
            </w:moveTo>
          </w:p>
        </w:tc>
        <w:tc>
          <w:tcPr>
            <w:tcW w:w="398" w:type="pct"/>
            <w:vAlign w:val="center"/>
          </w:tcPr>
          <w:p w14:paraId="305C780B" w14:textId="77777777" w:rsidR="00C2040A" w:rsidRPr="00200D44" w:rsidRDefault="00C2040A">
            <w:pPr>
              <w:rPr>
                <w:moveTo w:id="6390" w:author="Mohammad Nayeem Hasan" w:date="2023-01-21T00:38:00Z"/>
                <w:rFonts w:ascii="Times New Roman" w:hAnsi="Times New Roman" w:cs="Times New Roman"/>
                <w:sz w:val="20"/>
                <w:szCs w:val="20"/>
                <w:rPrChange w:id="6391" w:author="Mohammad Nayeem Hasan" w:date="2023-01-27T04:20:00Z">
                  <w:rPr>
                    <w:moveTo w:id="6392" w:author="Mohammad Nayeem Hasan" w:date="2023-01-21T00:38:00Z"/>
                    <w:rFonts w:ascii="Times New Roman" w:hAnsi="Times New Roman" w:cs="Times New Roman"/>
                    <w:sz w:val="24"/>
                    <w:szCs w:val="24"/>
                  </w:rPr>
                </w:rPrChange>
              </w:rPr>
              <w:pPrChange w:id="6393" w:author="Mohammad Nayeem Hasan" w:date="2023-01-21T14:56:00Z">
                <w:pPr>
                  <w:jc w:val="both"/>
                </w:pPr>
              </w:pPrChange>
            </w:pPr>
            <w:moveTo w:id="6394" w:author="Mohammad Nayeem Hasan" w:date="2023-01-21T00:38:00Z">
              <w:r w:rsidRPr="00200D44">
                <w:rPr>
                  <w:rFonts w:ascii="Times New Roman" w:hAnsi="Times New Roman" w:cs="Times New Roman"/>
                  <w:sz w:val="20"/>
                  <w:szCs w:val="20"/>
                  <w:rPrChange w:id="6395" w:author="Mohammad Nayeem Hasan" w:date="2023-01-27T04:20:00Z">
                    <w:rPr>
                      <w:rFonts w:ascii="Times New Roman" w:hAnsi="Times New Roman" w:cs="Times New Roman"/>
                      <w:sz w:val="24"/>
                      <w:szCs w:val="24"/>
                    </w:rPr>
                  </w:rPrChange>
                </w:rPr>
                <w:t>18538 (96.0)</w:t>
              </w:r>
            </w:moveTo>
          </w:p>
        </w:tc>
        <w:tc>
          <w:tcPr>
            <w:tcW w:w="435" w:type="pct"/>
            <w:vMerge/>
            <w:vAlign w:val="center"/>
          </w:tcPr>
          <w:p w14:paraId="66760553" w14:textId="77777777" w:rsidR="00C2040A" w:rsidRPr="00200D44" w:rsidRDefault="00C2040A">
            <w:pPr>
              <w:rPr>
                <w:moveTo w:id="6396" w:author="Mohammad Nayeem Hasan" w:date="2023-01-21T00:38:00Z"/>
                <w:rFonts w:ascii="Times New Roman" w:hAnsi="Times New Roman" w:cs="Times New Roman"/>
                <w:sz w:val="20"/>
                <w:szCs w:val="20"/>
                <w:rPrChange w:id="6397" w:author="Mohammad Nayeem Hasan" w:date="2023-01-27T04:20:00Z">
                  <w:rPr>
                    <w:moveTo w:id="6398" w:author="Mohammad Nayeem Hasan" w:date="2023-01-21T00:38:00Z"/>
                    <w:rFonts w:ascii="Times New Roman" w:hAnsi="Times New Roman" w:cs="Times New Roman"/>
                    <w:sz w:val="24"/>
                    <w:szCs w:val="24"/>
                  </w:rPr>
                </w:rPrChange>
              </w:rPr>
              <w:pPrChange w:id="6399" w:author="Mohammad Nayeem Hasan" w:date="2023-01-21T14:56:00Z">
                <w:pPr>
                  <w:jc w:val="both"/>
                </w:pPr>
              </w:pPrChange>
            </w:pPr>
          </w:p>
        </w:tc>
        <w:tc>
          <w:tcPr>
            <w:tcW w:w="389" w:type="pct"/>
            <w:vAlign w:val="center"/>
          </w:tcPr>
          <w:p w14:paraId="58B73E5B" w14:textId="77777777" w:rsidR="00C2040A" w:rsidRPr="00200D44" w:rsidRDefault="00C2040A">
            <w:pPr>
              <w:rPr>
                <w:moveTo w:id="6400" w:author="Mohammad Nayeem Hasan" w:date="2023-01-21T00:38:00Z"/>
                <w:rFonts w:ascii="Times New Roman" w:hAnsi="Times New Roman" w:cs="Times New Roman"/>
                <w:sz w:val="20"/>
                <w:szCs w:val="20"/>
                <w:rPrChange w:id="6401" w:author="Mohammad Nayeem Hasan" w:date="2023-01-27T04:20:00Z">
                  <w:rPr>
                    <w:moveTo w:id="6402" w:author="Mohammad Nayeem Hasan" w:date="2023-01-21T00:38:00Z"/>
                    <w:rFonts w:ascii="Times New Roman" w:hAnsi="Times New Roman" w:cs="Times New Roman"/>
                    <w:sz w:val="24"/>
                    <w:szCs w:val="24"/>
                  </w:rPr>
                </w:rPrChange>
              </w:rPr>
              <w:pPrChange w:id="6403" w:author="Mohammad Nayeem Hasan" w:date="2023-01-21T14:56:00Z">
                <w:pPr>
                  <w:jc w:val="both"/>
                </w:pPr>
              </w:pPrChange>
            </w:pPr>
            <w:moveTo w:id="6404" w:author="Mohammad Nayeem Hasan" w:date="2023-01-21T00:38:00Z">
              <w:r w:rsidRPr="00200D44">
                <w:rPr>
                  <w:rFonts w:ascii="Times New Roman" w:hAnsi="Times New Roman" w:cs="Times New Roman"/>
                  <w:sz w:val="20"/>
                  <w:szCs w:val="20"/>
                  <w:rPrChange w:id="6405" w:author="Mohammad Nayeem Hasan" w:date="2023-01-27T04:20:00Z">
                    <w:rPr>
                      <w:rFonts w:ascii="Times New Roman" w:hAnsi="Times New Roman" w:cs="Times New Roman"/>
                      <w:sz w:val="24"/>
                      <w:szCs w:val="24"/>
                    </w:rPr>
                  </w:rPrChange>
                </w:rPr>
                <w:t>1507 (7.0)</w:t>
              </w:r>
            </w:moveTo>
          </w:p>
        </w:tc>
        <w:tc>
          <w:tcPr>
            <w:tcW w:w="445" w:type="pct"/>
            <w:vAlign w:val="center"/>
          </w:tcPr>
          <w:p w14:paraId="08E016E8" w14:textId="77777777" w:rsidR="00C2040A" w:rsidRPr="00200D44" w:rsidRDefault="00C2040A">
            <w:pPr>
              <w:rPr>
                <w:moveTo w:id="6406" w:author="Mohammad Nayeem Hasan" w:date="2023-01-21T00:38:00Z"/>
                <w:rFonts w:ascii="Times New Roman" w:hAnsi="Times New Roman" w:cs="Times New Roman"/>
                <w:sz w:val="20"/>
                <w:szCs w:val="20"/>
                <w:rPrChange w:id="6407" w:author="Mohammad Nayeem Hasan" w:date="2023-01-27T04:20:00Z">
                  <w:rPr>
                    <w:moveTo w:id="6408" w:author="Mohammad Nayeem Hasan" w:date="2023-01-21T00:38:00Z"/>
                    <w:rFonts w:ascii="Times New Roman" w:hAnsi="Times New Roman" w:cs="Times New Roman"/>
                    <w:sz w:val="24"/>
                    <w:szCs w:val="24"/>
                  </w:rPr>
                </w:rPrChange>
              </w:rPr>
              <w:pPrChange w:id="6409" w:author="Mohammad Nayeem Hasan" w:date="2023-01-21T14:56:00Z">
                <w:pPr>
                  <w:jc w:val="both"/>
                </w:pPr>
              </w:pPrChange>
            </w:pPr>
            <w:moveTo w:id="6410" w:author="Mohammad Nayeem Hasan" w:date="2023-01-21T00:38:00Z">
              <w:r w:rsidRPr="00200D44">
                <w:rPr>
                  <w:rFonts w:ascii="Times New Roman" w:hAnsi="Times New Roman" w:cs="Times New Roman"/>
                  <w:sz w:val="20"/>
                  <w:szCs w:val="20"/>
                  <w:rPrChange w:id="6411" w:author="Mohammad Nayeem Hasan" w:date="2023-01-27T04:20:00Z">
                    <w:rPr>
                      <w:rFonts w:ascii="Times New Roman" w:hAnsi="Times New Roman" w:cs="Times New Roman"/>
                      <w:sz w:val="24"/>
                      <w:szCs w:val="24"/>
                    </w:rPr>
                  </w:rPrChange>
                </w:rPr>
                <w:t>19952 (93.0)</w:t>
              </w:r>
            </w:moveTo>
          </w:p>
        </w:tc>
        <w:tc>
          <w:tcPr>
            <w:tcW w:w="435" w:type="pct"/>
            <w:vMerge/>
            <w:vAlign w:val="center"/>
          </w:tcPr>
          <w:p w14:paraId="17DB80B3" w14:textId="77777777" w:rsidR="00C2040A" w:rsidRPr="00200D44" w:rsidRDefault="00C2040A">
            <w:pPr>
              <w:rPr>
                <w:moveTo w:id="6412" w:author="Mohammad Nayeem Hasan" w:date="2023-01-21T00:38:00Z"/>
                <w:rFonts w:ascii="Times New Roman" w:hAnsi="Times New Roman" w:cs="Times New Roman"/>
                <w:sz w:val="20"/>
                <w:szCs w:val="20"/>
                <w:rPrChange w:id="6413" w:author="Mohammad Nayeem Hasan" w:date="2023-01-27T04:20:00Z">
                  <w:rPr>
                    <w:moveTo w:id="6414" w:author="Mohammad Nayeem Hasan" w:date="2023-01-21T00:38:00Z"/>
                    <w:rFonts w:ascii="Times New Roman" w:hAnsi="Times New Roman" w:cs="Times New Roman"/>
                    <w:sz w:val="24"/>
                    <w:szCs w:val="24"/>
                  </w:rPr>
                </w:rPrChange>
              </w:rPr>
              <w:pPrChange w:id="6415" w:author="Mohammad Nayeem Hasan" w:date="2023-01-21T14:56:00Z">
                <w:pPr>
                  <w:jc w:val="both"/>
                </w:pPr>
              </w:pPrChange>
            </w:pPr>
          </w:p>
        </w:tc>
      </w:tr>
      <w:tr w:rsidR="00C2040A" w:rsidRPr="00200D44" w14:paraId="49E1D5FE" w14:textId="77777777" w:rsidTr="00F13B5B">
        <w:trPr>
          <w:trHeight w:val="138"/>
          <w:jc w:val="center"/>
        </w:trPr>
        <w:tc>
          <w:tcPr>
            <w:tcW w:w="5000" w:type="pct"/>
            <w:gridSpan w:val="10"/>
            <w:vAlign w:val="center"/>
          </w:tcPr>
          <w:p w14:paraId="20FAA03C" w14:textId="77777777" w:rsidR="00C2040A" w:rsidRPr="00200D44" w:rsidRDefault="00C2040A">
            <w:pPr>
              <w:rPr>
                <w:moveTo w:id="6416" w:author="Mohammad Nayeem Hasan" w:date="2023-01-21T00:38:00Z"/>
                <w:rFonts w:ascii="Times New Roman" w:hAnsi="Times New Roman" w:cs="Times New Roman"/>
                <w:sz w:val="20"/>
                <w:szCs w:val="20"/>
                <w:rPrChange w:id="6417" w:author="Mohammad Nayeem Hasan" w:date="2023-01-27T04:20:00Z">
                  <w:rPr>
                    <w:moveTo w:id="6418" w:author="Mohammad Nayeem Hasan" w:date="2023-01-21T00:38:00Z"/>
                    <w:rFonts w:ascii="Times New Roman" w:hAnsi="Times New Roman" w:cs="Times New Roman"/>
                    <w:sz w:val="24"/>
                    <w:szCs w:val="24"/>
                  </w:rPr>
                </w:rPrChange>
              </w:rPr>
              <w:pPrChange w:id="6419" w:author="Mohammad Nayeem Hasan" w:date="2023-01-21T14:56:00Z">
                <w:pPr>
                  <w:jc w:val="both"/>
                </w:pPr>
              </w:pPrChange>
            </w:pPr>
            <w:moveTo w:id="6420" w:author="Mohammad Nayeem Hasan" w:date="2023-01-21T00:38:00Z">
              <w:r w:rsidRPr="00200D44">
                <w:rPr>
                  <w:rFonts w:ascii="Times New Roman" w:hAnsi="Times New Roman" w:cs="Times New Roman"/>
                  <w:sz w:val="20"/>
                  <w:szCs w:val="20"/>
                  <w:rPrChange w:id="6421" w:author="Mohammad Nayeem Hasan" w:date="2023-01-27T04:20:00Z">
                    <w:rPr>
                      <w:rFonts w:ascii="Times New Roman" w:hAnsi="Times New Roman" w:cs="Times New Roman"/>
                      <w:sz w:val="24"/>
                      <w:szCs w:val="24"/>
                    </w:rPr>
                  </w:rPrChange>
                </w:rPr>
                <w:t>COMMUNITY CHARACTERISTICS</w:t>
              </w:r>
            </w:moveTo>
          </w:p>
        </w:tc>
      </w:tr>
      <w:tr w:rsidR="00C2040A" w:rsidRPr="00200D44" w14:paraId="343099F3" w14:textId="77777777" w:rsidTr="00F13B5B">
        <w:trPr>
          <w:trHeight w:val="138"/>
          <w:jc w:val="center"/>
        </w:trPr>
        <w:tc>
          <w:tcPr>
            <w:tcW w:w="5000" w:type="pct"/>
            <w:gridSpan w:val="10"/>
            <w:vAlign w:val="center"/>
          </w:tcPr>
          <w:p w14:paraId="77DB53F3" w14:textId="77777777" w:rsidR="00C2040A" w:rsidRPr="00200D44" w:rsidRDefault="00C2040A">
            <w:pPr>
              <w:rPr>
                <w:moveTo w:id="6422" w:author="Mohammad Nayeem Hasan" w:date="2023-01-21T00:38:00Z"/>
                <w:rFonts w:ascii="Times New Roman" w:hAnsi="Times New Roman" w:cs="Times New Roman"/>
                <w:sz w:val="20"/>
                <w:szCs w:val="20"/>
                <w:rPrChange w:id="6423" w:author="Mohammad Nayeem Hasan" w:date="2023-01-27T04:20:00Z">
                  <w:rPr>
                    <w:moveTo w:id="6424" w:author="Mohammad Nayeem Hasan" w:date="2023-01-21T00:38:00Z"/>
                    <w:rFonts w:ascii="Times New Roman" w:hAnsi="Times New Roman" w:cs="Times New Roman"/>
                    <w:sz w:val="24"/>
                    <w:szCs w:val="24"/>
                  </w:rPr>
                </w:rPrChange>
              </w:rPr>
              <w:pPrChange w:id="6425" w:author="Mohammad Nayeem Hasan" w:date="2023-01-21T14:56:00Z">
                <w:pPr>
                  <w:jc w:val="both"/>
                </w:pPr>
              </w:pPrChange>
            </w:pPr>
            <w:moveTo w:id="6426" w:author="Mohammad Nayeem Hasan" w:date="2023-01-21T00:38:00Z">
              <w:r w:rsidRPr="00200D44">
                <w:rPr>
                  <w:rFonts w:ascii="Times New Roman" w:hAnsi="Times New Roman" w:cs="Times New Roman"/>
                  <w:sz w:val="20"/>
                  <w:szCs w:val="20"/>
                  <w:rPrChange w:id="6427" w:author="Mohammad Nayeem Hasan" w:date="2023-01-27T04:20:00Z">
                    <w:rPr>
                      <w:rFonts w:ascii="Times New Roman" w:hAnsi="Times New Roman" w:cs="Times New Roman"/>
                      <w:sz w:val="24"/>
                      <w:szCs w:val="24"/>
                    </w:rPr>
                  </w:rPrChange>
                </w:rPr>
                <w:t>Place of residence</w:t>
              </w:r>
            </w:moveTo>
          </w:p>
        </w:tc>
      </w:tr>
      <w:tr w:rsidR="004266B3" w:rsidRPr="004266B3" w14:paraId="50CBFEAA" w14:textId="77777777" w:rsidTr="006875DA">
        <w:trPr>
          <w:trHeight w:val="250"/>
          <w:jc w:val="center"/>
        </w:trPr>
        <w:tc>
          <w:tcPr>
            <w:tcW w:w="788" w:type="pct"/>
            <w:vAlign w:val="center"/>
          </w:tcPr>
          <w:p w14:paraId="478EBEBE" w14:textId="77777777" w:rsidR="00C2040A" w:rsidRPr="00200D44" w:rsidRDefault="00C2040A">
            <w:pPr>
              <w:rPr>
                <w:moveTo w:id="6428" w:author="Mohammad Nayeem Hasan" w:date="2023-01-21T00:38:00Z"/>
                <w:rFonts w:ascii="Times New Roman" w:hAnsi="Times New Roman" w:cs="Times New Roman"/>
                <w:sz w:val="20"/>
                <w:szCs w:val="20"/>
                <w:rPrChange w:id="6429" w:author="Mohammad Nayeem Hasan" w:date="2023-01-27T04:20:00Z">
                  <w:rPr>
                    <w:moveTo w:id="6430" w:author="Mohammad Nayeem Hasan" w:date="2023-01-21T00:38:00Z"/>
                    <w:rFonts w:ascii="Times New Roman" w:hAnsi="Times New Roman" w:cs="Times New Roman"/>
                    <w:sz w:val="24"/>
                    <w:szCs w:val="24"/>
                  </w:rPr>
                </w:rPrChange>
              </w:rPr>
              <w:pPrChange w:id="6431" w:author="Mohammad Nayeem Hasan" w:date="2023-01-21T14:56:00Z">
                <w:pPr>
                  <w:jc w:val="both"/>
                </w:pPr>
              </w:pPrChange>
            </w:pPr>
            <w:moveTo w:id="6432" w:author="Mohammad Nayeem Hasan" w:date="2023-01-21T00:38:00Z">
              <w:r w:rsidRPr="00200D44">
                <w:rPr>
                  <w:rFonts w:ascii="Times New Roman" w:hAnsi="Times New Roman" w:cs="Times New Roman"/>
                  <w:sz w:val="20"/>
                  <w:szCs w:val="20"/>
                  <w:rPrChange w:id="6433" w:author="Mohammad Nayeem Hasan" w:date="2023-01-27T04:20:00Z">
                    <w:rPr>
                      <w:rFonts w:ascii="Times New Roman" w:hAnsi="Times New Roman" w:cs="Times New Roman"/>
                      <w:sz w:val="24"/>
                      <w:szCs w:val="24"/>
                    </w:rPr>
                  </w:rPrChange>
                </w:rPr>
                <w:lastRenderedPageBreak/>
                <w:t>Urban</w:t>
              </w:r>
            </w:moveTo>
          </w:p>
        </w:tc>
        <w:tc>
          <w:tcPr>
            <w:tcW w:w="445" w:type="pct"/>
            <w:vAlign w:val="center"/>
          </w:tcPr>
          <w:p w14:paraId="4A385318" w14:textId="77777777" w:rsidR="00C2040A" w:rsidRPr="00200D44" w:rsidRDefault="00C2040A">
            <w:pPr>
              <w:rPr>
                <w:moveTo w:id="6434" w:author="Mohammad Nayeem Hasan" w:date="2023-01-21T00:38:00Z"/>
                <w:rFonts w:ascii="Times New Roman" w:hAnsi="Times New Roman" w:cs="Times New Roman"/>
                <w:sz w:val="20"/>
                <w:szCs w:val="20"/>
                <w:rPrChange w:id="6435" w:author="Mohammad Nayeem Hasan" w:date="2023-01-27T04:20:00Z">
                  <w:rPr>
                    <w:moveTo w:id="6436" w:author="Mohammad Nayeem Hasan" w:date="2023-01-21T00:38:00Z"/>
                    <w:rFonts w:ascii="Times New Roman" w:hAnsi="Times New Roman" w:cs="Times New Roman"/>
                    <w:sz w:val="24"/>
                    <w:szCs w:val="24"/>
                  </w:rPr>
                </w:rPrChange>
              </w:rPr>
              <w:pPrChange w:id="6437" w:author="Mohammad Nayeem Hasan" w:date="2023-01-21T14:56:00Z">
                <w:pPr>
                  <w:jc w:val="both"/>
                </w:pPr>
              </w:pPrChange>
            </w:pPr>
            <w:moveTo w:id="6438" w:author="Mohammad Nayeem Hasan" w:date="2023-01-21T00:38:00Z">
              <w:r w:rsidRPr="00200D44">
                <w:rPr>
                  <w:rFonts w:ascii="Times New Roman" w:hAnsi="Times New Roman" w:cs="Times New Roman"/>
                  <w:sz w:val="20"/>
                  <w:szCs w:val="20"/>
                  <w:rPrChange w:id="6439" w:author="Mohammad Nayeem Hasan" w:date="2023-01-27T04:20:00Z">
                    <w:rPr>
                      <w:rFonts w:ascii="Times New Roman" w:hAnsi="Times New Roman" w:cs="Times New Roman"/>
                      <w:sz w:val="24"/>
                      <w:szCs w:val="24"/>
                    </w:rPr>
                  </w:rPrChange>
                </w:rPr>
                <w:t>1630 (7.1)</w:t>
              </w:r>
            </w:moveTo>
          </w:p>
        </w:tc>
        <w:tc>
          <w:tcPr>
            <w:tcW w:w="587" w:type="pct"/>
            <w:vAlign w:val="center"/>
          </w:tcPr>
          <w:p w14:paraId="6DD891EA" w14:textId="77777777" w:rsidR="00C2040A" w:rsidRPr="00200D44" w:rsidRDefault="00C2040A">
            <w:pPr>
              <w:rPr>
                <w:moveTo w:id="6440" w:author="Mohammad Nayeem Hasan" w:date="2023-01-21T00:38:00Z"/>
                <w:rFonts w:ascii="Times New Roman" w:hAnsi="Times New Roman" w:cs="Times New Roman"/>
                <w:sz w:val="20"/>
                <w:szCs w:val="20"/>
                <w:rPrChange w:id="6441" w:author="Mohammad Nayeem Hasan" w:date="2023-01-27T04:20:00Z">
                  <w:rPr>
                    <w:moveTo w:id="6442" w:author="Mohammad Nayeem Hasan" w:date="2023-01-21T00:38:00Z"/>
                    <w:rFonts w:ascii="Times New Roman" w:hAnsi="Times New Roman" w:cs="Times New Roman"/>
                    <w:sz w:val="24"/>
                    <w:szCs w:val="24"/>
                  </w:rPr>
                </w:rPrChange>
              </w:rPr>
              <w:pPrChange w:id="6443" w:author="Mohammad Nayeem Hasan" w:date="2023-01-21T14:56:00Z">
                <w:pPr>
                  <w:jc w:val="both"/>
                </w:pPr>
              </w:pPrChange>
            </w:pPr>
            <w:moveTo w:id="6444" w:author="Mohammad Nayeem Hasan" w:date="2023-01-21T00:38:00Z">
              <w:r w:rsidRPr="00200D44">
                <w:rPr>
                  <w:rFonts w:ascii="Times New Roman" w:hAnsi="Times New Roman" w:cs="Times New Roman"/>
                  <w:sz w:val="20"/>
                  <w:szCs w:val="20"/>
                  <w:rPrChange w:id="6445" w:author="Mohammad Nayeem Hasan" w:date="2023-01-27T04:20:00Z">
                    <w:rPr>
                      <w:rFonts w:ascii="Times New Roman" w:hAnsi="Times New Roman" w:cs="Times New Roman"/>
                      <w:sz w:val="24"/>
                      <w:szCs w:val="24"/>
                    </w:rPr>
                  </w:rPrChange>
                </w:rPr>
                <w:t>21394 (92.9)</w:t>
              </w:r>
            </w:moveTo>
          </w:p>
        </w:tc>
        <w:tc>
          <w:tcPr>
            <w:tcW w:w="689" w:type="pct"/>
            <w:vMerge w:val="restart"/>
            <w:vAlign w:val="center"/>
          </w:tcPr>
          <w:p w14:paraId="2862A1D0" w14:textId="77777777" w:rsidR="00C2040A" w:rsidRPr="00200D44" w:rsidRDefault="00C2040A">
            <w:pPr>
              <w:rPr>
                <w:moveTo w:id="6446" w:author="Mohammad Nayeem Hasan" w:date="2023-01-21T00:38:00Z"/>
                <w:rFonts w:ascii="Times New Roman" w:hAnsi="Times New Roman" w:cs="Times New Roman"/>
                <w:sz w:val="20"/>
                <w:szCs w:val="20"/>
                <w:rPrChange w:id="6447" w:author="Mohammad Nayeem Hasan" w:date="2023-01-27T04:20:00Z">
                  <w:rPr>
                    <w:moveTo w:id="6448" w:author="Mohammad Nayeem Hasan" w:date="2023-01-21T00:38:00Z"/>
                    <w:rFonts w:ascii="Times New Roman" w:hAnsi="Times New Roman" w:cs="Times New Roman"/>
                    <w:sz w:val="24"/>
                    <w:szCs w:val="24"/>
                  </w:rPr>
                </w:rPrChange>
              </w:rPr>
              <w:pPrChange w:id="6449" w:author="Mohammad Nayeem Hasan" w:date="2023-01-21T14:56:00Z">
                <w:pPr>
                  <w:jc w:val="both"/>
                </w:pPr>
              </w:pPrChange>
            </w:pPr>
            <w:moveTo w:id="6450" w:author="Mohammad Nayeem Hasan" w:date="2023-01-21T00:38:00Z">
              <w:r w:rsidRPr="00200D44">
                <w:rPr>
                  <w:rFonts w:ascii="Times New Roman" w:hAnsi="Times New Roman" w:cs="Times New Roman"/>
                  <w:sz w:val="20"/>
                  <w:szCs w:val="20"/>
                  <w:rPrChange w:id="6451" w:author="Mohammad Nayeem Hasan" w:date="2023-01-27T04:20:00Z">
                    <w:rPr>
                      <w:rFonts w:ascii="Times New Roman" w:hAnsi="Times New Roman" w:cs="Times New Roman"/>
                      <w:sz w:val="24"/>
                      <w:szCs w:val="24"/>
                    </w:rPr>
                  </w:rPrChange>
                </w:rPr>
                <w:t>0.293</w:t>
              </w:r>
            </w:moveTo>
          </w:p>
        </w:tc>
        <w:tc>
          <w:tcPr>
            <w:tcW w:w="389" w:type="pct"/>
            <w:vAlign w:val="center"/>
          </w:tcPr>
          <w:p w14:paraId="6AE6804D" w14:textId="77777777" w:rsidR="00C2040A" w:rsidRPr="00200D44" w:rsidRDefault="00C2040A">
            <w:pPr>
              <w:rPr>
                <w:moveTo w:id="6452" w:author="Mohammad Nayeem Hasan" w:date="2023-01-21T00:38:00Z"/>
                <w:rFonts w:ascii="Times New Roman" w:hAnsi="Times New Roman" w:cs="Times New Roman"/>
                <w:sz w:val="20"/>
                <w:szCs w:val="20"/>
                <w:rPrChange w:id="6453" w:author="Mohammad Nayeem Hasan" w:date="2023-01-27T04:20:00Z">
                  <w:rPr>
                    <w:moveTo w:id="6454" w:author="Mohammad Nayeem Hasan" w:date="2023-01-21T00:38:00Z"/>
                    <w:rFonts w:ascii="Times New Roman" w:hAnsi="Times New Roman" w:cs="Times New Roman"/>
                    <w:sz w:val="24"/>
                    <w:szCs w:val="24"/>
                  </w:rPr>
                </w:rPrChange>
              </w:rPr>
              <w:pPrChange w:id="6455" w:author="Mohammad Nayeem Hasan" w:date="2023-01-21T14:56:00Z">
                <w:pPr>
                  <w:jc w:val="both"/>
                </w:pPr>
              </w:pPrChange>
            </w:pPr>
            <w:moveTo w:id="6456" w:author="Mohammad Nayeem Hasan" w:date="2023-01-21T00:38:00Z">
              <w:r w:rsidRPr="00200D44">
                <w:rPr>
                  <w:rFonts w:ascii="Times New Roman" w:hAnsi="Times New Roman" w:cs="Times New Roman"/>
                  <w:sz w:val="20"/>
                  <w:szCs w:val="20"/>
                  <w:rPrChange w:id="6457" w:author="Mohammad Nayeem Hasan" w:date="2023-01-27T04:20:00Z">
                    <w:rPr>
                      <w:rFonts w:ascii="Times New Roman" w:hAnsi="Times New Roman" w:cs="Times New Roman"/>
                      <w:sz w:val="24"/>
                      <w:szCs w:val="24"/>
                    </w:rPr>
                  </w:rPrChange>
                </w:rPr>
                <w:t>627 (3.8)</w:t>
              </w:r>
            </w:moveTo>
          </w:p>
        </w:tc>
        <w:tc>
          <w:tcPr>
            <w:tcW w:w="398" w:type="pct"/>
            <w:vAlign w:val="center"/>
          </w:tcPr>
          <w:p w14:paraId="27D4FEB6" w14:textId="77777777" w:rsidR="00C2040A" w:rsidRPr="00200D44" w:rsidRDefault="00C2040A">
            <w:pPr>
              <w:rPr>
                <w:moveTo w:id="6458" w:author="Mohammad Nayeem Hasan" w:date="2023-01-21T00:38:00Z"/>
                <w:rFonts w:ascii="Times New Roman" w:hAnsi="Times New Roman" w:cs="Times New Roman"/>
                <w:sz w:val="20"/>
                <w:szCs w:val="20"/>
                <w:rPrChange w:id="6459" w:author="Mohammad Nayeem Hasan" w:date="2023-01-27T04:20:00Z">
                  <w:rPr>
                    <w:moveTo w:id="6460" w:author="Mohammad Nayeem Hasan" w:date="2023-01-21T00:38:00Z"/>
                    <w:rFonts w:ascii="Times New Roman" w:hAnsi="Times New Roman" w:cs="Times New Roman"/>
                    <w:sz w:val="24"/>
                    <w:szCs w:val="24"/>
                  </w:rPr>
                </w:rPrChange>
              </w:rPr>
              <w:pPrChange w:id="6461" w:author="Mohammad Nayeem Hasan" w:date="2023-01-21T14:56:00Z">
                <w:pPr>
                  <w:jc w:val="both"/>
                </w:pPr>
              </w:pPrChange>
            </w:pPr>
            <w:moveTo w:id="6462" w:author="Mohammad Nayeem Hasan" w:date="2023-01-21T00:38:00Z">
              <w:r w:rsidRPr="00200D44">
                <w:rPr>
                  <w:rFonts w:ascii="Times New Roman" w:hAnsi="Times New Roman" w:cs="Times New Roman"/>
                  <w:sz w:val="20"/>
                  <w:szCs w:val="20"/>
                  <w:rPrChange w:id="6463" w:author="Mohammad Nayeem Hasan" w:date="2023-01-27T04:20:00Z">
                    <w:rPr>
                      <w:rFonts w:ascii="Times New Roman" w:hAnsi="Times New Roman" w:cs="Times New Roman"/>
                      <w:sz w:val="24"/>
                      <w:szCs w:val="24"/>
                    </w:rPr>
                  </w:rPrChange>
                </w:rPr>
                <w:t>15998 (96.2)</w:t>
              </w:r>
            </w:moveTo>
          </w:p>
        </w:tc>
        <w:tc>
          <w:tcPr>
            <w:tcW w:w="435" w:type="pct"/>
            <w:vMerge w:val="restart"/>
            <w:vAlign w:val="center"/>
          </w:tcPr>
          <w:p w14:paraId="313C65F5" w14:textId="77777777" w:rsidR="00C2040A" w:rsidRPr="00200D44" w:rsidRDefault="00C2040A">
            <w:pPr>
              <w:rPr>
                <w:moveTo w:id="6464" w:author="Mohammad Nayeem Hasan" w:date="2023-01-21T00:38:00Z"/>
                <w:rFonts w:ascii="Times New Roman" w:hAnsi="Times New Roman" w:cs="Times New Roman"/>
                <w:sz w:val="20"/>
                <w:szCs w:val="20"/>
                <w:rPrChange w:id="6465" w:author="Mohammad Nayeem Hasan" w:date="2023-01-27T04:20:00Z">
                  <w:rPr>
                    <w:moveTo w:id="6466" w:author="Mohammad Nayeem Hasan" w:date="2023-01-21T00:38:00Z"/>
                    <w:rFonts w:ascii="Times New Roman" w:hAnsi="Times New Roman" w:cs="Times New Roman"/>
                    <w:sz w:val="24"/>
                    <w:szCs w:val="24"/>
                  </w:rPr>
                </w:rPrChange>
              </w:rPr>
              <w:pPrChange w:id="6467" w:author="Mohammad Nayeem Hasan" w:date="2023-01-21T14:56:00Z">
                <w:pPr>
                  <w:jc w:val="both"/>
                </w:pPr>
              </w:pPrChange>
            </w:pPr>
            <w:moveTo w:id="6468" w:author="Mohammad Nayeem Hasan" w:date="2023-01-21T00:38:00Z">
              <w:r w:rsidRPr="00200D44">
                <w:rPr>
                  <w:rFonts w:ascii="Times New Roman" w:hAnsi="Times New Roman" w:cs="Times New Roman"/>
                  <w:sz w:val="20"/>
                  <w:szCs w:val="20"/>
                  <w:rPrChange w:id="6469" w:author="Mohammad Nayeem Hasan" w:date="2023-01-27T04:20:00Z">
                    <w:rPr>
                      <w:rFonts w:ascii="Times New Roman" w:hAnsi="Times New Roman" w:cs="Times New Roman"/>
                      <w:sz w:val="24"/>
                      <w:szCs w:val="24"/>
                    </w:rPr>
                  </w:rPrChange>
                </w:rPr>
                <w:t>0.098</w:t>
              </w:r>
            </w:moveTo>
          </w:p>
        </w:tc>
        <w:tc>
          <w:tcPr>
            <w:tcW w:w="389" w:type="pct"/>
            <w:vAlign w:val="center"/>
          </w:tcPr>
          <w:p w14:paraId="752039AC" w14:textId="77777777" w:rsidR="00C2040A" w:rsidRPr="00200D44" w:rsidRDefault="00C2040A">
            <w:pPr>
              <w:rPr>
                <w:moveTo w:id="6470" w:author="Mohammad Nayeem Hasan" w:date="2023-01-21T00:38:00Z"/>
                <w:rFonts w:ascii="Times New Roman" w:hAnsi="Times New Roman" w:cs="Times New Roman"/>
                <w:sz w:val="20"/>
                <w:szCs w:val="20"/>
                <w:rPrChange w:id="6471" w:author="Mohammad Nayeem Hasan" w:date="2023-01-27T04:20:00Z">
                  <w:rPr>
                    <w:moveTo w:id="6472" w:author="Mohammad Nayeem Hasan" w:date="2023-01-21T00:38:00Z"/>
                    <w:rFonts w:ascii="Times New Roman" w:hAnsi="Times New Roman" w:cs="Times New Roman"/>
                    <w:sz w:val="24"/>
                    <w:szCs w:val="24"/>
                  </w:rPr>
                </w:rPrChange>
              </w:rPr>
              <w:pPrChange w:id="6473" w:author="Mohammad Nayeem Hasan" w:date="2023-01-21T14:56:00Z">
                <w:pPr>
                  <w:jc w:val="both"/>
                </w:pPr>
              </w:pPrChange>
            </w:pPr>
            <w:moveTo w:id="6474" w:author="Mohammad Nayeem Hasan" w:date="2023-01-21T00:38:00Z">
              <w:r w:rsidRPr="00200D44">
                <w:rPr>
                  <w:rFonts w:ascii="Times New Roman" w:hAnsi="Times New Roman" w:cs="Times New Roman"/>
                  <w:sz w:val="20"/>
                  <w:szCs w:val="20"/>
                  <w:rPrChange w:id="6475" w:author="Mohammad Nayeem Hasan" w:date="2023-01-27T04:20:00Z">
                    <w:rPr>
                      <w:rFonts w:ascii="Times New Roman" w:hAnsi="Times New Roman" w:cs="Times New Roman"/>
                      <w:sz w:val="24"/>
                      <w:szCs w:val="24"/>
                    </w:rPr>
                  </w:rPrChange>
                </w:rPr>
                <w:t>1255 (6.9)</w:t>
              </w:r>
            </w:moveTo>
          </w:p>
        </w:tc>
        <w:tc>
          <w:tcPr>
            <w:tcW w:w="445" w:type="pct"/>
            <w:vAlign w:val="center"/>
          </w:tcPr>
          <w:p w14:paraId="70517B3C" w14:textId="77777777" w:rsidR="00C2040A" w:rsidRPr="00200D44" w:rsidRDefault="00C2040A">
            <w:pPr>
              <w:rPr>
                <w:moveTo w:id="6476" w:author="Mohammad Nayeem Hasan" w:date="2023-01-21T00:38:00Z"/>
                <w:rFonts w:ascii="Times New Roman" w:hAnsi="Times New Roman" w:cs="Times New Roman"/>
                <w:sz w:val="20"/>
                <w:szCs w:val="20"/>
                <w:rPrChange w:id="6477" w:author="Mohammad Nayeem Hasan" w:date="2023-01-27T04:20:00Z">
                  <w:rPr>
                    <w:moveTo w:id="6478" w:author="Mohammad Nayeem Hasan" w:date="2023-01-21T00:38:00Z"/>
                    <w:rFonts w:ascii="Times New Roman" w:hAnsi="Times New Roman" w:cs="Times New Roman"/>
                    <w:sz w:val="24"/>
                    <w:szCs w:val="24"/>
                  </w:rPr>
                </w:rPrChange>
              </w:rPr>
              <w:pPrChange w:id="6479" w:author="Mohammad Nayeem Hasan" w:date="2023-01-21T14:56:00Z">
                <w:pPr>
                  <w:jc w:val="both"/>
                </w:pPr>
              </w:pPrChange>
            </w:pPr>
            <w:moveTo w:id="6480" w:author="Mohammad Nayeem Hasan" w:date="2023-01-21T00:38:00Z">
              <w:r w:rsidRPr="00200D44">
                <w:rPr>
                  <w:rFonts w:ascii="Times New Roman" w:hAnsi="Times New Roman" w:cs="Times New Roman"/>
                  <w:sz w:val="20"/>
                  <w:szCs w:val="20"/>
                  <w:rPrChange w:id="6481" w:author="Mohammad Nayeem Hasan" w:date="2023-01-27T04:20:00Z">
                    <w:rPr>
                      <w:rFonts w:ascii="Times New Roman" w:hAnsi="Times New Roman" w:cs="Times New Roman"/>
                      <w:sz w:val="24"/>
                      <w:szCs w:val="24"/>
                    </w:rPr>
                  </w:rPrChange>
                </w:rPr>
                <w:t>16932 (93.1)</w:t>
              </w:r>
            </w:moveTo>
          </w:p>
        </w:tc>
        <w:tc>
          <w:tcPr>
            <w:tcW w:w="435" w:type="pct"/>
            <w:vMerge w:val="restart"/>
            <w:vAlign w:val="center"/>
          </w:tcPr>
          <w:p w14:paraId="00F1A177" w14:textId="77777777" w:rsidR="00C2040A" w:rsidRPr="00200D44" w:rsidRDefault="00C2040A">
            <w:pPr>
              <w:rPr>
                <w:moveTo w:id="6482" w:author="Mohammad Nayeem Hasan" w:date="2023-01-21T00:38:00Z"/>
                <w:rFonts w:ascii="Times New Roman" w:hAnsi="Times New Roman" w:cs="Times New Roman"/>
                <w:sz w:val="20"/>
                <w:szCs w:val="20"/>
                <w:rPrChange w:id="6483" w:author="Mohammad Nayeem Hasan" w:date="2023-01-27T04:20:00Z">
                  <w:rPr>
                    <w:moveTo w:id="6484" w:author="Mohammad Nayeem Hasan" w:date="2023-01-21T00:38:00Z"/>
                    <w:rFonts w:ascii="Times New Roman" w:hAnsi="Times New Roman" w:cs="Times New Roman"/>
                    <w:sz w:val="24"/>
                    <w:szCs w:val="24"/>
                  </w:rPr>
                </w:rPrChange>
              </w:rPr>
              <w:pPrChange w:id="6485" w:author="Mohammad Nayeem Hasan" w:date="2023-01-21T14:56:00Z">
                <w:pPr>
                  <w:jc w:val="both"/>
                </w:pPr>
              </w:pPrChange>
            </w:pPr>
            <w:moveTo w:id="6486" w:author="Mohammad Nayeem Hasan" w:date="2023-01-21T00:38:00Z">
              <w:r w:rsidRPr="00200D44">
                <w:rPr>
                  <w:rFonts w:ascii="Times New Roman" w:hAnsi="Times New Roman" w:cs="Times New Roman"/>
                  <w:sz w:val="20"/>
                  <w:szCs w:val="20"/>
                  <w:rPrChange w:id="6487" w:author="Mohammad Nayeem Hasan" w:date="2023-01-27T04:20:00Z">
                    <w:rPr>
                      <w:rFonts w:ascii="Times New Roman" w:hAnsi="Times New Roman" w:cs="Times New Roman"/>
                      <w:sz w:val="24"/>
                      <w:szCs w:val="24"/>
                    </w:rPr>
                  </w:rPrChange>
                </w:rPr>
                <w:t>0.896</w:t>
              </w:r>
            </w:moveTo>
          </w:p>
        </w:tc>
      </w:tr>
      <w:tr w:rsidR="004266B3" w:rsidRPr="004266B3" w14:paraId="58717235" w14:textId="77777777" w:rsidTr="006875DA">
        <w:trPr>
          <w:trHeight w:val="138"/>
          <w:jc w:val="center"/>
        </w:trPr>
        <w:tc>
          <w:tcPr>
            <w:tcW w:w="788" w:type="pct"/>
            <w:vAlign w:val="center"/>
          </w:tcPr>
          <w:p w14:paraId="3CF58E96" w14:textId="77777777" w:rsidR="00C2040A" w:rsidRPr="00200D44" w:rsidRDefault="00C2040A">
            <w:pPr>
              <w:rPr>
                <w:moveTo w:id="6488" w:author="Mohammad Nayeem Hasan" w:date="2023-01-21T00:38:00Z"/>
                <w:rFonts w:ascii="Times New Roman" w:hAnsi="Times New Roman" w:cs="Times New Roman"/>
                <w:sz w:val="20"/>
                <w:szCs w:val="20"/>
                <w:rPrChange w:id="6489" w:author="Mohammad Nayeem Hasan" w:date="2023-01-27T04:20:00Z">
                  <w:rPr>
                    <w:moveTo w:id="6490" w:author="Mohammad Nayeem Hasan" w:date="2023-01-21T00:38:00Z"/>
                    <w:rFonts w:ascii="Times New Roman" w:hAnsi="Times New Roman" w:cs="Times New Roman"/>
                    <w:sz w:val="24"/>
                    <w:szCs w:val="24"/>
                  </w:rPr>
                </w:rPrChange>
              </w:rPr>
              <w:pPrChange w:id="6491" w:author="Mohammad Nayeem Hasan" w:date="2023-01-21T14:56:00Z">
                <w:pPr>
                  <w:jc w:val="both"/>
                </w:pPr>
              </w:pPrChange>
            </w:pPr>
            <w:moveTo w:id="6492" w:author="Mohammad Nayeem Hasan" w:date="2023-01-21T00:38:00Z">
              <w:r w:rsidRPr="00200D44">
                <w:rPr>
                  <w:rFonts w:ascii="Times New Roman" w:hAnsi="Times New Roman" w:cs="Times New Roman"/>
                  <w:sz w:val="20"/>
                  <w:szCs w:val="20"/>
                  <w:rPrChange w:id="6493" w:author="Mohammad Nayeem Hasan" w:date="2023-01-27T04:20:00Z">
                    <w:rPr>
                      <w:rFonts w:ascii="Times New Roman" w:hAnsi="Times New Roman" w:cs="Times New Roman"/>
                      <w:sz w:val="24"/>
                      <w:szCs w:val="24"/>
                    </w:rPr>
                  </w:rPrChange>
                </w:rPr>
                <w:t>Rural</w:t>
              </w:r>
            </w:moveTo>
          </w:p>
        </w:tc>
        <w:tc>
          <w:tcPr>
            <w:tcW w:w="445" w:type="pct"/>
            <w:vAlign w:val="center"/>
          </w:tcPr>
          <w:p w14:paraId="336BD2BB" w14:textId="77777777" w:rsidR="00C2040A" w:rsidRPr="00200D44" w:rsidRDefault="00C2040A">
            <w:pPr>
              <w:rPr>
                <w:moveTo w:id="6494" w:author="Mohammad Nayeem Hasan" w:date="2023-01-21T00:38:00Z"/>
                <w:rFonts w:ascii="Times New Roman" w:hAnsi="Times New Roman" w:cs="Times New Roman"/>
                <w:sz w:val="20"/>
                <w:szCs w:val="20"/>
                <w:rPrChange w:id="6495" w:author="Mohammad Nayeem Hasan" w:date="2023-01-27T04:20:00Z">
                  <w:rPr>
                    <w:moveTo w:id="6496" w:author="Mohammad Nayeem Hasan" w:date="2023-01-21T00:38:00Z"/>
                    <w:rFonts w:ascii="Times New Roman" w:hAnsi="Times New Roman" w:cs="Times New Roman"/>
                    <w:sz w:val="24"/>
                    <w:szCs w:val="24"/>
                  </w:rPr>
                </w:rPrChange>
              </w:rPr>
              <w:pPrChange w:id="6497" w:author="Mohammad Nayeem Hasan" w:date="2023-01-21T14:56:00Z">
                <w:pPr>
                  <w:jc w:val="both"/>
                </w:pPr>
              </w:pPrChange>
            </w:pPr>
            <w:moveTo w:id="6498" w:author="Mohammad Nayeem Hasan" w:date="2023-01-21T00:38:00Z">
              <w:r w:rsidRPr="00200D44">
                <w:rPr>
                  <w:rFonts w:ascii="Times New Roman" w:hAnsi="Times New Roman" w:cs="Times New Roman"/>
                  <w:sz w:val="20"/>
                  <w:szCs w:val="20"/>
                  <w:rPrChange w:id="6499" w:author="Mohammad Nayeem Hasan" w:date="2023-01-27T04:20:00Z">
                    <w:rPr>
                      <w:rFonts w:ascii="Times New Roman" w:hAnsi="Times New Roman" w:cs="Times New Roman"/>
                      <w:sz w:val="24"/>
                      <w:szCs w:val="24"/>
                    </w:rPr>
                  </w:rPrChange>
                </w:rPr>
                <w:t>611 (7.4)</w:t>
              </w:r>
            </w:moveTo>
          </w:p>
        </w:tc>
        <w:tc>
          <w:tcPr>
            <w:tcW w:w="587" w:type="pct"/>
            <w:vAlign w:val="center"/>
          </w:tcPr>
          <w:p w14:paraId="4A80194A" w14:textId="77777777" w:rsidR="00C2040A" w:rsidRPr="00200D44" w:rsidRDefault="00C2040A">
            <w:pPr>
              <w:rPr>
                <w:moveTo w:id="6500" w:author="Mohammad Nayeem Hasan" w:date="2023-01-21T00:38:00Z"/>
                <w:rFonts w:ascii="Times New Roman" w:hAnsi="Times New Roman" w:cs="Times New Roman"/>
                <w:sz w:val="20"/>
                <w:szCs w:val="20"/>
                <w:rPrChange w:id="6501" w:author="Mohammad Nayeem Hasan" w:date="2023-01-27T04:20:00Z">
                  <w:rPr>
                    <w:moveTo w:id="6502" w:author="Mohammad Nayeem Hasan" w:date="2023-01-21T00:38:00Z"/>
                    <w:rFonts w:ascii="Times New Roman" w:hAnsi="Times New Roman" w:cs="Times New Roman"/>
                    <w:sz w:val="24"/>
                    <w:szCs w:val="24"/>
                  </w:rPr>
                </w:rPrChange>
              </w:rPr>
              <w:pPrChange w:id="6503" w:author="Mohammad Nayeem Hasan" w:date="2023-01-21T14:56:00Z">
                <w:pPr>
                  <w:jc w:val="both"/>
                </w:pPr>
              </w:pPrChange>
            </w:pPr>
            <w:moveTo w:id="6504" w:author="Mohammad Nayeem Hasan" w:date="2023-01-21T00:38:00Z">
              <w:r w:rsidRPr="00200D44">
                <w:rPr>
                  <w:rFonts w:ascii="Times New Roman" w:hAnsi="Times New Roman" w:cs="Times New Roman"/>
                  <w:sz w:val="20"/>
                  <w:szCs w:val="20"/>
                  <w:rPrChange w:id="6505" w:author="Mohammad Nayeem Hasan" w:date="2023-01-27T04:20:00Z">
                    <w:rPr>
                      <w:rFonts w:ascii="Times New Roman" w:hAnsi="Times New Roman" w:cs="Times New Roman"/>
                      <w:sz w:val="24"/>
                      <w:szCs w:val="24"/>
                    </w:rPr>
                  </w:rPrChange>
                </w:rPr>
                <w:t>7661 (92.6)</w:t>
              </w:r>
            </w:moveTo>
          </w:p>
        </w:tc>
        <w:tc>
          <w:tcPr>
            <w:tcW w:w="689" w:type="pct"/>
            <w:vMerge/>
            <w:vAlign w:val="center"/>
          </w:tcPr>
          <w:p w14:paraId="2F56FF0E" w14:textId="77777777" w:rsidR="00C2040A" w:rsidRPr="00200D44" w:rsidRDefault="00C2040A">
            <w:pPr>
              <w:rPr>
                <w:moveTo w:id="6506" w:author="Mohammad Nayeem Hasan" w:date="2023-01-21T00:38:00Z"/>
                <w:rFonts w:ascii="Times New Roman" w:hAnsi="Times New Roman" w:cs="Times New Roman"/>
                <w:sz w:val="20"/>
                <w:szCs w:val="20"/>
                <w:rPrChange w:id="6507" w:author="Mohammad Nayeem Hasan" w:date="2023-01-27T04:20:00Z">
                  <w:rPr>
                    <w:moveTo w:id="6508" w:author="Mohammad Nayeem Hasan" w:date="2023-01-21T00:38:00Z"/>
                    <w:rFonts w:ascii="Times New Roman" w:hAnsi="Times New Roman" w:cs="Times New Roman"/>
                    <w:sz w:val="24"/>
                    <w:szCs w:val="24"/>
                  </w:rPr>
                </w:rPrChange>
              </w:rPr>
              <w:pPrChange w:id="6509" w:author="Mohammad Nayeem Hasan" w:date="2023-01-21T14:56:00Z">
                <w:pPr>
                  <w:jc w:val="both"/>
                </w:pPr>
              </w:pPrChange>
            </w:pPr>
          </w:p>
        </w:tc>
        <w:tc>
          <w:tcPr>
            <w:tcW w:w="389" w:type="pct"/>
            <w:vAlign w:val="center"/>
          </w:tcPr>
          <w:p w14:paraId="37838764" w14:textId="25BD2C4F" w:rsidR="00C2040A" w:rsidRPr="00200D44" w:rsidRDefault="008A0561">
            <w:pPr>
              <w:rPr>
                <w:moveTo w:id="6510" w:author="Mohammad Nayeem Hasan" w:date="2023-01-21T00:38:00Z"/>
                <w:rFonts w:ascii="Times New Roman" w:hAnsi="Times New Roman" w:cs="Times New Roman"/>
                <w:sz w:val="20"/>
                <w:szCs w:val="20"/>
                <w:rPrChange w:id="6511" w:author="Mohammad Nayeem Hasan" w:date="2023-01-27T04:20:00Z">
                  <w:rPr>
                    <w:moveTo w:id="6512" w:author="Mohammad Nayeem Hasan" w:date="2023-01-21T00:38:00Z"/>
                    <w:rFonts w:ascii="Times New Roman" w:hAnsi="Times New Roman" w:cs="Times New Roman"/>
                    <w:sz w:val="24"/>
                    <w:szCs w:val="24"/>
                  </w:rPr>
                </w:rPrChange>
              </w:rPr>
              <w:pPrChange w:id="6513" w:author="Mohammad Nayeem Hasan" w:date="2023-01-21T14:56:00Z">
                <w:pPr>
                  <w:jc w:val="both"/>
                </w:pPr>
              </w:pPrChange>
            </w:pPr>
            <w:ins w:id="6514" w:author="Mohammad Nayeem Hasan" w:date="2023-01-27T14:03:00Z">
              <w:r>
                <w:rPr>
                  <w:rFonts w:ascii="Times New Roman" w:hAnsi="Times New Roman" w:cs="Times New Roman"/>
                  <w:sz w:val="20"/>
                  <w:szCs w:val="20"/>
                </w:rPr>
                <w:t>1</w:t>
              </w:r>
            </w:ins>
            <w:moveTo w:id="6515" w:author="Mohammad Nayeem Hasan" w:date="2023-01-21T00:38:00Z">
              <w:del w:id="6516" w:author="Mohammad Nayeem Hasan" w:date="2023-01-27T14:03:00Z">
                <w:r w:rsidR="00C2040A" w:rsidRPr="00200D44" w:rsidDel="008A0561">
                  <w:rPr>
                    <w:rFonts w:ascii="Times New Roman" w:hAnsi="Times New Roman" w:cs="Times New Roman"/>
                    <w:sz w:val="20"/>
                    <w:szCs w:val="20"/>
                    <w:rPrChange w:id="6517" w:author="Mohammad Nayeem Hasan" w:date="2023-01-27T04:20:00Z">
                      <w:rPr>
                        <w:rFonts w:ascii="Times New Roman" w:hAnsi="Times New Roman" w:cs="Times New Roman"/>
                        <w:sz w:val="24"/>
                        <w:szCs w:val="24"/>
                      </w:rPr>
                    </w:rPrChange>
                  </w:rPr>
                  <w:delText>2</w:delText>
                </w:r>
              </w:del>
              <w:r w:rsidR="00C2040A" w:rsidRPr="00200D44">
                <w:rPr>
                  <w:rFonts w:ascii="Times New Roman" w:hAnsi="Times New Roman" w:cs="Times New Roman"/>
                  <w:sz w:val="20"/>
                  <w:szCs w:val="20"/>
                  <w:rPrChange w:id="6518" w:author="Mohammad Nayeem Hasan" w:date="2023-01-27T04:20:00Z">
                    <w:rPr>
                      <w:rFonts w:ascii="Times New Roman" w:hAnsi="Times New Roman" w:cs="Times New Roman"/>
                      <w:sz w:val="24"/>
                      <w:szCs w:val="24"/>
                    </w:rPr>
                  </w:rPrChange>
                </w:rPr>
                <w:t>98 (4.</w:t>
              </w:r>
            </w:moveTo>
            <w:ins w:id="6519" w:author="Mohammad Nayeem Hasan" w:date="2023-01-27T14:03:00Z">
              <w:r>
                <w:rPr>
                  <w:rFonts w:ascii="Times New Roman" w:hAnsi="Times New Roman" w:cs="Times New Roman"/>
                  <w:sz w:val="20"/>
                  <w:szCs w:val="20"/>
                </w:rPr>
                <w:t>6</w:t>
              </w:r>
            </w:ins>
            <w:moveTo w:id="6520" w:author="Mohammad Nayeem Hasan" w:date="2023-01-21T00:38:00Z">
              <w:del w:id="6521" w:author="Mohammad Nayeem Hasan" w:date="2023-01-27T14:03:00Z">
                <w:r w:rsidR="00C2040A" w:rsidRPr="00200D44" w:rsidDel="008A0561">
                  <w:rPr>
                    <w:rFonts w:ascii="Times New Roman" w:hAnsi="Times New Roman" w:cs="Times New Roman"/>
                    <w:sz w:val="20"/>
                    <w:szCs w:val="20"/>
                    <w:rPrChange w:id="6522" w:author="Mohammad Nayeem Hasan" w:date="2023-01-27T04:20:00Z">
                      <w:rPr>
                        <w:rFonts w:ascii="Times New Roman" w:hAnsi="Times New Roman" w:cs="Times New Roman"/>
                        <w:sz w:val="24"/>
                        <w:szCs w:val="24"/>
                      </w:rPr>
                    </w:rPrChange>
                  </w:rPr>
                  <w:delText>7</w:delText>
                </w:r>
              </w:del>
              <w:r w:rsidR="00C2040A" w:rsidRPr="00200D44">
                <w:rPr>
                  <w:rFonts w:ascii="Times New Roman" w:hAnsi="Times New Roman" w:cs="Times New Roman"/>
                  <w:sz w:val="20"/>
                  <w:szCs w:val="20"/>
                  <w:rPrChange w:id="6523" w:author="Mohammad Nayeem Hasan" w:date="2023-01-27T04:20:00Z">
                    <w:rPr>
                      <w:rFonts w:ascii="Times New Roman" w:hAnsi="Times New Roman" w:cs="Times New Roman"/>
                      <w:sz w:val="24"/>
                      <w:szCs w:val="24"/>
                    </w:rPr>
                  </w:rPrChange>
                </w:rPr>
                <w:t>)</w:t>
              </w:r>
            </w:moveTo>
          </w:p>
        </w:tc>
        <w:tc>
          <w:tcPr>
            <w:tcW w:w="398" w:type="pct"/>
            <w:vAlign w:val="center"/>
          </w:tcPr>
          <w:p w14:paraId="4BEDCFDC" w14:textId="5FA59B88" w:rsidR="00C2040A" w:rsidRPr="00200D44" w:rsidRDefault="00C2040A">
            <w:pPr>
              <w:rPr>
                <w:moveTo w:id="6524" w:author="Mohammad Nayeem Hasan" w:date="2023-01-21T00:38:00Z"/>
                <w:rFonts w:ascii="Times New Roman" w:hAnsi="Times New Roman" w:cs="Times New Roman"/>
                <w:sz w:val="20"/>
                <w:szCs w:val="20"/>
                <w:rPrChange w:id="6525" w:author="Mohammad Nayeem Hasan" w:date="2023-01-27T04:20:00Z">
                  <w:rPr>
                    <w:moveTo w:id="6526" w:author="Mohammad Nayeem Hasan" w:date="2023-01-21T00:38:00Z"/>
                    <w:rFonts w:ascii="Times New Roman" w:hAnsi="Times New Roman" w:cs="Times New Roman"/>
                    <w:sz w:val="24"/>
                    <w:szCs w:val="24"/>
                  </w:rPr>
                </w:rPrChange>
              </w:rPr>
              <w:pPrChange w:id="6527" w:author="Mohammad Nayeem Hasan" w:date="2023-01-21T14:56:00Z">
                <w:pPr>
                  <w:jc w:val="both"/>
                </w:pPr>
              </w:pPrChange>
            </w:pPr>
            <w:moveTo w:id="6528" w:author="Mohammad Nayeem Hasan" w:date="2023-01-21T00:38:00Z">
              <w:r w:rsidRPr="00200D44">
                <w:rPr>
                  <w:rFonts w:ascii="Times New Roman" w:hAnsi="Times New Roman" w:cs="Times New Roman"/>
                  <w:sz w:val="20"/>
                  <w:szCs w:val="20"/>
                  <w:rPrChange w:id="6529" w:author="Mohammad Nayeem Hasan" w:date="2023-01-27T04:20:00Z">
                    <w:rPr>
                      <w:rFonts w:ascii="Times New Roman" w:hAnsi="Times New Roman" w:cs="Times New Roman"/>
                      <w:sz w:val="24"/>
                      <w:szCs w:val="24"/>
                    </w:rPr>
                  </w:rPrChange>
                </w:rPr>
                <w:t>4069 (95.</w:t>
              </w:r>
            </w:moveTo>
            <w:ins w:id="6530" w:author="Mohammad Nayeem Hasan" w:date="2023-01-27T14:03:00Z">
              <w:r w:rsidR="008A0561">
                <w:rPr>
                  <w:rFonts w:ascii="Times New Roman" w:hAnsi="Times New Roman" w:cs="Times New Roman"/>
                  <w:sz w:val="20"/>
                  <w:szCs w:val="20"/>
                </w:rPr>
                <w:t>4</w:t>
              </w:r>
            </w:ins>
            <w:moveTo w:id="6531" w:author="Mohammad Nayeem Hasan" w:date="2023-01-21T00:38:00Z">
              <w:del w:id="6532" w:author="Mohammad Nayeem Hasan" w:date="2023-01-27T14:03:00Z">
                <w:r w:rsidRPr="00200D44" w:rsidDel="008A0561">
                  <w:rPr>
                    <w:rFonts w:ascii="Times New Roman" w:hAnsi="Times New Roman" w:cs="Times New Roman"/>
                    <w:sz w:val="20"/>
                    <w:szCs w:val="20"/>
                    <w:rPrChange w:id="6533" w:author="Mohammad Nayeem Hasan" w:date="2023-01-27T04:20:00Z">
                      <w:rPr>
                        <w:rFonts w:ascii="Times New Roman" w:hAnsi="Times New Roman" w:cs="Times New Roman"/>
                        <w:sz w:val="24"/>
                        <w:szCs w:val="24"/>
                      </w:rPr>
                    </w:rPrChange>
                  </w:rPr>
                  <w:delText>3</w:delText>
                </w:r>
              </w:del>
              <w:r w:rsidRPr="00200D44">
                <w:rPr>
                  <w:rFonts w:ascii="Times New Roman" w:hAnsi="Times New Roman" w:cs="Times New Roman"/>
                  <w:sz w:val="20"/>
                  <w:szCs w:val="20"/>
                  <w:rPrChange w:id="6534" w:author="Mohammad Nayeem Hasan" w:date="2023-01-27T04:20:00Z">
                    <w:rPr>
                      <w:rFonts w:ascii="Times New Roman" w:hAnsi="Times New Roman" w:cs="Times New Roman"/>
                      <w:sz w:val="24"/>
                      <w:szCs w:val="24"/>
                    </w:rPr>
                  </w:rPrChange>
                </w:rPr>
                <w:t>)</w:t>
              </w:r>
            </w:moveTo>
          </w:p>
        </w:tc>
        <w:tc>
          <w:tcPr>
            <w:tcW w:w="435" w:type="pct"/>
            <w:vMerge/>
            <w:vAlign w:val="center"/>
          </w:tcPr>
          <w:p w14:paraId="7D4BFE2A" w14:textId="77777777" w:rsidR="00C2040A" w:rsidRPr="00200D44" w:rsidRDefault="00C2040A">
            <w:pPr>
              <w:rPr>
                <w:moveTo w:id="6535" w:author="Mohammad Nayeem Hasan" w:date="2023-01-21T00:38:00Z"/>
                <w:rFonts w:ascii="Times New Roman" w:hAnsi="Times New Roman" w:cs="Times New Roman"/>
                <w:sz w:val="20"/>
                <w:szCs w:val="20"/>
                <w:rPrChange w:id="6536" w:author="Mohammad Nayeem Hasan" w:date="2023-01-27T04:20:00Z">
                  <w:rPr>
                    <w:moveTo w:id="6537" w:author="Mohammad Nayeem Hasan" w:date="2023-01-21T00:38:00Z"/>
                    <w:rFonts w:ascii="Times New Roman" w:hAnsi="Times New Roman" w:cs="Times New Roman"/>
                    <w:sz w:val="24"/>
                    <w:szCs w:val="24"/>
                  </w:rPr>
                </w:rPrChange>
              </w:rPr>
              <w:pPrChange w:id="6538" w:author="Mohammad Nayeem Hasan" w:date="2023-01-21T14:56:00Z">
                <w:pPr>
                  <w:jc w:val="both"/>
                </w:pPr>
              </w:pPrChange>
            </w:pPr>
          </w:p>
        </w:tc>
        <w:tc>
          <w:tcPr>
            <w:tcW w:w="389" w:type="pct"/>
            <w:vAlign w:val="center"/>
          </w:tcPr>
          <w:p w14:paraId="676289E4" w14:textId="77777777" w:rsidR="00C2040A" w:rsidRPr="00200D44" w:rsidRDefault="00C2040A">
            <w:pPr>
              <w:rPr>
                <w:moveTo w:id="6539" w:author="Mohammad Nayeem Hasan" w:date="2023-01-21T00:38:00Z"/>
                <w:rFonts w:ascii="Times New Roman" w:hAnsi="Times New Roman" w:cs="Times New Roman"/>
                <w:sz w:val="20"/>
                <w:szCs w:val="20"/>
                <w:rPrChange w:id="6540" w:author="Mohammad Nayeem Hasan" w:date="2023-01-27T04:20:00Z">
                  <w:rPr>
                    <w:moveTo w:id="6541" w:author="Mohammad Nayeem Hasan" w:date="2023-01-21T00:38:00Z"/>
                    <w:rFonts w:ascii="Times New Roman" w:hAnsi="Times New Roman" w:cs="Times New Roman"/>
                    <w:sz w:val="24"/>
                    <w:szCs w:val="24"/>
                  </w:rPr>
                </w:rPrChange>
              </w:rPr>
              <w:pPrChange w:id="6542" w:author="Mohammad Nayeem Hasan" w:date="2023-01-21T14:56:00Z">
                <w:pPr>
                  <w:jc w:val="both"/>
                </w:pPr>
              </w:pPrChange>
            </w:pPr>
            <w:moveTo w:id="6543" w:author="Mohammad Nayeem Hasan" w:date="2023-01-21T00:38:00Z">
              <w:r w:rsidRPr="00200D44">
                <w:rPr>
                  <w:rFonts w:ascii="Times New Roman" w:hAnsi="Times New Roman" w:cs="Times New Roman"/>
                  <w:sz w:val="20"/>
                  <w:szCs w:val="20"/>
                  <w:rPrChange w:id="6544" w:author="Mohammad Nayeem Hasan" w:date="2023-01-27T04:20:00Z">
                    <w:rPr>
                      <w:rFonts w:ascii="Times New Roman" w:hAnsi="Times New Roman" w:cs="Times New Roman"/>
                      <w:sz w:val="24"/>
                      <w:szCs w:val="24"/>
                    </w:rPr>
                  </w:rPrChange>
                </w:rPr>
                <w:t>342 (7.0)</w:t>
              </w:r>
            </w:moveTo>
          </w:p>
        </w:tc>
        <w:tc>
          <w:tcPr>
            <w:tcW w:w="445" w:type="pct"/>
            <w:vAlign w:val="center"/>
          </w:tcPr>
          <w:p w14:paraId="4A50DAC0" w14:textId="77777777" w:rsidR="00C2040A" w:rsidRPr="00200D44" w:rsidRDefault="00C2040A">
            <w:pPr>
              <w:rPr>
                <w:moveTo w:id="6545" w:author="Mohammad Nayeem Hasan" w:date="2023-01-21T00:38:00Z"/>
                <w:rFonts w:ascii="Times New Roman" w:hAnsi="Times New Roman" w:cs="Times New Roman"/>
                <w:sz w:val="20"/>
                <w:szCs w:val="20"/>
                <w:rPrChange w:id="6546" w:author="Mohammad Nayeem Hasan" w:date="2023-01-27T04:20:00Z">
                  <w:rPr>
                    <w:moveTo w:id="6547" w:author="Mohammad Nayeem Hasan" w:date="2023-01-21T00:38:00Z"/>
                    <w:rFonts w:ascii="Times New Roman" w:hAnsi="Times New Roman" w:cs="Times New Roman"/>
                    <w:sz w:val="24"/>
                    <w:szCs w:val="24"/>
                  </w:rPr>
                </w:rPrChange>
              </w:rPr>
              <w:pPrChange w:id="6548" w:author="Mohammad Nayeem Hasan" w:date="2023-01-21T14:56:00Z">
                <w:pPr>
                  <w:jc w:val="both"/>
                </w:pPr>
              </w:pPrChange>
            </w:pPr>
            <w:moveTo w:id="6549" w:author="Mohammad Nayeem Hasan" w:date="2023-01-21T00:38:00Z">
              <w:r w:rsidRPr="00200D44">
                <w:rPr>
                  <w:rFonts w:ascii="Times New Roman" w:hAnsi="Times New Roman" w:cs="Times New Roman"/>
                  <w:sz w:val="20"/>
                  <w:szCs w:val="20"/>
                  <w:rPrChange w:id="6550" w:author="Mohammad Nayeem Hasan" w:date="2023-01-27T04:20:00Z">
                    <w:rPr>
                      <w:rFonts w:ascii="Times New Roman" w:hAnsi="Times New Roman" w:cs="Times New Roman"/>
                      <w:sz w:val="24"/>
                      <w:szCs w:val="24"/>
                    </w:rPr>
                  </w:rPrChange>
                </w:rPr>
                <w:t>4560 (93.0)</w:t>
              </w:r>
            </w:moveTo>
          </w:p>
        </w:tc>
        <w:tc>
          <w:tcPr>
            <w:tcW w:w="435" w:type="pct"/>
            <w:vMerge/>
            <w:vAlign w:val="center"/>
          </w:tcPr>
          <w:p w14:paraId="1AE4D94F" w14:textId="77777777" w:rsidR="00C2040A" w:rsidRPr="00200D44" w:rsidRDefault="00C2040A">
            <w:pPr>
              <w:rPr>
                <w:moveTo w:id="6551" w:author="Mohammad Nayeem Hasan" w:date="2023-01-21T00:38:00Z"/>
                <w:rFonts w:ascii="Times New Roman" w:hAnsi="Times New Roman" w:cs="Times New Roman"/>
                <w:sz w:val="20"/>
                <w:szCs w:val="20"/>
                <w:rPrChange w:id="6552" w:author="Mohammad Nayeem Hasan" w:date="2023-01-27T04:20:00Z">
                  <w:rPr>
                    <w:moveTo w:id="6553" w:author="Mohammad Nayeem Hasan" w:date="2023-01-21T00:38:00Z"/>
                    <w:rFonts w:ascii="Times New Roman" w:hAnsi="Times New Roman" w:cs="Times New Roman"/>
                    <w:sz w:val="24"/>
                    <w:szCs w:val="24"/>
                  </w:rPr>
                </w:rPrChange>
              </w:rPr>
              <w:pPrChange w:id="6554" w:author="Mohammad Nayeem Hasan" w:date="2023-01-21T14:56:00Z">
                <w:pPr>
                  <w:jc w:val="both"/>
                </w:pPr>
              </w:pPrChange>
            </w:pPr>
          </w:p>
        </w:tc>
      </w:tr>
      <w:tr w:rsidR="004266B3" w:rsidRPr="004266B3" w14:paraId="5632EA77" w14:textId="77777777" w:rsidTr="006875DA">
        <w:trPr>
          <w:trHeight w:val="138"/>
          <w:jc w:val="center"/>
        </w:trPr>
        <w:tc>
          <w:tcPr>
            <w:tcW w:w="788" w:type="pct"/>
            <w:vAlign w:val="center"/>
          </w:tcPr>
          <w:p w14:paraId="1337322C" w14:textId="77777777" w:rsidR="00C2040A" w:rsidRPr="00200D44" w:rsidRDefault="00C2040A">
            <w:pPr>
              <w:rPr>
                <w:moveTo w:id="6555" w:author="Mohammad Nayeem Hasan" w:date="2023-01-21T00:38:00Z"/>
                <w:rFonts w:ascii="Times New Roman" w:hAnsi="Times New Roman" w:cs="Times New Roman"/>
                <w:sz w:val="20"/>
                <w:szCs w:val="20"/>
                <w:rPrChange w:id="6556" w:author="Mohammad Nayeem Hasan" w:date="2023-01-27T04:20:00Z">
                  <w:rPr>
                    <w:moveTo w:id="6557" w:author="Mohammad Nayeem Hasan" w:date="2023-01-21T00:38:00Z"/>
                    <w:rFonts w:ascii="Times New Roman" w:hAnsi="Times New Roman" w:cs="Times New Roman"/>
                    <w:sz w:val="24"/>
                    <w:szCs w:val="24"/>
                  </w:rPr>
                </w:rPrChange>
              </w:rPr>
              <w:pPrChange w:id="6558" w:author="Mohammad Nayeem Hasan" w:date="2023-01-21T14:56:00Z">
                <w:pPr>
                  <w:jc w:val="both"/>
                </w:pPr>
              </w:pPrChange>
            </w:pPr>
            <w:moveTo w:id="6559" w:author="Mohammad Nayeem Hasan" w:date="2023-01-21T00:38:00Z">
              <w:r w:rsidRPr="00200D44">
                <w:rPr>
                  <w:rFonts w:ascii="Times New Roman" w:hAnsi="Times New Roman" w:cs="Times New Roman"/>
                  <w:sz w:val="20"/>
                  <w:szCs w:val="20"/>
                  <w:rPrChange w:id="6560" w:author="Mohammad Nayeem Hasan" w:date="2023-01-27T04:20:00Z">
                    <w:rPr>
                      <w:rFonts w:ascii="Times New Roman" w:hAnsi="Times New Roman" w:cs="Times New Roman"/>
                      <w:sz w:val="24"/>
                      <w:szCs w:val="24"/>
                    </w:rPr>
                  </w:rPrChange>
                </w:rPr>
                <w:t>Tribal</w:t>
              </w:r>
            </w:moveTo>
          </w:p>
        </w:tc>
        <w:tc>
          <w:tcPr>
            <w:tcW w:w="445" w:type="pct"/>
            <w:vAlign w:val="center"/>
          </w:tcPr>
          <w:p w14:paraId="478C906F" w14:textId="77777777" w:rsidR="00C2040A" w:rsidRPr="00200D44" w:rsidRDefault="00C2040A">
            <w:pPr>
              <w:rPr>
                <w:moveTo w:id="6561" w:author="Mohammad Nayeem Hasan" w:date="2023-01-21T00:38:00Z"/>
                <w:rFonts w:ascii="Times New Roman" w:hAnsi="Times New Roman" w:cs="Times New Roman"/>
                <w:sz w:val="20"/>
                <w:szCs w:val="20"/>
                <w:rPrChange w:id="6562" w:author="Mohammad Nayeem Hasan" w:date="2023-01-27T04:20:00Z">
                  <w:rPr>
                    <w:moveTo w:id="6563" w:author="Mohammad Nayeem Hasan" w:date="2023-01-21T00:38:00Z"/>
                    <w:rFonts w:ascii="Times New Roman" w:hAnsi="Times New Roman" w:cs="Times New Roman"/>
                    <w:sz w:val="24"/>
                    <w:szCs w:val="24"/>
                  </w:rPr>
                </w:rPrChange>
              </w:rPr>
              <w:pPrChange w:id="6564" w:author="Mohammad Nayeem Hasan" w:date="2023-01-21T14:56:00Z">
                <w:pPr>
                  <w:jc w:val="both"/>
                </w:pPr>
              </w:pPrChange>
            </w:pPr>
            <w:moveTo w:id="6565" w:author="Mohammad Nayeem Hasan" w:date="2023-01-21T00:38:00Z">
              <w:r w:rsidRPr="00200D44">
                <w:rPr>
                  <w:rFonts w:ascii="Times New Roman" w:hAnsi="Times New Roman" w:cs="Times New Roman"/>
                  <w:sz w:val="20"/>
                  <w:szCs w:val="20"/>
                  <w:rPrChange w:id="6566" w:author="Mohammad Nayeem Hasan" w:date="2023-01-27T04:20:00Z">
                    <w:rPr>
                      <w:rFonts w:ascii="Times New Roman" w:hAnsi="Times New Roman" w:cs="Times New Roman"/>
                      <w:sz w:val="24"/>
                      <w:szCs w:val="24"/>
                    </w:rPr>
                  </w:rPrChange>
                </w:rPr>
                <w:t>13 (5.1)</w:t>
              </w:r>
            </w:moveTo>
          </w:p>
        </w:tc>
        <w:tc>
          <w:tcPr>
            <w:tcW w:w="587" w:type="pct"/>
            <w:vAlign w:val="center"/>
          </w:tcPr>
          <w:p w14:paraId="768DD2FB" w14:textId="0FA78A45" w:rsidR="00C2040A" w:rsidRPr="00200D44" w:rsidRDefault="00C2040A">
            <w:pPr>
              <w:rPr>
                <w:moveTo w:id="6567" w:author="Mohammad Nayeem Hasan" w:date="2023-01-21T00:38:00Z"/>
                <w:rFonts w:ascii="Times New Roman" w:hAnsi="Times New Roman" w:cs="Times New Roman"/>
                <w:sz w:val="20"/>
                <w:szCs w:val="20"/>
                <w:rPrChange w:id="6568" w:author="Mohammad Nayeem Hasan" w:date="2023-01-27T04:20:00Z">
                  <w:rPr>
                    <w:moveTo w:id="6569" w:author="Mohammad Nayeem Hasan" w:date="2023-01-21T00:38:00Z"/>
                    <w:rFonts w:ascii="Times New Roman" w:hAnsi="Times New Roman" w:cs="Times New Roman"/>
                    <w:sz w:val="24"/>
                    <w:szCs w:val="24"/>
                  </w:rPr>
                </w:rPrChange>
              </w:rPr>
              <w:pPrChange w:id="6570" w:author="Mohammad Nayeem Hasan" w:date="2023-01-21T14:56:00Z">
                <w:pPr>
                  <w:jc w:val="both"/>
                </w:pPr>
              </w:pPrChange>
            </w:pPr>
            <w:moveTo w:id="6571" w:author="Mohammad Nayeem Hasan" w:date="2023-01-21T00:38:00Z">
              <w:r w:rsidRPr="00200D44">
                <w:rPr>
                  <w:rFonts w:ascii="Times New Roman" w:hAnsi="Times New Roman" w:cs="Times New Roman"/>
                  <w:sz w:val="20"/>
                  <w:szCs w:val="20"/>
                  <w:rPrChange w:id="6572" w:author="Mohammad Nayeem Hasan" w:date="2023-01-27T04:20:00Z">
                    <w:rPr>
                      <w:rFonts w:ascii="Times New Roman" w:hAnsi="Times New Roman" w:cs="Times New Roman"/>
                      <w:sz w:val="24"/>
                      <w:szCs w:val="24"/>
                    </w:rPr>
                  </w:rPrChange>
                </w:rPr>
                <w:t>2</w:t>
              </w:r>
            </w:moveTo>
            <w:ins w:id="6573" w:author="Mohammad Nayeem Hasan" w:date="2023-01-26T18:11:00Z">
              <w:r w:rsidR="00875BAB" w:rsidRPr="00200D44">
                <w:rPr>
                  <w:rFonts w:ascii="Times New Roman" w:hAnsi="Times New Roman" w:cs="Times New Roman"/>
                  <w:sz w:val="20"/>
                  <w:szCs w:val="20"/>
                  <w:rPrChange w:id="6574" w:author="Mohammad Nayeem Hasan" w:date="2023-01-27T04:20:00Z">
                    <w:rPr>
                      <w:rFonts w:ascii="Times New Roman" w:hAnsi="Times New Roman" w:cs="Times New Roman"/>
                      <w:sz w:val="24"/>
                      <w:szCs w:val="24"/>
                    </w:rPr>
                  </w:rPrChange>
                </w:rPr>
                <w:t xml:space="preserve">40 </w:t>
              </w:r>
            </w:ins>
            <w:moveTo w:id="6575" w:author="Mohammad Nayeem Hasan" w:date="2023-01-21T00:38:00Z">
              <w:del w:id="6576" w:author="Mohammad Nayeem Hasan" w:date="2023-01-26T18:11:00Z">
                <w:r w:rsidRPr="00200D44" w:rsidDel="00875BAB">
                  <w:rPr>
                    <w:rFonts w:ascii="Times New Roman" w:hAnsi="Times New Roman" w:cs="Times New Roman"/>
                    <w:sz w:val="20"/>
                    <w:szCs w:val="20"/>
                    <w:rPrChange w:id="6577" w:author="Mohammad Nayeem Hasan" w:date="2023-01-27T04:20:00Z">
                      <w:rPr>
                        <w:rFonts w:ascii="Times New Roman" w:hAnsi="Times New Roman" w:cs="Times New Roman"/>
                        <w:sz w:val="24"/>
                        <w:szCs w:val="24"/>
                      </w:rPr>
                    </w:rPrChange>
                  </w:rPr>
                  <w:delText xml:space="preserve">34 </w:delText>
                </w:r>
              </w:del>
              <w:r w:rsidRPr="00200D44">
                <w:rPr>
                  <w:rFonts w:ascii="Times New Roman" w:hAnsi="Times New Roman" w:cs="Times New Roman"/>
                  <w:sz w:val="20"/>
                  <w:szCs w:val="20"/>
                  <w:rPrChange w:id="6578" w:author="Mohammad Nayeem Hasan" w:date="2023-01-27T04:20:00Z">
                    <w:rPr>
                      <w:rFonts w:ascii="Times New Roman" w:hAnsi="Times New Roman" w:cs="Times New Roman"/>
                      <w:sz w:val="24"/>
                      <w:szCs w:val="24"/>
                    </w:rPr>
                  </w:rPrChange>
                </w:rPr>
                <w:t>(94.9)</w:t>
              </w:r>
            </w:moveTo>
          </w:p>
        </w:tc>
        <w:tc>
          <w:tcPr>
            <w:tcW w:w="689" w:type="pct"/>
            <w:vMerge/>
            <w:vAlign w:val="center"/>
          </w:tcPr>
          <w:p w14:paraId="39E3CD29" w14:textId="77777777" w:rsidR="00C2040A" w:rsidRPr="00200D44" w:rsidRDefault="00C2040A">
            <w:pPr>
              <w:rPr>
                <w:moveTo w:id="6579" w:author="Mohammad Nayeem Hasan" w:date="2023-01-21T00:38:00Z"/>
                <w:rFonts w:ascii="Times New Roman" w:hAnsi="Times New Roman" w:cs="Times New Roman"/>
                <w:sz w:val="20"/>
                <w:szCs w:val="20"/>
                <w:rPrChange w:id="6580" w:author="Mohammad Nayeem Hasan" w:date="2023-01-27T04:20:00Z">
                  <w:rPr>
                    <w:moveTo w:id="6581" w:author="Mohammad Nayeem Hasan" w:date="2023-01-21T00:38:00Z"/>
                    <w:rFonts w:ascii="Times New Roman" w:hAnsi="Times New Roman" w:cs="Times New Roman"/>
                    <w:sz w:val="24"/>
                    <w:szCs w:val="24"/>
                  </w:rPr>
                </w:rPrChange>
              </w:rPr>
              <w:pPrChange w:id="6582" w:author="Mohammad Nayeem Hasan" w:date="2023-01-21T14:56:00Z">
                <w:pPr>
                  <w:jc w:val="both"/>
                </w:pPr>
              </w:pPrChange>
            </w:pPr>
          </w:p>
        </w:tc>
        <w:tc>
          <w:tcPr>
            <w:tcW w:w="389" w:type="pct"/>
            <w:vAlign w:val="center"/>
          </w:tcPr>
          <w:p w14:paraId="73427FF9" w14:textId="77777777" w:rsidR="00C2040A" w:rsidRPr="00200D44" w:rsidRDefault="00C2040A">
            <w:pPr>
              <w:rPr>
                <w:moveTo w:id="6583" w:author="Mohammad Nayeem Hasan" w:date="2023-01-21T00:38:00Z"/>
                <w:rFonts w:ascii="Times New Roman" w:hAnsi="Times New Roman" w:cs="Times New Roman"/>
                <w:sz w:val="20"/>
                <w:szCs w:val="20"/>
                <w:rPrChange w:id="6584" w:author="Mohammad Nayeem Hasan" w:date="2023-01-27T04:20:00Z">
                  <w:rPr>
                    <w:moveTo w:id="6585" w:author="Mohammad Nayeem Hasan" w:date="2023-01-21T00:38:00Z"/>
                    <w:rFonts w:ascii="Times New Roman" w:hAnsi="Times New Roman" w:cs="Times New Roman"/>
                    <w:sz w:val="24"/>
                    <w:szCs w:val="24"/>
                  </w:rPr>
                </w:rPrChange>
              </w:rPr>
              <w:pPrChange w:id="6586" w:author="Mohammad Nayeem Hasan" w:date="2023-01-21T14:56:00Z">
                <w:pPr>
                  <w:jc w:val="both"/>
                </w:pPr>
              </w:pPrChange>
            </w:pPr>
            <w:moveTo w:id="6587" w:author="Mohammad Nayeem Hasan" w:date="2023-01-21T00:38:00Z">
              <w:r w:rsidRPr="00200D44">
                <w:rPr>
                  <w:rFonts w:ascii="Times New Roman" w:hAnsi="Times New Roman" w:cs="Times New Roman"/>
                  <w:sz w:val="20"/>
                  <w:szCs w:val="20"/>
                  <w:rPrChange w:id="6588" w:author="Mohammad Nayeem Hasan" w:date="2023-01-27T04:20:00Z">
                    <w:rPr>
                      <w:rFonts w:ascii="Times New Roman" w:hAnsi="Times New Roman" w:cs="Times New Roman"/>
                      <w:sz w:val="24"/>
                      <w:szCs w:val="24"/>
                    </w:rPr>
                  </w:rPrChange>
                </w:rPr>
                <w:t>-</w:t>
              </w:r>
            </w:moveTo>
          </w:p>
        </w:tc>
        <w:tc>
          <w:tcPr>
            <w:tcW w:w="398" w:type="pct"/>
            <w:vAlign w:val="center"/>
          </w:tcPr>
          <w:p w14:paraId="59346ABE" w14:textId="77777777" w:rsidR="00C2040A" w:rsidRPr="00200D44" w:rsidRDefault="00C2040A">
            <w:pPr>
              <w:rPr>
                <w:moveTo w:id="6589" w:author="Mohammad Nayeem Hasan" w:date="2023-01-21T00:38:00Z"/>
                <w:rFonts w:ascii="Times New Roman" w:hAnsi="Times New Roman" w:cs="Times New Roman"/>
                <w:sz w:val="20"/>
                <w:szCs w:val="20"/>
                <w:rPrChange w:id="6590" w:author="Mohammad Nayeem Hasan" w:date="2023-01-27T04:20:00Z">
                  <w:rPr>
                    <w:moveTo w:id="6591" w:author="Mohammad Nayeem Hasan" w:date="2023-01-21T00:38:00Z"/>
                    <w:rFonts w:ascii="Times New Roman" w:hAnsi="Times New Roman" w:cs="Times New Roman"/>
                    <w:sz w:val="24"/>
                    <w:szCs w:val="24"/>
                  </w:rPr>
                </w:rPrChange>
              </w:rPr>
              <w:pPrChange w:id="6592" w:author="Mohammad Nayeem Hasan" w:date="2023-01-21T14:56:00Z">
                <w:pPr>
                  <w:jc w:val="both"/>
                </w:pPr>
              </w:pPrChange>
            </w:pPr>
            <w:moveTo w:id="6593" w:author="Mohammad Nayeem Hasan" w:date="2023-01-21T00:38:00Z">
              <w:r w:rsidRPr="00200D44">
                <w:rPr>
                  <w:rFonts w:ascii="Times New Roman" w:hAnsi="Times New Roman" w:cs="Times New Roman"/>
                  <w:sz w:val="20"/>
                  <w:szCs w:val="20"/>
                  <w:rPrChange w:id="6594" w:author="Mohammad Nayeem Hasan" w:date="2023-01-27T04:20:00Z">
                    <w:rPr>
                      <w:rFonts w:ascii="Times New Roman" w:hAnsi="Times New Roman" w:cs="Times New Roman"/>
                      <w:sz w:val="24"/>
                      <w:szCs w:val="24"/>
                    </w:rPr>
                  </w:rPrChange>
                </w:rPr>
                <w:t>-</w:t>
              </w:r>
            </w:moveTo>
          </w:p>
        </w:tc>
        <w:tc>
          <w:tcPr>
            <w:tcW w:w="435" w:type="pct"/>
            <w:vMerge/>
            <w:vAlign w:val="center"/>
          </w:tcPr>
          <w:p w14:paraId="4AEFDB75" w14:textId="77777777" w:rsidR="00C2040A" w:rsidRPr="00200D44" w:rsidRDefault="00C2040A">
            <w:pPr>
              <w:rPr>
                <w:moveTo w:id="6595" w:author="Mohammad Nayeem Hasan" w:date="2023-01-21T00:38:00Z"/>
                <w:rFonts w:ascii="Times New Roman" w:hAnsi="Times New Roman" w:cs="Times New Roman"/>
                <w:sz w:val="20"/>
                <w:szCs w:val="20"/>
                <w:rPrChange w:id="6596" w:author="Mohammad Nayeem Hasan" w:date="2023-01-27T04:20:00Z">
                  <w:rPr>
                    <w:moveTo w:id="6597" w:author="Mohammad Nayeem Hasan" w:date="2023-01-21T00:38:00Z"/>
                    <w:rFonts w:ascii="Times New Roman" w:hAnsi="Times New Roman" w:cs="Times New Roman"/>
                    <w:sz w:val="24"/>
                    <w:szCs w:val="24"/>
                  </w:rPr>
                </w:rPrChange>
              </w:rPr>
              <w:pPrChange w:id="6598" w:author="Mohammad Nayeem Hasan" w:date="2023-01-21T14:56:00Z">
                <w:pPr>
                  <w:jc w:val="both"/>
                </w:pPr>
              </w:pPrChange>
            </w:pPr>
          </w:p>
        </w:tc>
        <w:tc>
          <w:tcPr>
            <w:tcW w:w="389" w:type="pct"/>
            <w:vAlign w:val="center"/>
          </w:tcPr>
          <w:p w14:paraId="6EC2E893" w14:textId="77777777" w:rsidR="00C2040A" w:rsidRPr="00200D44" w:rsidRDefault="00C2040A">
            <w:pPr>
              <w:rPr>
                <w:moveTo w:id="6599" w:author="Mohammad Nayeem Hasan" w:date="2023-01-21T00:38:00Z"/>
                <w:rFonts w:ascii="Times New Roman" w:hAnsi="Times New Roman" w:cs="Times New Roman"/>
                <w:sz w:val="20"/>
                <w:szCs w:val="20"/>
                <w:rPrChange w:id="6600" w:author="Mohammad Nayeem Hasan" w:date="2023-01-27T04:20:00Z">
                  <w:rPr>
                    <w:moveTo w:id="6601" w:author="Mohammad Nayeem Hasan" w:date="2023-01-21T00:38:00Z"/>
                    <w:rFonts w:ascii="Times New Roman" w:hAnsi="Times New Roman" w:cs="Times New Roman"/>
                    <w:sz w:val="24"/>
                    <w:szCs w:val="24"/>
                  </w:rPr>
                </w:rPrChange>
              </w:rPr>
              <w:pPrChange w:id="6602" w:author="Mohammad Nayeem Hasan" w:date="2023-01-21T14:56:00Z">
                <w:pPr>
                  <w:jc w:val="both"/>
                </w:pPr>
              </w:pPrChange>
            </w:pPr>
            <w:moveTo w:id="6603" w:author="Mohammad Nayeem Hasan" w:date="2023-01-21T00:38:00Z">
              <w:r w:rsidRPr="00200D44">
                <w:rPr>
                  <w:rFonts w:ascii="Times New Roman" w:hAnsi="Times New Roman" w:cs="Times New Roman"/>
                  <w:sz w:val="20"/>
                  <w:szCs w:val="20"/>
                  <w:rPrChange w:id="6604" w:author="Mohammad Nayeem Hasan" w:date="2023-01-27T04:20:00Z">
                    <w:rPr>
                      <w:rFonts w:ascii="Times New Roman" w:hAnsi="Times New Roman" w:cs="Times New Roman"/>
                      <w:sz w:val="24"/>
                      <w:szCs w:val="24"/>
                    </w:rPr>
                  </w:rPrChange>
                </w:rPr>
                <w:t>-</w:t>
              </w:r>
            </w:moveTo>
          </w:p>
        </w:tc>
        <w:tc>
          <w:tcPr>
            <w:tcW w:w="445" w:type="pct"/>
            <w:vAlign w:val="center"/>
          </w:tcPr>
          <w:p w14:paraId="46613DC6" w14:textId="77777777" w:rsidR="00C2040A" w:rsidRPr="00200D44" w:rsidRDefault="00C2040A">
            <w:pPr>
              <w:rPr>
                <w:moveTo w:id="6605" w:author="Mohammad Nayeem Hasan" w:date="2023-01-21T00:38:00Z"/>
                <w:rFonts w:ascii="Times New Roman" w:hAnsi="Times New Roman" w:cs="Times New Roman"/>
                <w:sz w:val="20"/>
                <w:szCs w:val="20"/>
                <w:rPrChange w:id="6606" w:author="Mohammad Nayeem Hasan" w:date="2023-01-27T04:20:00Z">
                  <w:rPr>
                    <w:moveTo w:id="6607" w:author="Mohammad Nayeem Hasan" w:date="2023-01-21T00:38:00Z"/>
                    <w:rFonts w:ascii="Times New Roman" w:hAnsi="Times New Roman" w:cs="Times New Roman"/>
                    <w:sz w:val="24"/>
                    <w:szCs w:val="24"/>
                  </w:rPr>
                </w:rPrChange>
              </w:rPr>
              <w:pPrChange w:id="6608" w:author="Mohammad Nayeem Hasan" w:date="2023-01-21T14:56:00Z">
                <w:pPr>
                  <w:jc w:val="both"/>
                </w:pPr>
              </w:pPrChange>
            </w:pPr>
            <w:moveTo w:id="6609" w:author="Mohammad Nayeem Hasan" w:date="2023-01-21T00:38:00Z">
              <w:r w:rsidRPr="00200D44">
                <w:rPr>
                  <w:rFonts w:ascii="Times New Roman" w:hAnsi="Times New Roman" w:cs="Times New Roman"/>
                  <w:sz w:val="20"/>
                  <w:szCs w:val="20"/>
                  <w:rPrChange w:id="6610" w:author="Mohammad Nayeem Hasan" w:date="2023-01-27T04:20:00Z">
                    <w:rPr>
                      <w:rFonts w:ascii="Times New Roman" w:hAnsi="Times New Roman" w:cs="Times New Roman"/>
                      <w:sz w:val="24"/>
                      <w:szCs w:val="24"/>
                    </w:rPr>
                  </w:rPrChange>
                </w:rPr>
                <w:t>-</w:t>
              </w:r>
            </w:moveTo>
          </w:p>
        </w:tc>
        <w:tc>
          <w:tcPr>
            <w:tcW w:w="435" w:type="pct"/>
            <w:vMerge/>
            <w:vAlign w:val="center"/>
          </w:tcPr>
          <w:p w14:paraId="1B8B9DD6" w14:textId="77777777" w:rsidR="00C2040A" w:rsidRPr="00200D44" w:rsidRDefault="00C2040A">
            <w:pPr>
              <w:rPr>
                <w:moveTo w:id="6611" w:author="Mohammad Nayeem Hasan" w:date="2023-01-21T00:38:00Z"/>
                <w:rFonts w:ascii="Times New Roman" w:hAnsi="Times New Roman" w:cs="Times New Roman"/>
                <w:sz w:val="20"/>
                <w:szCs w:val="20"/>
                <w:rPrChange w:id="6612" w:author="Mohammad Nayeem Hasan" w:date="2023-01-27T04:20:00Z">
                  <w:rPr>
                    <w:moveTo w:id="6613" w:author="Mohammad Nayeem Hasan" w:date="2023-01-21T00:38:00Z"/>
                    <w:rFonts w:ascii="Times New Roman" w:hAnsi="Times New Roman" w:cs="Times New Roman"/>
                    <w:sz w:val="24"/>
                    <w:szCs w:val="24"/>
                  </w:rPr>
                </w:rPrChange>
              </w:rPr>
              <w:pPrChange w:id="6614" w:author="Mohammad Nayeem Hasan" w:date="2023-01-21T14:56:00Z">
                <w:pPr>
                  <w:jc w:val="both"/>
                </w:pPr>
              </w:pPrChange>
            </w:pPr>
          </w:p>
        </w:tc>
      </w:tr>
      <w:tr w:rsidR="00C2040A" w:rsidRPr="00200D44" w14:paraId="5F71BF9F" w14:textId="77777777" w:rsidTr="00F13B5B">
        <w:trPr>
          <w:trHeight w:val="138"/>
          <w:jc w:val="center"/>
        </w:trPr>
        <w:tc>
          <w:tcPr>
            <w:tcW w:w="5000" w:type="pct"/>
            <w:gridSpan w:val="10"/>
            <w:vAlign w:val="center"/>
          </w:tcPr>
          <w:p w14:paraId="7A59BB42" w14:textId="77777777" w:rsidR="00C2040A" w:rsidRPr="00200D44" w:rsidRDefault="00C2040A">
            <w:pPr>
              <w:rPr>
                <w:moveTo w:id="6615" w:author="Mohammad Nayeem Hasan" w:date="2023-01-21T00:38:00Z"/>
                <w:rFonts w:ascii="Times New Roman" w:hAnsi="Times New Roman" w:cs="Times New Roman"/>
                <w:sz w:val="20"/>
                <w:szCs w:val="20"/>
                <w:rPrChange w:id="6616" w:author="Mohammad Nayeem Hasan" w:date="2023-01-27T04:20:00Z">
                  <w:rPr>
                    <w:moveTo w:id="6617" w:author="Mohammad Nayeem Hasan" w:date="2023-01-21T00:38:00Z"/>
                    <w:rFonts w:ascii="Times New Roman" w:hAnsi="Times New Roman" w:cs="Times New Roman"/>
                    <w:sz w:val="24"/>
                    <w:szCs w:val="24"/>
                  </w:rPr>
                </w:rPrChange>
              </w:rPr>
              <w:pPrChange w:id="6618" w:author="Mohammad Nayeem Hasan" w:date="2023-01-21T14:56:00Z">
                <w:pPr>
                  <w:jc w:val="both"/>
                </w:pPr>
              </w:pPrChange>
            </w:pPr>
            <w:moveTo w:id="6619" w:author="Mohammad Nayeem Hasan" w:date="2023-01-21T00:38:00Z">
              <w:r w:rsidRPr="00200D44">
                <w:rPr>
                  <w:rFonts w:ascii="Times New Roman" w:hAnsi="Times New Roman" w:cs="Times New Roman"/>
                  <w:sz w:val="20"/>
                  <w:szCs w:val="20"/>
                  <w:rPrChange w:id="6620" w:author="Mohammad Nayeem Hasan" w:date="2023-01-27T04:20:00Z">
                    <w:rPr>
                      <w:rFonts w:ascii="Times New Roman" w:hAnsi="Times New Roman" w:cs="Times New Roman"/>
                      <w:sz w:val="24"/>
                      <w:szCs w:val="24"/>
                    </w:rPr>
                  </w:rPrChange>
                </w:rPr>
                <w:t>Division</w:t>
              </w:r>
            </w:moveTo>
          </w:p>
        </w:tc>
      </w:tr>
      <w:tr w:rsidR="004266B3" w:rsidRPr="004266B3" w14:paraId="6E31BD68" w14:textId="77777777" w:rsidTr="006875DA">
        <w:trPr>
          <w:trHeight w:val="250"/>
          <w:jc w:val="center"/>
        </w:trPr>
        <w:tc>
          <w:tcPr>
            <w:tcW w:w="788" w:type="pct"/>
            <w:vAlign w:val="center"/>
          </w:tcPr>
          <w:p w14:paraId="29D11F4A" w14:textId="77777777" w:rsidR="00C2040A" w:rsidRPr="00200D44" w:rsidRDefault="00C2040A">
            <w:pPr>
              <w:rPr>
                <w:moveTo w:id="6621" w:author="Mohammad Nayeem Hasan" w:date="2023-01-21T00:38:00Z"/>
                <w:rFonts w:ascii="Times New Roman" w:hAnsi="Times New Roman" w:cs="Times New Roman"/>
                <w:sz w:val="20"/>
                <w:szCs w:val="20"/>
                <w:rPrChange w:id="6622" w:author="Mohammad Nayeem Hasan" w:date="2023-01-27T04:20:00Z">
                  <w:rPr>
                    <w:moveTo w:id="6623" w:author="Mohammad Nayeem Hasan" w:date="2023-01-21T00:38:00Z"/>
                    <w:rFonts w:ascii="Times New Roman" w:hAnsi="Times New Roman" w:cs="Times New Roman"/>
                    <w:sz w:val="24"/>
                    <w:szCs w:val="24"/>
                  </w:rPr>
                </w:rPrChange>
              </w:rPr>
              <w:pPrChange w:id="6624" w:author="Mohammad Nayeem Hasan" w:date="2023-01-21T14:56:00Z">
                <w:pPr>
                  <w:jc w:val="both"/>
                </w:pPr>
              </w:pPrChange>
            </w:pPr>
            <w:moveTo w:id="6625" w:author="Mohammad Nayeem Hasan" w:date="2023-01-21T00:38:00Z">
              <w:r w:rsidRPr="00200D44">
                <w:rPr>
                  <w:rFonts w:ascii="Times New Roman" w:hAnsi="Times New Roman" w:cs="Times New Roman"/>
                  <w:sz w:val="20"/>
                  <w:szCs w:val="20"/>
                  <w:rPrChange w:id="6626" w:author="Mohammad Nayeem Hasan" w:date="2023-01-27T04:20:00Z">
                    <w:rPr>
                      <w:rFonts w:ascii="Times New Roman" w:hAnsi="Times New Roman" w:cs="Times New Roman"/>
                      <w:sz w:val="24"/>
                      <w:szCs w:val="24"/>
                    </w:rPr>
                  </w:rPrChange>
                </w:rPr>
                <w:t>Barishal</w:t>
              </w:r>
            </w:moveTo>
          </w:p>
        </w:tc>
        <w:tc>
          <w:tcPr>
            <w:tcW w:w="445" w:type="pct"/>
            <w:vAlign w:val="center"/>
          </w:tcPr>
          <w:p w14:paraId="56AA1C45" w14:textId="77777777" w:rsidR="00C2040A" w:rsidRPr="00200D44" w:rsidRDefault="00C2040A">
            <w:pPr>
              <w:rPr>
                <w:moveTo w:id="6627" w:author="Mohammad Nayeem Hasan" w:date="2023-01-21T00:38:00Z"/>
                <w:rFonts w:ascii="Times New Roman" w:hAnsi="Times New Roman" w:cs="Times New Roman"/>
                <w:sz w:val="20"/>
                <w:szCs w:val="20"/>
                <w:rPrChange w:id="6628" w:author="Mohammad Nayeem Hasan" w:date="2023-01-27T04:20:00Z">
                  <w:rPr>
                    <w:moveTo w:id="6629" w:author="Mohammad Nayeem Hasan" w:date="2023-01-21T00:38:00Z"/>
                    <w:rFonts w:ascii="Times New Roman" w:hAnsi="Times New Roman" w:cs="Times New Roman"/>
                    <w:sz w:val="24"/>
                    <w:szCs w:val="24"/>
                  </w:rPr>
                </w:rPrChange>
              </w:rPr>
              <w:pPrChange w:id="6630" w:author="Mohammad Nayeem Hasan" w:date="2023-01-21T14:56:00Z">
                <w:pPr>
                  <w:jc w:val="both"/>
                </w:pPr>
              </w:pPrChange>
            </w:pPr>
            <w:moveTo w:id="6631" w:author="Mohammad Nayeem Hasan" w:date="2023-01-21T00:38:00Z">
              <w:r w:rsidRPr="00200D44">
                <w:rPr>
                  <w:rFonts w:ascii="Times New Roman" w:hAnsi="Times New Roman" w:cs="Times New Roman"/>
                  <w:sz w:val="20"/>
                  <w:szCs w:val="20"/>
                  <w:rPrChange w:id="6632" w:author="Mohammad Nayeem Hasan" w:date="2023-01-27T04:20:00Z">
                    <w:rPr>
                      <w:rFonts w:ascii="Times New Roman" w:hAnsi="Times New Roman" w:cs="Times New Roman"/>
                      <w:sz w:val="24"/>
                      <w:szCs w:val="24"/>
                    </w:rPr>
                  </w:rPrChange>
                </w:rPr>
                <w:t>167 (8.9)</w:t>
              </w:r>
            </w:moveTo>
          </w:p>
        </w:tc>
        <w:tc>
          <w:tcPr>
            <w:tcW w:w="587" w:type="pct"/>
            <w:vAlign w:val="center"/>
          </w:tcPr>
          <w:p w14:paraId="570B5A5B" w14:textId="77777777" w:rsidR="00C2040A" w:rsidRPr="00200D44" w:rsidRDefault="00C2040A">
            <w:pPr>
              <w:rPr>
                <w:moveTo w:id="6633" w:author="Mohammad Nayeem Hasan" w:date="2023-01-21T00:38:00Z"/>
                <w:rFonts w:ascii="Times New Roman" w:hAnsi="Times New Roman" w:cs="Times New Roman"/>
                <w:sz w:val="20"/>
                <w:szCs w:val="20"/>
                <w:rPrChange w:id="6634" w:author="Mohammad Nayeem Hasan" w:date="2023-01-27T04:20:00Z">
                  <w:rPr>
                    <w:moveTo w:id="6635" w:author="Mohammad Nayeem Hasan" w:date="2023-01-21T00:38:00Z"/>
                    <w:rFonts w:ascii="Times New Roman" w:hAnsi="Times New Roman" w:cs="Times New Roman"/>
                    <w:sz w:val="24"/>
                    <w:szCs w:val="24"/>
                  </w:rPr>
                </w:rPrChange>
              </w:rPr>
              <w:pPrChange w:id="6636" w:author="Mohammad Nayeem Hasan" w:date="2023-01-21T14:56:00Z">
                <w:pPr>
                  <w:jc w:val="both"/>
                </w:pPr>
              </w:pPrChange>
            </w:pPr>
            <w:moveTo w:id="6637" w:author="Mohammad Nayeem Hasan" w:date="2023-01-21T00:38:00Z">
              <w:r w:rsidRPr="00200D44">
                <w:rPr>
                  <w:rFonts w:ascii="Times New Roman" w:hAnsi="Times New Roman" w:cs="Times New Roman"/>
                  <w:sz w:val="20"/>
                  <w:szCs w:val="20"/>
                  <w:rPrChange w:id="6638" w:author="Mohammad Nayeem Hasan" w:date="2023-01-27T04:20:00Z">
                    <w:rPr>
                      <w:rFonts w:ascii="Times New Roman" w:hAnsi="Times New Roman" w:cs="Times New Roman"/>
                      <w:sz w:val="24"/>
                      <w:szCs w:val="24"/>
                    </w:rPr>
                  </w:rPrChange>
                </w:rPr>
                <w:t>1705 (91.1)</w:t>
              </w:r>
            </w:moveTo>
          </w:p>
        </w:tc>
        <w:tc>
          <w:tcPr>
            <w:tcW w:w="689" w:type="pct"/>
            <w:vMerge w:val="restart"/>
            <w:vAlign w:val="center"/>
          </w:tcPr>
          <w:p w14:paraId="69964659" w14:textId="77777777" w:rsidR="00C2040A" w:rsidRPr="00200D44" w:rsidRDefault="00C2040A">
            <w:pPr>
              <w:rPr>
                <w:moveTo w:id="6639" w:author="Mohammad Nayeem Hasan" w:date="2023-01-21T00:38:00Z"/>
                <w:rFonts w:ascii="Times New Roman" w:hAnsi="Times New Roman" w:cs="Times New Roman"/>
                <w:b/>
                <w:bCs/>
                <w:sz w:val="20"/>
                <w:szCs w:val="20"/>
                <w:rPrChange w:id="6640" w:author="Mohammad Nayeem Hasan" w:date="2023-01-27T04:20:00Z">
                  <w:rPr>
                    <w:moveTo w:id="6641" w:author="Mohammad Nayeem Hasan" w:date="2023-01-21T00:38:00Z"/>
                    <w:rFonts w:ascii="Times New Roman" w:hAnsi="Times New Roman" w:cs="Times New Roman"/>
                    <w:b/>
                    <w:bCs/>
                    <w:sz w:val="24"/>
                    <w:szCs w:val="24"/>
                  </w:rPr>
                </w:rPrChange>
              </w:rPr>
              <w:pPrChange w:id="6642" w:author="Mohammad Nayeem Hasan" w:date="2023-01-21T14:56:00Z">
                <w:pPr>
                  <w:jc w:val="both"/>
                </w:pPr>
              </w:pPrChange>
            </w:pPr>
            <w:moveTo w:id="6643" w:author="Mohammad Nayeem Hasan" w:date="2023-01-21T00:38:00Z">
              <w:r w:rsidRPr="00200D44">
                <w:rPr>
                  <w:rFonts w:ascii="Times New Roman" w:hAnsi="Times New Roman" w:cs="Times New Roman"/>
                  <w:b/>
                  <w:bCs/>
                  <w:sz w:val="20"/>
                  <w:szCs w:val="20"/>
                  <w:rPrChange w:id="6644" w:author="Mohammad Nayeem Hasan" w:date="2023-01-27T04:20:00Z">
                    <w:rPr>
                      <w:rFonts w:ascii="Times New Roman" w:hAnsi="Times New Roman" w:cs="Times New Roman"/>
                      <w:b/>
                      <w:bCs/>
                      <w:sz w:val="24"/>
                      <w:szCs w:val="24"/>
                    </w:rPr>
                  </w:rPrChange>
                </w:rPr>
                <w:t>&lt;0.001</w:t>
              </w:r>
            </w:moveTo>
          </w:p>
        </w:tc>
        <w:tc>
          <w:tcPr>
            <w:tcW w:w="389" w:type="pct"/>
            <w:vAlign w:val="center"/>
          </w:tcPr>
          <w:p w14:paraId="4515B6BF" w14:textId="77777777" w:rsidR="00C2040A" w:rsidRPr="00200D44" w:rsidRDefault="00C2040A">
            <w:pPr>
              <w:rPr>
                <w:moveTo w:id="6645" w:author="Mohammad Nayeem Hasan" w:date="2023-01-21T00:38:00Z"/>
                <w:rFonts w:ascii="Times New Roman" w:hAnsi="Times New Roman" w:cs="Times New Roman"/>
                <w:sz w:val="20"/>
                <w:szCs w:val="20"/>
                <w:rPrChange w:id="6646" w:author="Mohammad Nayeem Hasan" w:date="2023-01-27T04:20:00Z">
                  <w:rPr>
                    <w:moveTo w:id="6647" w:author="Mohammad Nayeem Hasan" w:date="2023-01-21T00:38:00Z"/>
                    <w:rFonts w:ascii="Times New Roman" w:hAnsi="Times New Roman" w:cs="Times New Roman"/>
                    <w:sz w:val="24"/>
                    <w:szCs w:val="24"/>
                  </w:rPr>
                </w:rPrChange>
              </w:rPr>
              <w:pPrChange w:id="6648" w:author="Mohammad Nayeem Hasan" w:date="2023-01-21T14:56:00Z">
                <w:pPr>
                  <w:jc w:val="both"/>
                </w:pPr>
              </w:pPrChange>
            </w:pPr>
            <w:moveTo w:id="6649" w:author="Mohammad Nayeem Hasan" w:date="2023-01-21T00:38:00Z">
              <w:r w:rsidRPr="00200D44">
                <w:rPr>
                  <w:rFonts w:ascii="Times New Roman" w:hAnsi="Times New Roman" w:cs="Times New Roman"/>
                  <w:sz w:val="20"/>
                  <w:szCs w:val="20"/>
                  <w:rPrChange w:id="6650" w:author="Mohammad Nayeem Hasan" w:date="2023-01-27T04:20:00Z">
                    <w:rPr>
                      <w:rFonts w:ascii="Times New Roman" w:hAnsi="Times New Roman" w:cs="Times New Roman"/>
                      <w:sz w:val="24"/>
                      <w:szCs w:val="24"/>
                    </w:rPr>
                  </w:rPrChange>
                </w:rPr>
                <w:t>80 (6.3)</w:t>
              </w:r>
            </w:moveTo>
          </w:p>
        </w:tc>
        <w:tc>
          <w:tcPr>
            <w:tcW w:w="398" w:type="pct"/>
            <w:vAlign w:val="center"/>
          </w:tcPr>
          <w:p w14:paraId="6D10A53C" w14:textId="77777777" w:rsidR="00C2040A" w:rsidRPr="00200D44" w:rsidRDefault="00C2040A">
            <w:pPr>
              <w:rPr>
                <w:moveTo w:id="6651" w:author="Mohammad Nayeem Hasan" w:date="2023-01-21T00:38:00Z"/>
                <w:rFonts w:ascii="Times New Roman" w:hAnsi="Times New Roman" w:cs="Times New Roman"/>
                <w:sz w:val="20"/>
                <w:szCs w:val="20"/>
                <w:rPrChange w:id="6652" w:author="Mohammad Nayeem Hasan" w:date="2023-01-27T04:20:00Z">
                  <w:rPr>
                    <w:moveTo w:id="6653" w:author="Mohammad Nayeem Hasan" w:date="2023-01-21T00:38:00Z"/>
                    <w:rFonts w:ascii="Times New Roman" w:hAnsi="Times New Roman" w:cs="Times New Roman"/>
                    <w:sz w:val="24"/>
                    <w:szCs w:val="24"/>
                  </w:rPr>
                </w:rPrChange>
              </w:rPr>
              <w:pPrChange w:id="6654" w:author="Mohammad Nayeem Hasan" w:date="2023-01-21T14:56:00Z">
                <w:pPr>
                  <w:jc w:val="both"/>
                </w:pPr>
              </w:pPrChange>
            </w:pPr>
            <w:moveTo w:id="6655" w:author="Mohammad Nayeem Hasan" w:date="2023-01-21T00:38:00Z">
              <w:r w:rsidRPr="00200D44">
                <w:rPr>
                  <w:rFonts w:ascii="Times New Roman" w:hAnsi="Times New Roman" w:cs="Times New Roman"/>
                  <w:sz w:val="20"/>
                  <w:szCs w:val="20"/>
                  <w:rPrChange w:id="6656" w:author="Mohammad Nayeem Hasan" w:date="2023-01-27T04:20:00Z">
                    <w:rPr>
                      <w:rFonts w:ascii="Times New Roman" w:hAnsi="Times New Roman" w:cs="Times New Roman"/>
                      <w:sz w:val="24"/>
                      <w:szCs w:val="24"/>
                    </w:rPr>
                  </w:rPrChange>
                </w:rPr>
                <w:t>1188 (93.7)</w:t>
              </w:r>
            </w:moveTo>
          </w:p>
        </w:tc>
        <w:tc>
          <w:tcPr>
            <w:tcW w:w="435" w:type="pct"/>
            <w:vMerge w:val="restart"/>
            <w:vAlign w:val="center"/>
          </w:tcPr>
          <w:p w14:paraId="329FE58F" w14:textId="51B06AEC" w:rsidR="00C2040A" w:rsidRPr="00200D44" w:rsidRDefault="00C2040A">
            <w:pPr>
              <w:rPr>
                <w:moveTo w:id="6657" w:author="Mohammad Nayeem Hasan" w:date="2023-01-21T00:38:00Z"/>
                <w:rFonts w:ascii="Times New Roman" w:hAnsi="Times New Roman" w:cs="Times New Roman"/>
                <w:b/>
                <w:bCs/>
                <w:sz w:val="20"/>
                <w:szCs w:val="20"/>
                <w:rPrChange w:id="6658" w:author="Mohammad Nayeem Hasan" w:date="2023-01-27T04:20:00Z">
                  <w:rPr>
                    <w:moveTo w:id="6659" w:author="Mohammad Nayeem Hasan" w:date="2023-01-21T00:38:00Z"/>
                    <w:rFonts w:ascii="Times New Roman" w:hAnsi="Times New Roman" w:cs="Times New Roman"/>
                    <w:b/>
                    <w:bCs/>
                    <w:sz w:val="24"/>
                    <w:szCs w:val="24"/>
                  </w:rPr>
                </w:rPrChange>
              </w:rPr>
              <w:pPrChange w:id="6660" w:author="Mohammad Nayeem Hasan" w:date="2023-01-21T14:56:00Z">
                <w:pPr>
                  <w:jc w:val="both"/>
                </w:pPr>
              </w:pPrChange>
            </w:pPr>
            <w:moveTo w:id="6661" w:author="Mohammad Nayeem Hasan" w:date="2023-01-21T00:38:00Z">
              <w:del w:id="6662" w:author="Mohammad Nayeem Hasan" w:date="2023-01-27T14:05:00Z">
                <w:r w:rsidRPr="00200D44" w:rsidDel="008A0561">
                  <w:rPr>
                    <w:rFonts w:ascii="Times New Roman" w:hAnsi="Times New Roman" w:cs="Times New Roman"/>
                    <w:b/>
                    <w:bCs/>
                    <w:sz w:val="20"/>
                    <w:szCs w:val="20"/>
                    <w:rPrChange w:id="6663" w:author="Mohammad Nayeem Hasan" w:date="2023-01-27T04:20:00Z">
                      <w:rPr>
                        <w:rFonts w:ascii="Times New Roman" w:hAnsi="Times New Roman" w:cs="Times New Roman"/>
                        <w:b/>
                        <w:bCs/>
                        <w:sz w:val="24"/>
                        <w:szCs w:val="24"/>
                      </w:rPr>
                    </w:rPrChange>
                  </w:rPr>
                  <w:delText>&lt;</w:delText>
                </w:r>
              </w:del>
              <w:r w:rsidRPr="00200D44">
                <w:rPr>
                  <w:rFonts w:ascii="Times New Roman" w:hAnsi="Times New Roman" w:cs="Times New Roman"/>
                  <w:b/>
                  <w:bCs/>
                  <w:sz w:val="20"/>
                  <w:szCs w:val="20"/>
                  <w:rPrChange w:id="6664" w:author="Mohammad Nayeem Hasan" w:date="2023-01-27T04:20:00Z">
                    <w:rPr>
                      <w:rFonts w:ascii="Times New Roman" w:hAnsi="Times New Roman" w:cs="Times New Roman"/>
                      <w:b/>
                      <w:bCs/>
                      <w:sz w:val="24"/>
                      <w:szCs w:val="24"/>
                    </w:rPr>
                  </w:rPrChange>
                </w:rPr>
                <w:t>0.00</w:t>
              </w:r>
            </w:moveTo>
            <w:ins w:id="6665" w:author="Mohammad Nayeem Hasan" w:date="2023-01-27T14:05:00Z">
              <w:r w:rsidR="008A0561">
                <w:rPr>
                  <w:rFonts w:ascii="Times New Roman" w:hAnsi="Times New Roman" w:cs="Times New Roman"/>
                  <w:b/>
                  <w:bCs/>
                  <w:sz w:val="20"/>
                  <w:szCs w:val="20"/>
                </w:rPr>
                <w:t>2</w:t>
              </w:r>
            </w:ins>
            <w:moveTo w:id="6666" w:author="Mohammad Nayeem Hasan" w:date="2023-01-21T00:38:00Z">
              <w:del w:id="6667" w:author="Mohammad Nayeem Hasan" w:date="2023-01-27T14:05:00Z">
                <w:r w:rsidRPr="00200D44" w:rsidDel="008A0561">
                  <w:rPr>
                    <w:rFonts w:ascii="Times New Roman" w:hAnsi="Times New Roman" w:cs="Times New Roman"/>
                    <w:b/>
                    <w:bCs/>
                    <w:sz w:val="20"/>
                    <w:szCs w:val="20"/>
                    <w:rPrChange w:id="6668" w:author="Mohammad Nayeem Hasan" w:date="2023-01-27T04:20:00Z">
                      <w:rPr>
                        <w:rFonts w:ascii="Times New Roman" w:hAnsi="Times New Roman" w:cs="Times New Roman"/>
                        <w:b/>
                        <w:bCs/>
                        <w:sz w:val="24"/>
                        <w:szCs w:val="24"/>
                      </w:rPr>
                    </w:rPrChange>
                  </w:rPr>
                  <w:delText>1</w:delText>
                </w:r>
              </w:del>
            </w:moveTo>
          </w:p>
        </w:tc>
        <w:tc>
          <w:tcPr>
            <w:tcW w:w="389" w:type="pct"/>
            <w:vAlign w:val="center"/>
          </w:tcPr>
          <w:p w14:paraId="3B36750B" w14:textId="77777777" w:rsidR="00C2040A" w:rsidRPr="00200D44" w:rsidRDefault="00C2040A">
            <w:pPr>
              <w:rPr>
                <w:moveTo w:id="6669" w:author="Mohammad Nayeem Hasan" w:date="2023-01-21T00:38:00Z"/>
                <w:rFonts w:ascii="Times New Roman" w:hAnsi="Times New Roman" w:cs="Times New Roman"/>
                <w:sz w:val="20"/>
                <w:szCs w:val="20"/>
                <w:rPrChange w:id="6670" w:author="Mohammad Nayeem Hasan" w:date="2023-01-27T04:20:00Z">
                  <w:rPr>
                    <w:moveTo w:id="6671" w:author="Mohammad Nayeem Hasan" w:date="2023-01-21T00:38:00Z"/>
                    <w:rFonts w:ascii="Times New Roman" w:hAnsi="Times New Roman" w:cs="Times New Roman"/>
                    <w:sz w:val="24"/>
                    <w:szCs w:val="24"/>
                  </w:rPr>
                </w:rPrChange>
              </w:rPr>
              <w:pPrChange w:id="6672" w:author="Mohammad Nayeem Hasan" w:date="2023-01-21T14:56:00Z">
                <w:pPr>
                  <w:jc w:val="both"/>
                </w:pPr>
              </w:pPrChange>
            </w:pPr>
            <w:moveTo w:id="6673" w:author="Mohammad Nayeem Hasan" w:date="2023-01-21T00:38:00Z">
              <w:r w:rsidRPr="00200D44">
                <w:rPr>
                  <w:rFonts w:ascii="Times New Roman" w:hAnsi="Times New Roman" w:cs="Times New Roman"/>
                  <w:sz w:val="20"/>
                  <w:szCs w:val="20"/>
                  <w:rPrChange w:id="6674" w:author="Mohammad Nayeem Hasan" w:date="2023-01-27T04:20:00Z">
                    <w:rPr>
                      <w:rFonts w:ascii="Times New Roman" w:hAnsi="Times New Roman" w:cs="Times New Roman"/>
                      <w:sz w:val="24"/>
                      <w:szCs w:val="24"/>
                    </w:rPr>
                  </w:rPrChange>
                </w:rPr>
                <w:t>185 (14.1)</w:t>
              </w:r>
            </w:moveTo>
          </w:p>
        </w:tc>
        <w:tc>
          <w:tcPr>
            <w:tcW w:w="445" w:type="pct"/>
            <w:vAlign w:val="center"/>
          </w:tcPr>
          <w:p w14:paraId="3334F586" w14:textId="77777777" w:rsidR="00C2040A" w:rsidRPr="00200D44" w:rsidRDefault="00C2040A">
            <w:pPr>
              <w:rPr>
                <w:moveTo w:id="6675" w:author="Mohammad Nayeem Hasan" w:date="2023-01-21T00:38:00Z"/>
                <w:rFonts w:ascii="Times New Roman" w:hAnsi="Times New Roman" w:cs="Times New Roman"/>
                <w:sz w:val="20"/>
                <w:szCs w:val="20"/>
                <w:rPrChange w:id="6676" w:author="Mohammad Nayeem Hasan" w:date="2023-01-27T04:20:00Z">
                  <w:rPr>
                    <w:moveTo w:id="6677" w:author="Mohammad Nayeem Hasan" w:date="2023-01-21T00:38:00Z"/>
                    <w:rFonts w:ascii="Times New Roman" w:hAnsi="Times New Roman" w:cs="Times New Roman"/>
                    <w:sz w:val="24"/>
                    <w:szCs w:val="24"/>
                  </w:rPr>
                </w:rPrChange>
              </w:rPr>
              <w:pPrChange w:id="6678" w:author="Mohammad Nayeem Hasan" w:date="2023-01-21T14:56:00Z">
                <w:pPr>
                  <w:jc w:val="both"/>
                </w:pPr>
              </w:pPrChange>
            </w:pPr>
            <w:moveTo w:id="6679" w:author="Mohammad Nayeem Hasan" w:date="2023-01-21T00:38:00Z">
              <w:r w:rsidRPr="00200D44">
                <w:rPr>
                  <w:rFonts w:ascii="Times New Roman" w:hAnsi="Times New Roman" w:cs="Times New Roman"/>
                  <w:sz w:val="20"/>
                  <w:szCs w:val="20"/>
                  <w:rPrChange w:id="6680" w:author="Mohammad Nayeem Hasan" w:date="2023-01-27T04:20:00Z">
                    <w:rPr>
                      <w:rFonts w:ascii="Times New Roman" w:hAnsi="Times New Roman" w:cs="Times New Roman"/>
                      <w:sz w:val="24"/>
                      <w:szCs w:val="24"/>
                    </w:rPr>
                  </w:rPrChange>
                </w:rPr>
                <w:t>1129 (85.9)</w:t>
              </w:r>
            </w:moveTo>
          </w:p>
        </w:tc>
        <w:tc>
          <w:tcPr>
            <w:tcW w:w="435" w:type="pct"/>
            <w:vMerge w:val="restart"/>
            <w:vAlign w:val="center"/>
          </w:tcPr>
          <w:p w14:paraId="11BBD6F2" w14:textId="77777777" w:rsidR="00C2040A" w:rsidRPr="00200D44" w:rsidRDefault="00C2040A">
            <w:pPr>
              <w:rPr>
                <w:moveTo w:id="6681" w:author="Mohammad Nayeem Hasan" w:date="2023-01-21T00:38:00Z"/>
                <w:rFonts w:ascii="Times New Roman" w:hAnsi="Times New Roman" w:cs="Times New Roman"/>
                <w:b/>
                <w:bCs/>
                <w:sz w:val="20"/>
                <w:szCs w:val="20"/>
                <w:rPrChange w:id="6682" w:author="Mohammad Nayeem Hasan" w:date="2023-01-27T04:20:00Z">
                  <w:rPr>
                    <w:moveTo w:id="6683" w:author="Mohammad Nayeem Hasan" w:date="2023-01-21T00:38:00Z"/>
                    <w:rFonts w:ascii="Times New Roman" w:hAnsi="Times New Roman" w:cs="Times New Roman"/>
                    <w:b/>
                    <w:bCs/>
                    <w:sz w:val="24"/>
                    <w:szCs w:val="24"/>
                  </w:rPr>
                </w:rPrChange>
              </w:rPr>
              <w:pPrChange w:id="6684" w:author="Mohammad Nayeem Hasan" w:date="2023-01-21T14:56:00Z">
                <w:pPr>
                  <w:jc w:val="both"/>
                </w:pPr>
              </w:pPrChange>
            </w:pPr>
            <w:moveTo w:id="6685" w:author="Mohammad Nayeem Hasan" w:date="2023-01-21T00:38:00Z">
              <w:r w:rsidRPr="00200D44">
                <w:rPr>
                  <w:rFonts w:ascii="Times New Roman" w:hAnsi="Times New Roman" w:cs="Times New Roman"/>
                  <w:b/>
                  <w:bCs/>
                  <w:sz w:val="20"/>
                  <w:szCs w:val="20"/>
                  <w:rPrChange w:id="6686" w:author="Mohammad Nayeem Hasan" w:date="2023-01-27T04:20:00Z">
                    <w:rPr>
                      <w:rFonts w:ascii="Times New Roman" w:hAnsi="Times New Roman" w:cs="Times New Roman"/>
                      <w:b/>
                      <w:bCs/>
                      <w:sz w:val="24"/>
                      <w:szCs w:val="24"/>
                    </w:rPr>
                  </w:rPrChange>
                </w:rPr>
                <w:t>&lt;0.001</w:t>
              </w:r>
            </w:moveTo>
          </w:p>
        </w:tc>
      </w:tr>
      <w:tr w:rsidR="004266B3" w:rsidRPr="004266B3" w14:paraId="6DC9D73A" w14:textId="77777777" w:rsidTr="006875DA">
        <w:trPr>
          <w:trHeight w:val="138"/>
          <w:jc w:val="center"/>
        </w:trPr>
        <w:tc>
          <w:tcPr>
            <w:tcW w:w="788" w:type="pct"/>
            <w:vAlign w:val="center"/>
          </w:tcPr>
          <w:p w14:paraId="053C212B" w14:textId="77777777" w:rsidR="00C2040A" w:rsidRPr="00200D44" w:rsidRDefault="00C2040A">
            <w:pPr>
              <w:rPr>
                <w:moveTo w:id="6687" w:author="Mohammad Nayeem Hasan" w:date="2023-01-21T00:38:00Z"/>
                <w:rFonts w:ascii="Times New Roman" w:hAnsi="Times New Roman" w:cs="Times New Roman"/>
                <w:sz w:val="20"/>
                <w:szCs w:val="20"/>
                <w:rPrChange w:id="6688" w:author="Mohammad Nayeem Hasan" w:date="2023-01-27T04:20:00Z">
                  <w:rPr>
                    <w:moveTo w:id="6689" w:author="Mohammad Nayeem Hasan" w:date="2023-01-21T00:38:00Z"/>
                    <w:rFonts w:ascii="Times New Roman" w:hAnsi="Times New Roman" w:cs="Times New Roman"/>
                    <w:sz w:val="24"/>
                    <w:szCs w:val="24"/>
                  </w:rPr>
                </w:rPrChange>
              </w:rPr>
              <w:pPrChange w:id="6690" w:author="Mohammad Nayeem Hasan" w:date="2023-01-21T14:56:00Z">
                <w:pPr>
                  <w:jc w:val="both"/>
                </w:pPr>
              </w:pPrChange>
            </w:pPr>
            <w:moveTo w:id="6691" w:author="Mohammad Nayeem Hasan" w:date="2023-01-21T00:38:00Z">
              <w:r w:rsidRPr="00200D44">
                <w:rPr>
                  <w:rFonts w:ascii="Times New Roman" w:hAnsi="Times New Roman" w:cs="Times New Roman"/>
                  <w:sz w:val="20"/>
                  <w:szCs w:val="20"/>
                  <w:rPrChange w:id="6692" w:author="Mohammad Nayeem Hasan" w:date="2023-01-27T04:20:00Z">
                    <w:rPr>
                      <w:rFonts w:ascii="Times New Roman" w:hAnsi="Times New Roman" w:cs="Times New Roman"/>
                      <w:sz w:val="24"/>
                      <w:szCs w:val="24"/>
                    </w:rPr>
                  </w:rPrChange>
                </w:rPr>
                <w:t>Chattogram</w:t>
              </w:r>
            </w:moveTo>
          </w:p>
        </w:tc>
        <w:tc>
          <w:tcPr>
            <w:tcW w:w="445" w:type="pct"/>
            <w:vAlign w:val="center"/>
          </w:tcPr>
          <w:p w14:paraId="6ED10EC3" w14:textId="77777777" w:rsidR="00C2040A" w:rsidRPr="00200D44" w:rsidRDefault="00C2040A">
            <w:pPr>
              <w:rPr>
                <w:moveTo w:id="6693" w:author="Mohammad Nayeem Hasan" w:date="2023-01-21T00:38:00Z"/>
                <w:rFonts w:ascii="Times New Roman" w:hAnsi="Times New Roman" w:cs="Times New Roman"/>
                <w:sz w:val="20"/>
                <w:szCs w:val="20"/>
                <w:rPrChange w:id="6694" w:author="Mohammad Nayeem Hasan" w:date="2023-01-27T04:20:00Z">
                  <w:rPr>
                    <w:moveTo w:id="6695" w:author="Mohammad Nayeem Hasan" w:date="2023-01-21T00:38:00Z"/>
                    <w:rFonts w:ascii="Times New Roman" w:hAnsi="Times New Roman" w:cs="Times New Roman"/>
                    <w:sz w:val="24"/>
                    <w:szCs w:val="24"/>
                  </w:rPr>
                </w:rPrChange>
              </w:rPr>
              <w:pPrChange w:id="6696" w:author="Mohammad Nayeem Hasan" w:date="2023-01-21T14:56:00Z">
                <w:pPr>
                  <w:jc w:val="both"/>
                </w:pPr>
              </w:pPrChange>
            </w:pPr>
            <w:moveTo w:id="6697" w:author="Mohammad Nayeem Hasan" w:date="2023-01-21T00:38:00Z">
              <w:r w:rsidRPr="00200D44">
                <w:rPr>
                  <w:rFonts w:ascii="Times New Roman" w:hAnsi="Times New Roman" w:cs="Times New Roman"/>
                  <w:sz w:val="20"/>
                  <w:szCs w:val="20"/>
                  <w:rPrChange w:id="6698" w:author="Mohammad Nayeem Hasan" w:date="2023-01-27T04:20:00Z">
                    <w:rPr>
                      <w:rFonts w:ascii="Times New Roman" w:hAnsi="Times New Roman" w:cs="Times New Roman"/>
                      <w:sz w:val="24"/>
                      <w:szCs w:val="24"/>
                    </w:rPr>
                  </w:rPrChange>
                </w:rPr>
                <w:t>515 (7.6)</w:t>
              </w:r>
            </w:moveTo>
          </w:p>
        </w:tc>
        <w:tc>
          <w:tcPr>
            <w:tcW w:w="587" w:type="pct"/>
            <w:vAlign w:val="center"/>
          </w:tcPr>
          <w:p w14:paraId="65304C1E" w14:textId="77777777" w:rsidR="00C2040A" w:rsidRPr="00200D44" w:rsidRDefault="00C2040A">
            <w:pPr>
              <w:rPr>
                <w:moveTo w:id="6699" w:author="Mohammad Nayeem Hasan" w:date="2023-01-21T00:38:00Z"/>
                <w:rFonts w:ascii="Times New Roman" w:hAnsi="Times New Roman" w:cs="Times New Roman"/>
                <w:sz w:val="20"/>
                <w:szCs w:val="20"/>
                <w:rPrChange w:id="6700" w:author="Mohammad Nayeem Hasan" w:date="2023-01-27T04:20:00Z">
                  <w:rPr>
                    <w:moveTo w:id="6701" w:author="Mohammad Nayeem Hasan" w:date="2023-01-21T00:38:00Z"/>
                    <w:rFonts w:ascii="Times New Roman" w:hAnsi="Times New Roman" w:cs="Times New Roman"/>
                    <w:sz w:val="24"/>
                    <w:szCs w:val="24"/>
                  </w:rPr>
                </w:rPrChange>
              </w:rPr>
              <w:pPrChange w:id="6702" w:author="Mohammad Nayeem Hasan" w:date="2023-01-21T14:56:00Z">
                <w:pPr>
                  <w:jc w:val="both"/>
                </w:pPr>
              </w:pPrChange>
            </w:pPr>
            <w:moveTo w:id="6703" w:author="Mohammad Nayeem Hasan" w:date="2023-01-21T00:38:00Z">
              <w:r w:rsidRPr="00200D44">
                <w:rPr>
                  <w:rFonts w:ascii="Times New Roman" w:hAnsi="Times New Roman" w:cs="Times New Roman"/>
                  <w:sz w:val="20"/>
                  <w:szCs w:val="20"/>
                  <w:rPrChange w:id="6704" w:author="Mohammad Nayeem Hasan" w:date="2023-01-27T04:20:00Z">
                    <w:rPr>
                      <w:rFonts w:ascii="Times New Roman" w:hAnsi="Times New Roman" w:cs="Times New Roman"/>
                      <w:sz w:val="24"/>
                      <w:szCs w:val="24"/>
                    </w:rPr>
                  </w:rPrChange>
                </w:rPr>
                <w:t>6279 (92.4)</w:t>
              </w:r>
            </w:moveTo>
          </w:p>
        </w:tc>
        <w:tc>
          <w:tcPr>
            <w:tcW w:w="689" w:type="pct"/>
            <w:vMerge/>
            <w:vAlign w:val="center"/>
          </w:tcPr>
          <w:p w14:paraId="08E50FB7" w14:textId="77777777" w:rsidR="00C2040A" w:rsidRPr="00200D44" w:rsidRDefault="00C2040A">
            <w:pPr>
              <w:rPr>
                <w:moveTo w:id="6705" w:author="Mohammad Nayeem Hasan" w:date="2023-01-21T00:38:00Z"/>
                <w:rFonts w:ascii="Times New Roman" w:hAnsi="Times New Roman" w:cs="Times New Roman"/>
                <w:sz w:val="20"/>
                <w:szCs w:val="20"/>
                <w:rPrChange w:id="6706" w:author="Mohammad Nayeem Hasan" w:date="2023-01-27T04:20:00Z">
                  <w:rPr>
                    <w:moveTo w:id="6707" w:author="Mohammad Nayeem Hasan" w:date="2023-01-21T00:38:00Z"/>
                    <w:rFonts w:ascii="Times New Roman" w:hAnsi="Times New Roman" w:cs="Times New Roman"/>
                    <w:sz w:val="24"/>
                    <w:szCs w:val="24"/>
                  </w:rPr>
                </w:rPrChange>
              </w:rPr>
              <w:pPrChange w:id="6708" w:author="Mohammad Nayeem Hasan" w:date="2023-01-21T14:56:00Z">
                <w:pPr>
                  <w:jc w:val="both"/>
                </w:pPr>
              </w:pPrChange>
            </w:pPr>
          </w:p>
        </w:tc>
        <w:tc>
          <w:tcPr>
            <w:tcW w:w="389" w:type="pct"/>
            <w:vAlign w:val="center"/>
          </w:tcPr>
          <w:p w14:paraId="569899C6" w14:textId="77777777" w:rsidR="00C2040A" w:rsidRPr="00200D44" w:rsidRDefault="00C2040A">
            <w:pPr>
              <w:rPr>
                <w:moveTo w:id="6709" w:author="Mohammad Nayeem Hasan" w:date="2023-01-21T00:38:00Z"/>
                <w:rFonts w:ascii="Times New Roman" w:hAnsi="Times New Roman" w:cs="Times New Roman"/>
                <w:sz w:val="20"/>
                <w:szCs w:val="20"/>
                <w:rPrChange w:id="6710" w:author="Mohammad Nayeem Hasan" w:date="2023-01-27T04:20:00Z">
                  <w:rPr>
                    <w:moveTo w:id="6711" w:author="Mohammad Nayeem Hasan" w:date="2023-01-21T00:38:00Z"/>
                    <w:rFonts w:ascii="Times New Roman" w:hAnsi="Times New Roman" w:cs="Times New Roman"/>
                    <w:sz w:val="24"/>
                    <w:szCs w:val="24"/>
                  </w:rPr>
                </w:rPrChange>
              </w:rPr>
              <w:pPrChange w:id="6712" w:author="Mohammad Nayeem Hasan" w:date="2023-01-21T14:56:00Z">
                <w:pPr>
                  <w:jc w:val="both"/>
                </w:pPr>
              </w:pPrChange>
            </w:pPr>
            <w:moveTo w:id="6713" w:author="Mohammad Nayeem Hasan" w:date="2023-01-21T00:38:00Z">
              <w:r w:rsidRPr="00200D44">
                <w:rPr>
                  <w:rFonts w:ascii="Times New Roman" w:hAnsi="Times New Roman" w:cs="Times New Roman"/>
                  <w:sz w:val="20"/>
                  <w:szCs w:val="20"/>
                  <w:rPrChange w:id="6714" w:author="Mohammad Nayeem Hasan" w:date="2023-01-27T04:20:00Z">
                    <w:rPr>
                      <w:rFonts w:ascii="Times New Roman" w:hAnsi="Times New Roman" w:cs="Times New Roman"/>
                      <w:sz w:val="24"/>
                      <w:szCs w:val="24"/>
                    </w:rPr>
                  </w:rPrChange>
                </w:rPr>
                <w:t>218 (4.6)</w:t>
              </w:r>
            </w:moveTo>
          </w:p>
        </w:tc>
        <w:tc>
          <w:tcPr>
            <w:tcW w:w="398" w:type="pct"/>
            <w:vAlign w:val="center"/>
          </w:tcPr>
          <w:p w14:paraId="375026E8" w14:textId="77777777" w:rsidR="00C2040A" w:rsidRPr="00200D44" w:rsidRDefault="00C2040A">
            <w:pPr>
              <w:rPr>
                <w:moveTo w:id="6715" w:author="Mohammad Nayeem Hasan" w:date="2023-01-21T00:38:00Z"/>
                <w:rFonts w:ascii="Times New Roman" w:hAnsi="Times New Roman" w:cs="Times New Roman"/>
                <w:sz w:val="20"/>
                <w:szCs w:val="20"/>
                <w:rPrChange w:id="6716" w:author="Mohammad Nayeem Hasan" w:date="2023-01-27T04:20:00Z">
                  <w:rPr>
                    <w:moveTo w:id="6717" w:author="Mohammad Nayeem Hasan" w:date="2023-01-21T00:38:00Z"/>
                    <w:rFonts w:ascii="Times New Roman" w:hAnsi="Times New Roman" w:cs="Times New Roman"/>
                    <w:sz w:val="24"/>
                    <w:szCs w:val="24"/>
                  </w:rPr>
                </w:rPrChange>
              </w:rPr>
              <w:pPrChange w:id="6718" w:author="Mohammad Nayeem Hasan" w:date="2023-01-21T14:56:00Z">
                <w:pPr>
                  <w:jc w:val="both"/>
                </w:pPr>
              </w:pPrChange>
            </w:pPr>
            <w:moveTo w:id="6719" w:author="Mohammad Nayeem Hasan" w:date="2023-01-21T00:38:00Z">
              <w:r w:rsidRPr="00200D44">
                <w:rPr>
                  <w:rFonts w:ascii="Times New Roman" w:hAnsi="Times New Roman" w:cs="Times New Roman"/>
                  <w:sz w:val="20"/>
                  <w:szCs w:val="20"/>
                  <w:rPrChange w:id="6720" w:author="Mohammad Nayeem Hasan" w:date="2023-01-27T04:20:00Z">
                    <w:rPr>
                      <w:rFonts w:ascii="Times New Roman" w:hAnsi="Times New Roman" w:cs="Times New Roman"/>
                      <w:sz w:val="24"/>
                      <w:szCs w:val="24"/>
                    </w:rPr>
                  </w:rPrChange>
                </w:rPr>
                <w:t>4571 (95.4)</w:t>
              </w:r>
            </w:moveTo>
          </w:p>
        </w:tc>
        <w:tc>
          <w:tcPr>
            <w:tcW w:w="435" w:type="pct"/>
            <w:vMerge/>
            <w:vAlign w:val="center"/>
          </w:tcPr>
          <w:p w14:paraId="18F1744A" w14:textId="77777777" w:rsidR="00C2040A" w:rsidRPr="00200D44" w:rsidRDefault="00C2040A">
            <w:pPr>
              <w:rPr>
                <w:moveTo w:id="6721" w:author="Mohammad Nayeem Hasan" w:date="2023-01-21T00:38:00Z"/>
                <w:rFonts w:ascii="Times New Roman" w:hAnsi="Times New Roman" w:cs="Times New Roman"/>
                <w:sz w:val="20"/>
                <w:szCs w:val="20"/>
                <w:rPrChange w:id="6722" w:author="Mohammad Nayeem Hasan" w:date="2023-01-27T04:20:00Z">
                  <w:rPr>
                    <w:moveTo w:id="6723" w:author="Mohammad Nayeem Hasan" w:date="2023-01-21T00:38:00Z"/>
                    <w:rFonts w:ascii="Times New Roman" w:hAnsi="Times New Roman" w:cs="Times New Roman"/>
                    <w:sz w:val="24"/>
                    <w:szCs w:val="24"/>
                  </w:rPr>
                </w:rPrChange>
              </w:rPr>
              <w:pPrChange w:id="6724" w:author="Mohammad Nayeem Hasan" w:date="2023-01-21T14:56:00Z">
                <w:pPr>
                  <w:jc w:val="both"/>
                </w:pPr>
              </w:pPrChange>
            </w:pPr>
          </w:p>
        </w:tc>
        <w:tc>
          <w:tcPr>
            <w:tcW w:w="389" w:type="pct"/>
            <w:vAlign w:val="center"/>
          </w:tcPr>
          <w:p w14:paraId="020704D7" w14:textId="77777777" w:rsidR="00C2040A" w:rsidRPr="00200D44" w:rsidRDefault="00C2040A">
            <w:pPr>
              <w:rPr>
                <w:moveTo w:id="6725" w:author="Mohammad Nayeem Hasan" w:date="2023-01-21T00:38:00Z"/>
                <w:rFonts w:ascii="Times New Roman" w:hAnsi="Times New Roman" w:cs="Times New Roman"/>
                <w:sz w:val="20"/>
                <w:szCs w:val="20"/>
                <w:rPrChange w:id="6726" w:author="Mohammad Nayeem Hasan" w:date="2023-01-27T04:20:00Z">
                  <w:rPr>
                    <w:moveTo w:id="6727" w:author="Mohammad Nayeem Hasan" w:date="2023-01-21T00:38:00Z"/>
                    <w:rFonts w:ascii="Times New Roman" w:hAnsi="Times New Roman" w:cs="Times New Roman"/>
                    <w:sz w:val="24"/>
                    <w:szCs w:val="24"/>
                  </w:rPr>
                </w:rPrChange>
              </w:rPr>
              <w:pPrChange w:id="6728" w:author="Mohammad Nayeem Hasan" w:date="2023-01-21T14:56:00Z">
                <w:pPr>
                  <w:jc w:val="both"/>
                </w:pPr>
              </w:pPrChange>
            </w:pPr>
            <w:moveTo w:id="6729" w:author="Mohammad Nayeem Hasan" w:date="2023-01-21T00:38:00Z">
              <w:r w:rsidRPr="00200D44">
                <w:rPr>
                  <w:rFonts w:ascii="Times New Roman" w:hAnsi="Times New Roman" w:cs="Times New Roman"/>
                  <w:sz w:val="20"/>
                  <w:szCs w:val="20"/>
                  <w:rPrChange w:id="6730" w:author="Mohammad Nayeem Hasan" w:date="2023-01-27T04:20:00Z">
                    <w:rPr>
                      <w:rFonts w:ascii="Times New Roman" w:hAnsi="Times New Roman" w:cs="Times New Roman"/>
                      <w:sz w:val="24"/>
                      <w:szCs w:val="24"/>
                    </w:rPr>
                  </w:rPrChange>
                </w:rPr>
                <w:t>380 (7.6)</w:t>
              </w:r>
            </w:moveTo>
          </w:p>
        </w:tc>
        <w:tc>
          <w:tcPr>
            <w:tcW w:w="445" w:type="pct"/>
            <w:vAlign w:val="center"/>
          </w:tcPr>
          <w:p w14:paraId="62516A4B" w14:textId="77777777" w:rsidR="00C2040A" w:rsidRPr="00200D44" w:rsidRDefault="00C2040A">
            <w:pPr>
              <w:rPr>
                <w:moveTo w:id="6731" w:author="Mohammad Nayeem Hasan" w:date="2023-01-21T00:38:00Z"/>
                <w:rFonts w:ascii="Times New Roman" w:hAnsi="Times New Roman" w:cs="Times New Roman"/>
                <w:sz w:val="20"/>
                <w:szCs w:val="20"/>
                <w:rPrChange w:id="6732" w:author="Mohammad Nayeem Hasan" w:date="2023-01-27T04:20:00Z">
                  <w:rPr>
                    <w:moveTo w:id="6733" w:author="Mohammad Nayeem Hasan" w:date="2023-01-21T00:38:00Z"/>
                    <w:rFonts w:ascii="Times New Roman" w:hAnsi="Times New Roman" w:cs="Times New Roman"/>
                    <w:sz w:val="24"/>
                    <w:szCs w:val="24"/>
                  </w:rPr>
                </w:rPrChange>
              </w:rPr>
              <w:pPrChange w:id="6734" w:author="Mohammad Nayeem Hasan" w:date="2023-01-21T14:56:00Z">
                <w:pPr>
                  <w:jc w:val="both"/>
                </w:pPr>
              </w:pPrChange>
            </w:pPr>
            <w:moveTo w:id="6735" w:author="Mohammad Nayeem Hasan" w:date="2023-01-21T00:38:00Z">
              <w:r w:rsidRPr="00200D44">
                <w:rPr>
                  <w:rFonts w:ascii="Times New Roman" w:hAnsi="Times New Roman" w:cs="Times New Roman"/>
                  <w:sz w:val="20"/>
                  <w:szCs w:val="20"/>
                  <w:rPrChange w:id="6736" w:author="Mohammad Nayeem Hasan" w:date="2023-01-27T04:20:00Z">
                    <w:rPr>
                      <w:rFonts w:ascii="Times New Roman" w:hAnsi="Times New Roman" w:cs="Times New Roman"/>
                      <w:sz w:val="24"/>
                      <w:szCs w:val="24"/>
                    </w:rPr>
                  </w:rPrChange>
                </w:rPr>
                <w:t>4651 (92.4)</w:t>
              </w:r>
            </w:moveTo>
          </w:p>
        </w:tc>
        <w:tc>
          <w:tcPr>
            <w:tcW w:w="435" w:type="pct"/>
            <w:vMerge/>
            <w:vAlign w:val="center"/>
          </w:tcPr>
          <w:p w14:paraId="6867B64F" w14:textId="77777777" w:rsidR="00C2040A" w:rsidRPr="00200D44" w:rsidRDefault="00C2040A">
            <w:pPr>
              <w:rPr>
                <w:moveTo w:id="6737" w:author="Mohammad Nayeem Hasan" w:date="2023-01-21T00:38:00Z"/>
                <w:rFonts w:ascii="Times New Roman" w:hAnsi="Times New Roman" w:cs="Times New Roman"/>
                <w:sz w:val="20"/>
                <w:szCs w:val="20"/>
                <w:rPrChange w:id="6738" w:author="Mohammad Nayeem Hasan" w:date="2023-01-27T04:20:00Z">
                  <w:rPr>
                    <w:moveTo w:id="6739" w:author="Mohammad Nayeem Hasan" w:date="2023-01-21T00:38:00Z"/>
                    <w:rFonts w:ascii="Times New Roman" w:hAnsi="Times New Roman" w:cs="Times New Roman"/>
                    <w:sz w:val="24"/>
                    <w:szCs w:val="24"/>
                  </w:rPr>
                </w:rPrChange>
              </w:rPr>
              <w:pPrChange w:id="6740" w:author="Mohammad Nayeem Hasan" w:date="2023-01-21T14:56:00Z">
                <w:pPr>
                  <w:jc w:val="both"/>
                </w:pPr>
              </w:pPrChange>
            </w:pPr>
          </w:p>
        </w:tc>
      </w:tr>
      <w:tr w:rsidR="004266B3" w:rsidRPr="004266B3" w14:paraId="4ACBF320" w14:textId="77777777" w:rsidTr="006875DA">
        <w:trPr>
          <w:trHeight w:val="138"/>
          <w:jc w:val="center"/>
        </w:trPr>
        <w:tc>
          <w:tcPr>
            <w:tcW w:w="788" w:type="pct"/>
            <w:vAlign w:val="center"/>
          </w:tcPr>
          <w:p w14:paraId="7352C6CD" w14:textId="77777777" w:rsidR="00C2040A" w:rsidRPr="00200D44" w:rsidRDefault="00C2040A">
            <w:pPr>
              <w:rPr>
                <w:moveTo w:id="6741" w:author="Mohammad Nayeem Hasan" w:date="2023-01-21T00:38:00Z"/>
                <w:rFonts w:ascii="Times New Roman" w:hAnsi="Times New Roman" w:cs="Times New Roman"/>
                <w:sz w:val="20"/>
                <w:szCs w:val="20"/>
                <w:rPrChange w:id="6742" w:author="Mohammad Nayeem Hasan" w:date="2023-01-27T04:20:00Z">
                  <w:rPr>
                    <w:moveTo w:id="6743" w:author="Mohammad Nayeem Hasan" w:date="2023-01-21T00:38:00Z"/>
                    <w:rFonts w:ascii="Times New Roman" w:hAnsi="Times New Roman" w:cs="Times New Roman"/>
                    <w:sz w:val="24"/>
                    <w:szCs w:val="24"/>
                  </w:rPr>
                </w:rPrChange>
              </w:rPr>
              <w:pPrChange w:id="6744" w:author="Mohammad Nayeem Hasan" w:date="2023-01-21T14:56:00Z">
                <w:pPr>
                  <w:jc w:val="both"/>
                </w:pPr>
              </w:pPrChange>
            </w:pPr>
            <w:moveTo w:id="6745" w:author="Mohammad Nayeem Hasan" w:date="2023-01-21T00:38:00Z">
              <w:r w:rsidRPr="00200D44">
                <w:rPr>
                  <w:rFonts w:ascii="Times New Roman" w:hAnsi="Times New Roman" w:cs="Times New Roman"/>
                  <w:sz w:val="20"/>
                  <w:szCs w:val="20"/>
                  <w:rPrChange w:id="6746" w:author="Mohammad Nayeem Hasan" w:date="2023-01-27T04:20:00Z">
                    <w:rPr>
                      <w:rFonts w:ascii="Times New Roman" w:hAnsi="Times New Roman" w:cs="Times New Roman"/>
                      <w:sz w:val="24"/>
                      <w:szCs w:val="24"/>
                    </w:rPr>
                  </w:rPrChange>
                </w:rPr>
                <w:t>Dhaka</w:t>
              </w:r>
            </w:moveTo>
          </w:p>
        </w:tc>
        <w:tc>
          <w:tcPr>
            <w:tcW w:w="445" w:type="pct"/>
            <w:vAlign w:val="center"/>
          </w:tcPr>
          <w:p w14:paraId="49A194B1" w14:textId="77777777" w:rsidR="00C2040A" w:rsidRPr="00200D44" w:rsidRDefault="00C2040A">
            <w:pPr>
              <w:rPr>
                <w:moveTo w:id="6747" w:author="Mohammad Nayeem Hasan" w:date="2023-01-21T00:38:00Z"/>
                <w:rFonts w:ascii="Times New Roman" w:hAnsi="Times New Roman" w:cs="Times New Roman"/>
                <w:sz w:val="20"/>
                <w:szCs w:val="20"/>
                <w:rPrChange w:id="6748" w:author="Mohammad Nayeem Hasan" w:date="2023-01-27T04:20:00Z">
                  <w:rPr>
                    <w:moveTo w:id="6749" w:author="Mohammad Nayeem Hasan" w:date="2023-01-21T00:38:00Z"/>
                    <w:rFonts w:ascii="Times New Roman" w:hAnsi="Times New Roman" w:cs="Times New Roman"/>
                    <w:sz w:val="24"/>
                    <w:szCs w:val="24"/>
                  </w:rPr>
                </w:rPrChange>
              </w:rPr>
              <w:pPrChange w:id="6750" w:author="Mohammad Nayeem Hasan" w:date="2023-01-21T14:56:00Z">
                <w:pPr>
                  <w:jc w:val="both"/>
                </w:pPr>
              </w:pPrChange>
            </w:pPr>
            <w:moveTo w:id="6751" w:author="Mohammad Nayeem Hasan" w:date="2023-01-21T00:38:00Z">
              <w:r w:rsidRPr="00200D44">
                <w:rPr>
                  <w:rFonts w:ascii="Times New Roman" w:hAnsi="Times New Roman" w:cs="Times New Roman"/>
                  <w:sz w:val="20"/>
                  <w:szCs w:val="20"/>
                  <w:rPrChange w:id="6752" w:author="Mohammad Nayeem Hasan" w:date="2023-01-27T04:20:00Z">
                    <w:rPr>
                      <w:rFonts w:ascii="Times New Roman" w:hAnsi="Times New Roman" w:cs="Times New Roman"/>
                      <w:sz w:val="24"/>
                      <w:szCs w:val="24"/>
                    </w:rPr>
                  </w:rPrChange>
                </w:rPr>
                <w:t>704 (7.1)</w:t>
              </w:r>
            </w:moveTo>
          </w:p>
        </w:tc>
        <w:tc>
          <w:tcPr>
            <w:tcW w:w="587" w:type="pct"/>
            <w:vAlign w:val="center"/>
          </w:tcPr>
          <w:p w14:paraId="56D22BA2" w14:textId="77777777" w:rsidR="00C2040A" w:rsidRPr="00200D44" w:rsidRDefault="00C2040A">
            <w:pPr>
              <w:rPr>
                <w:moveTo w:id="6753" w:author="Mohammad Nayeem Hasan" w:date="2023-01-21T00:38:00Z"/>
                <w:rFonts w:ascii="Times New Roman" w:hAnsi="Times New Roman" w:cs="Times New Roman"/>
                <w:sz w:val="20"/>
                <w:szCs w:val="20"/>
                <w:rPrChange w:id="6754" w:author="Mohammad Nayeem Hasan" w:date="2023-01-27T04:20:00Z">
                  <w:rPr>
                    <w:moveTo w:id="6755" w:author="Mohammad Nayeem Hasan" w:date="2023-01-21T00:38:00Z"/>
                    <w:rFonts w:ascii="Times New Roman" w:hAnsi="Times New Roman" w:cs="Times New Roman"/>
                    <w:sz w:val="24"/>
                    <w:szCs w:val="24"/>
                  </w:rPr>
                </w:rPrChange>
              </w:rPr>
              <w:pPrChange w:id="6756" w:author="Mohammad Nayeem Hasan" w:date="2023-01-21T14:56:00Z">
                <w:pPr>
                  <w:jc w:val="both"/>
                </w:pPr>
              </w:pPrChange>
            </w:pPr>
            <w:moveTo w:id="6757" w:author="Mohammad Nayeem Hasan" w:date="2023-01-21T00:38:00Z">
              <w:r w:rsidRPr="00200D44">
                <w:rPr>
                  <w:rFonts w:ascii="Times New Roman" w:hAnsi="Times New Roman" w:cs="Times New Roman"/>
                  <w:sz w:val="20"/>
                  <w:szCs w:val="20"/>
                  <w:rPrChange w:id="6758" w:author="Mohammad Nayeem Hasan" w:date="2023-01-27T04:20:00Z">
                    <w:rPr>
                      <w:rFonts w:ascii="Times New Roman" w:hAnsi="Times New Roman" w:cs="Times New Roman"/>
                      <w:sz w:val="24"/>
                      <w:szCs w:val="24"/>
                    </w:rPr>
                  </w:rPrChange>
                </w:rPr>
                <w:t>9228 (92.9)</w:t>
              </w:r>
            </w:moveTo>
          </w:p>
        </w:tc>
        <w:tc>
          <w:tcPr>
            <w:tcW w:w="689" w:type="pct"/>
            <w:vMerge/>
            <w:vAlign w:val="center"/>
          </w:tcPr>
          <w:p w14:paraId="57E0BDD1" w14:textId="77777777" w:rsidR="00C2040A" w:rsidRPr="00200D44" w:rsidRDefault="00C2040A">
            <w:pPr>
              <w:rPr>
                <w:moveTo w:id="6759" w:author="Mohammad Nayeem Hasan" w:date="2023-01-21T00:38:00Z"/>
                <w:rFonts w:ascii="Times New Roman" w:hAnsi="Times New Roman" w:cs="Times New Roman"/>
                <w:sz w:val="20"/>
                <w:szCs w:val="20"/>
                <w:rPrChange w:id="6760" w:author="Mohammad Nayeem Hasan" w:date="2023-01-27T04:20:00Z">
                  <w:rPr>
                    <w:moveTo w:id="6761" w:author="Mohammad Nayeem Hasan" w:date="2023-01-21T00:38:00Z"/>
                    <w:rFonts w:ascii="Times New Roman" w:hAnsi="Times New Roman" w:cs="Times New Roman"/>
                    <w:sz w:val="24"/>
                    <w:szCs w:val="24"/>
                  </w:rPr>
                </w:rPrChange>
              </w:rPr>
              <w:pPrChange w:id="6762" w:author="Mohammad Nayeem Hasan" w:date="2023-01-21T14:56:00Z">
                <w:pPr>
                  <w:jc w:val="both"/>
                </w:pPr>
              </w:pPrChange>
            </w:pPr>
          </w:p>
        </w:tc>
        <w:tc>
          <w:tcPr>
            <w:tcW w:w="389" w:type="pct"/>
            <w:vAlign w:val="center"/>
          </w:tcPr>
          <w:p w14:paraId="63DEDE34" w14:textId="77777777" w:rsidR="00C2040A" w:rsidRPr="00200D44" w:rsidRDefault="00C2040A">
            <w:pPr>
              <w:rPr>
                <w:moveTo w:id="6763" w:author="Mohammad Nayeem Hasan" w:date="2023-01-21T00:38:00Z"/>
                <w:rFonts w:ascii="Times New Roman" w:hAnsi="Times New Roman" w:cs="Times New Roman"/>
                <w:sz w:val="20"/>
                <w:szCs w:val="20"/>
                <w:rPrChange w:id="6764" w:author="Mohammad Nayeem Hasan" w:date="2023-01-27T04:20:00Z">
                  <w:rPr>
                    <w:moveTo w:id="6765" w:author="Mohammad Nayeem Hasan" w:date="2023-01-21T00:38:00Z"/>
                    <w:rFonts w:ascii="Times New Roman" w:hAnsi="Times New Roman" w:cs="Times New Roman"/>
                    <w:sz w:val="24"/>
                    <w:szCs w:val="24"/>
                  </w:rPr>
                </w:rPrChange>
              </w:rPr>
              <w:pPrChange w:id="6766" w:author="Mohammad Nayeem Hasan" w:date="2023-01-21T14:56:00Z">
                <w:pPr>
                  <w:jc w:val="both"/>
                </w:pPr>
              </w:pPrChange>
            </w:pPr>
            <w:moveTo w:id="6767" w:author="Mohammad Nayeem Hasan" w:date="2023-01-21T00:38:00Z">
              <w:r w:rsidRPr="00200D44">
                <w:rPr>
                  <w:rFonts w:ascii="Times New Roman" w:hAnsi="Times New Roman" w:cs="Times New Roman"/>
                  <w:sz w:val="20"/>
                  <w:szCs w:val="20"/>
                  <w:rPrChange w:id="6768" w:author="Mohammad Nayeem Hasan" w:date="2023-01-27T04:20:00Z">
                    <w:rPr>
                      <w:rFonts w:ascii="Times New Roman" w:hAnsi="Times New Roman" w:cs="Times New Roman"/>
                      <w:sz w:val="24"/>
                      <w:szCs w:val="24"/>
                    </w:rPr>
                  </w:rPrChange>
                </w:rPr>
                <w:t>224 (3.5)</w:t>
              </w:r>
            </w:moveTo>
          </w:p>
        </w:tc>
        <w:tc>
          <w:tcPr>
            <w:tcW w:w="398" w:type="pct"/>
            <w:vAlign w:val="center"/>
          </w:tcPr>
          <w:p w14:paraId="77FF6494" w14:textId="77777777" w:rsidR="00C2040A" w:rsidRPr="00200D44" w:rsidRDefault="00C2040A">
            <w:pPr>
              <w:rPr>
                <w:moveTo w:id="6769" w:author="Mohammad Nayeem Hasan" w:date="2023-01-21T00:38:00Z"/>
                <w:rFonts w:ascii="Times New Roman" w:hAnsi="Times New Roman" w:cs="Times New Roman"/>
                <w:sz w:val="20"/>
                <w:szCs w:val="20"/>
                <w:rPrChange w:id="6770" w:author="Mohammad Nayeem Hasan" w:date="2023-01-27T04:20:00Z">
                  <w:rPr>
                    <w:moveTo w:id="6771" w:author="Mohammad Nayeem Hasan" w:date="2023-01-21T00:38:00Z"/>
                    <w:rFonts w:ascii="Times New Roman" w:hAnsi="Times New Roman" w:cs="Times New Roman"/>
                    <w:sz w:val="24"/>
                    <w:szCs w:val="24"/>
                  </w:rPr>
                </w:rPrChange>
              </w:rPr>
              <w:pPrChange w:id="6772" w:author="Mohammad Nayeem Hasan" w:date="2023-01-21T14:56:00Z">
                <w:pPr>
                  <w:jc w:val="both"/>
                </w:pPr>
              </w:pPrChange>
            </w:pPr>
            <w:moveTo w:id="6773" w:author="Mohammad Nayeem Hasan" w:date="2023-01-21T00:38:00Z">
              <w:r w:rsidRPr="00200D44">
                <w:rPr>
                  <w:rFonts w:ascii="Times New Roman" w:hAnsi="Times New Roman" w:cs="Times New Roman"/>
                  <w:sz w:val="20"/>
                  <w:szCs w:val="20"/>
                  <w:rPrChange w:id="6774" w:author="Mohammad Nayeem Hasan" w:date="2023-01-27T04:20:00Z">
                    <w:rPr>
                      <w:rFonts w:ascii="Times New Roman" w:hAnsi="Times New Roman" w:cs="Times New Roman"/>
                      <w:sz w:val="24"/>
                      <w:szCs w:val="24"/>
                    </w:rPr>
                  </w:rPrChange>
                </w:rPr>
                <w:t>6231 (96.5)</w:t>
              </w:r>
            </w:moveTo>
          </w:p>
        </w:tc>
        <w:tc>
          <w:tcPr>
            <w:tcW w:w="435" w:type="pct"/>
            <w:vMerge/>
            <w:vAlign w:val="center"/>
          </w:tcPr>
          <w:p w14:paraId="1BC26CFE" w14:textId="77777777" w:rsidR="00C2040A" w:rsidRPr="00200D44" w:rsidRDefault="00C2040A">
            <w:pPr>
              <w:rPr>
                <w:moveTo w:id="6775" w:author="Mohammad Nayeem Hasan" w:date="2023-01-21T00:38:00Z"/>
                <w:rFonts w:ascii="Times New Roman" w:hAnsi="Times New Roman" w:cs="Times New Roman"/>
                <w:sz w:val="20"/>
                <w:szCs w:val="20"/>
                <w:rPrChange w:id="6776" w:author="Mohammad Nayeem Hasan" w:date="2023-01-27T04:20:00Z">
                  <w:rPr>
                    <w:moveTo w:id="6777" w:author="Mohammad Nayeem Hasan" w:date="2023-01-21T00:38:00Z"/>
                    <w:rFonts w:ascii="Times New Roman" w:hAnsi="Times New Roman" w:cs="Times New Roman"/>
                    <w:sz w:val="24"/>
                    <w:szCs w:val="24"/>
                  </w:rPr>
                </w:rPrChange>
              </w:rPr>
              <w:pPrChange w:id="6778" w:author="Mohammad Nayeem Hasan" w:date="2023-01-21T14:56:00Z">
                <w:pPr>
                  <w:jc w:val="both"/>
                </w:pPr>
              </w:pPrChange>
            </w:pPr>
          </w:p>
        </w:tc>
        <w:tc>
          <w:tcPr>
            <w:tcW w:w="389" w:type="pct"/>
            <w:vAlign w:val="center"/>
          </w:tcPr>
          <w:p w14:paraId="0CDBFD0E" w14:textId="77777777" w:rsidR="00C2040A" w:rsidRPr="00200D44" w:rsidRDefault="00C2040A">
            <w:pPr>
              <w:rPr>
                <w:moveTo w:id="6779" w:author="Mohammad Nayeem Hasan" w:date="2023-01-21T00:38:00Z"/>
                <w:rFonts w:ascii="Times New Roman" w:hAnsi="Times New Roman" w:cs="Times New Roman"/>
                <w:sz w:val="20"/>
                <w:szCs w:val="20"/>
                <w:rPrChange w:id="6780" w:author="Mohammad Nayeem Hasan" w:date="2023-01-27T04:20:00Z">
                  <w:rPr>
                    <w:moveTo w:id="6781" w:author="Mohammad Nayeem Hasan" w:date="2023-01-21T00:38:00Z"/>
                    <w:rFonts w:ascii="Times New Roman" w:hAnsi="Times New Roman" w:cs="Times New Roman"/>
                    <w:sz w:val="24"/>
                    <w:szCs w:val="24"/>
                  </w:rPr>
                </w:rPrChange>
              </w:rPr>
              <w:pPrChange w:id="6782" w:author="Mohammad Nayeem Hasan" w:date="2023-01-21T14:56:00Z">
                <w:pPr>
                  <w:jc w:val="both"/>
                </w:pPr>
              </w:pPrChange>
            </w:pPr>
            <w:moveTo w:id="6783" w:author="Mohammad Nayeem Hasan" w:date="2023-01-21T00:38:00Z">
              <w:r w:rsidRPr="00200D44">
                <w:rPr>
                  <w:rFonts w:ascii="Times New Roman" w:hAnsi="Times New Roman" w:cs="Times New Roman"/>
                  <w:sz w:val="20"/>
                  <w:szCs w:val="20"/>
                  <w:rPrChange w:id="6784" w:author="Mohammad Nayeem Hasan" w:date="2023-01-27T04:20:00Z">
                    <w:rPr>
                      <w:rFonts w:ascii="Times New Roman" w:hAnsi="Times New Roman" w:cs="Times New Roman"/>
                      <w:sz w:val="24"/>
                      <w:szCs w:val="24"/>
                    </w:rPr>
                  </w:rPrChange>
                </w:rPr>
                <w:t>311 (5.7)</w:t>
              </w:r>
            </w:moveTo>
          </w:p>
        </w:tc>
        <w:tc>
          <w:tcPr>
            <w:tcW w:w="445" w:type="pct"/>
            <w:vAlign w:val="center"/>
          </w:tcPr>
          <w:p w14:paraId="6E87BF13" w14:textId="77777777" w:rsidR="00C2040A" w:rsidRPr="00200D44" w:rsidRDefault="00C2040A">
            <w:pPr>
              <w:rPr>
                <w:moveTo w:id="6785" w:author="Mohammad Nayeem Hasan" w:date="2023-01-21T00:38:00Z"/>
                <w:rFonts w:ascii="Times New Roman" w:hAnsi="Times New Roman" w:cs="Times New Roman"/>
                <w:sz w:val="20"/>
                <w:szCs w:val="20"/>
                <w:rPrChange w:id="6786" w:author="Mohammad Nayeem Hasan" w:date="2023-01-27T04:20:00Z">
                  <w:rPr>
                    <w:moveTo w:id="6787" w:author="Mohammad Nayeem Hasan" w:date="2023-01-21T00:38:00Z"/>
                    <w:rFonts w:ascii="Times New Roman" w:hAnsi="Times New Roman" w:cs="Times New Roman"/>
                    <w:sz w:val="24"/>
                    <w:szCs w:val="24"/>
                  </w:rPr>
                </w:rPrChange>
              </w:rPr>
              <w:pPrChange w:id="6788" w:author="Mohammad Nayeem Hasan" w:date="2023-01-21T14:56:00Z">
                <w:pPr>
                  <w:jc w:val="both"/>
                </w:pPr>
              </w:pPrChange>
            </w:pPr>
            <w:moveTo w:id="6789" w:author="Mohammad Nayeem Hasan" w:date="2023-01-21T00:38:00Z">
              <w:r w:rsidRPr="00200D44">
                <w:rPr>
                  <w:rFonts w:ascii="Times New Roman" w:hAnsi="Times New Roman" w:cs="Times New Roman"/>
                  <w:sz w:val="20"/>
                  <w:szCs w:val="20"/>
                  <w:rPrChange w:id="6790" w:author="Mohammad Nayeem Hasan" w:date="2023-01-27T04:20:00Z">
                    <w:rPr>
                      <w:rFonts w:ascii="Times New Roman" w:hAnsi="Times New Roman" w:cs="Times New Roman"/>
                      <w:sz w:val="24"/>
                      <w:szCs w:val="24"/>
                    </w:rPr>
                  </w:rPrChange>
                </w:rPr>
                <w:t>5177 (94.3)</w:t>
              </w:r>
            </w:moveTo>
          </w:p>
        </w:tc>
        <w:tc>
          <w:tcPr>
            <w:tcW w:w="435" w:type="pct"/>
            <w:vMerge/>
            <w:vAlign w:val="center"/>
          </w:tcPr>
          <w:p w14:paraId="68BA368F" w14:textId="77777777" w:rsidR="00C2040A" w:rsidRPr="00200D44" w:rsidRDefault="00C2040A">
            <w:pPr>
              <w:rPr>
                <w:moveTo w:id="6791" w:author="Mohammad Nayeem Hasan" w:date="2023-01-21T00:38:00Z"/>
                <w:rFonts w:ascii="Times New Roman" w:hAnsi="Times New Roman" w:cs="Times New Roman"/>
                <w:sz w:val="20"/>
                <w:szCs w:val="20"/>
                <w:rPrChange w:id="6792" w:author="Mohammad Nayeem Hasan" w:date="2023-01-27T04:20:00Z">
                  <w:rPr>
                    <w:moveTo w:id="6793" w:author="Mohammad Nayeem Hasan" w:date="2023-01-21T00:38:00Z"/>
                    <w:rFonts w:ascii="Times New Roman" w:hAnsi="Times New Roman" w:cs="Times New Roman"/>
                    <w:sz w:val="24"/>
                    <w:szCs w:val="24"/>
                  </w:rPr>
                </w:rPrChange>
              </w:rPr>
              <w:pPrChange w:id="6794" w:author="Mohammad Nayeem Hasan" w:date="2023-01-21T14:56:00Z">
                <w:pPr>
                  <w:jc w:val="both"/>
                </w:pPr>
              </w:pPrChange>
            </w:pPr>
          </w:p>
        </w:tc>
      </w:tr>
      <w:tr w:rsidR="004266B3" w:rsidRPr="004266B3" w14:paraId="07277206" w14:textId="77777777" w:rsidTr="006875DA">
        <w:trPr>
          <w:trHeight w:val="138"/>
          <w:jc w:val="center"/>
        </w:trPr>
        <w:tc>
          <w:tcPr>
            <w:tcW w:w="788" w:type="pct"/>
            <w:vAlign w:val="center"/>
          </w:tcPr>
          <w:p w14:paraId="0D3AF10A" w14:textId="77777777" w:rsidR="00C2040A" w:rsidRPr="00200D44" w:rsidRDefault="00C2040A">
            <w:pPr>
              <w:rPr>
                <w:moveTo w:id="6795" w:author="Mohammad Nayeem Hasan" w:date="2023-01-21T00:38:00Z"/>
                <w:rFonts w:ascii="Times New Roman" w:hAnsi="Times New Roman" w:cs="Times New Roman"/>
                <w:sz w:val="20"/>
                <w:szCs w:val="20"/>
                <w:rPrChange w:id="6796" w:author="Mohammad Nayeem Hasan" w:date="2023-01-27T04:20:00Z">
                  <w:rPr>
                    <w:moveTo w:id="6797" w:author="Mohammad Nayeem Hasan" w:date="2023-01-21T00:38:00Z"/>
                    <w:rFonts w:ascii="Times New Roman" w:hAnsi="Times New Roman" w:cs="Times New Roman"/>
                    <w:sz w:val="24"/>
                    <w:szCs w:val="24"/>
                  </w:rPr>
                </w:rPrChange>
              </w:rPr>
              <w:pPrChange w:id="6798" w:author="Mohammad Nayeem Hasan" w:date="2023-01-21T14:56:00Z">
                <w:pPr>
                  <w:jc w:val="both"/>
                </w:pPr>
              </w:pPrChange>
            </w:pPr>
            <w:moveTo w:id="6799" w:author="Mohammad Nayeem Hasan" w:date="2023-01-21T00:38:00Z">
              <w:r w:rsidRPr="00200D44">
                <w:rPr>
                  <w:rFonts w:ascii="Times New Roman" w:hAnsi="Times New Roman" w:cs="Times New Roman"/>
                  <w:sz w:val="20"/>
                  <w:szCs w:val="20"/>
                  <w:rPrChange w:id="6800" w:author="Mohammad Nayeem Hasan" w:date="2023-01-27T04:20:00Z">
                    <w:rPr>
                      <w:rFonts w:ascii="Times New Roman" w:hAnsi="Times New Roman" w:cs="Times New Roman"/>
                      <w:sz w:val="24"/>
                      <w:szCs w:val="24"/>
                    </w:rPr>
                  </w:rPrChange>
                </w:rPr>
                <w:t>Khulna</w:t>
              </w:r>
            </w:moveTo>
          </w:p>
        </w:tc>
        <w:tc>
          <w:tcPr>
            <w:tcW w:w="445" w:type="pct"/>
            <w:vAlign w:val="center"/>
          </w:tcPr>
          <w:p w14:paraId="293DBB04" w14:textId="77777777" w:rsidR="00C2040A" w:rsidRPr="00200D44" w:rsidRDefault="00C2040A">
            <w:pPr>
              <w:rPr>
                <w:moveTo w:id="6801" w:author="Mohammad Nayeem Hasan" w:date="2023-01-21T00:38:00Z"/>
                <w:rFonts w:ascii="Times New Roman" w:hAnsi="Times New Roman" w:cs="Times New Roman"/>
                <w:sz w:val="20"/>
                <w:szCs w:val="20"/>
                <w:rPrChange w:id="6802" w:author="Mohammad Nayeem Hasan" w:date="2023-01-27T04:20:00Z">
                  <w:rPr>
                    <w:moveTo w:id="6803" w:author="Mohammad Nayeem Hasan" w:date="2023-01-21T00:38:00Z"/>
                    <w:rFonts w:ascii="Times New Roman" w:hAnsi="Times New Roman" w:cs="Times New Roman"/>
                    <w:sz w:val="24"/>
                    <w:szCs w:val="24"/>
                  </w:rPr>
                </w:rPrChange>
              </w:rPr>
              <w:pPrChange w:id="6804" w:author="Mohammad Nayeem Hasan" w:date="2023-01-21T14:56:00Z">
                <w:pPr>
                  <w:jc w:val="both"/>
                </w:pPr>
              </w:pPrChange>
            </w:pPr>
            <w:moveTo w:id="6805" w:author="Mohammad Nayeem Hasan" w:date="2023-01-21T00:38:00Z">
              <w:r w:rsidRPr="00200D44">
                <w:rPr>
                  <w:rFonts w:ascii="Times New Roman" w:hAnsi="Times New Roman" w:cs="Times New Roman"/>
                  <w:sz w:val="20"/>
                  <w:szCs w:val="20"/>
                  <w:rPrChange w:id="6806" w:author="Mohammad Nayeem Hasan" w:date="2023-01-27T04:20:00Z">
                    <w:rPr>
                      <w:rFonts w:ascii="Times New Roman" w:hAnsi="Times New Roman" w:cs="Times New Roman"/>
                      <w:sz w:val="24"/>
                      <w:szCs w:val="24"/>
                    </w:rPr>
                  </w:rPrChange>
                </w:rPr>
                <w:t>139 (4.4)</w:t>
              </w:r>
            </w:moveTo>
          </w:p>
        </w:tc>
        <w:tc>
          <w:tcPr>
            <w:tcW w:w="587" w:type="pct"/>
            <w:vAlign w:val="center"/>
          </w:tcPr>
          <w:p w14:paraId="403C4CA3" w14:textId="77777777" w:rsidR="00C2040A" w:rsidRPr="00200D44" w:rsidRDefault="00C2040A">
            <w:pPr>
              <w:rPr>
                <w:moveTo w:id="6807" w:author="Mohammad Nayeem Hasan" w:date="2023-01-21T00:38:00Z"/>
                <w:rFonts w:ascii="Times New Roman" w:hAnsi="Times New Roman" w:cs="Times New Roman"/>
                <w:sz w:val="20"/>
                <w:szCs w:val="20"/>
                <w:rPrChange w:id="6808" w:author="Mohammad Nayeem Hasan" w:date="2023-01-27T04:20:00Z">
                  <w:rPr>
                    <w:moveTo w:id="6809" w:author="Mohammad Nayeem Hasan" w:date="2023-01-21T00:38:00Z"/>
                    <w:rFonts w:ascii="Times New Roman" w:hAnsi="Times New Roman" w:cs="Times New Roman"/>
                    <w:sz w:val="24"/>
                    <w:szCs w:val="24"/>
                  </w:rPr>
                </w:rPrChange>
              </w:rPr>
              <w:pPrChange w:id="6810" w:author="Mohammad Nayeem Hasan" w:date="2023-01-21T14:56:00Z">
                <w:pPr>
                  <w:jc w:val="both"/>
                </w:pPr>
              </w:pPrChange>
            </w:pPr>
            <w:moveTo w:id="6811" w:author="Mohammad Nayeem Hasan" w:date="2023-01-21T00:38:00Z">
              <w:r w:rsidRPr="00200D44">
                <w:rPr>
                  <w:rFonts w:ascii="Times New Roman" w:hAnsi="Times New Roman" w:cs="Times New Roman"/>
                  <w:sz w:val="20"/>
                  <w:szCs w:val="20"/>
                  <w:rPrChange w:id="6812" w:author="Mohammad Nayeem Hasan" w:date="2023-01-27T04:20:00Z">
                    <w:rPr>
                      <w:rFonts w:ascii="Times New Roman" w:hAnsi="Times New Roman" w:cs="Times New Roman"/>
                      <w:sz w:val="24"/>
                      <w:szCs w:val="24"/>
                    </w:rPr>
                  </w:rPrChange>
                </w:rPr>
                <w:t>3008 (95.6)</w:t>
              </w:r>
            </w:moveTo>
          </w:p>
        </w:tc>
        <w:tc>
          <w:tcPr>
            <w:tcW w:w="689" w:type="pct"/>
            <w:vMerge/>
            <w:vAlign w:val="center"/>
          </w:tcPr>
          <w:p w14:paraId="6454EE4B" w14:textId="77777777" w:rsidR="00C2040A" w:rsidRPr="00200D44" w:rsidRDefault="00C2040A">
            <w:pPr>
              <w:rPr>
                <w:moveTo w:id="6813" w:author="Mohammad Nayeem Hasan" w:date="2023-01-21T00:38:00Z"/>
                <w:rFonts w:ascii="Times New Roman" w:hAnsi="Times New Roman" w:cs="Times New Roman"/>
                <w:sz w:val="20"/>
                <w:szCs w:val="20"/>
                <w:rPrChange w:id="6814" w:author="Mohammad Nayeem Hasan" w:date="2023-01-27T04:20:00Z">
                  <w:rPr>
                    <w:moveTo w:id="6815" w:author="Mohammad Nayeem Hasan" w:date="2023-01-21T00:38:00Z"/>
                    <w:rFonts w:ascii="Times New Roman" w:hAnsi="Times New Roman" w:cs="Times New Roman"/>
                    <w:sz w:val="24"/>
                    <w:szCs w:val="24"/>
                  </w:rPr>
                </w:rPrChange>
              </w:rPr>
              <w:pPrChange w:id="6816" w:author="Mohammad Nayeem Hasan" w:date="2023-01-21T14:56:00Z">
                <w:pPr>
                  <w:jc w:val="both"/>
                </w:pPr>
              </w:pPrChange>
            </w:pPr>
          </w:p>
        </w:tc>
        <w:tc>
          <w:tcPr>
            <w:tcW w:w="389" w:type="pct"/>
            <w:vAlign w:val="center"/>
          </w:tcPr>
          <w:p w14:paraId="29468E5C" w14:textId="77777777" w:rsidR="00C2040A" w:rsidRPr="00200D44" w:rsidRDefault="00C2040A">
            <w:pPr>
              <w:rPr>
                <w:moveTo w:id="6817" w:author="Mohammad Nayeem Hasan" w:date="2023-01-21T00:38:00Z"/>
                <w:rFonts w:ascii="Times New Roman" w:hAnsi="Times New Roman" w:cs="Times New Roman"/>
                <w:sz w:val="20"/>
                <w:szCs w:val="20"/>
                <w:rPrChange w:id="6818" w:author="Mohammad Nayeem Hasan" w:date="2023-01-27T04:20:00Z">
                  <w:rPr>
                    <w:moveTo w:id="6819" w:author="Mohammad Nayeem Hasan" w:date="2023-01-21T00:38:00Z"/>
                    <w:rFonts w:ascii="Times New Roman" w:hAnsi="Times New Roman" w:cs="Times New Roman"/>
                    <w:sz w:val="24"/>
                    <w:szCs w:val="24"/>
                  </w:rPr>
                </w:rPrChange>
              </w:rPr>
              <w:pPrChange w:id="6820" w:author="Mohammad Nayeem Hasan" w:date="2023-01-21T14:56:00Z">
                <w:pPr>
                  <w:jc w:val="both"/>
                </w:pPr>
              </w:pPrChange>
            </w:pPr>
            <w:moveTo w:id="6821" w:author="Mohammad Nayeem Hasan" w:date="2023-01-21T00:38:00Z">
              <w:r w:rsidRPr="00200D44">
                <w:rPr>
                  <w:rFonts w:ascii="Times New Roman" w:hAnsi="Times New Roman" w:cs="Times New Roman"/>
                  <w:sz w:val="20"/>
                  <w:szCs w:val="20"/>
                  <w:rPrChange w:id="6822" w:author="Mohammad Nayeem Hasan" w:date="2023-01-27T04:20:00Z">
                    <w:rPr>
                      <w:rFonts w:ascii="Times New Roman" w:hAnsi="Times New Roman" w:cs="Times New Roman"/>
                      <w:sz w:val="24"/>
                      <w:szCs w:val="24"/>
                    </w:rPr>
                  </w:rPrChange>
                </w:rPr>
                <w:t>67 (3.3)</w:t>
              </w:r>
            </w:moveTo>
          </w:p>
        </w:tc>
        <w:tc>
          <w:tcPr>
            <w:tcW w:w="398" w:type="pct"/>
            <w:vAlign w:val="center"/>
          </w:tcPr>
          <w:p w14:paraId="12D03478" w14:textId="77777777" w:rsidR="00C2040A" w:rsidRPr="00200D44" w:rsidRDefault="00C2040A">
            <w:pPr>
              <w:rPr>
                <w:moveTo w:id="6823" w:author="Mohammad Nayeem Hasan" w:date="2023-01-21T00:38:00Z"/>
                <w:rFonts w:ascii="Times New Roman" w:hAnsi="Times New Roman" w:cs="Times New Roman"/>
                <w:sz w:val="20"/>
                <w:szCs w:val="20"/>
                <w:rPrChange w:id="6824" w:author="Mohammad Nayeem Hasan" w:date="2023-01-27T04:20:00Z">
                  <w:rPr>
                    <w:moveTo w:id="6825" w:author="Mohammad Nayeem Hasan" w:date="2023-01-21T00:38:00Z"/>
                    <w:rFonts w:ascii="Times New Roman" w:hAnsi="Times New Roman" w:cs="Times New Roman"/>
                    <w:sz w:val="24"/>
                    <w:szCs w:val="24"/>
                  </w:rPr>
                </w:rPrChange>
              </w:rPr>
              <w:pPrChange w:id="6826" w:author="Mohammad Nayeem Hasan" w:date="2023-01-21T14:56:00Z">
                <w:pPr>
                  <w:jc w:val="both"/>
                </w:pPr>
              </w:pPrChange>
            </w:pPr>
            <w:moveTo w:id="6827" w:author="Mohammad Nayeem Hasan" w:date="2023-01-21T00:38:00Z">
              <w:r w:rsidRPr="00200D44">
                <w:rPr>
                  <w:rFonts w:ascii="Times New Roman" w:hAnsi="Times New Roman" w:cs="Times New Roman"/>
                  <w:sz w:val="20"/>
                  <w:szCs w:val="20"/>
                  <w:rPrChange w:id="6828" w:author="Mohammad Nayeem Hasan" w:date="2023-01-27T04:20:00Z">
                    <w:rPr>
                      <w:rFonts w:ascii="Times New Roman" w:hAnsi="Times New Roman" w:cs="Times New Roman"/>
                      <w:sz w:val="24"/>
                      <w:szCs w:val="24"/>
                    </w:rPr>
                  </w:rPrChange>
                </w:rPr>
                <w:t>1942 (96.7)</w:t>
              </w:r>
            </w:moveTo>
          </w:p>
        </w:tc>
        <w:tc>
          <w:tcPr>
            <w:tcW w:w="435" w:type="pct"/>
            <w:vMerge/>
            <w:vAlign w:val="center"/>
          </w:tcPr>
          <w:p w14:paraId="5879994A" w14:textId="77777777" w:rsidR="00C2040A" w:rsidRPr="00200D44" w:rsidRDefault="00C2040A">
            <w:pPr>
              <w:rPr>
                <w:moveTo w:id="6829" w:author="Mohammad Nayeem Hasan" w:date="2023-01-21T00:38:00Z"/>
                <w:rFonts w:ascii="Times New Roman" w:hAnsi="Times New Roman" w:cs="Times New Roman"/>
                <w:sz w:val="20"/>
                <w:szCs w:val="20"/>
                <w:rPrChange w:id="6830" w:author="Mohammad Nayeem Hasan" w:date="2023-01-27T04:20:00Z">
                  <w:rPr>
                    <w:moveTo w:id="6831" w:author="Mohammad Nayeem Hasan" w:date="2023-01-21T00:38:00Z"/>
                    <w:rFonts w:ascii="Times New Roman" w:hAnsi="Times New Roman" w:cs="Times New Roman"/>
                    <w:sz w:val="24"/>
                    <w:szCs w:val="24"/>
                  </w:rPr>
                </w:rPrChange>
              </w:rPr>
              <w:pPrChange w:id="6832" w:author="Mohammad Nayeem Hasan" w:date="2023-01-21T14:56:00Z">
                <w:pPr>
                  <w:jc w:val="both"/>
                </w:pPr>
              </w:pPrChange>
            </w:pPr>
          </w:p>
        </w:tc>
        <w:tc>
          <w:tcPr>
            <w:tcW w:w="389" w:type="pct"/>
            <w:vAlign w:val="center"/>
          </w:tcPr>
          <w:p w14:paraId="4BFA807A" w14:textId="77777777" w:rsidR="00C2040A" w:rsidRPr="00200D44" w:rsidRDefault="00C2040A">
            <w:pPr>
              <w:rPr>
                <w:moveTo w:id="6833" w:author="Mohammad Nayeem Hasan" w:date="2023-01-21T00:38:00Z"/>
                <w:rFonts w:ascii="Times New Roman" w:hAnsi="Times New Roman" w:cs="Times New Roman"/>
                <w:sz w:val="20"/>
                <w:szCs w:val="20"/>
                <w:rPrChange w:id="6834" w:author="Mohammad Nayeem Hasan" w:date="2023-01-27T04:20:00Z">
                  <w:rPr>
                    <w:moveTo w:id="6835" w:author="Mohammad Nayeem Hasan" w:date="2023-01-21T00:38:00Z"/>
                    <w:rFonts w:ascii="Times New Roman" w:hAnsi="Times New Roman" w:cs="Times New Roman"/>
                    <w:sz w:val="24"/>
                    <w:szCs w:val="24"/>
                  </w:rPr>
                </w:rPrChange>
              </w:rPr>
              <w:pPrChange w:id="6836" w:author="Mohammad Nayeem Hasan" w:date="2023-01-21T14:56:00Z">
                <w:pPr>
                  <w:jc w:val="both"/>
                </w:pPr>
              </w:pPrChange>
            </w:pPr>
            <w:moveTo w:id="6837" w:author="Mohammad Nayeem Hasan" w:date="2023-01-21T00:38:00Z">
              <w:r w:rsidRPr="00200D44">
                <w:rPr>
                  <w:rFonts w:ascii="Times New Roman" w:hAnsi="Times New Roman" w:cs="Times New Roman"/>
                  <w:sz w:val="20"/>
                  <w:szCs w:val="20"/>
                  <w:rPrChange w:id="6838" w:author="Mohammad Nayeem Hasan" w:date="2023-01-27T04:20:00Z">
                    <w:rPr>
                      <w:rFonts w:ascii="Times New Roman" w:hAnsi="Times New Roman" w:cs="Times New Roman"/>
                      <w:sz w:val="24"/>
                      <w:szCs w:val="24"/>
                    </w:rPr>
                  </w:rPrChange>
                </w:rPr>
                <w:t>155 (6.5)</w:t>
              </w:r>
            </w:moveTo>
          </w:p>
        </w:tc>
        <w:tc>
          <w:tcPr>
            <w:tcW w:w="445" w:type="pct"/>
            <w:vAlign w:val="center"/>
          </w:tcPr>
          <w:p w14:paraId="641FA4EE" w14:textId="77777777" w:rsidR="00C2040A" w:rsidRPr="00200D44" w:rsidRDefault="00C2040A">
            <w:pPr>
              <w:rPr>
                <w:moveTo w:id="6839" w:author="Mohammad Nayeem Hasan" w:date="2023-01-21T00:38:00Z"/>
                <w:rFonts w:ascii="Times New Roman" w:hAnsi="Times New Roman" w:cs="Times New Roman"/>
                <w:sz w:val="20"/>
                <w:szCs w:val="20"/>
                <w:rPrChange w:id="6840" w:author="Mohammad Nayeem Hasan" w:date="2023-01-27T04:20:00Z">
                  <w:rPr>
                    <w:moveTo w:id="6841" w:author="Mohammad Nayeem Hasan" w:date="2023-01-21T00:38:00Z"/>
                    <w:rFonts w:ascii="Times New Roman" w:hAnsi="Times New Roman" w:cs="Times New Roman"/>
                    <w:sz w:val="24"/>
                    <w:szCs w:val="24"/>
                  </w:rPr>
                </w:rPrChange>
              </w:rPr>
              <w:pPrChange w:id="6842" w:author="Mohammad Nayeem Hasan" w:date="2023-01-21T14:56:00Z">
                <w:pPr>
                  <w:jc w:val="both"/>
                </w:pPr>
              </w:pPrChange>
            </w:pPr>
            <w:moveTo w:id="6843" w:author="Mohammad Nayeem Hasan" w:date="2023-01-21T00:38:00Z">
              <w:r w:rsidRPr="00200D44">
                <w:rPr>
                  <w:rFonts w:ascii="Times New Roman" w:hAnsi="Times New Roman" w:cs="Times New Roman"/>
                  <w:sz w:val="20"/>
                  <w:szCs w:val="20"/>
                  <w:rPrChange w:id="6844" w:author="Mohammad Nayeem Hasan" w:date="2023-01-27T04:20:00Z">
                    <w:rPr>
                      <w:rFonts w:ascii="Times New Roman" w:hAnsi="Times New Roman" w:cs="Times New Roman"/>
                      <w:sz w:val="24"/>
                      <w:szCs w:val="24"/>
                    </w:rPr>
                  </w:rPrChange>
                </w:rPr>
                <w:t>2238 (93.5)</w:t>
              </w:r>
            </w:moveTo>
          </w:p>
        </w:tc>
        <w:tc>
          <w:tcPr>
            <w:tcW w:w="435" w:type="pct"/>
            <w:vMerge/>
            <w:vAlign w:val="center"/>
          </w:tcPr>
          <w:p w14:paraId="2D072BC8" w14:textId="77777777" w:rsidR="00C2040A" w:rsidRPr="00200D44" w:rsidRDefault="00C2040A">
            <w:pPr>
              <w:rPr>
                <w:moveTo w:id="6845" w:author="Mohammad Nayeem Hasan" w:date="2023-01-21T00:38:00Z"/>
                <w:rFonts w:ascii="Times New Roman" w:hAnsi="Times New Roman" w:cs="Times New Roman"/>
                <w:sz w:val="20"/>
                <w:szCs w:val="20"/>
                <w:rPrChange w:id="6846" w:author="Mohammad Nayeem Hasan" w:date="2023-01-27T04:20:00Z">
                  <w:rPr>
                    <w:moveTo w:id="6847" w:author="Mohammad Nayeem Hasan" w:date="2023-01-21T00:38:00Z"/>
                    <w:rFonts w:ascii="Times New Roman" w:hAnsi="Times New Roman" w:cs="Times New Roman"/>
                    <w:sz w:val="24"/>
                    <w:szCs w:val="24"/>
                  </w:rPr>
                </w:rPrChange>
              </w:rPr>
              <w:pPrChange w:id="6848" w:author="Mohammad Nayeem Hasan" w:date="2023-01-21T14:56:00Z">
                <w:pPr>
                  <w:jc w:val="both"/>
                </w:pPr>
              </w:pPrChange>
            </w:pPr>
          </w:p>
        </w:tc>
      </w:tr>
      <w:tr w:rsidR="004266B3" w:rsidRPr="004266B3" w14:paraId="102C0122" w14:textId="77777777" w:rsidTr="006875DA">
        <w:trPr>
          <w:trHeight w:val="138"/>
          <w:jc w:val="center"/>
        </w:trPr>
        <w:tc>
          <w:tcPr>
            <w:tcW w:w="788" w:type="pct"/>
            <w:vAlign w:val="center"/>
          </w:tcPr>
          <w:p w14:paraId="0F4E05E8" w14:textId="77777777" w:rsidR="00C2040A" w:rsidRPr="00200D44" w:rsidRDefault="00C2040A">
            <w:pPr>
              <w:rPr>
                <w:moveTo w:id="6849" w:author="Mohammad Nayeem Hasan" w:date="2023-01-21T00:38:00Z"/>
                <w:rFonts w:ascii="Times New Roman" w:hAnsi="Times New Roman" w:cs="Times New Roman"/>
                <w:sz w:val="20"/>
                <w:szCs w:val="20"/>
                <w:rPrChange w:id="6850" w:author="Mohammad Nayeem Hasan" w:date="2023-01-27T04:20:00Z">
                  <w:rPr>
                    <w:moveTo w:id="6851" w:author="Mohammad Nayeem Hasan" w:date="2023-01-21T00:38:00Z"/>
                    <w:rFonts w:ascii="Times New Roman" w:hAnsi="Times New Roman" w:cs="Times New Roman"/>
                    <w:sz w:val="24"/>
                    <w:szCs w:val="24"/>
                  </w:rPr>
                </w:rPrChange>
              </w:rPr>
              <w:pPrChange w:id="6852" w:author="Mohammad Nayeem Hasan" w:date="2023-01-21T14:56:00Z">
                <w:pPr>
                  <w:jc w:val="both"/>
                </w:pPr>
              </w:pPrChange>
            </w:pPr>
            <w:moveTo w:id="6853" w:author="Mohammad Nayeem Hasan" w:date="2023-01-21T00:38:00Z">
              <w:r w:rsidRPr="00200D44">
                <w:rPr>
                  <w:rFonts w:ascii="Times New Roman" w:hAnsi="Times New Roman" w:cs="Times New Roman"/>
                  <w:sz w:val="20"/>
                  <w:szCs w:val="20"/>
                  <w:rPrChange w:id="6854" w:author="Mohammad Nayeem Hasan" w:date="2023-01-27T04:20:00Z">
                    <w:rPr>
                      <w:rFonts w:ascii="Times New Roman" w:hAnsi="Times New Roman" w:cs="Times New Roman"/>
                      <w:sz w:val="24"/>
                      <w:szCs w:val="24"/>
                    </w:rPr>
                  </w:rPrChange>
                </w:rPr>
                <w:t>Mymensingh</w:t>
              </w:r>
            </w:moveTo>
          </w:p>
        </w:tc>
        <w:tc>
          <w:tcPr>
            <w:tcW w:w="445" w:type="pct"/>
            <w:vAlign w:val="center"/>
          </w:tcPr>
          <w:p w14:paraId="3F4551D3" w14:textId="77777777" w:rsidR="00C2040A" w:rsidRPr="00200D44" w:rsidRDefault="00C2040A">
            <w:pPr>
              <w:rPr>
                <w:moveTo w:id="6855" w:author="Mohammad Nayeem Hasan" w:date="2023-01-21T00:38:00Z"/>
                <w:rFonts w:ascii="Times New Roman" w:hAnsi="Times New Roman" w:cs="Times New Roman"/>
                <w:sz w:val="20"/>
                <w:szCs w:val="20"/>
                <w:rPrChange w:id="6856" w:author="Mohammad Nayeem Hasan" w:date="2023-01-27T04:20:00Z">
                  <w:rPr>
                    <w:moveTo w:id="6857" w:author="Mohammad Nayeem Hasan" w:date="2023-01-21T00:38:00Z"/>
                    <w:rFonts w:ascii="Times New Roman" w:hAnsi="Times New Roman" w:cs="Times New Roman"/>
                    <w:sz w:val="24"/>
                    <w:szCs w:val="24"/>
                  </w:rPr>
                </w:rPrChange>
              </w:rPr>
              <w:pPrChange w:id="6858" w:author="Mohammad Nayeem Hasan" w:date="2023-01-21T14:56:00Z">
                <w:pPr>
                  <w:jc w:val="both"/>
                </w:pPr>
              </w:pPrChange>
            </w:pPr>
            <w:moveTo w:id="6859" w:author="Mohammad Nayeem Hasan" w:date="2023-01-21T00:38:00Z">
              <w:r w:rsidRPr="00200D44">
                <w:rPr>
                  <w:rFonts w:ascii="Times New Roman" w:hAnsi="Times New Roman" w:cs="Times New Roman"/>
                  <w:sz w:val="20"/>
                  <w:szCs w:val="20"/>
                  <w:rPrChange w:id="6860" w:author="Mohammad Nayeem Hasan" w:date="2023-01-27T04:20:00Z">
                    <w:rPr>
                      <w:rFonts w:ascii="Times New Roman" w:hAnsi="Times New Roman" w:cs="Times New Roman"/>
                      <w:sz w:val="24"/>
                      <w:szCs w:val="24"/>
                    </w:rPr>
                  </w:rPrChange>
                </w:rPr>
                <w:t>-</w:t>
              </w:r>
            </w:moveTo>
          </w:p>
        </w:tc>
        <w:tc>
          <w:tcPr>
            <w:tcW w:w="587" w:type="pct"/>
            <w:vAlign w:val="center"/>
          </w:tcPr>
          <w:p w14:paraId="6160DC80" w14:textId="77777777" w:rsidR="00C2040A" w:rsidRPr="00200D44" w:rsidRDefault="00C2040A">
            <w:pPr>
              <w:rPr>
                <w:moveTo w:id="6861" w:author="Mohammad Nayeem Hasan" w:date="2023-01-21T00:38:00Z"/>
                <w:rFonts w:ascii="Times New Roman" w:hAnsi="Times New Roman" w:cs="Times New Roman"/>
                <w:sz w:val="20"/>
                <w:szCs w:val="20"/>
                <w:rPrChange w:id="6862" w:author="Mohammad Nayeem Hasan" w:date="2023-01-27T04:20:00Z">
                  <w:rPr>
                    <w:moveTo w:id="6863" w:author="Mohammad Nayeem Hasan" w:date="2023-01-21T00:38:00Z"/>
                    <w:rFonts w:ascii="Times New Roman" w:hAnsi="Times New Roman" w:cs="Times New Roman"/>
                    <w:sz w:val="24"/>
                    <w:szCs w:val="24"/>
                  </w:rPr>
                </w:rPrChange>
              </w:rPr>
              <w:pPrChange w:id="6864" w:author="Mohammad Nayeem Hasan" w:date="2023-01-21T14:56:00Z">
                <w:pPr>
                  <w:jc w:val="both"/>
                </w:pPr>
              </w:pPrChange>
            </w:pPr>
            <w:moveTo w:id="6865" w:author="Mohammad Nayeem Hasan" w:date="2023-01-21T00:38:00Z">
              <w:r w:rsidRPr="00200D44">
                <w:rPr>
                  <w:rFonts w:ascii="Times New Roman" w:hAnsi="Times New Roman" w:cs="Times New Roman"/>
                  <w:sz w:val="20"/>
                  <w:szCs w:val="20"/>
                  <w:rPrChange w:id="6866" w:author="Mohammad Nayeem Hasan" w:date="2023-01-27T04:20:00Z">
                    <w:rPr>
                      <w:rFonts w:ascii="Times New Roman" w:hAnsi="Times New Roman" w:cs="Times New Roman"/>
                      <w:sz w:val="24"/>
                      <w:szCs w:val="24"/>
                    </w:rPr>
                  </w:rPrChange>
                </w:rPr>
                <w:t>-</w:t>
              </w:r>
            </w:moveTo>
          </w:p>
        </w:tc>
        <w:tc>
          <w:tcPr>
            <w:tcW w:w="689" w:type="pct"/>
            <w:vMerge/>
            <w:vAlign w:val="center"/>
          </w:tcPr>
          <w:p w14:paraId="5BF7F3F7" w14:textId="77777777" w:rsidR="00C2040A" w:rsidRPr="00200D44" w:rsidRDefault="00C2040A">
            <w:pPr>
              <w:rPr>
                <w:moveTo w:id="6867" w:author="Mohammad Nayeem Hasan" w:date="2023-01-21T00:38:00Z"/>
                <w:rFonts w:ascii="Times New Roman" w:hAnsi="Times New Roman" w:cs="Times New Roman"/>
                <w:sz w:val="20"/>
                <w:szCs w:val="20"/>
                <w:rPrChange w:id="6868" w:author="Mohammad Nayeem Hasan" w:date="2023-01-27T04:20:00Z">
                  <w:rPr>
                    <w:moveTo w:id="6869" w:author="Mohammad Nayeem Hasan" w:date="2023-01-21T00:38:00Z"/>
                    <w:rFonts w:ascii="Times New Roman" w:hAnsi="Times New Roman" w:cs="Times New Roman"/>
                    <w:sz w:val="24"/>
                    <w:szCs w:val="24"/>
                  </w:rPr>
                </w:rPrChange>
              </w:rPr>
              <w:pPrChange w:id="6870" w:author="Mohammad Nayeem Hasan" w:date="2023-01-21T14:56:00Z">
                <w:pPr>
                  <w:jc w:val="both"/>
                </w:pPr>
              </w:pPrChange>
            </w:pPr>
          </w:p>
        </w:tc>
        <w:tc>
          <w:tcPr>
            <w:tcW w:w="389" w:type="pct"/>
            <w:vAlign w:val="center"/>
          </w:tcPr>
          <w:p w14:paraId="52571FEC" w14:textId="77777777" w:rsidR="00C2040A" w:rsidRPr="00200D44" w:rsidRDefault="00C2040A">
            <w:pPr>
              <w:rPr>
                <w:moveTo w:id="6871" w:author="Mohammad Nayeem Hasan" w:date="2023-01-21T00:38:00Z"/>
                <w:rFonts w:ascii="Times New Roman" w:hAnsi="Times New Roman" w:cs="Times New Roman"/>
                <w:sz w:val="20"/>
                <w:szCs w:val="20"/>
                <w:rPrChange w:id="6872" w:author="Mohammad Nayeem Hasan" w:date="2023-01-27T04:20:00Z">
                  <w:rPr>
                    <w:moveTo w:id="6873" w:author="Mohammad Nayeem Hasan" w:date="2023-01-21T00:38:00Z"/>
                    <w:rFonts w:ascii="Times New Roman" w:hAnsi="Times New Roman" w:cs="Times New Roman"/>
                    <w:sz w:val="24"/>
                    <w:szCs w:val="24"/>
                  </w:rPr>
                </w:rPrChange>
              </w:rPr>
              <w:pPrChange w:id="6874" w:author="Mohammad Nayeem Hasan" w:date="2023-01-21T14:56:00Z">
                <w:pPr>
                  <w:jc w:val="both"/>
                </w:pPr>
              </w:pPrChange>
            </w:pPr>
            <w:moveTo w:id="6875" w:author="Mohammad Nayeem Hasan" w:date="2023-01-21T00:38:00Z">
              <w:r w:rsidRPr="00200D44">
                <w:rPr>
                  <w:rFonts w:ascii="Times New Roman" w:hAnsi="Times New Roman" w:cs="Times New Roman"/>
                  <w:sz w:val="20"/>
                  <w:szCs w:val="20"/>
                  <w:rPrChange w:id="6876" w:author="Mohammad Nayeem Hasan" w:date="2023-01-27T04:20:00Z">
                    <w:rPr>
                      <w:rFonts w:ascii="Times New Roman" w:hAnsi="Times New Roman" w:cs="Times New Roman"/>
                      <w:sz w:val="24"/>
                      <w:szCs w:val="24"/>
                    </w:rPr>
                  </w:rPrChange>
                </w:rPr>
                <w:t>-</w:t>
              </w:r>
            </w:moveTo>
          </w:p>
        </w:tc>
        <w:tc>
          <w:tcPr>
            <w:tcW w:w="398" w:type="pct"/>
            <w:vAlign w:val="center"/>
          </w:tcPr>
          <w:p w14:paraId="73708EBA" w14:textId="77777777" w:rsidR="00C2040A" w:rsidRPr="00200D44" w:rsidRDefault="00C2040A">
            <w:pPr>
              <w:rPr>
                <w:moveTo w:id="6877" w:author="Mohammad Nayeem Hasan" w:date="2023-01-21T00:38:00Z"/>
                <w:rFonts w:ascii="Times New Roman" w:hAnsi="Times New Roman" w:cs="Times New Roman"/>
                <w:sz w:val="20"/>
                <w:szCs w:val="20"/>
                <w:rPrChange w:id="6878" w:author="Mohammad Nayeem Hasan" w:date="2023-01-27T04:20:00Z">
                  <w:rPr>
                    <w:moveTo w:id="6879" w:author="Mohammad Nayeem Hasan" w:date="2023-01-21T00:38:00Z"/>
                    <w:rFonts w:ascii="Times New Roman" w:hAnsi="Times New Roman" w:cs="Times New Roman"/>
                    <w:sz w:val="24"/>
                    <w:szCs w:val="24"/>
                  </w:rPr>
                </w:rPrChange>
              </w:rPr>
              <w:pPrChange w:id="6880" w:author="Mohammad Nayeem Hasan" w:date="2023-01-21T14:56:00Z">
                <w:pPr>
                  <w:jc w:val="both"/>
                </w:pPr>
              </w:pPrChange>
            </w:pPr>
            <w:moveTo w:id="6881" w:author="Mohammad Nayeem Hasan" w:date="2023-01-21T00:38:00Z">
              <w:r w:rsidRPr="00200D44">
                <w:rPr>
                  <w:rFonts w:ascii="Times New Roman" w:hAnsi="Times New Roman" w:cs="Times New Roman"/>
                  <w:sz w:val="20"/>
                  <w:szCs w:val="20"/>
                  <w:rPrChange w:id="6882" w:author="Mohammad Nayeem Hasan" w:date="2023-01-27T04:20:00Z">
                    <w:rPr>
                      <w:rFonts w:ascii="Times New Roman" w:hAnsi="Times New Roman" w:cs="Times New Roman"/>
                      <w:sz w:val="24"/>
                      <w:szCs w:val="24"/>
                    </w:rPr>
                  </w:rPrChange>
                </w:rPr>
                <w:t>-</w:t>
              </w:r>
            </w:moveTo>
          </w:p>
        </w:tc>
        <w:tc>
          <w:tcPr>
            <w:tcW w:w="435" w:type="pct"/>
            <w:vMerge/>
            <w:vAlign w:val="center"/>
          </w:tcPr>
          <w:p w14:paraId="40206849" w14:textId="77777777" w:rsidR="00C2040A" w:rsidRPr="00200D44" w:rsidRDefault="00C2040A">
            <w:pPr>
              <w:rPr>
                <w:moveTo w:id="6883" w:author="Mohammad Nayeem Hasan" w:date="2023-01-21T00:38:00Z"/>
                <w:rFonts w:ascii="Times New Roman" w:hAnsi="Times New Roman" w:cs="Times New Roman"/>
                <w:sz w:val="20"/>
                <w:szCs w:val="20"/>
                <w:rPrChange w:id="6884" w:author="Mohammad Nayeem Hasan" w:date="2023-01-27T04:20:00Z">
                  <w:rPr>
                    <w:moveTo w:id="6885" w:author="Mohammad Nayeem Hasan" w:date="2023-01-21T00:38:00Z"/>
                    <w:rFonts w:ascii="Times New Roman" w:hAnsi="Times New Roman" w:cs="Times New Roman"/>
                    <w:sz w:val="24"/>
                    <w:szCs w:val="24"/>
                  </w:rPr>
                </w:rPrChange>
              </w:rPr>
              <w:pPrChange w:id="6886" w:author="Mohammad Nayeem Hasan" w:date="2023-01-21T14:56:00Z">
                <w:pPr>
                  <w:jc w:val="both"/>
                </w:pPr>
              </w:pPrChange>
            </w:pPr>
          </w:p>
        </w:tc>
        <w:tc>
          <w:tcPr>
            <w:tcW w:w="389" w:type="pct"/>
            <w:vAlign w:val="center"/>
          </w:tcPr>
          <w:p w14:paraId="364D95F5" w14:textId="77777777" w:rsidR="00C2040A" w:rsidRPr="00200D44" w:rsidRDefault="00C2040A">
            <w:pPr>
              <w:rPr>
                <w:moveTo w:id="6887" w:author="Mohammad Nayeem Hasan" w:date="2023-01-21T00:38:00Z"/>
                <w:rFonts w:ascii="Times New Roman" w:hAnsi="Times New Roman" w:cs="Times New Roman"/>
                <w:sz w:val="20"/>
                <w:szCs w:val="20"/>
                <w:rPrChange w:id="6888" w:author="Mohammad Nayeem Hasan" w:date="2023-01-27T04:20:00Z">
                  <w:rPr>
                    <w:moveTo w:id="6889" w:author="Mohammad Nayeem Hasan" w:date="2023-01-21T00:38:00Z"/>
                    <w:rFonts w:ascii="Times New Roman" w:hAnsi="Times New Roman" w:cs="Times New Roman"/>
                    <w:sz w:val="24"/>
                    <w:szCs w:val="24"/>
                  </w:rPr>
                </w:rPrChange>
              </w:rPr>
              <w:pPrChange w:id="6890" w:author="Mohammad Nayeem Hasan" w:date="2023-01-21T14:56:00Z">
                <w:pPr>
                  <w:jc w:val="both"/>
                </w:pPr>
              </w:pPrChange>
            </w:pPr>
            <w:moveTo w:id="6891" w:author="Mohammad Nayeem Hasan" w:date="2023-01-21T00:38:00Z">
              <w:r w:rsidRPr="00200D44">
                <w:rPr>
                  <w:rFonts w:ascii="Times New Roman" w:hAnsi="Times New Roman" w:cs="Times New Roman"/>
                  <w:sz w:val="20"/>
                  <w:szCs w:val="20"/>
                  <w:rPrChange w:id="6892" w:author="Mohammad Nayeem Hasan" w:date="2023-01-27T04:20:00Z">
                    <w:rPr>
                      <w:rFonts w:ascii="Times New Roman" w:hAnsi="Times New Roman" w:cs="Times New Roman"/>
                      <w:sz w:val="24"/>
                      <w:szCs w:val="24"/>
                    </w:rPr>
                  </w:rPrChange>
                </w:rPr>
                <w:t>153 (8.7)</w:t>
              </w:r>
            </w:moveTo>
          </w:p>
        </w:tc>
        <w:tc>
          <w:tcPr>
            <w:tcW w:w="445" w:type="pct"/>
            <w:vAlign w:val="center"/>
          </w:tcPr>
          <w:p w14:paraId="597E9EE3" w14:textId="77777777" w:rsidR="00C2040A" w:rsidRPr="00200D44" w:rsidRDefault="00C2040A">
            <w:pPr>
              <w:rPr>
                <w:moveTo w:id="6893" w:author="Mohammad Nayeem Hasan" w:date="2023-01-21T00:38:00Z"/>
                <w:rFonts w:ascii="Times New Roman" w:hAnsi="Times New Roman" w:cs="Times New Roman"/>
                <w:sz w:val="20"/>
                <w:szCs w:val="20"/>
                <w:rPrChange w:id="6894" w:author="Mohammad Nayeem Hasan" w:date="2023-01-27T04:20:00Z">
                  <w:rPr>
                    <w:moveTo w:id="6895" w:author="Mohammad Nayeem Hasan" w:date="2023-01-21T00:38:00Z"/>
                    <w:rFonts w:ascii="Times New Roman" w:hAnsi="Times New Roman" w:cs="Times New Roman"/>
                    <w:sz w:val="24"/>
                    <w:szCs w:val="24"/>
                  </w:rPr>
                </w:rPrChange>
              </w:rPr>
              <w:pPrChange w:id="6896" w:author="Mohammad Nayeem Hasan" w:date="2023-01-21T14:56:00Z">
                <w:pPr>
                  <w:jc w:val="both"/>
                </w:pPr>
              </w:pPrChange>
            </w:pPr>
            <w:moveTo w:id="6897" w:author="Mohammad Nayeem Hasan" w:date="2023-01-21T00:38:00Z">
              <w:r w:rsidRPr="00200D44">
                <w:rPr>
                  <w:rFonts w:ascii="Times New Roman" w:hAnsi="Times New Roman" w:cs="Times New Roman"/>
                  <w:sz w:val="20"/>
                  <w:szCs w:val="20"/>
                  <w:rPrChange w:id="6898" w:author="Mohammad Nayeem Hasan" w:date="2023-01-27T04:20:00Z">
                    <w:rPr>
                      <w:rFonts w:ascii="Times New Roman" w:hAnsi="Times New Roman" w:cs="Times New Roman"/>
                      <w:sz w:val="24"/>
                      <w:szCs w:val="24"/>
                    </w:rPr>
                  </w:rPrChange>
                </w:rPr>
                <w:t>1597 (91.3)</w:t>
              </w:r>
            </w:moveTo>
          </w:p>
        </w:tc>
        <w:tc>
          <w:tcPr>
            <w:tcW w:w="435" w:type="pct"/>
            <w:vMerge/>
            <w:vAlign w:val="center"/>
          </w:tcPr>
          <w:p w14:paraId="69A23DDC" w14:textId="77777777" w:rsidR="00C2040A" w:rsidRPr="00200D44" w:rsidRDefault="00C2040A">
            <w:pPr>
              <w:rPr>
                <w:moveTo w:id="6899" w:author="Mohammad Nayeem Hasan" w:date="2023-01-21T00:38:00Z"/>
                <w:rFonts w:ascii="Times New Roman" w:hAnsi="Times New Roman" w:cs="Times New Roman"/>
                <w:sz w:val="20"/>
                <w:szCs w:val="20"/>
                <w:rPrChange w:id="6900" w:author="Mohammad Nayeem Hasan" w:date="2023-01-27T04:20:00Z">
                  <w:rPr>
                    <w:moveTo w:id="6901" w:author="Mohammad Nayeem Hasan" w:date="2023-01-21T00:38:00Z"/>
                    <w:rFonts w:ascii="Times New Roman" w:hAnsi="Times New Roman" w:cs="Times New Roman"/>
                    <w:sz w:val="24"/>
                    <w:szCs w:val="24"/>
                  </w:rPr>
                </w:rPrChange>
              </w:rPr>
              <w:pPrChange w:id="6902" w:author="Mohammad Nayeem Hasan" w:date="2023-01-21T14:56:00Z">
                <w:pPr>
                  <w:jc w:val="both"/>
                </w:pPr>
              </w:pPrChange>
            </w:pPr>
          </w:p>
        </w:tc>
      </w:tr>
      <w:tr w:rsidR="004266B3" w:rsidRPr="004266B3" w14:paraId="5444FC60" w14:textId="77777777" w:rsidTr="006875DA">
        <w:trPr>
          <w:trHeight w:val="138"/>
          <w:jc w:val="center"/>
        </w:trPr>
        <w:tc>
          <w:tcPr>
            <w:tcW w:w="788" w:type="pct"/>
            <w:vAlign w:val="center"/>
          </w:tcPr>
          <w:p w14:paraId="03343186" w14:textId="77777777" w:rsidR="00C2040A" w:rsidRPr="00200D44" w:rsidRDefault="00C2040A">
            <w:pPr>
              <w:rPr>
                <w:moveTo w:id="6903" w:author="Mohammad Nayeem Hasan" w:date="2023-01-21T00:38:00Z"/>
                <w:rFonts w:ascii="Times New Roman" w:hAnsi="Times New Roman" w:cs="Times New Roman"/>
                <w:sz w:val="20"/>
                <w:szCs w:val="20"/>
                <w:rPrChange w:id="6904" w:author="Mohammad Nayeem Hasan" w:date="2023-01-27T04:20:00Z">
                  <w:rPr>
                    <w:moveTo w:id="6905" w:author="Mohammad Nayeem Hasan" w:date="2023-01-21T00:38:00Z"/>
                    <w:rFonts w:ascii="Times New Roman" w:hAnsi="Times New Roman" w:cs="Times New Roman"/>
                    <w:sz w:val="24"/>
                    <w:szCs w:val="24"/>
                  </w:rPr>
                </w:rPrChange>
              </w:rPr>
              <w:pPrChange w:id="6906" w:author="Mohammad Nayeem Hasan" w:date="2023-01-21T14:56:00Z">
                <w:pPr>
                  <w:jc w:val="both"/>
                </w:pPr>
              </w:pPrChange>
            </w:pPr>
            <w:moveTo w:id="6907" w:author="Mohammad Nayeem Hasan" w:date="2023-01-21T00:38:00Z">
              <w:r w:rsidRPr="00200D44">
                <w:rPr>
                  <w:rFonts w:ascii="Times New Roman" w:hAnsi="Times New Roman" w:cs="Times New Roman"/>
                  <w:sz w:val="20"/>
                  <w:szCs w:val="20"/>
                  <w:rPrChange w:id="6908" w:author="Mohammad Nayeem Hasan" w:date="2023-01-27T04:20:00Z">
                    <w:rPr>
                      <w:rFonts w:ascii="Times New Roman" w:hAnsi="Times New Roman" w:cs="Times New Roman"/>
                      <w:sz w:val="24"/>
                      <w:szCs w:val="24"/>
                    </w:rPr>
                  </w:rPrChange>
                </w:rPr>
                <w:t>Rajshahi</w:t>
              </w:r>
            </w:moveTo>
          </w:p>
        </w:tc>
        <w:tc>
          <w:tcPr>
            <w:tcW w:w="445" w:type="pct"/>
            <w:vAlign w:val="center"/>
          </w:tcPr>
          <w:p w14:paraId="045C8FB1" w14:textId="77777777" w:rsidR="00C2040A" w:rsidRPr="00200D44" w:rsidRDefault="00C2040A">
            <w:pPr>
              <w:rPr>
                <w:moveTo w:id="6909" w:author="Mohammad Nayeem Hasan" w:date="2023-01-21T00:38:00Z"/>
                <w:rFonts w:ascii="Times New Roman" w:hAnsi="Times New Roman" w:cs="Times New Roman"/>
                <w:sz w:val="20"/>
                <w:szCs w:val="20"/>
                <w:rPrChange w:id="6910" w:author="Mohammad Nayeem Hasan" w:date="2023-01-27T04:20:00Z">
                  <w:rPr>
                    <w:moveTo w:id="6911" w:author="Mohammad Nayeem Hasan" w:date="2023-01-21T00:38:00Z"/>
                    <w:rFonts w:ascii="Times New Roman" w:hAnsi="Times New Roman" w:cs="Times New Roman"/>
                    <w:sz w:val="24"/>
                    <w:szCs w:val="24"/>
                  </w:rPr>
                </w:rPrChange>
              </w:rPr>
              <w:pPrChange w:id="6912" w:author="Mohammad Nayeem Hasan" w:date="2023-01-21T14:56:00Z">
                <w:pPr>
                  <w:jc w:val="both"/>
                </w:pPr>
              </w:pPrChange>
            </w:pPr>
            <w:moveTo w:id="6913" w:author="Mohammad Nayeem Hasan" w:date="2023-01-21T00:38:00Z">
              <w:r w:rsidRPr="00200D44">
                <w:rPr>
                  <w:rFonts w:ascii="Times New Roman" w:hAnsi="Times New Roman" w:cs="Times New Roman"/>
                  <w:sz w:val="20"/>
                  <w:szCs w:val="20"/>
                  <w:rPrChange w:id="6914" w:author="Mohammad Nayeem Hasan" w:date="2023-01-27T04:20:00Z">
                    <w:rPr>
                      <w:rFonts w:ascii="Times New Roman" w:hAnsi="Times New Roman" w:cs="Times New Roman"/>
                      <w:sz w:val="24"/>
                      <w:szCs w:val="24"/>
                    </w:rPr>
                  </w:rPrChange>
                </w:rPr>
                <w:t>540 (7.4)</w:t>
              </w:r>
            </w:moveTo>
          </w:p>
        </w:tc>
        <w:tc>
          <w:tcPr>
            <w:tcW w:w="587" w:type="pct"/>
            <w:vAlign w:val="center"/>
          </w:tcPr>
          <w:p w14:paraId="6E011AA5" w14:textId="77777777" w:rsidR="00C2040A" w:rsidRPr="00200D44" w:rsidRDefault="00C2040A">
            <w:pPr>
              <w:rPr>
                <w:moveTo w:id="6915" w:author="Mohammad Nayeem Hasan" w:date="2023-01-21T00:38:00Z"/>
                <w:rFonts w:ascii="Times New Roman" w:hAnsi="Times New Roman" w:cs="Times New Roman"/>
                <w:sz w:val="20"/>
                <w:szCs w:val="20"/>
                <w:rPrChange w:id="6916" w:author="Mohammad Nayeem Hasan" w:date="2023-01-27T04:20:00Z">
                  <w:rPr>
                    <w:moveTo w:id="6917" w:author="Mohammad Nayeem Hasan" w:date="2023-01-21T00:38:00Z"/>
                    <w:rFonts w:ascii="Times New Roman" w:hAnsi="Times New Roman" w:cs="Times New Roman"/>
                    <w:sz w:val="24"/>
                    <w:szCs w:val="24"/>
                  </w:rPr>
                </w:rPrChange>
              </w:rPr>
              <w:pPrChange w:id="6918" w:author="Mohammad Nayeem Hasan" w:date="2023-01-21T14:56:00Z">
                <w:pPr>
                  <w:jc w:val="both"/>
                </w:pPr>
              </w:pPrChange>
            </w:pPr>
            <w:moveTo w:id="6919" w:author="Mohammad Nayeem Hasan" w:date="2023-01-21T00:38:00Z">
              <w:r w:rsidRPr="00200D44">
                <w:rPr>
                  <w:rFonts w:ascii="Times New Roman" w:hAnsi="Times New Roman" w:cs="Times New Roman"/>
                  <w:sz w:val="20"/>
                  <w:szCs w:val="20"/>
                  <w:rPrChange w:id="6920" w:author="Mohammad Nayeem Hasan" w:date="2023-01-27T04:20:00Z">
                    <w:rPr>
                      <w:rFonts w:ascii="Times New Roman" w:hAnsi="Times New Roman" w:cs="Times New Roman"/>
                      <w:sz w:val="24"/>
                      <w:szCs w:val="24"/>
                    </w:rPr>
                  </w:rPrChange>
                </w:rPr>
                <w:t>6743 (92.6)</w:t>
              </w:r>
            </w:moveTo>
          </w:p>
        </w:tc>
        <w:tc>
          <w:tcPr>
            <w:tcW w:w="689" w:type="pct"/>
            <w:vMerge/>
            <w:vAlign w:val="center"/>
          </w:tcPr>
          <w:p w14:paraId="3B681642" w14:textId="77777777" w:rsidR="00C2040A" w:rsidRPr="00200D44" w:rsidRDefault="00C2040A">
            <w:pPr>
              <w:rPr>
                <w:moveTo w:id="6921" w:author="Mohammad Nayeem Hasan" w:date="2023-01-21T00:38:00Z"/>
                <w:rFonts w:ascii="Times New Roman" w:hAnsi="Times New Roman" w:cs="Times New Roman"/>
                <w:sz w:val="20"/>
                <w:szCs w:val="20"/>
                <w:rPrChange w:id="6922" w:author="Mohammad Nayeem Hasan" w:date="2023-01-27T04:20:00Z">
                  <w:rPr>
                    <w:moveTo w:id="6923" w:author="Mohammad Nayeem Hasan" w:date="2023-01-21T00:38:00Z"/>
                    <w:rFonts w:ascii="Times New Roman" w:hAnsi="Times New Roman" w:cs="Times New Roman"/>
                    <w:sz w:val="24"/>
                    <w:szCs w:val="24"/>
                  </w:rPr>
                </w:rPrChange>
              </w:rPr>
              <w:pPrChange w:id="6924" w:author="Mohammad Nayeem Hasan" w:date="2023-01-21T14:56:00Z">
                <w:pPr>
                  <w:jc w:val="both"/>
                </w:pPr>
              </w:pPrChange>
            </w:pPr>
          </w:p>
        </w:tc>
        <w:tc>
          <w:tcPr>
            <w:tcW w:w="389" w:type="pct"/>
            <w:vAlign w:val="center"/>
          </w:tcPr>
          <w:p w14:paraId="232AA2F1" w14:textId="77777777" w:rsidR="00C2040A" w:rsidRPr="00200D44" w:rsidRDefault="00C2040A">
            <w:pPr>
              <w:rPr>
                <w:moveTo w:id="6925" w:author="Mohammad Nayeem Hasan" w:date="2023-01-21T00:38:00Z"/>
                <w:rFonts w:ascii="Times New Roman" w:hAnsi="Times New Roman" w:cs="Times New Roman"/>
                <w:sz w:val="20"/>
                <w:szCs w:val="20"/>
                <w:rPrChange w:id="6926" w:author="Mohammad Nayeem Hasan" w:date="2023-01-27T04:20:00Z">
                  <w:rPr>
                    <w:moveTo w:id="6927" w:author="Mohammad Nayeem Hasan" w:date="2023-01-21T00:38:00Z"/>
                    <w:rFonts w:ascii="Times New Roman" w:hAnsi="Times New Roman" w:cs="Times New Roman"/>
                    <w:sz w:val="24"/>
                    <w:szCs w:val="24"/>
                  </w:rPr>
                </w:rPrChange>
              </w:rPr>
              <w:pPrChange w:id="6928" w:author="Mohammad Nayeem Hasan" w:date="2023-01-21T14:56:00Z">
                <w:pPr>
                  <w:jc w:val="both"/>
                </w:pPr>
              </w:pPrChange>
            </w:pPr>
            <w:moveTo w:id="6929" w:author="Mohammad Nayeem Hasan" w:date="2023-01-21T00:38:00Z">
              <w:r w:rsidRPr="00200D44">
                <w:rPr>
                  <w:rFonts w:ascii="Times New Roman" w:hAnsi="Times New Roman" w:cs="Times New Roman"/>
                  <w:sz w:val="20"/>
                  <w:szCs w:val="20"/>
                  <w:rPrChange w:id="6930" w:author="Mohammad Nayeem Hasan" w:date="2023-01-27T04:20:00Z">
                    <w:rPr>
                      <w:rFonts w:ascii="Times New Roman" w:hAnsi="Times New Roman" w:cs="Times New Roman"/>
                      <w:sz w:val="24"/>
                      <w:szCs w:val="24"/>
                    </w:rPr>
                  </w:rPrChange>
                </w:rPr>
                <w:t>85 (3.6)</w:t>
              </w:r>
            </w:moveTo>
          </w:p>
        </w:tc>
        <w:tc>
          <w:tcPr>
            <w:tcW w:w="398" w:type="pct"/>
            <w:vAlign w:val="center"/>
          </w:tcPr>
          <w:p w14:paraId="35B9BD89" w14:textId="77777777" w:rsidR="00C2040A" w:rsidRPr="00200D44" w:rsidRDefault="00C2040A">
            <w:pPr>
              <w:rPr>
                <w:moveTo w:id="6931" w:author="Mohammad Nayeem Hasan" w:date="2023-01-21T00:38:00Z"/>
                <w:rFonts w:ascii="Times New Roman" w:hAnsi="Times New Roman" w:cs="Times New Roman"/>
                <w:sz w:val="20"/>
                <w:szCs w:val="20"/>
                <w:rPrChange w:id="6932" w:author="Mohammad Nayeem Hasan" w:date="2023-01-27T04:20:00Z">
                  <w:rPr>
                    <w:moveTo w:id="6933" w:author="Mohammad Nayeem Hasan" w:date="2023-01-21T00:38:00Z"/>
                    <w:rFonts w:ascii="Times New Roman" w:hAnsi="Times New Roman" w:cs="Times New Roman"/>
                    <w:sz w:val="24"/>
                    <w:szCs w:val="24"/>
                  </w:rPr>
                </w:rPrChange>
              </w:rPr>
              <w:pPrChange w:id="6934" w:author="Mohammad Nayeem Hasan" w:date="2023-01-21T14:56:00Z">
                <w:pPr>
                  <w:jc w:val="both"/>
                </w:pPr>
              </w:pPrChange>
            </w:pPr>
            <w:moveTo w:id="6935" w:author="Mohammad Nayeem Hasan" w:date="2023-01-21T00:38:00Z">
              <w:r w:rsidRPr="00200D44">
                <w:rPr>
                  <w:rFonts w:ascii="Times New Roman" w:hAnsi="Times New Roman" w:cs="Times New Roman"/>
                  <w:sz w:val="20"/>
                  <w:szCs w:val="20"/>
                  <w:rPrChange w:id="6936" w:author="Mohammad Nayeem Hasan" w:date="2023-01-27T04:20:00Z">
                    <w:rPr>
                      <w:rFonts w:ascii="Times New Roman" w:hAnsi="Times New Roman" w:cs="Times New Roman"/>
                      <w:sz w:val="24"/>
                      <w:szCs w:val="24"/>
                    </w:rPr>
                  </w:rPrChange>
                </w:rPr>
                <w:t>2319 (96.4)</w:t>
              </w:r>
            </w:moveTo>
          </w:p>
        </w:tc>
        <w:tc>
          <w:tcPr>
            <w:tcW w:w="435" w:type="pct"/>
            <w:vMerge/>
            <w:vAlign w:val="center"/>
          </w:tcPr>
          <w:p w14:paraId="31A8FD46" w14:textId="77777777" w:rsidR="00C2040A" w:rsidRPr="00200D44" w:rsidRDefault="00C2040A">
            <w:pPr>
              <w:rPr>
                <w:moveTo w:id="6937" w:author="Mohammad Nayeem Hasan" w:date="2023-01-21T00:38:00Z"/>
                <w:rFonts w:ascii="Times New Roman" w:hAnsi="Times New Roman" w:cs="Times New Roman"/>
                <w:sz w:val="20"/>
                <w:szCs w:val="20"/>
                <w:rPrChange w:id="6938" w:author="Mohammad Nayeem Hasan" w:date="2023-01-27T04:20:00Z">
                  <w:rPr>
                    <w:moveTo w:id="6939" w:author="Mohammad Nayeem Hasan" w:date="2023-01-21T00:38:00Z"/>
                    <w:rFonts w:ascii="Times New Roman" w:hAnsi="Times New Roman" w:cs="Times New Roman"/>
                    <w:sz w:val="24"/>
                    <w:szCs w:val="24"/>
                  </w:rPr>
                </w:rPrChange>
              </w:rPr>
              <w:pPrChange w:id="6940" w:author="Mohammad Nayeem Hasan" w:date="2023-01-21T14:56:00Z">
                <w:pPr>
                  <w:jc w:val="both"/>
                </w:pPr>
              </w:pPrChange>
            </w:pPr>
          </w:p>
        </w:tc>
        <w:tc>
          <w:tcPr>
            <w:tcW w:w="389" w:type="pct"/>
            <w:vAlign w:val="center"/>
          </w:tcPr>
          <w:p w14:paraId="3B092B5D" w14:textId="77777777" w:rsidR="00C2040A" w:rsidRPr="00200D44" w:rsidRDefault="00C2040A">
            <w:pPr>
              <w:rPr>
                <w:moveTo w:id="6941" w:author="Mohammad Nayeem Hasan" w:date="2023-01-21T00:38:00Z"/>
                <w:rFonts w:ascii="Times New Roman" w:hAnsi="Times New Roman" w:cs="Times New Roman"/>
                <w:sz w:val="20"/>
                <w:szCs w:val="20"/>
                <w:rPrChange w:id="6942" w:author="Mohammad Nayeem Hasan" w:date="2023-01-27T04:20:00Z">
                  <w:rPr>
                    <w:moveTo w:id="6943" w:author="Mohammad Nayeem Hasan" w:date="2023-01-21T00:38:00Z"/>
                    <w:rFonts w:ascii="Times New Roman" w:hAnsi="Times New Roman" w:cs="Times New Roman"/>
                    <w:sz w:val="24"/>
                    <w:szCs w:val="24"/>
                  </w:rPr>
                </w:rPrChange>
              </w:rPr>
              <w:pPrChange w:id="6944" w:author="Mohammad Nayeem Hasan" w:date="2023-01-21T14:56:00Z">
                <w:pPr>
                  <w:jc w:val="both"/>
                </w:pPr>
              </w:pPrChange>
            </w:pPr>
            <w:moveTo w:id="6945" w:author="Mohammad Nayeem Hasan" w:date="2023-01-21T00:38:00Z">
              <w:r w:rsidRPr="00200D44">
                <w:rPr>
                  <w:rFonts w:ascii="Times New Roman" w:hAnsi="Times New Roman" w:cs="Times New Roman"/>
                  <w:sz w:val="20"/>
                  <w:szCs w:val="20"/>
                  <w:rPrChange w:id="6946" w:author="Mohammad Nayeem Hasan" w:date="2023-01-27T04:20:00Z">
                    <w:rPr>
                      <w:rFonts w:ascii="Times New Roman" w:hAnsi="Times New Roman" w:cs="Times New Roman"/>
                      <w:sz w:val="24"/>
                      <w:szCs w:val="24"/>
                    </w:rPr>
                  </w:rPrChange>
                </w:rPr>
                <w:t>182 (6.6)</w:t>
              </w:r>
            </w:moveTo>
          </w:p>
        </w:tc>
        <w:tc>
          <w:tcPr>
            <w:tcW w:w="445" w:type="pct"/>
            <w:vAlign w:val="center"/>
          </w:tcPr>
          <w:p w14:paraId="69D16CD1" w14:textId="77777777" w:rsidR="00C2040A" w:rsidRPr="00200D44" w:rsidRDefault="00C2040A">
            <w:pPr>
              <w:rPr>
                <w:moveTo w:id="6947" w:author="Mohammad Nayeem Hasan" w:date="2023-01-21T00:38:00Z"/>
                <w:rFonts w:ascii="Times New Roman" w:hAnsi="Times New Roman" w:cs="Times New Roman"/>
                <w:sz w:val="20"/>
                <w:szCs w:val="20"/>
                <w:rPrChange w:id="6948" w:author="Mohammad Nayeem Hasan" w:date="2023-01-27T04:20:00Z">
                  <w:rPr>
                    <w:moveTo w:id="6949" w:author="Mohammad Nayeem Hasan" w:date="2023-01-21T00:38:00Z"/>
                    <w:rFonts w:ascii="Times New Roman" w:hAnsi="Times New Roman" w:cs="Times New Roman"/>
                    <w:sz w:val="24"/>
                    <w:szCs w:val="24"/>
                  </w:rPr>
                </w:rPrChange>
              </w:rPr>
              <w:pPrChange w:id="6950" w:author="Mohammad Nayeem Hasan" w:date="2023-01-21T14:56:00Z">
                <w:pPr>
                  <w:jc w:val="both"/>
                </w:pPr>
              </w:pPrChange>
            </w:pPr>
            <w:moveTo w:id="6951" w:author="Mohammad Nayeem Hasan" w:date="2023-01-21T00:38:00Z">
              <w:r w:rsidRPr="00200D44">
                <w:rPr>
                  <w:rFonts w:ascii="Times New Roman" w:hAnsi="Times New Roman" w:cs="Times New Roman"/>
                  <w:sz w:val="20"/>
                  <w:szCs w:val="20"/>
                  <w:rPrChange w:id="6952" w:author="Mohammad Nayeem Hasan" w:date="2023-01-27T04:20:00Z">
                    <w:rPr>
                      <w:rFonts w:ascii="Times New Roman" w:hAnsi="Times New Roman" w:cs="Times New Roman"/>
                      <w:sz w:val="24"/>
                      <w:szCs w:val="24"/>
                    </w:rPr>
                  </w:rPrChange>
                </w:rPr>
                <w:t>2568 (93.4)</w:t>
              </w:r>
            </w:moveTo>
          </w:p>
        </w:tc>
        <w:tc>
          <w:tcPr>
            <w:tcW w:w="435" w:type="pct"/>
            <w:vMerge/>
            <w:vAlign w:val="center"/>
          </w:tcPr>
          <w:p w14:paraId="22488C8F" w14:textId="77777777" w:rsidR="00C2040A" w:rsidRPr="00200D44" w:rsidRDefault="00C2040A">
            <w:pPr>
              <w:rPr>
                <w:moveTo w:id="6953" w:author="Mohammad Nayeem Hasan" w:date="2023-01-21T00:38:00Z"/>
                <w:rFonts w:ascii="Times New Roman" w:hAnsi="Times New Roman" w:cs="Times New Roman"/>
                <w:sz w:val="20"/>
                <w:szCs w:val="20"/>
                <w:rPrChange w:id="6954" w:author="Mohammad Nayeem Hasan" w:date="2023-01-27T04:20:00Z">
                  <w:rPr>
                    <w:moveTo w:id="6955" w:author="Mohammad Nayeem Hasan" w:date="2023-01-21T00:38:00Z"/>
                    <w:rFonts w:ascii="Times New Roman" w:hAnsi="Times New Roman" w:cs="Times New Roman"/>
                    <w:sz w:val="24"/>
                    <w:szCs w:val="24"/>
                  </w:rPr>
                </w:rPrChange>
              </w:rPr>
              <w:pPrChange w:id="6956" w:author="Mohammad Nayeem Hasan" w:date="2023-01-21T14:56:00Z">
                <w:pPr>
                  <w:jc w:val="both"/>
                </w:pPr>
              </w:pPrChange>
            </w:pPr>
          </w:p>
        </w:tc>
      </w:tr>
      <w:tr w:rsidR="004266B3" w:rsidRPr="004266B3" w14:paraId="737BC8E2" w14:textId="77777777" w:rsidTr="006875DA">
        <w:trPr>
          <w:trHeight w:val="138"/>
          <w:jc w:val="center"/>
        </w:trPr>
        <w:tc>
          <w:tcPr>
            <w:tcW w:w="788" w:type="pct"/>
            <w:vAlign w:val="center"/>
          </w:tcPr>
          <w:p w14:paraId="7592D214" w14:textId="77777777" w:rsidR="00C2040A" w:rsidRPr="00200D44" w:rsidRDefault="00C2040A">
            <w:pPr>
              <w:rPr>
                <w:moveTo w:id="6957" w:author="Mohammad Nayeem Hasan" w:date="2023-01-21T00:38:00Z"/>
                <w:rFonts w:ascii="Times New Roman" w:hAnsi="Times New Roman" w:cs="Times New Roman"/>
                <w:sz w:val="20"/>
                <w:szCs w:val="20"/>
                <w:rPrChange w:id="6958" w:author="Mohammad Nayeem Hasan" w:date="2023-01-27T04:20:00Z">
                  <w:rPr>
                    <w:moveTo w:id="6959" w:author="Mohammad Nayeem Hasan" w:date="2023-01-21T00:38:00Z"/>
                    <w:rFonts w:ascii="Times New Roman" w:hAnsi="Times New Roman" w:cs="Times New Roman"/>
                    <w:sz w:val="24"/>
                    <w:szCs w:val="24"/>
                  </w:rPr>
                </w:rPrChange>
              </w:rPr>
              <w:pPrChange w:id="6960" w:author="Mohammad Nayeem Hasan" w:date="2023-01-21T14:56:00Z">
                <w:pPr>
                  <w:jc w:val="both"/>
                </w:pPr>
              </w:pPrChange>
            </w:pPr>
            <w:moveTo w:id="6961" w:author="Mohammad Nayeem Hasan" w:date="2023-01-21T00:38:00Z">
              <w:r w:rsidRPr="00200D44">
                <w:rPr>
                  <w:rFonts w:ascii="Times New Roman" w:hAnsi="Times New Roman" w:cs="Times New Roman"/>
                  <w:sz w:val="20"/>
                  <w:szCs w:val="20"/>
                  <w:rPrChange w:id="6962" w:author="Mohammad Nayeem Hasan" w:date="2023-01-27T04:20:00Z">
                    <w:rPr>
                      <w:rFonts w:ascii="Times New Roman" w:hAnsi="Times New Roman" w:cs="Times New Roman"/>
                      <w:sz w:val="24"/>
                      <w:szCs w:val="24"/>
                    </w:rPr>
                  </w:rPrChange>
                </w:rPr>
                <w:t>Rangpur</w:t>
              </w:r>
            </w:moveTo>
          </w:p>
        </w:tc>
        <w:tc>
          <w:tcPr>
            <w:tcW w:w="445" w:type="pct"/>
            <w:vAlign w:val="center"/>
          </w:tcPr>
          <w:p w14:paraId="1C9235FD" w14:textId="77777777" w:rsidR="00C2040A" w:rsidRPr="00200D44" w:rsidRDefault="00C2040A">
            <w:pPr>
              <w:rPr>
                <w:moveTo w:id="6963" w:author="Mohammad Nayeem Hasan" w:date="2023-01-21T00:38:00Z"/>
                <w:rFonts w:ascii="Times New Roman" w:hAnsi="Times New Roman" w:cs="Times New Roman"/>
                <w:sz w:val="20"/>
                <w:szCs w:val="20"/>
                <w:rPrChange w:id="6964" w:author="Mohammad Nayeem Hasan" w:date="2023-01-27T04:20:00Z">
                  <w:rPr>
                    <w:moveTo w:id="6965" w:author="Mohammad Nayeem Hasan" w:date="2023-01-21T00:38:00Z"/>
                    <w:rFonts w:ascii="Times New Roman" w:hAnsi="Times New Roman" w:cs="Times New Roman"/>
                    <w:sz w:val="24"/>
                    <w:szCs w:val="24"/>
                  </w:rPr>
                </w:rPrChange>
              </w:rPr>
              <w:pPrChange w:id="6966" w:author="Mohammad Nayeem Hasan" w:date="2023-01-21T14:56:00Z">
                <w:pPr>
                  <w:jc w:val="both"/>
                </w:pPr>
              </w:pPrChange>
            </w:pPr>
            <w:moveTo w:id="6967" w:author="Mohammad Nayeem Hasan" w:date="2023-01-21T00:38:00Z">
              <w:r w:rsidRPr="00200D44">
                <w:rPr>
                  <w:rFonts w:ascii="Times New Roman" w:hAnsi="Times New Roman" w:cs="Times New Roman"/>
                  <w:sz w:val="20"/>
                  <w:szCs w:val="20"/>
                  <w:rPrChange w:id="6968" w:author="Mohammad Nayeem Hasan" w:date="2023-01-27T04:20:00Z">
                    <w:rPr>
                      <w:rFonts w:ascii="Times New Roman" w:hAnsi="Times New Roman" w:cs="Times New Roman"/>
                      <w:sz w:val="24"/>
                      <w:szCs w:val="24"/>
                    </w:rPr>
                  </w:rPrChange>
                </w:rPr>
                <w:t>-</w:t>
              </w:r>
            </w:moveTo>
          </w:p>
        </w:tc>
        <w:tc>
          <w:tcPr>
            <w:tcW w:w="587" w:type="pct"/>
            <w:vAlign w:val="center"/>
          </w:tcPr>
          <w:p w14:paraId="302DF3F7" w14:textId="77777777" w:rsidR="00C2040A" w:rsidRPr="00200D44" w:rsidRDefault="00C2040A">
            <w:pPr>
              <w:rPr>
                <w:moveTo w:id="6969" w:author="Mohammad Nayeem Hasan" w:date="2023-01-21T00:38:00Z"/>
                <w:rFonts w:ascii="Times New Roman" w:hAnsi="Times New Roman" w:cs="Times New Roman"/>
                <w:sz w:val="20"/>
                <w:szCs w:val="20"/>
                <w:rPrChange w:id="6970" w:author="Mohammad Nayeem Hasan" w:date="2023-01-27T04:20:00Z">
                  <w:rPr>
                    <w:moveTo w:id="6971" w:author="Mohammad Nayeem Hasan" w:date="2023-01-21T00:38:00Z"/>
                    <w:rFonts w:ascii="Times New Roman" w:hAnsi="Times New Roman" w:cs="Times New Roman"/>
                    <w:sz w:val="24"/>
                    <w:szCs w:val="24"/>
                  </w:rPr>
                </w:rPrChange>
              </w:rPr>
              <w:pPrChange w:id="6972" w:author="Mohammad Nayeem Hasan" w:date="2023-01-21T14:56:00Z">
                <w:pPr>
                  <w:jc w:val="both"/>
                </w:pPr>
              </w:pPrChange>
            </w:pPr>
            <w:moveTo w:id="6973" w:author="Mohammad Nayeem Hasan" w:date="2023-01-21T00:38:00Z">
              <w:r w:rsidRPr="00200D44">
                <w:rPr>
                  <w:rFonts w:ascii="Times New Roman" w:hAnsi="Times New Roman" w:cs="Times New Roman"/>
                  <w:sz w:val="20"/>
                  <w:szCs w:val="20"/>
                  <w:rPrChange w:id="6974" w:author="Mohammad Nayeem Hasan" w:date="2023-01-27T04:20:00Z">
                    <w:rPr>
                      <w:rFonts w:ascii="Times New Roman" w:hAnsi="Times New Roman" w:cs="Times New Roman"/>
                      <w:sz w:val="24"/>
                      <w:szCs w:val="24"/>
                    </w:rPr>
                  </w:rPrChange>
                </w:rPr>
                <w:t>-</w:t>
              </w:r>
            </w:moveTo>
          </w:p>
        </w:tc>
        <w:tc>
          <w:tcPr>
            <w:tcW w:w="689" w:type="pct"/>
            <w:vMerge/>
            <w:vAlign w:val="center"/>
          </w:tcPr>
          <w:p w14:paraId="6DF52863" w14:textId="77777777" w:rsidR="00C2040A" w:rsidRPr="00200D44" w:rsidRDefault="00C2040A">
            <w:pPr>
              <w:rPr>
                <w:moveTo w:id="6975" w:author="Mohammad Nayeem Hasan" w:date="2023-01-21T00:38:00Z"/>
                <w:rFonts w:ascii="Times New Roman" w:hAnsi="Times New Roman" w:cs="Times New Roman"/>
                <w:sz w:val="20"/>
                <w:szCs w:val="20"/>
                <w:rPrChange w:id="6976" w:author="Mohammad Nayeem Hasan" w:date="2023-01-27T04:20:00Z">
                  <w:rPr>
                    <w:moveTo w:id="6977" w:author="Mohammad Nayeem Hasan" w:date="2023-01-21T00:38:00Z"/>
                    <w:rFonts w:ascii="Times New Roman" w:hAnsi="Times New Roman" w:cs="Times New Roman"/>
                    <w:sz w:val="24"/>
                    <w:szCs w:val="24"/>
                  </w:rPr>
                </w:rPrChange>
              </w:rPr>
              <w:pPrChange w:id="6978" w:author="Mohammad Nayeem Hasan" w:date="2023-01-21T14:56:00Z">
                <w:pPr>
                  <w:jc w:val="both"/>
                </w:pPr>
              </w:pPrChange>
            </w:pPr>
          </w:p>
        </w:tc>
        <w:tc>
          <w:tcPr>
            <w:tcW w:w="389" w:type="pct"/>
            <w:vAlign w:val="center"/>
          </w:tcPr>
          <w:p w14:paraId="711B601D" w14:textId="77777777" w:rsidR="00C2040A" w:rsidRPr="00200D44" w:rsidRDefault="00C2040A">
            <w:pPr>
              <w:rPr>
                <w:moveTo w:id="6979" w:author="Mohammad Nayeem Hasan" w:date="2023-01-21T00:38:00Z"/>
                <w:rFonts w:ascii="Times New Roman" w:hAnsi="Times New Roman" w:cs="Times New Roman"/>
                <w:sz w:val="20"/>
                <w:szCs w:val="20"/>
                <w:rPrChange w:id="6980" w:author="Mohammad Nayeem Hasan" w:date="2023-01-27T04:20:00Z">
                  <w:rPr>
                    <w:moveTo w:id="6981" w:author="Mohammad Nayeem Hasan" w:date="2023-01-21T00:38:00Z"/>
                    <w:rFonts w:ascii="Times New Roman" w:hAnsi="Times New Roman" w:cs="Times New Roman"/>
                    <w:sz w:val="24"/>
                    <w:szCs w:val="24"/>
                  </w:rPr>
                </w:rPrChange>
              </w:rPr>
              <w:pPrChange w:id="6982" w:author="Mohammad Nayeem Hasan" w:date="2023-01-21T14:56:00Z">
                <w:pPr>
                  <w:jc w:val="both"/>
                </w:pPr>
              </w:pPrChange>
            </w:pPr>
            <w:moveTo w:id="6983" w:author="Mohammad Nayeem Hasan" w:date="2023-01-21T00:38:00Z">
              <w:r w:rsidRPr="00200D44">
                <w:rPr>
                  <w:rFonts w:ascii="Times New Roman" w:hAnsi="Times New Roman" w:cs="Times New Roman"/>
                  <w:sz w:val="20"/>
                  <w:szCs w:val="20"/>
                  <w:rPrChange w:id="6984" w:author="Mohammad Nayeem Hasan" w:date="2023-01-27T04:20:00Z">
                    <w:rPr>
                      <w:rFonts w:ascii="Times New Roman" w:hAnsi="Times New Roman" w:cs="Times New Roman"/>
                      <w:sz w:val="24"/>
                      <w:szCs w:val="24"/>
                    </w:rPr>
                  </w:rPrChange>
                </w:rPr>
                <w:t>90 (3.8)</w:t>
              </w:r>
            </w:moveTo>
          </w:p>
        </w:tc>
        <w:tc>
          <w:tcPr>
            <w:tcW w:w="398" w:type="pct"/>
            <w:vAlign w:val="center"/>
          </w:tcPr>
          <w:p w14:paraId="42432601" w14:textId="77777777" w:rsidR="00C2040A" w:rsidRPr="00200D44" w:rsidRDefault="00C2040A">
            <w:pPr>
              <w:rPr>
                <w:moveTo w:id="6985" w:author="Mohammad Nayeem Hasan" w:date="2023-01-21T00:38:00Z"/>
                <w:rFonts w:ascii="Times New Roman" w:hAnsi="Times New Roman" w:cs="Times New Roman"/>
                <w:sz w:val="20"/>
                <w:szCs w:val="20"/>
                <w:rPrChange w:id="6986" w:author="Mohammad Nayeem Hasan" w:date="2023-01-27T04:20:00Z">
                  <w:rPr>
                    <w:moveTo w:id="6987" w:author="Mohammad Nayeem Hasan" w:date="2023-01-21T00:38:00Z"/>
                    <w:rFonts w:ascii="Times New Roman" w:hAnsi="Times New Roman" w:cs="Times New Roman"/>
                    <w:sz w:val="24"/>
                    <w:szCs w:val="24"/>
                  </w:rPr>
                </w:rPrChange>
              </w:rPr>
              <w:pPrChange w:id="6988" w:author="Mohammad Nayeem Hasan" w:date="2023-01-21T14:56:00Z">
                <w:pPr>
                  <w:jc w:val="both"/>
                </w:pPr>
              </w:pPrChange>
            </w:pPr>
            <w:moveTo w:id="6989" w:author="Mohammad Nayeem Hasan" w:date="2023-01-21T00:38:00Z">
              <w:r w:rsidRPr="00200D44">
                <w:rPr>
                  <w:rFonts w:ascii="Times New Roman" w:hAnsi="Times New Roman" w:cs="Times New Roman"/>
                  <w:sz w:val="20"/>
                  <w:szCs w:val="20"/>
                  <w:rPrChange w:id="6990" w:author="Mohammad Nayeem Hasan" w:date="2023-01-27T04:20:00Z">
                    <w:rPr>
                      <w:rFonts w:ascii="Times New Roman" w:hAnsi="Times New Roman" w:cs="Times New Roman"/>
                      <w:sz w:val="24"/>
                      <w:szCs w:val="24"/>
                    </w:rPr>
                  </w:rPrChange>
                </w:rPr>
                <w:t>2282 (96.2)</w:t>
              </w:r>
            </w:moveTo>
          </w:p>
        </w:tc>
        <w:tc>
          <w:tcPr>
            <w:tcW w:w="435" w:type="pct"/>
            <w:vMerge/>
            <w:vAlign w:val="center"/>
          </w:tcPr>
          <w:p w14:paraId="2515DCBE" w14:textId="77777777" w:rsidR="00C2040A" w:rsidRPr="00200D44" w:rsidRDefault="00C2040A">
            <w:pPr>
              <w:rPr>
                <w:moveTo w:id="6991" w:author="Mohammad Nayeem Hasan" w:date="2023-01-21T00:38:00Z"/>
                <w:rFonts w:ascii="Times New Roman" w:hAnsi="Times New Roman" w:cs="Times New Roman"/>
                <w:sz w:val="20"/>
                <w:szCs w:val="20"/>
                <w:rPrChange w:id="6992" w:author="Mohammad Nayeem Hasan" w:date="2023-01-27T04:20:00Z">
                  <w:rPr>
                    <w:moveTo w:id="6993" w:author="Mohammad Nayeem Hasan" w:date="2023-01-21T00:38:00Z"/>
                    <w:rFonts w:ascii="Times New Roman" w:hAnsi="Times New Roman" w:cs="Times New Roman"/>
                    <w:sz w:val="24"/>
                    <w:szCs w:val="24"/>
                  </w:rPr>
                </w:rPrChange>
              </w:rPr>
              <w:pPrChange w:id="6994" w:author="Mohammad Nayeem Hasan" w:date="2023-01-21T14:56:00Z">
                <w:pPr>
                  <w:jc w:val="both"/>
                </w:pPr>
              </w:pPrChange>
            </w:pPr>
          </w:p>
        </w:tc>
        <w:tc>
          <w:tcPr>
            <w:tcW w:w="389" w:type="pct"/>
            <w:vAlign w:val="center"/>
          </w:tcPr>
          <w:p w14:paraId="52C21979" w14:textId="77777777" w:rsidR="00C2040A" w:rsidRPr="00200D44" w:rsidRDefault="00C2040A">
            <w:pPr>
              <w:rPr>
                <w:moveTo w:id="6995" w:author="Mohammad Nayeem Hasan" w:date="2023-01-21T00:38:00Z"/>
                <w:rFonts w:ascii="Times New Roman" w:hAnsi="Times New Roman" w:cs="Times New Roman"/>
                <w:sz w:val="20"/>
                <w:szCs w:val="20"/>
                <w:rPrChange w:id="6996" w:author="Mohammad Nayeem Hasan" w:date="2023-01-27T04:20:00Z">
                  <w:rPr>
                    <w:moveTo w:id="6997" w:author="Mohammad Nayeem Hasan" w:date="2023-01-21T00:38:00Z"/>
                    <w:rFonts w:ascii="Times New Roman" w:hAnsi="Times New Roman" w:cs="Times New Roman"/>
                    <w:sz w:val="24"/>
                    <w:szCs w:val="24"/>
                  </w:rPr>
                </w:rPrChange>
              </w:rPr>
              <w:pPrChange w:id="6998" w:author="Mohammad Nayeem Hasan" w:date="2023-01-21T14:56:00Z">
                <w:pPr>
                  <w:jc w:val="both"/>
                </w:pPr>
              </w:pPrChange>
            </w:pPr>
            <w:moveTo w:id="6999" w:author="Mohammad Nayeem Hasan" w:date="2023-01-21T00:38:00Z">
              <w:r w:rsidRPr="00200D44">
                <w:rPr>
                  <w:rFonts w:ascii="Times New Roman" w:hAnsi="Times New Roman" w:cs="Times New Roman"/>
                  <w:sz w:val="20"/>
                  <w:szCs w:val="20"/>
                  <w:rPrChange w:id="7000" w:author="Mohammad Nayeem Hasan" w:date="2023-01-27T04:20:00Z">
                    <w:rPr>
                      <w:rFonts w:ascii="Times New Roman" w:hAnsi="Times New Roman" w:cs="Times New Roman"/>
                      <w:sz w:val="24"/>
                      <w:szCs w:val="24"/>
                    </w:rPr>
                  </w:rPrChange>
                </w:rPr>
                <w:t>112 (4.5)</w:t>
              </w:r>
            </w:moveTo>
          </w:p>
        </w:tc>
        <w:tc>
          <w:tcPr>
            <w:tcW w:w="445" w:type="pct"/>
            <w:vAlign w:val="center"/>
          </w:tcPr>
          <w:p w14:paraId="7B58167D" w14:textId="77777777" w:rsidR="00C2040A" w:rsidRPr="00200D44" w:rsidRDefault="00C2040A">
            <w:pPr>
              <w:rPr>
                <w:moveTo w:id="7001" w:author="Mohammad Nayeem Hasan" w:date="2023-01-21T00:38:00Z"/>
                <w:rFonts w:ascii="Times New Roman" w:hAnsi="Times New Roman" w:cs="Times New Roman"/>
                <w:sz w:val="20"/>
                <w:szCs w:val="20"/>
                <w:rPrChange w:id="7002" w:author="Mohammad Nayeem Hasan" w:date="2023-01-27T04:20:00Z">
                  <w:rPr>
                    <w:moveTo w:id="7003" w:author="Mohammad Nayeem Hasan" w:date="2023-01-21T00:38:00Z"/>
                    <w:rFonts w:ascii="Times New Roman" w:hAnsi="Times New Roman" w:cs="Times New Roman"/>
                    <w:sz w:val="24"/>
                    <w:szCs w:val="24"/>
                  </w:rPr>
                </w:rPrChange>
              </w:rPr>
              <w:pPrChange w:id="7004" w:author="Mohammad Nayeem Hasan" w:date="2023-01-21T14:56:00Z">
                <w:pPr>
                  <w:jc w:val="both"/>
                </w:pPr>
              </w:pPrChange>
            </w:pPr>
            <w:moveTo w:id="7005" w:author="Mohammad Nayeem Hasan" w:date="2023-01-21T00:38:00Z">
              <w:r w:rsidRPr="00200D44">
                <w:rPr>
                  <w:rFonts w:ascii="Times New Roman" w:hAnsi="Times New Roman" w:cs="Times New Roman"/>
                  <w:sz w:val="20"/>
                  <w:szCs w:val="20"/>
                  <w:rPrChange w:id="7006" w:author="Mohammad Nayeem Hasan" w:date="2023-01-27T04:20:00Z">
                    <w:rPr>
                      <w:rFonts w:ascii="Times New Roman" w:hAnsi="Times New Roman" w:cs="Times New Roman"/>
                      <w:sz w:val="24"/>
                      <w:szCs w:val="24"/>
                    </w:rPr>
                  </w:rPrChange>
                </w:rPr>
                <w:t>2379 (95.5)</w:t>
              </w:r>
            </w:moveTo>
          </w:p>
        </w:tc>
        <w:tc>
          <w:tcPr>
            <w:tcW w:w="435" w:type="pct"/>
            <w:vMerge/>
            <w:vAlign w:val="center"/>
          </w:tcPr>
          <w:p w14:paraId="7D63A9F3" w14:textId="77777777" w:rsidR="00C2040A" w:rsidRPr="00200D44" w:rsidRDefault="00C2040A">
            <w:pPr>
              <w:rPr>
                <w:moveTo w:id="7007" w:author="Mohammad Nayeem Hasan" w:date="2023-01-21T00:38:00Z"/>
                <w:rFonts w:ascii="Times New Roman" w:hAnsi="Times New Roman" w:cs="Times New Roman"/>
                <w:sz w:val="20"/>
                <w:szCs w:val="20"/>
                <w:rPrChange w:id="7008" w:author="Mohammad Nayeem Hasan" w:date="2023-01-27T04:20:00Z">
                  <w:rPr>
                    <w:moveTo w:id="7009" w:author="Mohammad Nayeem Hasan" w:date="2023-01-21T00:38:00Z"/>
                    <w:rFonts w:ascii="Times New Roman" w:hAnsi="Times New Roman" w:cs="Times New Roman"/>
                    <w:sz w:val="24"/>
                    <w:szCs w:val="24"/>
                  </w:rPr>
                </w:rPrChange>
              </w:rPr>
              <w:pPrChange w:id="7010" w:author="Mohammad Nayeem Hasan" w:date="2023-01-21T14:56:00Z">
                <w:pPr>
                  <w:jc w:val="both"/>
                </w:pPr>
              </w:pPrChange>
            </w:pPr>
          </w:p>
        </w:tc>
      </w:tr>
      <w:tr w:rsidR="004266B3" w:rsidRPr="004266B3" w14:paraId="3D232C45" w14:textId="77777777" w:rsidTr="006875DA">
        <w:trPr>
          <w:trHeight w:val="138"/>
          <w:jc w:val="center"/>
        </w:trPr>
        <w:tc>
          <w:tcPr>
            <w:tcW w:w="788" w:type="pct"/>
            <w:vAlign w:val="center"/>
          </w:tcPr>
          <w:p w14:paraId="6ED67ECF" w14:textId="77777777" w:rsidR="00C2040A" w:rsidRPr="00200D44" w:rsidRDefault="00C2040A">
            <w:pPr>
              <w:rPr>
                <w:moveTo w:id="7011" w:author="Mohammad Nayeem Hasan" w:date="2023-01-21T00:38:00Z"/>
                <w:rFonts w:ascii="Times New Roman" w:hAnsi="Times New Roman" w:cs="Times New Roman"/>
                <w:sz w:val="20"/>
                <w:szCs w:val="20"/>
                <w:rPrChange w:id="7012" w:author="Mohammad Nayeem Hasan" w:date="2023-01-27T04:20:00Z">
                  <w:rPr>
                    <w:moveTo w:id="7013" w:author="Mohammad Nayeem Hasan" w:date="2023-01-21T00:38:00Z"/>
                    <w:rFonts w:ascii="Times New Roman" w:hAnsi="Times New Roman" w:cs="Times New Roman"/>
                    <w:sz w:val="24"/>
                    <w:szCs w:val="24"/>
                  </w:rPr>
                </w:rPrChange>
              </w:rPr>
              <w:pPrChange w:id="7014" w:author="Mohammad Nayeem Hasan" w:date="2023-01-21T14:56:00Z">
                <w:pPr>
                  <w:jc w:val="both"/>
                </w:pPr>
              </w:pPrChange>
            </w:pPr>
            <w:moveTo w:id="7015" w:author="Mohammad Nayeem Hasan" w:date="2023-01-21T00:38:00Z">
              <w:r w:rsidRPr="00200D44">
                <w:rPr>
                  <w:rFonts w:ascii="Times New Roman" w:hAnsi="Times New Roman" w:cs="Times New Roman"/>
                  <w:sz w:val="20"/>
                  <w:szCs w:val="20"/>
                  <w:rPrChange w:id="7016" w:author="Mohammad Nayeem Hasan" w:date="2023-01-27T04:20:00Z">
                    <w:rPr>
                      <w:rFonts w:ascii="Times New Roman" w:hAnsi="Times New Roman" w:cs="Times New Roman"/>
                      <w:sz w:val="24"/>
                      <w:szCs w:val="24"/>
                    </w:rPr>
                  </w:rPrChange>
                </w:rPr>
                <w:t>Sylhet</w:t>
              </w:r>
            </w:moveTo>
          </w:p>
        </w:tc>
        <w:tc>
          <w:tcPr>
            <w:tcW w:w="445" w:type="pct"/>
            <w:vAlign w:val="center"/>
          </w:tcPr>
          <w:p w14:paraId="35CBBD04" w14:textId="77777777" w:rsidR="00C2040A" w:rsidRPr="00200D44" w:rsidRDefault="00C2040A">
            <w:pPr>
              <w:rPr>
                <w:moveTo w:id="7017" w:author="Mohammad Nayeem Hasan" w:date="2023-01-21T00:38:00Z"/>
                <w:rFonts w:ascii="Times New Roman" w:hAnsi="Times New Roman" w:cs="Times New Roman"/>
                <w:sz w:val="20"/>
                <w:szCs w:val="20"/>
                <w:rPrChange w:id="7018" w:author="Mohammad Nayeem Hasan" w:date="2023-01-27T04:20:00Z">
                  <w:rPr>
                    <w:moveTo w:id="7019" w:author="Mohammad Nayeem Hasan" w:date="2023-01-21T00:38:00Z"/>
                    <w:rFonts w:ascii="Times New Roman" w:hAnsi="Times New Roman" w:cs="Times New Roman"/>
                    <w:sz w:val="24"/>
                    <w:szCs w:val="24"/>
                  </w:rPr>
                </w:rPrChange>
              </w:rPr>
              <w:pPrChange w:id="7020" w:author="Mohammad Nayeem Hasan" w:date="2023-01-21T14:56:00Z">
                <w:pPr>
                  <w:jc w:val="both"/>
                </w:pPr>
              </w:pPrChange>
            </w:pPr>
            <w:moveTo w:id="7021" w:author="Mohammad Nayeem Hasan" w:date="2023-01-21T00:38:00Z">
              <w:r w:rsidRPr="00200D44">
                <w:rPr>
                  <w:rFonts w:ascii="Times New Roman" w:hAnsi="Times New Roman" w:cs="Times New Roman"/>
                  <w:sz w:val="20"/>
                  <w:szCs w:val="20"/>
                  <w:rPrChange w:id="7022" w:author="Mohammad Nayeem Hasan" w:date="2023-01-27T04:20:00Z">
                    <w:rPr>
                      <w:rFonts w:ascii="Times New Roman" w:hAnsi="Times New Roman" w:cs="Times New Roman"/>
                      <w:sz w:val="24"/>
                      <w:szCs w:val="24"/>
                    </w:rPr>
                  </w:rPrChange>
                </w:rPr>
                <w:t>189 (7.5)</w:t>
              </w:r>
            </w:moveTo>
          </w:p>
        </w:tc>
        <w:tc>
          <w:tcPr>
            <w:tcW w:w="587" w:type="pct"/>
            <w:vAlign w:val="center"/>
          </w:tcPr>
          <w:p w14:paraId="641F18FE" w14:textId="77777777" w:rsidR="00C2040A" w:rsidRPr="00200D44" w:rsidRDefault="00C2040A">
            <w:pPr>
              <w:rPr>
                <w:moveTo w:id="7023" w:author="Mohammad Nayeem Hasan" w:date="2023-01-21T00:38:00Z"/>
                <w:rFonts w:ascii="Times New Roman" w:hAnsi="Times New Roman" w:cs="Times New Roman"/>
                <w:sz w:val="20"/>
                <w:szCs w:val="20"/>
                <w:rPrChange w:id="7024" w:author="Mohammad Nayeem Hasan" w:date="2023-01-27T04:20:00Z">
                  <w:rPr>
                    <w:moveTo w:id="7025" w:author="Mohammad Nayeem Hasan" w:date="2023-01-21T00:38:00Z"/>
                    <w:rFonts w:ascii="Times New Roman" w:hAnsi="Times New Roman" w:cs="Times New Roman"/>
                    <w:sz w:val="24"/>
                    <w:szCs w:val="24"/>
                  </w:rPr>
                </w:rPrChange>
              </w:rPr>
              <w:pPrChange w:id="7026" w:author="Mohammad Nayeem Hasan" w:date="2023-01-21T14:56:00Z">
                <w:pPr>
                  <w:jc w:val="both"/>
                </w:pPr>
              </w:pPrChange>
            </w:pPr>
            <w:moveTo w:id="7027" w:author="Mohammad Nayeem Hasan" w:date="2023-01-21T00:38:00Z">
              <w:r w:rsidRPr="00200D44">
                <w:rPr>
                  <w:rFonts w:ascii="Times New Roman" w:hAnsi="Times New Roman" w:cs="Times New Roman"/>
                  <w:sz w:val="20"/>
                  <w:szCs w:val="20"/>
                  <w:rPrChange w:id="7028" w:author="Mohammad Nayeem Hasan" w:date="2023-01-27T04:20:00Z">
                    <w:rPr>
                      <w:rFonts w:ascii="Times New Roman" w:hAnsi="Times New Roman" w:cs="Times New Roman"/>
                      <w:sz w:val="24"/>
                      <w:szCs w:val="24"/>
                    </w:rPr>
                  </w:rPrChange>
                </w:rPr>
                <w:t>2333 (92.5)</w:t>
              </w:r>
            </w:moveTo>
          </w:p>
        </w:tc>
        <w:tc>
          <w:tcPr>
            <w:tcW w:w="689" w:type="pct"/>
            <w:vMerge/>
            <w:vAlign w:val="center"/>
          </w:tcPr>
          <w:p w14:paraId="180EC09C" w14:textId="77777777" w:rsidR="00C2040A" w:rsidRPr="00200D44" w:rsidRDefault="00C2040A">
            <w:pPr>
              <w:rPr>
                <w:moveTo w:id="7029" w:author="Mohammad Nayeem Hasan" w:date="2023-01-21T00:38:00Z"/>
                <w:rFonts w:ascii="Times New Roman" w:hAnsi="Times New Roman" w:cs="Times New Roman"/>
                <w:sz w:val="20"/>
                <w:szCs w:val="20"/>
                <w:rPrChange w:id="7030" w:author="Mohammad Nayeem Hasan" w:date="2023-01-27T04:20:00Z">
                  <w:rPr>
                    <w:moveTo w:id="7031" w:author="Mohammad Nayeem Hasan" w:date="2023-01-21T00:38:00Z"/>
                    <w:rFonts w:ascii="Times New Roman" w:hAnsi="Times New Roman" w:cs="Times New Roman"/>
                    <w:sz w:val="24"/>
                    <w:szCs w:val="24"/>
                  </w:rPr>
                </w:rPrChange>
              </w:rPr>
              <w:pPrChange w:id="7032" w:author="Mohammad Nayeem Hasan" w:date="2023-01-21T14:56:00Z">
                <w:pPr>
                  <w:jc w:val="both"/>
                </w:pPr>
              </w:pPrChange>
            </w:pPr>
          </w:p>
        </w:tc>
        <w:tc>
          <w:tcPr>
            <w:tcW w:w="389" w:type="pct"/>
            <w:vAlign w:val="center"/>
          </w:tcPr>
          <w:p w14:paraId="08FFEF93" w14:textId="77777777" w:rsidR="00C2040A" w:rsidRPr="00200D44" w:rsidRDefault="00C2040A">
            <w:pPr>
              <w:rPr>
                <w:moveTo w:id="7033" w:author="Mohammad Nayeem Hasan" w:date="2023-01-21T00:38:00Z"/>
                <w:rFonts w:ascii="Times New Roman" w:hAnsi="Times New Roman" w:cs="Times New Roman"/>
                <w:sz w:val="20"/>
                <w:szCs w:val="20"/>
                <w:rPrChange w:id="7034" w:author="Mohammad Nayeem Hasan" w:date="2023-01-27T04:20:00Z">
                  <w:rPr>
                    <w:moveTo w:id="7035" w:author="Mohammad Nayeem Hasan" w:date="2023-01-21T00:38:00Z"/>
                    <w:rFonts w:ascii="Times New Roman" w:hAnsi="Times New Roman" w:cs="Times New Roman"/>
                    <w:sz w:val="24"/>
                    <w:szCs w:val="24"/>
                  </w:rPr>
                </w:rPrChange>
              </w:rPr>
              <w:pPrChange w:id="7036" w:author="Mohammad Nayeem Hasan" w:date="2023-01-21T14:56:00Z">
                <w:pPr>
                  <w:jc w:val="both"/>
                </w:pPr>
              </w:pPrChange>
            </w:pPr>
            <w:moveTo w:id="7037" w:author="Mohammad Nayeem Hasan" w:date="2023-01-21T00:38:00Z">
              <w:r w:rsidRPr="00200D44">
                <w:rPr>
                  <w:rFonts w:ascii="Times New Roman" w:hAnsi="Times New Roman" w:cs="Times New Roman"/>
                  <w:sz w:val="20"/>
                  <w:szCs w:val="20"/>
                  <w:rPrChange w:id="7038" w:author="Mohammad Nayeem Hasan" w:date="2023-01-27T04:20:00Z">
                    <w:rPr>
                      <w:rFonts w:ascii="Times New Roman" w:hAnsi="Times New Roman" w:cs="Times New Roman"/>
                      <w:sz w:val="24"/>
                      <w:szCs w:val="24"/>
                    </w:rPr>
                  </w:rPrChange>
                </w:rPr>
                <w:t>61 (3.8)</w:t>
              </w:r>
            </w:moveTo>
          </w:p>
        </w:tc>
        <w:tc>
          <w:tcPr>
            <w:tcW w:w="398" w:type="pct"/>
            <w:vAlign w:val="center"/>
          </w:tcPr>
          <w:p w14:paraId="5D969824" w14:textId="77777777" w:rsidR="00C2040A" w:rsidRPr="00200D44" w:rsidRDefault="00C2040A">
            <w:pPr>
              <w:rPr>
                <w:moveTo w:id="7039" w:author="Mohammad Nayeem Hasan" w:date="2023-01-21T00:38:00Z"/>
                <w:rFonts w:ascii="Times New Roman" w:hAnsi="Times New Roman" w:cs="Times New Roman"/>
                <w:sz w:val="20"/>
                <w:szCs w:val="20"/>
                <w:rPrChange w:id="7040" w:author="Mohammad Nayeem Hasan" w:date="2023-01-27T04:20:00Z">
                  <w:rPr>
                    <w:moveTo w:id="7041" w:author="Mohammad Nayeem Hasan" w:date="2023-01-21T00:38:00Z"/>
                    <w:rFonts w:ascii="Times New Roman" w:hAnsi="Times New Roman" w:cs="Times New Roman"/>
                    <w:sz w:val="24"/>
                    <w:szCs w:val="24"/>
                  </w:rPr>
                </w:rPrChange>
              </w:rPr>
              <w:pPrChange w:id="7042" w:author="Mohammad Nayeem Hasan" w:date="2023-01-21T14:56:00Z">
                <w:pPr>
                  <w:jc w:val="both"/>
                </w:pPr>
              </w:pPrChange>
            </w:pPr>
            <w:moveTo w:id="7043" w:author="Mohammad Nayeem Hasan" w:date="2023-01-21T00:38:00Z">
              <w:r w:rsidRPr="00200D44">
                <w:rPr>
                  <w:rFonts w:ascii="Times New Roman" w:hAnsi="Times New Roman" w:cs="Times New Roman"/>
                  <w:sz w:val="20"/>
                  <w:szCs w:val="20"/>
                  <w:rPrChange w:id="7044" w:author="Mohammad Nayeem Hasan" w:date="2023-01-27T04:20:00Z">
                    <w:rPr>
                      <w:rFonts w:ascii="Times New Roman" w:hAnsi="Times New Roman" w:cs="Times New Roman"/>
                      <w:sz w:val="24"/>
                      <w:szCs w:val="24"/>
                    </w:rPr>
                  </w:rPrChange>
                </w:rPr>
                <w:t>1533 (96.2)</w:t>
              </w:r>
            </w:moveTo>
          </w:p>
        </w:tc>
        <w:tc>
          <w:tcPr>
            <w:tcW w:w="435" w:type="pct"/>
            <w:vMerge/>
            <w:vAlign w:val="center"/>
          </w:tcPr>
          <w:p w14:paraId="755790B1" w14:textId="77777777" w:rsidR="00C2040A" w:rsidRPr="00200D44" w:rsidRDefault="00C2040A">
            <w:pPr>
              <w:rPr>
                <w:moveTo w:id="7045" w:author="Mohammad Nayeem Hasan" w:date="2023-01-21T00:38:00Z"/>
                <w:rFonts w:ascii="Times New Roman" w:hAnsi="Times New Roman" w:cs="Times New Roman"/>
                <w:sz w:val="20"/>
                <w:szCs w:val="20"/>
                <w:rPrChange w:id="7046" w:author="Mohammad Nayeem Hasan" w:date="2023-01-27T04:20:00Z">
                  <w:rPr>
                    <w:moveTo w:id="7047" w:author="Mohammad Nayeem Hasan" w:date="2023-01-21T00:38:00Z"/>
                    <w:rFonts w:ascii="Times New Roman" w:hAnsi="Times New Roman" w:cs="Times New Roman"/>
                    <w:sz w:val="24"/>
                    <w:szCs w:val="24"/>
                  </w:rPr>
                </w:rPrChange>
              </w:rPr>
              <w:pPrChange w:id="7048" w:author="Mohammad Nayeem Hasan" w:date="2023-01-21T14:56:00Z">
                <w:pPr>
                  <w:jc w:val="both"/>
                </w:pPr>
              </w:pPrChange>
            </w:pPr>
          </w:p>
        </w:tc>
        <w:tc>
          <w:tcPr>
            <w:tcW w:w="389" w:type="pct"/>
            <w:vAlign w:val="center"/>
          </w:tcPr>
          <w:p w14:paraId="3B56BA8E" w14:textId="77777777" w:rsidR="00C2040A" w:rsidRPr="00200D44" w:rsidRDefault="00C2040A">
            <w:pPr>
              <w:rPr>
                <w:moveTo w:id="7049" w:author="Mohammad Nayeem Hasan" w:date="2023-01-21T00:38:00Z"/>
                <w:rFonts w:ascii="Times New Roman" w:hAnsi="Times New Roman" w:cs="Times New Roman"/>
                <w:sz w:val="20"/>
                <w:szCs w:val="20"/>
                <w:rPrChange w:id="7050" w:author="Mohammad Nayeem Hasan" w:date="2023-01-27T04:20:00Z">
                  <w:rPr>
                    <w:moveTo w:id="7051" w:author="Mohammad Nayeem Hasan" w:date="2023-01-21T00:38:00Z"/>
                    <w:rFonts w:ascii="Times New Roman" w:hAnsi="Times New Roman" w:cs="Times New Roman"/>
                    <w:sz w:val="24"/>
                    <w:szCs w:val="24"/>
                  </w:rPr>
                </w:rPrChange>
              </w:rPr>
              <w:pPrChange w:id="7052" w:author="Mohammad Nayeem Hasan" w:date="2023-01-21T14:56:00Z">
                <w:pPr>
                  <w:jc w:val="both"/>
                </w:pPr>
              </w:pPrChange>
            </w:pPr>
            <w:moveTo w:id="7053" w:author="Mohammad Nayeem Hasan" w:date="2023-01-21T00:38:00Z">
              <w:r w:rsidRPr="00200D44">
                <w:rPr>
                  <w:rFonts w:ascii="Times New Roman" w:hAnsi="Times New Roman" w:cs="Times New Roman"/>
                  <w:sz w:val="20"/>
                  <w:szCs w:val="20"/>
                  <w:rPrChange w:id="7054" w:author="Mohammad Nayeem Hasan" w:date="2023-01-27T04:20:00Z">
                    <w:rPr>
                      <w:rFonts w:ascii="Times New Roman" w:hAnsi="Times New Roman" w:cs="Times New Roman"/>
                      <w:sz w:val="24"/>
                      <w:szCs w:val="24"/>
                    </w:rPr>
                  </w:rPrChange>
                </w:rPr>
                <w:t>119 (6.3)</w:t>
              </w:r>
            </w:moveTo>
          </w:p>
        </w:tc>
        <w:tc>
          <w:tcPr>
            <w:tcW w:w="445" w:type="pct"/>
            <w:vAlign w:val="center"/>
          </w:tcPr>
          <w:p w14:paraId="093FB4ED" w14:textId="77777777" w:rsidR="00C2040A" w:rsidRPr="00200D44" w:rsidRDefault="00C2040A">
            <w:pPr>
              <w:rPr>
                <w:moveTo w:id="7055" w:author="Mohammad Nayeem Hasan" w:date="2023-01-21T00:38:00Z"/>
                <w:rFonts w:ascii="Times New Roman" w:hAnsi="Times New Roman" w:cs="Times New Roman"/>
                <w:sz w:val="20"/>
                <w:szCs w:val="20"/>
                <w:rPrChange w:id="7056" w:author="Mohammad Nayeem Hasan" w:date="2023-01-27T04:20:00Z">
                  <w:rPr>
                    <w:moveTo w:id="7057" w:author="Mohammad Nayeem Hasan" w:date="2023-01-21T00:38:00Z"/>
                    <w:rFonts w:ascii="Times New Roman" w:hAnsi="Times New Roman" w:cs="Times New Roman"/>
                    <w:sz w:val="24"/>
                    <w:szCs w:val="24"/>
                  </w:rPr>
                </w:rPrChange>
              </w:rPr>
              <w:pPrChange w:id="7058" w:author="Mohammad Nayeem Hasan" w:date="2023-01-21T14:56:00Z">
                <w:pPr>
                  <w:jc w:val="both"/>
                </w:pPr>
              </w:pPrChange>
            </w:pPr>
            <w:moveTo w:id="7059" w:author="Mohammad Nayeem Hasan" w:date="2023-01-21T00:38:00Z">
              <w:r w:rsidRPr="00200D44">
                <w:rPr>
                  <w:rFonts w:ascii="Times New Roman" w:hAnsi="Times New Roman" w:cs="Times New Roman"/>
                  <w:sz w:val="20"/>
                  <w:szCs w:val="20"/>
                  <w:rPrChange w:id="7060" w:author="Mohammad Nayeem Hasan" w:date="2023-01-27T04:20:00Z">
                    <w:rPr>
                      <w:rFonts w:ascii="Times New Roman" w:hAnsi="Times New Roman" w:cs="Times New Roman"/>
                      <w:sz w:val="24"/>
                      <w:szCs w:val="24"/>
                    </w:rPr>
                  </w:rPrChange>
                </w:rPr>
                <w:t>1753 (93.7)</w:t>
              </w:r>
            </w:moveTo>
          </w:p>
        </w:tc>
        <w:tc>
          <w:tcPr>
            <w:tcW w:w="435" w:type="pct"/>
            <w:vMerge/>
            <w:vAlign w:val="center"/>
          </w:tcPr>
          <w:p w14:paraId="6C0CABAE" w14:textId="77777777" w:rsidR="00C2040A" w:rsidRPr="00200D44" w:rsidRDefault="00C2040A">
            <w:pPr>
              <w:rPr>
                <w:moveTo w:id="7061" w:author="Mohammad Nayeem Hasan" w:date="2023-01-21T00:38:00Z"/>
                <w:rFonts w:ascii="Times New Roman" w:hAnsi="Times New Roman" w:cs="Times New Roman"/>
                <w:sz w:val="20"/>
                <w:szCs w:val="20"/>
                <w:rPrChange w:id="7062" w:author="Mohammad Nayeem Hasan" w:date="2023-01-27T04:20:00Z">
                  <w:rPr>
                    <w:moveTo w:id="7063" w:author="Mohammad Nayeem Hasan" w:date="2023-01-21T00:38:00Z"/>
                    <w:rFonts w:ascii="Times New Roman" w:hAnsi="Times New Roman" w:cs="Times New Roman"/>
                    <w:sz w:val="24"/>
                    <w:szCs w:val="24"/>
                  </w:rPr>
                </w:rPrChange>
              </w:rPr>
              <w:pPrChange w:id="7064" w:author="Mohammad Nayeem Hasan" w:date="2023-01-21T14:56:00Z">
                <w:pPr>
                  <w:jc w:val="both"/>
                </w:pPr>
              </w:pPrChange>
            </w:pPr>
          </w:p>
        </w:tc>
      </w:tr>
      <w:tr w:rsidR="00C2040A" w:rsidRPr="00200D44" w14:paraId="2F3A58F0" w14:textId="77777777" w:rsidTr="00F13B5B">
        <w:trPr>
          <w:trHeight w:val="138"/>
          <w:jc w:val="center"/>
        </w:trPr>
        <w:tc>
          <w:tcPr>
            <w:tcW w:w="5000" w:type="pct"/>
            <w:gridSpan w:val="10"/>
            <w:vAlign w:val="center"/>
          </w:tcPr>
          <w:p w14:paraId="096628DD" w14:textId="77777777" w:rsidR="00C2040A" w:rsidRPr="00200D44" w:rsidRDefault="00C2040A">
            <w:pPr>
              <w:rPr>
                <w:moveTo w:id="7065" w:author="Mohammad Nayeem Hasan" w:date="2023-01-21T00:38:00Z"/>
                <w:rFonts w:ascii="Times New Roman" w:hAnsi="Times New Roman" w:cs="Times New Roman"/>
                <w:sz w:val="20"/>
                <w:szCs w:val="20"/>
                <w:rPrChange w:id="7066" w:author="Mohammad Nayeem Hasan" w:date="2023-01-27T04:20:00Z">
                  <w:rPr>
                    <w:moveTo w:id="7067" w:author="Mohammad Nayeem Hasan" w:date="2023-01-21T00:38:00Z"/>
                    <w:rFonts w:ascii="Times New Roman" w:hAnsi="Times New Roman" w:cs="Times New Roman"/>
                    <w:sz w:val="24"/>
                    <w:szCs w:val="24"/>
                  </w:rPr>
                </w:rPrChange>
              </w:rPr>
              <w:pPrChange w:id="7068" w:author="Mohammad Nayeem Hasan" w:date="2023-01-21T14:56:00Z">
                <w:pPr>
                  <w:jc w:val="both"/>
                </w:pPr>
              </w:pPrChange>
            </w:pPr>
            <w:moveTo w:id="7069" w:author="Mohammad Nayeem Hasan" w:date="2023-01-21T00:38:00Z">
              <w:r w:rsidRPr="00200D44">
                <w:rPr>
                  <w:rFonts w:ascii="Times New Roman" w:hAnsi="Times New Roman" w:cs="Times New Roman"/>
                  <w:sz w:val="20"/>
                  <w:szCs w:val="20"/>
                  <w:rPrChange w:id="7070" w:author="Mohammad Nayeem Hasan" w:date="2023-01-27T04:20:00Z">
                    <w:rPr>
                      <w:rFonts w:ascii="Times New Roman" w:hAnsi="Times New Roman" w:cs="Times New Roman"/>
                      <w:sz w:val="24"/>
                      <w:szCs w:val="24"/>
                    </w:rPr>
                  </w:rPrChange>
                </w:rPr>
                <w:t>PARENTAL CHARACTERISTICS</w:t>
              </w:r>
            </w:moveTo>
          </w:p>
        </w:tc>
      </w:tr>
      <w:tr w:rsidR="00C2040A" w:rsidRPr="00200D44" w14:paraId="09607130" w14:textId="77777777" w:rsidTr="00F13B5B">
        <w:trPr>
          <w:trHeight w:val="138"/>
          <w:jc w:val="center"/>
        </w:trPr>
        <w:tc>
          <w:tcPr>
            <w:tcW w:w="5000" w:type="pct"/>
            <w:gridSpan w:val="10"/>
            <w:vAlign w:val="center"/>
          </w:tcPr>
          <w:p w14:paraId="6C72C0EF" w14:textId="77777777" w:rsidR="00C2040A" w:rsidRPr="00200D44" w:rsidRDefault="00C2040A">
            <w:pPr>
              <w:rPr>
                <w:moveTo w:id="7071" w:author="Mohammad Nayeem Hasan" w:date="2023-01-21T00:38:00Z"/>
                <w:rFonts w:ascii="Times New Roman" w:hAnsi="Times New Roman" w:cs="Times New Roman"/>
                <w:sz w:val="20"/>
                <w:szCs w:val="20"/>
                <w:rPrChange w:id="7072" w:author="Mohammad Nayeem Hasan" w:date="2023-01-27T04:20:00Z">
                  <w:rPr>
                    <w:moveTo w:id="7073" w:author="Mohammad Nayeem Hasan" w:date="2023-01-21T00:38:00Z"/>
                    <w:rFonts w:ascii="Times New Roman" w:hAnsi="Times New Roman" w:cs="Times New Roman"/>
                    <w:sz w:val="24"/>
                    <w:szCs w:val="24"/>
                  </w:rPr>
                </w:rPrChange>
              </w:rPr>
              <w:pPrChange w:id="7074" w:author="Mohammad Nayeem Hasan" w:date="2023-01-21T14:56:00Z">
                <w:pPr>
                  <w:jc w:val="both"/>
                </w:pPr>
              </w:pPrChange>
            </w:pPr>
            <w:moveTo w:id="7075" w:author="Mohammad Nayeem Hasan" w:date="2023-01-21T00:38:00Z">
              <w:r w:rsidRPr="00200D44">
                <w:rPr>
                  <w:rFonts w:ascii="Times New Roman" w:hAnsi="Times New Roman" w:cs="Times New Roman"/>
                  <w:sz w:val="20"/>
                  <w:szCs w:val="20"/>
                  <w:rPrChange w:id="7076" w:author="Mohammad Nayeem Hasan" w:date="2023-01-27T04:20:00Z">
                    <w:rPr>
                      <w:rFonts w:ascii="Times New Roman" w:hAnsi="Times New Roman" w:cs="Times New Roman"/>
                      <w:sz w:val="24"/>
                      <w:szCs w:val="24"/>
                    </w:rPr>
                  </w:rPrChange>
                </w:rPr>
                <w:t>Mother’s Education</w:t>
              </w:r>
            </w:moveTo>
          </w:p>
        </w:tc>
      </w:tr>
      <w:tr w:rsidR="004F4188" w:rsidRPr="00394056" w14:paraId="6B83020C" w14:textId="77777777" w:rsidTr="006875DA">
        <w:trPr>
          <w:trHeight w:val="396"/>
          <w:jc w:val="center"/>
        </w:trPr>
        <w:tc>
          <w:tcPr>
            <w:tcW w:w="788" w:type="pct"/>
            <w:vAlign w:val="center"/>
          </w:tcPr>
          <w:p w14:paraId="53E2E254" w14:textId="77777777" w:rsidR="006875DA" w:rsidRPr="00200D44" w:rsidRDefault="006875DA">
            <w:pPr>
              <w:rPr>
                <w:moveTo w:id="7077" w:author="Mohammad Nayeem Hasan" w:date="2023-01-21T00:38:00Z"/>
                <w:rFonts w:ascii="Times New Roman" w:hAnsi="Times New Roman" w:cs="Times New Roman"/>
                <w:sz w:val="20"/>
                <w:szCs w:val="20"/>
                <w:rPrChange w:id="7078" w:author="Mohammad Nayeem Hasan" w:date="2023-01-27T04:20:00Z">
                  <w:rPr>
                    <w:moveTo w:id="7079" w:author="Mohammad Nayeem Hasan" w:date="2023-01-21T00:38:00Z"/>
                    <w:rFonts w:ascii="Times New Roman" w:hAnsi="Times New Roman" w:cs="Times New Roman"/>
                    <w:sz w:val="24"/>
                    <w:szCs w:val="24"/>
                  </w:rPr>
                </w:rPrChange>
              </w:rPr>
              <w:pPrChange w:id="7080" w:author="Mohammad Nayeem Hasan" w:date="2023-01-21T14:56:00Z">
                <w:pPr>
                  <w:jc w:val="both"/>
                </w:pPr>
              </w:pPrChange>
            </w:pPr>
            <w:moveTo w:id="7081" w:author="Mohammad Nayeem Hasan" w:date="2023-01-21T00:38:00Z">
              <w:r w:rsidRPr="00200D44">
                <w:rPr>
                  <w:rFonts w:ascii="Times New Roman" w:hAnsi="Times New Roman" w:cs="Times New Roman"/>
                  <w:sz w:val="20"/>
                  <w:szCs w:val="20"/>
                  <w:rPrChange w:id="7082" w:author="Mohammad Nayeem Hasan" w:date="2023-01-27T04:20:00Z">
                    <w:rPr>
                      <w:rFonts w:ascii="Times New Roman" w:hAnsi="Times New Roman" w:cs="Times New Roman"/>
                      <w:sz w:val="24"/>
                      <w:szCs w:val="24"/>
                    </w:rPr>
                  </w:rPrChange>
                </w:rPr>
                <w:t>Primary incomplete</w:t>
              </w:r>
            </w:moveTo>
          </w:p>
        </w:tc>
        <w:tc>
          <w:tcPr>
            <w:tcW w:w="445" w:type="pct"/>
            <w:vAlign w:val="center"/>
          </w:tcPr>
          <w:p w14:paraId="42118A94" w14:textId="77777777" w:rsidR="006875DA" w:rsidRPr="00200D44" w:rsidRDefault="006875DA">
            <w:pPr>
              <w:rPr>
                <w:moveTo w:id="7083" w:author="Mohammad Nayeem Hasan" w:date="2023-01-21T00:38:00Z"/>
                <w:rFonts w:ascii="Times New Roman" w:hAnsi="Times New Roman" w:cs="Times New Roman"/>
                <w:sz w:val="20"/>
                <w:szCs w:val="20"/>
                <w:rPrChange w:id="7084" w:author="Mohammad Nayeem Hasan" w:date="2023-01-27T04:20:00Z">
                  <w:rPr>
                    <w:moveTo w:id="7085" w:author="Mohammad Nayeem Hasan" w:date="2023-01-21T00:38:00Z"/>
                    <w:rFonts w:ascii="Times New Roman" w:hAnsi="Times New Roman" w:cs="Times New Roman"/>
                    <w:sz w:val="24"/>
                    <w:szCs w:val="24"/>
                  </w:rPr>
                </w:rPrChange>
              </w:rPr>
              <w:pPrChange w:id="7086" w:author="Mohammad Nayeem Hasan" w:date="2023-01-21T14:56:00Z">
                <w:pPr>
                  <w:jc w:val="both"/>
                </w:pPr>
              </w:pPrChange>
            </w:pPr>
            <w:moveTo w:id="7087" w:author="Mohammad Nayeem Hasan" w:date="2023-01-21T00:38:00Z">
              <w:r w:rsidRPr="00200D44">
                <w:rPr>
                  <w:rFonts w:ascii="Times New Roman" w:hAnsi="Times New Roman" w:cs="Times New Roman"/>
                  <w:sz w:val="20"/>
                  <w:szCs w:val="20"/>
                  <w:rPrChange w:id="7088" w:author="Mohammad Nayeem Hasan" w:date="2023-01-27T04:20:00Z">
                    <w:rPr>
                      <w:rFonts w:ascii="Times New Roman" w:hAnsi="Times New Roman" w:cs="Times New Roman"/>
                      <w:sz w:val="24"/>
                      <w:szCs w:val="24"/>
                    </w:rPr>
                  </w:rPrChange>
                </w:rPr>
                <w:t>1299 (8.0)</w:t>
              </w:r>
            </w:moveTo>
          </w:p>
        </w:tc>
        <w:tc>
          <w:tcPr>
            <w:tcW w:w="587" w:type="pct"/>
            <w:vAlign w:val="center"/>
          </w:tcPr>
          <w:p w14:paraId="35FE3658" w14:textId="77777777" w:rsidR="006875DA" w:rsidRPr="00200D44" w:rsidRDefault="006875DA">
            <w:pPr>
              <w:rPr>
                <w:moveTo w:id="7089" w:author="Mohammad Nayeem Hasan" w:date="2023-01-21T00:38:00Z"/>
                <w:rFonts w:ascii="Times New Roman" w:hAnsi="Times New Roman" w:cs="Times New Roman"/>
                <w:sz w:val="20"/>
                <w:szCs w:val="20"/>
                <w:rPrChange w:id="7090" w:author="Mohammad Nayeem Hasan" w:date="2023-01-27T04:20:00Z">
                  <w:rPr>
                    <w:moveTo w:id="7091" w:author="Mohammad Nayeem Hasan" w:date="2023-01-21T00:38:00Z"/>
                    <w:rFonts w:ascii="Times New Roman" w:hAnsi="Times New Roman" w:cs="Times New Roman"/>
                    <w:sz w:val="24"/>
                    <w:szCs w:val="24"/>
                  </w:rPr>
                </w:rPrChange>
              </w:rPr>
              <w:pPrChange w:id="7092" w:author="Mohammad Nayeem Hasan" w:date="2023-01-21T14:56:00Z">
                <w:pPr>
                  <w:jc w:val="both"/>
                </w:pPr>
              </w:pPrChange>
            </w:pPr>
            <w:moveTo w:id="7093" w:author="Mohammad Nayeem Hasan" w:date="2023-01-21T00:38:00Z">
              <w:r w:rsidRPr="00200D44">
                <w:rPr>
                  <w:rFonts w:ascii="Times New Roman" w:hAnsi="Times New Roman" w:cs="Times New Roman"/>
                  <w:sz w:val="20"/>
                  <w:szCs w:val="20"/>
                  <w:rPrChange w:id="7094" w:author="Mohammad Nayeem Hasan" w:date="2023-01-27T04:20:00Z">
                    <w:rPr>
                      <w:rFonts w:ascii="Times New Roman" w:hAnsi="Times New Roman" w:cs="Times New Roman"/>
                      <w:sz w:val="24"/>
                      <w:szCs w:val="24"/>
                    </w:rPr>
                  </w:rPrChange>
                </w:rPr>
                <w:t>14912 (92.0)</w:t>
              </w:r>
            </w:moveTo>
          </w:p>
        </w:tc>
        <w:tc>
          <w:tcPr>
            <w:tcW w:w="689" w:type="pct"/>
            <w:vMerge w:val="restart"/>
            <w:vAlign w:val="center"/>
          </w:tcPr>
          <w:p w14:paraId="74779AFE" w14:textId="77777777" w:rsidR="006875DA" w:rsidRPr="00200D44" w:rsidRDefault="006875DA">
            <w:pPr>
              <w:rPr>
                <w:moveTo w:id="7095" w:author="Mohammad Nayeem Hasan" w:date="2023-01-21T00:38:00Z"/>
                <w:rFonts w:ascii="Times New Roman" w:hAnsi="Times New Roman" w:cs="Times New Roman"/>
                <w:b/>
                <w:bCs/>
                <w:sz w:val="20"/>
                <w:szCs w:val="20"/>
                <w:rPrChange w:id="7096" w:author="Mohammad Nayeem Hasan" w:date="2023-01-27T04:20:00Z">
                  <w:rPr>
                    <w:moveTo w:id="7097" w:author="Mohammad Nayeem Hasan" w:date="2023-01-21T00:38:00Z"/>
                    <w:rFonts w:ascii="Times New Roman" w:hAnsi="Times New Roman" w:cs="Times New Roman"/>
                    <w:b/>
                    <w:bCs/>
                    <w:sz w:val="24"/>
                    <w:szCs w:val="24"/>
                  </w:rPr>
                </w:rPrChange>
              </w:rPr>
              <w:pPrChange w:id="7098" w:author="Mohammad Nayeem Hasan" w:date="2023-01-21T14:56:00Z">
                <w:pPr>
                  <w:jc w:val="both"/>
                </w:pPr>
              </w:pPrChange>
            </w:pPr>
            <w:moveTo w:id="7099" w:author="Mohammad Nayeem Hasan" w:date="2023-01-21T00:38:00Z">
              <w:r w:rsidRPr="00200D44">
                <w:rPr>
                  <w:rFonts w:ascii="Times New Roman" w:hAnsi="Times New Roman" w:cs="Times New Roman"/>
                  <w:b/>
                  <w:bCs/>
                  <w:sz w:val="20"/>
                  <w:szCs w:val="20"/>
                  <w:rPrChange w:id="7100" w:author="Mohammad Nayeem Hasan" w:date="2023-01-27T04:20:00Z">
                    <w:rPr>
                      <w:rFonts w:ascii="Times New Roman" w:hAnsi="Times New Roman" w:cs="Times New Roman"/>
                      <w:b/>
                      <w:bCs/>
                      <w:sz w:val="24"/>
                      <w:szCs w:val="24"/>
                    </w:rPr>
                  </w:rPrChange>
                </w:rPr>
                <w:t>&lt;0.001</w:t>
              </w:r>
            </w:moveTo>
          </w:p>
        </w:tc>
        <w:tc>
          <w:tcPr>
            <w:tcW w:w="389" w:type="pct"/>
            <w:vAlign w:val="center"/>
          </w:tcPr>
          <w:p w14:paraId="2B81F7FD" w14:textId="77777777" w:rsidR="006875DA" w:rsidRPr="00200D44" w:rsidRDefault="006875DA">
            <w:pPr>
              <w:rPr>
                <w:moveTo w:id="7101" w:author="Mohammad Nayeem Hasan" w:date="2023-01-21T00:38:00Z"/>
                <w:rFonts w:ascii="Times New Roman" w:hAnsi="Times New Roman" w:cs="Times New Roman"/>
                <w:sz w:val="20"/>
                <w:szCs w:val="20"/>
                <w:rPrChange w:id="7102" w:author="Mohammad Nayeem Hasan" w:date="2023-01-27T04:20:00Z">
                  <w:rPr>
                    <w:moveTo w:id="7103" w:author="Mohammad Nayeem Hasan" w:date="2023-01-21T00:38:00Z"/>
                    <w:rFonts w:ascii="Times New Roman" w:hAnsi="Times New Roman" w:cs="Times New Roman"/>
                    <w:sz w:val="24"/>
                    <w:szCs w:val="24"/>
                  </w:rPr>
                </w:rPrChange>
              </w:rPr>
              <w:pPrChange w:id="7104" w:author="Mohammad Nayeem Hasan" w:date="2023-01-21T14:56:00Z">
                <w:pPr>
                  <w:jc w:val="both"/>
                </w:pPr>
              </w:pPrChange>
            </w:pPr>
            <w:moveTo w:id="7105" w:author="Mohammad Nayeem Hasan" w:date="2023-01-21T00:38:00Z">
              <w:r w:rsidRPr="00200D44">
                <w:rPr>
                  <w:rFonts w:ascii="Times New Roman" w:hAnsi="Times New Roman" w:cs="Times New Roman"/>
                  <w:sz w:val="20"/>
                  <w:szCs w:val="20"/>
                  <w:rPrChange w:id="7106" w:author="Mohammad Nayeem Hasan" w:date="2023-01-27T04:20:00Z">
                    <w:rPr>
                      <w:rFonts w:ascii="Times New Roman" w:hAnsi="Times New Roman" w:cs="Times New Roman"/>
                      <w:sz w:val="24"/>
                      <w:szCs w:val="24"/>
                    </w:rPr>
                  </w:rPrChange>
                </w:rPr>
                <w:t>319 (4.2)</w:t>
              </w:r>
            </w:moveTo>
          </w:p>
        </w:tc>
        <w:tc>
          <w:tcPr>
            <w:tcW w:w="398" w:type="pct"/>
            <w:vAlign w:val="center"/>
          </w:tcPr>
          <w:p w14:paraId="3413662C" w14:textId="77777777" w:rsidR="006875DA" w:rsidRPr="00200D44" w:rsidRDefault="006875DA">
            <w:pPr>
              <w:rPr>
                <w:moveTo w:id="7107" w:author="Mohammad Nayeem Hasan" w:date="2023-01-21T00:38:00Z"/>
                <w:rFonts w:ascii="Times New Roman" w:hAnsi="Times New Roman" w:cs="Times New Roman"/>
                <w:sz w:val="20"/>
                <w:szCs w:val="20"/>
                <w:rPrChange w:id="7108" w:author="Mohammad Nayeem Hasan" w:date="2023-01-27T04:20:00Z">
                  <w:rPr>
                    <w:moveTo w:id="7109" w:author="Mohammad Nayeem Hasan" w:date="2023-01-21T00:38:00Z"/>
                    <w:rFonts w:ascii="Times New Roman" w:hAnsi="Times New Roman" w:cs="Times New Roman"/>
                    <w:sz w:val="24"/>
                    <w:szCs w:val="24"/>
                  </w:rPr>
                </w:rPrChange>
              </w:rPr>
              <w:pPrChange w:id="7110" w:author="Mohammad Nayeem Hasan" w:date="2023-01-21T14:56:00Z">
                <w:pPr>
                  <w:jc w:val="both"/>
                </w:pPr>
              </w:pPrChange>
            </w:pPr>
            <w:moveTo w:id="7111" w:author="Mohammad Nayeem Hasan" w:date="2023-01-21T00:38:00Z">
              <w:r w:rsidRPr="00200D44">
                <w:rPr>
                  <w:rFonts w:ascii="Times New Roman" w:hAnsi="Times New Roman" w:cs="Times New Roman"/>
                  <w:sz w:val="20"/>
                  <w:szCs w:val="20"/>
                  <w:rPrChange w:id="7112" w:author="Mohammad Nayeem Hasan" w:date="2023-01-27T04:20:00Z">
                    <w:rPr>
                      <w:rFonts w:ascii="Times New Roman" w:hAnsi="Times New Roman" w:cs="Times New Roman"/>
                      <w:sz w:val="24"/>
                      <w:szCs w:val="24"/>
                    </w:rPr>
                  </w:rPrChange>
                </w:rPr>
                <w:t>7323 (95.8)</w:t>
              </w:r>
            </w:moveTo>
          </w:p>
        </w:tc>
        <w:tc>
          <w:tcPr>
            <w:tcW w:w="435" w:type="pct"/>
            <w:vMerge w:val="restart"/>
            <w:vAlign w:val="center"/>
          </w:tcPr>
          <w:p w14:paraId="674387D7" w14:textId="473E9D22" w:rsidR="006875DA" w:rsidRPr="00200D44" w:rsidRDefault="006875DA">
            <w:pPr>
              <w:rPr>
                <w:moveTo w:id="7113" w:author="Mohammad Nayeem Hasan" w:date="2023-01-21T00:38:00Z"/>
                <w:rFonts w:ascii="Times New Roman" w:hAnsi="Times New Roman" w:cs="Times New Roman"/>
                <w:sz w:val="20"/>
                <w:szCs w:val="20"/>
                <w:rPrChange w:id="7114" w:author="Mohammad Nayeem Hasan" w:date="2023-01-27T04:20:00Z">
                  <w:rPr>
                    <w:moveTo w:id="7115" w:author="Mohammad Nayeem Hasan" w:date="2023-01-21T00:38:00Z"/>
                    <w:rFonts w:ascii="Times New Roman" w:hAnsi="Times New Roman" w:cs="Times New Roman"/>
                    <w:sz w:val="24"/>
                    <w:szCs w:val="24"/>
                  </w:rPr>
                </w:rPrChange>
              </w:rPr>
              <w:pPrChange w:id="7116" w:author="Mohammad Nayeem Hasan" w:date="2023-01-21T14:56:00Z">
                <w:pPr>
                  <w:jc w:val="both"/>
                </w:pPr>
              </w:pPrChange>
            </w:pPr>
            <w:moveTo w:id="7117" w:author="Mohammad Nayeem Hasan" w:date="2023-01-21T00:38:00Z">
              <w:r w:rsidRPr="00200D44">
                <w:rPr>
                  <w:rFonts w:ascii="Times New Roman" w:hAnsi="Times New Roman" w:cs="Times New Roman"/>
                  <w:sz w:val="20"/>
                  <w:szCs w:val="20"/>
                  <w:rPrChange w:id="7118" w:author="Mohammad Nayeem Hasan" w:date="2023-01-27T04:20:00Z">
                    <w:rPr>
                      <w:rFonts w:ascii="Times New Roman" w:hAnsi="Times New Roman" w:cs="Times New Roman"/>
                      <w:sz w:val="24"/>
                      <w:szCs w:val="24"/>
                    </w:rPr>
                  </w:rPrChange>
                </w:rPr>
                <w:t>0.7</w:t>
              </w:r>
            </w:moveTo>
            <w:ins w:id="7119" w:author="Mohammad Nayeem Hasan" w:date="2023-01-27T14:16:00Z">
              <w:r w:rsidR="00752A96">
                <w:rPr>
                  <w:rFonts w:ascii="Times New Roman" w:hAnsi="Times New Roman" w:cs="Times New Roman"/>
                  <w:sz w:val="20"/>
                  <w:szCs w:val="20"/>
                </w:rPr>
                <w:t>86</w:t>
              </w:r>
            </w:ins>
            <w:moveTo w:id="7120" w:author="Mohammad Nayeem Hasan" w:date="2023-01-21T00:38:00Z">
              <w:del w:id="7121" w:author="Mohammad Nayeem Hasan" w:date="2023-01-27T14:16:00Z">
                <w:r w:rsidRPr="00200D44" w:rsidDel="00752A96">
                  <w:rPr>
                    <w:rFonts w:ascii="Times New Roman" w:hAnsi="Times New Roman" w:cs="Times New Roman"/>
                    <w:sz w:val="20"/>
                    <w:szCs w:val="20"/>
                    <w:rPrChange w:id="7122" w:author="Mohammad Nayeem Hasan" w:date="2023-01-27T04:20:00Z">
                      <w:rPr>
                        <w:rFonts w:ascii="Times New Roman" w:hAnsi="Times New Roman" w:cs="Times New Roman"/>
                        <w:sz w:val="24"/>
                        <w:szCs w:val="24"/>
                      </w:rPr>
                    </w:rPrChange>
                  </w:rPr>
                  <w:delText>90</w:delText>
                </w:r>
              </w:del>
            </w:moveTo>
          </w:p>
        </w:tc>
        <w:tc>
          <w:tcPr>
            <w:tcW w:w="389" w:type="pct"/>
            <w:vAlign w:val="center"/>
          </w:tcPr>
          <w:p w14:paraId="24BF257D" w14:textId="77777777" w:rsidR="006875DA" w:rsidRPr="00200D44" w:rsidRDefault="006875DA">
            <w:pPr>
              <w:rPr>
                <w:moveTo w:id="7123" w:author="Mohammad Nayeem Hasan" w:date="2023-01-21T00:38:00Z"/>
                <w:rFonts w:ascii="Times New Roman" w:hAnsi="Times New Roman" w:cs="Times New Roman"/>
                <w:sz w:val="20"/>
                <w:szCs w:val="20"/>
                <w:rPrChange w:id="7124" w:author="Mohammad Nayeem Hasan" w:date="2023-01-27T04:20:00Z">
                  <w:rPr>
                    <w:moveTo w:id="7125" w:author="Mohammad Nayeem Hasan" w:date="2023-01-21T00:38:00Z"/>
                    <w:rFonts w:ascii="Times New Roman" w:hAnsi="Times New Roman" w:cs="Times New Roman"/>
                    <w:sz w:val="24"/>
                    <w:szCs w:val="24"/>
                  </w:rPr>
                </w:rPrChange>
              </w:rPr>
              <w:pPrChange w:id="7126" w:author="Mohammad Nayeem Hasan" w:date="2023-01-21T14:56:00Z">
                <w:pPr>
                  <w:jc w:val="both"/>
                </w:pPr>
              </w:pPrChange>
            </w:pPr>
            <w:moveTo w:id="7127" w:author="Mohammad Nayeem Hasan" w:date="2023-01-21T00:38:00Z">
              <w:r w:rsidRPr="00200D44">
                <w:rPr>
                  <w:rFonts w:ascii="Times New Roman" w:hAnsi="Times New Roman" w:cs="Times New Roman"/>
                  <w:sz w:val="20"/>
                  <w:szCs w:val="20"/>
                  <w:rPrChange w:id="7128" w:author="Mohammad Nayeem Hasan" w:date="2023-01-27T04:20:00Z">
                    <w:rPr>
                      <w:rFonts w:ascii="Times New Roman" w:hAnsi="Times New Roman" w:cs="Times New Roman"/>
                      <w:sz w:val="24"/>
                      <w:szCs w:val="24"/>
                    </w:rPr>
                  </w:rPrChange>
                </w:rPr>
                <w:t>199 (7.7)</w:t>
              </w:r>
            </w:moveTo>
          </w:p>
        </w:tc>
        <w:tc>
          <w:tcPr>
            <w:tcW w:w="445" w:type="pct"/>
            <w:vAlign w:val="center"/>
          </w:tcPr>
          <w:p w14:paraId="540DF2D8" w14:textId="77777777" w:rsidR="006875DA" w:rsidRPr="00200D44" w:rsidRDefault="006875DA">
            <w:pPr>
              <w:rPr>
                <w:moveTo w:id="7129" w:author="Mohammad Nayeem Hasan" w:date="2023-01-21T00:38:00Z"/>
                <w:rFonts w:ascii="Times New Roman" w:hAnsi="Times New Roman" w:cs="Times New Roman"/>
                <w:sz w:val="20"/>
                <w:szCs w:val="20"/>
                <w:rPrChange w:id="7130" w:author="Mohammad Nayeem Hasan" w:date="2023-01-27T04:20:00Z">
                  <w:rPr>
                    <w:moveTo w:id="7131" w:author="Mohammad Nayeem Hasan" w:date="2023-01-21T00:38:00Z"/>
                    <w:rFonts w:ascii="Times New Roman" w:hAnsi="Times New Roman" w:cs="Times New Roman"/>
                    <w:sz w:val="24"/>
                    <w:szCs w:val="24"/>
                  </w:rPr>
                </w:rPrChange>
              </w:rPr>
              <w:pPrChange w:id="7132" w:author="Mohammad Nayeem Hasan" w:date="2023-01-21T14:56:00Z">
                <w:pPr>
                  <w:jc w:val="both"/>
                </w:pPr>
              </w:pPrChange>
            </w:pPr>
            <w:moveTo w:id="7133" w:author="Mohammad Nayeem Hasan" w:date="2023-01-21T00:38:00Z">
              <w:r w:rsidRPr="00200D44">
                <w:rPr>
                  <w:rFonts w:ascii="Times New Roman" w:hAnsi="Times New Roman" w:cs="Times New Roman"/>
                  <w:sz w:val="20"/>
                  <w:szCs w:val="20"/>
                  <w:rPrChange w:id="7134" w:author="Mohammad Nayeem Hasan" w:date="2023-01-27T04:20:00Z">
                    <w:rPr>
                      <w:rFonts w:ascii="Times New Roman" w:hAnsi="Times New Roman" w:cs="Times New Roman"/>
                      <w:sz w:val="24"/>
                      <w:szCs w:val="24"/>
                    </w:rPr>
                  </w:rPrChange>
                </w:rPr>
                <w:t>2387 (92.3)</w:t>
              </w:r>
            </w:moveTo>
          </w:p>
        </w:tc>
        <w:tc>
          <w:tcPr>
            <w:tcW w:w="435" w:type="pct"/>
            <w:vMerge w:val="restart"/>
            <w:vAlign w:val="center"/>
          </w:tcPr>
          <w:p w14:paraId="362A186B" w14:textId="77777777" w:rsidR="006875DA" w:rsidRPr="00200D44" w:rsidRDefault="006875DA">
            <w:pPr>
              <w:rPr>
                <w:moveTo w:id="7135" w:author="Mohammad Nayeem Hasan" w:date="2023-01-21T00:38:00Z"/>
                <w:rFonts w:ascii="Times New Roman" w:hAnsi="Times New Roman" w:cs="Times New Roman"/>
                <w:sz w:val="20"/>
                <w:szCs w:val="20"/>
                <w:rPrChange w:id="7136" w:author="Mohammad Nayeem Hasan" w:date="2023-01-27T04:20:00Z">
                  <w:rPr>
                    <w:moveTo w:id="7137" w:author="Mohammad Nayeem Hasan" w:date="2023-01-21T00:38:00Z"/>
                    <w:rFonts w:ascii="Times New Roman" w:hAnsi="Times New Roman" w:cs="Times New Roman"/>
                    <w:sz w:val="24"/>
                    <w:szCs w:val="24"/>
                  </w:rPr>
                </w:rPrChange>
              </w:rPr>
              <w:pPrChange w:id="7138" w:author="Mohammad Nayeem Hasan" w:date="2023-01-21T14:56:00Z">
                <w:pPr>
                  <w:jc w:val="both"/>
                </w:pPr>
              </w:pPrChange>
            </w:pPr>
            <w:moveTo w:id="7139" w:author="Mohammad Nayeem Hasan" w:date="2023-01-21T00:38:00Z">
              <w:r w:rsidRPr="00200D44">
                <w:rPr>
                  <w:rFonts w:ascii="Times New Roman" w:hAnsi="Times New Roman" w:cs="Times New Roman"/>
                  <w:sz w:val="20"/>
                  <w:szCs w:val="20"/>
                  <w:rPrChange w:id="7140" w:author="Mohammad Nayeem Hasan" w:date="2023-01-27T04:20:00Z">
                    <w:rPr>
                      <w:rFonts w:ascii="Times New Roman" w:hAnsi="Times New Roman" w:cs="Times New Roman"/>
                      <w:sz w:val="24"/>
                      <w:szCs w:val="24"/>
                    </w:rPr>
                  </w:rPrChange>
                </w:rPr>
                <w:t>0.052</w:t>
              </w:r>
            </w:moveTo>
          </w:p>
        </w:tc>
      </w:tr>
      <w:tr w:rsidR="004F4188" w:rsidRPr="00394056" w14:paraId="35451700" w14:textId="77777777" w:rsidTr="006875DA">
        <w:trPr>
          <w:trHeight w:val="138"/>
          <w:jc w:val="center"/>
        </w:trPr>
        <w:tc>
          <w:tcPr>
            <w:tcW w:w="788" w:type="pct"/>
            <w:vAlign w:val="center"/>
          </w:tcPr>
          <w:p w14:paraId="3FE03655" w14:textId="77777777" w:rsidR="006875DA" w:rsidRPr="00200D44" w:rsidRDefault="006875DA">
            <w:pPr>
              <w:rPr>
                <w:moveTo w:id="7141" w:author="Mohammad Nayeem Hasan" w:date="2023-01-21T00:38:00Z"/>
                <w:rFonts w:ascii="Times New Roman" w:hAnsi="Times New Roman" w:cs="Times New Roman"/>
                <w:sz w:val="20"/>
                <w:szCs w:val="20"/>
                <w:rPrChange w:id="7142" w:author="Mohammad Nayeem Hasan" w:date="2023-01-27T04:20:00Z">
                  <w:rPr>
                    <w:moveTo w:id="7143" w:author="Mohammad Nayeem Hasan" w:date="2023-01-21T00:38:00Z"/>
                    <w:rFonts w:ascii="Times New Roman" w:hAnsi="Times New Roman" w:cs="Times New Roman"/>
                    <w:sz w:val="24"/>
                    <w:szCs w:val="24"/>
                  </w:rPr>
                </w:rPrChange>
              </w:rPr>
              <w:pPrChange w:id="7144" w:author="Mohammad Nayeem Hasan" w:date="2023-01-21T14:56:00Z">
                <w:pPr>
                  <w:jc w:val="both"/>
                </w:pPr>
              </w:pPrChange>
            </w:pPr>
            <w:moveTo w:id="7145" w:author="Mohammad Nayeem Hasan" w:date="2023-01-21T00:38:00Z">
              <w:r w:rsidRPr="00200D44">
                <w:rPr>
                  <w:rFonts w:ascii="Times New Roman" w:hAnsi="Times New Roman" w:cs="Times New Roman"/>
                  <w:sz w:val="20"/>
                  <w:szCs w:val="20"/>
                  <w:rPrChange w:id="7146" w:author="Mohammad Nayeem Hasan" w:date="2023-01-27T04:20:00Z">
                    <w:rPr>
                      <w:rFonts w:ascii="Times New Roman" w:hAnsi="Times New Roman" w:cs="Times New Roman"/>
                      <w:sz w:val="24"/>
                      <w:szCs w:val="24"/>
                    </w:rPr>
                  </w:rPrChange>
                </w:rPr>
                <w:t>Primary complete</w:t>
              </w:r>
            </w:moveTo>
          </w:p>
        </w:tc>
        <w:tc>
          <w:tcPr>
            <w:tcW w:w="445" w:type="pct"/>
            <w:vAlign w:val="center"/>
          </w:tcPr>
          <w:p w14:paraId="17914461" w14:textId="77777777" w:rsidR="006875DA" w:rsidRPr="00200D44" w:rsidRDefault="006875DA">
            <w:pPr>
              <w:rPr>
                <w:moveTo w:id="7147" w:author="Mohammad Nayeem Hasan" w:date="2023-01-21T00:38:00Z"/>
                <w:rFonts w:ascii="Times New Roman" w:hAnsi="Times New Roman" w:cs="Times New Roman"/>
                <w:sz w:val="20"/>
                <w:szCs w:val="20"/>
                <w:rPrChange w:id="7148" w:author="Mohammad Nayeem Hasan" w:date="2023-01-27T04:20:00Z">
                  <w:rPr>
                    <w:moveTo w:id="7149" w:author="Mohammad Nayeem Hasan" w:date="2023-01-21T00:38:00Z"/>
                    <w:rFonts w:ascii="Times New Roman" w:hAnsi="Times New Roman" w:cs="Times New Roman"/>
                    <w:sz w:val="24"/>
                    <w:szCs w:val="24"/>
                  </w:rPr>
                </w:rPrChange>
              </w:rPr>
              <w:pPrChange w:id="7150" w:author="Mohammad Nayeem Hasan" w:date="2023-01-21T14:56:00Z">
                <w:pPr>
                  <w:jc w:val="both"/>
                </w:pPr>
              </w:pPrChange>
            </w:pPr>
            <w:moveTo w:id="7151" w:author="Mohammad Nayeem Hasan" w:date="2023-01-21T00:38:00Z">
              <w:r w:rsidRPr="00200D44">
                <w:rPr>
                  <w:rFonts w:ascii="Times New Roman" w:hAnsi="Times New Roman" w:cs="Times New Roman"/>
                  <w:sz w:val="20"/>
                  <w:szCs w:val="20"/>
                  <w:rPrChange w:id="7152" w:author="Mohammad Nayeem Hasan" w:date="2023-01-27T04:20:00Z">
                    <w:rPr>
                      <w:rFonts w:ascii="Times New Roman" w:hAnsi="Times New Roman" w:cs="Times New Roman"/>
                      <w:sz w:val="24"/>
                      <w:szCs w:val="24"/>
                    </w:rPr>
                  </w:rPrChange>
                </w:rPr>
                <w:t>274 (6.7)</w:t>
              </w:r>
            </w:moveTo>
          </w:p>
        </w:tc>
        <w:tc>
          <w:tcPr>
            <w:tcW w:w="587" w:type="pct"/>
            <w:vAlign w:val="center"/>
          </w:tcPr>
          <w:p w14:paraId="3AF90D7D" w14:textId="77777777" w:rsidR="006875DA" w:rsidRPr="00200D44" w:rsidRDefault="006875DA">
            <w:pPr>
              <w:rPr>
                <w:moveTo w:id="7153" w:author="Mohammad Nayeem Hasan" w:date="2023-01-21T00:38:00Z"/>
                <w:rFonts w:ascii="Times New Roman" w:hAnsi="Times New Roman" w:cs="Times New Roman"/>
                <w:sz w:val="20"/>
                <w:szCs w:val="20"/>
                <w:rPrChange w:id="7154" w:author="Mohammad Nayeem Hasan" w:date="2023-01-27T04:20:00Z">
                  <w:rPr>
                    <w:moveTo w:id="7155" w:author="Mohammad Nayeem Hasan" w:date="2023-01-21T00:38:00Z"/>
                    <w:rFonts w:ascii="Times New Roman" w:hAnsi="Times New Roman" w:cs="Times New Roman"/>
                    <w:sz w:val="24"/>
                    <w:szCs w:val="24"/>
                  </w:rPr>
                </w:rPrChange>
              </w:rPr>
              <w:pPrChange w:id="7156" w:author="Mohammad Nayeem Hasan" w:date="2023-01-21T14:56:00Z">
                <w:pPr>
                  <w:jc w:val="both"/>
                </w:pPr>
              </w:pPrChange>
            </w:pPr>
            <w:moveTo w:id="7157" w:author="Mohammad Nayeem Hasan" w:date="2023-01-21T00:38:00Z">
              <w:r w:rsidRPr="00200D44">
                <w:rPr>
                  <w:rFonts w:ascii="Times New Roman" w:hAnsi="Times New Roman" w:cs="Times New Roman"/>
                  <w:sz w:val="20"/>
                  <w:szCs w:val="20"/>
                  <w:rPrChange w:id="7158" w:author="Mohammad Nayeem Hasan" w:date="2023-01-27T04:20:00Z">
                    <w:rPr>
                      <w:rFonts w:ascii="Times New Roman" w:hAnsi="Times New Roman" w:cs="Times New Roman"/>
                      <w:sz w:val="24"/>
                      <w:szCs w:val="24"/>
                    </w:rPr>
                  </w:rPrChange>
                </w:rPr>
                <w:t>3808 (93.3)</w:t>
              </w:r>
            </w:moveTo>
          </w:p>
        </w:tc>
        <w:tc>
          <w:tcPr>
            <w:tcW w:w="689" w:type="pct"/>
            <w:vMerge/>
            <w:vAlign w:val="center"/>
          </w:tcPr>
          <w:p w14:paraId="7F873C7D" w14:textId="77777777" w:rsidR="006875DA" w:rsidRPr="00200D44" w:rsidRDefault="006875DA">
            <w:pPr>
              <w:rPr>
                <w:moveTo w:id="7159" w:author="Mohammad Nayeem Hasan" w:date="2023-01-21T00:38:00Z"/>
                <w:rFonts w:ascii="Times New Roman" w:hAnsi="Times New Roman" w:cs="Times New Roman"/>
                <w:sz w:val="20"/>
                <w:szCs w:val="20"/>
                <w:rPrChange w:id="7160" w:author="Mohammad Nayeem Hasan" w:date="2023-01-27T04:20:00Z">
                  <w:rPr>
                    <w:moveTo w:id="7161" w:author="Mohammad Nayeem Hasan" w:date="2023-01-21T00:38:00Z"/>
                    <w:rFonts w:ascii="Times New Roman" w:hAnsi="Times New Roman" w:cs="Times New Roman"/>
                    <w:sz w:val="24"/>
                    <w:szCs w:val="24"/>
                  </w:rPr>
                </w:rPrChange>
              </w:rPr>
              <w:pPrChange w:id="7162" w:author="Mohammad Nayeem Hasan" w:date="2023-01-21T14:56:00Z">
                <w:pPr>
                  <w:jc w:val="both"/>
                </w:pPr>
              </w:pPrChange>
            </w:pPr>
          </w:p>
        </w:tc>
        <w:tc>
          <w:tcPr>
            <w:tcW w:w="389" w:type="pct"/>
            <w:vAlign w:val="center"/>
          </w:tcPr>
          <w:p w14:paraId="02287D94" w14:textId="77777777" w:rsidR="006875DA" w:rsidRPr="00200D44" w:rsidRDefault="006875DA">
            <w:pPr>
              <w:rPr>
                <w:moveTo w:id="7163" w:author="Mohammad Nayeem Hasan" w:date="2023-01-21T00:38:00Z"/>
                <w:rFonts w:ascii="Times New Roman" w:hAnsi="Times New Roman" w:cs="Times New Roman"/>
                <w:sz w:val="20"/>
                <w:szCs w:val="20"/>
                <w:rPrChange w:id="7164" w:author="Mohammad Nayeem Hasan" w:date="2023-01-27T04:20:00Z">
                  <w:rPr>
                    <w:moveTo w:id="7165" w:author="Mohammad Nayeem Hasan" w:date="2023-01-21T00:38:00Z"/>
                    <w:rFonts w:ascii="Times New Roman" w:hAnsi="Times New Roman" w:cs="Times New Roman"/>
                    <w:sz w:val="24"/>
                    <w:szCs w:val="24"/>
                  </w:rPr>
                </w:rPrChange>
              </w:rPr>
              <w:pPrChange w:id="7166" w:author="Mohammad Nayeem Hasan" w:date="2023-01-21T14:56:00Z">
                <w:pPr>
                  <w:jc w:val="both"/>
                </w:pPr>
              </w:pPrChange>
            </w:pPr>
            <w:moveTo w:id="7167" w:author="Mohammad Nayeem Hasan" w:date="2023-01-21T00:38:00Z">
              <w:r w:rsidRPr="00200D44">
                <w:rPr>
                  <w:rFonts w:ascii="Times New Roman" w:hAnsi="Times New Roman" w:cs="Times New Roman"/>
                  <w:sz w:val="20"/>
                  <w:szCs w:val="20"/>
                  <w:rPrChange w:id="7168" w:author="Mohammad Nayeem Hasan" w:date="2023-01-27T04:20:00Z">
                    <w:rPr>
                      <w:rFonts w:ascii="Times New Roman" w:hAnsi="Times New Roman" w:cs="Times New Roman"/>
                      <w:sz w:val="24"/>
                      <w:szCs w:val="24"/>
                    </w:rPr>
                  </w:rPrChange>
                </w:rPr>
                <w:t>118 (3.6)</w:t>
              </w:r>
            </w:moveTo>
          </w:p>
        </w:tc>
        <w:tc>
          <w:tcPr>
            <w:tcW w:w="398" w:type="pct"/>
            <w:vAlign w:val="center"/>
          </w:tcPr>
          <w:p w14:paraId="6666351C" w14:textId="77777777" w:rsidR="006875DA" w:rsidRPr="00200D44" w:rsidRDefault="006875DA">
            <w:pPr>
              <w:rPr>
                <w:moveTo w:id="7169" w:author="Mohammad Nayeem Hasan" w:date="2023-01-21T00:38:00Z"/>
                <w:rFonts w:ascii="Times New Roman" w:hAnsi="Times New Roman" w:cs="Times New Roman"/>
                <w:sz w:val="20"/>
                <w:szCs w:val="20"/>
                <w:rPrChange w:id="7170" w:author="Mohammad Nayeem Hasan" w:date="2023-01-27T04:20:00Z">
                  <w:rPr>
                    <w:moveTo w:id="7171" w:author="Mohammad Nayeem Hasan" w:date="2023-01-21T00:38:00Z"/>
                    <w:rFonts w:ascii="Times New Roman" w:hAnsi="Times New Roman" w:cs="Times New Roman"/>
                    <w:sz w:val="24"/>
                    <w:szCs w:val="24"/>
                  </w:rPr>
                </w:rPrChange>
              </w:rPr>
              <w:pPrChange w:id="7172" w:author="Mohammad Nayeem Hasan" w:date="2023-01-21T14:56:00Z">
                <w:pPr>
                  <w:jc w:val="both"/>
                </w:pPr>
              </w:pPrChange>
            </w:pPr>
            <w:moveTo w:id="7173" w:author="Mohammad Nayeem Hasan" w:date="2023-01-21T00:38:00Z">
              <w:r w:rsidRPr="00200D44">
                <w:rPr>
                  <w:rFonts w:ascii="Times New Roman" w:hAnsi="Times New Roman" w:cs="Times New Roman"/>
                  <w:sz w:val="20"/>
                  <w:szCs w:val="20"/>
                  <w:rPrChange w:id="7174" w:author="Mohammad Nayeem Hasan" w:date="2023-01-27T04:20:00Z">
                    <w:rPr>
                      <w:rFonts w:ascii="Times New Roman" w:hAnsi="Times New Roman" w:cs="Times New Roman"/>
                      <w:sz w:val="24"/>
                      <w:szCs w:val="24"/>
                    </w:rPr>
                  </w:rPrChange>
                </w:rPr>
                <w:t>3137 (96.4)</w:t>
              </w:r>
            </w:moveTo>
          </w:p>
        </w:tc>
        <w:tc>
          <w:tcPr>
            <w:tcW w:w="435" w:type="pct"/>
            <w:vMerge/>
            <w:vAlign w:val="center"/>
          </w:tcPr>
          <w:p w14:paraId="7A1062AA" w14:textId="77777777" w:rsidR="006875DA" w:rsidRPr="00200D44" w:rsidRDefault="006875DA">
            <w:pPr>
              <w:rPr>
                <w:moveTo w:id="7175" w:author="Mohammad Nayeem Hasan" w:date="2023-01-21T00:38:00Z"/>
                <w:rFonts w:ascii="Times New Roman" w:hAnsi="Times New Roman" w:cs="Times New Roman"/>
                <w:sz w:val="20"/>
                <w:szCs w:val="20"/>
                <w:rPrChange w:id="7176" w:author="Mohammad Nayeem Hasan" w:date="2023-01-27T04:20:00Z">
                  <w:rPr>
                    <w:moveTo w:id="7177" w:author="Mohammad Nayeem Hasan" w:date="2023-01-21T00:38:00Z"/>
                    <w:rFonts w:ascii="Times New Roman" w:hAnsi="Times New Roman" w:cs="Times New Roman"/>
                    <w:sz w:val="24"/>
                    <w:szCs w:val="24"/>
                  </w:rPr>
                </w:rPrChange>
              </w:rPr>
              <w:pPrChange w:id="7178" w:author="Mohammad Nayeem Hasan" w:date="2023-01-21T14:56:00Z">
                <w:pPr>
                  <w:jc w:val="both"/>
                </w:pPr>
              </w:pPrChange>
            </w:pPr>
          </w:p>
        </w:tc>
        <w:tc>
          <w:tcPr>
            <w:tcW w:w="389" w:type="pct"/>
            <w:vAlign w:val="center"/>
          </w:tcPr>
          <w:p w14:paraId="61A60F63" w14:textId="77777777" w:rsidR="006875DA" w:rsidRPr="00200D44" w:rsidRDefault="006875DA">
            <w:pPr>
              <w:rPr>
                <w:moveTo w:id="7179" w:author="Mohammad Nayeem Hasan" w:date="2023-01-21T00:38:00Z"/>
                <w:rFonts w:ascii="Times New Roman" w:hAnsi="Times New Roman" w:cs="Times New Roman"/>
                <w:sz w:val="20"/>
                <w:szCs w:val="20"/>
                <w:rPrChange w:id="7180" w:author="Mohammad Nayeem Hasan" w:date="2023-01-27T04:20:00Z">
                  <w:rPr>
                    <w:moveTo w:id="7181" w:author="Mohammad Nayeem Hasan" w:date="2023-01-21T00:38:00Z"/>
                    <w:rFonts w:ascii="Times New Roman" w:hAnsi="Times New Roman" w:cs="Times New Roman"/>
                    <w:sz w:val="24"/>
                    <w:szCs w:val="24"/>
                  </w:rPr>
                </w:rPrChange>
              </w:rPr>
              <w:pPrChange w:id="7182" w:author="Mohammad Nayeem Hasan" w:date="2023-01-21T14:56:00Z">
                <w:pPr>
                  <w:jc w:val="both"/>
                </w:pPr>
              </w:pPrChange>
            </w:pPr>
            <w:moveTo w:id="7183" w:author="Mohammad Nayeem Hasan" w:date="2023-01-21T00:38:00Z">
              <w:r w:rsidRPr="00200D44">
                <w:rPr>
                  <w:rFonts w:ascii="Times New Roman" w:hAnsi="Times New Roman" w:cs="Times New Roman"/>
                  <w:sz w:val="20"/>
                  <w:szCs w:val="20"/>
                  <w:rPrChange w:id="7184" w:author="Mohammad Nayeem Hasan" w:date="2023-01-27T04:20:00Z">
                    <w:rPr>
                      <w:rFonts w:ascii="Times New Roman" w:hAnsi="Times New Roman" w:cs="Times New Roman"/>
                      <w:sz w:val="24"/>
                      <w:szCs w:val="24"/>
                    </w:rPr>
                  </w:rPrChange>
                </w:rPr>
                <w:t>402 (7.3)</w:t>
              </w:r>
            </w:moveTo>
          </w:p>
        </w:tc>
        <w:tc>
          <w:tcPr>
            <w:tcW w:w="445" w:type="pct"/>
            <w:vAlign w:val="center"/>
          </w:tcPr>
          <w:p w14:paraId="3AA93E14" w14:textId="77777777" w:rsidR="006875DA" w:rsidRPr="00200D44" w:rsidRDefault="006875DA">
            <w:pPr>
              <w:rPr>
                <w:moveTo w:id="7185" w:author="Mohammad Nayeem Hasan" w:date="2023-01-21T00:38:00Z"/>
                <w:rFonts w:ascii="Times New Roman" w:hAnsi="Times New Roman" w:cs="Times New Roman"/>
                <w:sz w:val="20"/>
                <w:szCs w:val="20"/>
                <w:rPrChange w:id="7186" w:author="Mohammad Nayeem Hasan" w:date="2023-01-27T04:20:00Z">
                  <w:rPr>
                    <w:moveTo w:id="7187" w:author="Mohammad Nayeem Hasan" w:date="2023-01-21T00:38:00Z"/>
                    <w:rFonts w:ascii="Times New Roman" w:hAnsi="Times New Roman" w:cs="Times New Roman"/>
                    <w:sz w:val="24"/>
                    <w:szCs w:val="24"/>
                  </w:rPr>
                </w:rPrChange>
              </w:rPr>
              <w:pPrChange w:id="7188" w:author="Mohammad Nayeem Hasan" w:date="2023-01-21T14:56:00Z">
                <w:pPr>
                  <w:jc w:val="both"/>
                </w:pPr>
              </w:pPrChange>
            </w:pPr>
            <w:moveTo w:id="7189" w:author="Mohammad Nayeem Hasan" w:date="2023-01-21T00:38:00Z">
              <w:r w:rsidRPr="00200D44">
                <w:rPr>
                  <w:rFonts w:ascii="Times New Roman" w:hAnsi="Times New Roman" w:cs="Times New Roman"/>
                  <w:sz w:val="20"/>
                  <w:szCs w:val="20"/>
                  <w:rPrChange w:id="7190" w:author="Mohammad Nayeem Hasan" w:date="2023-01-27T04:20:00Z">
                    <w:rPr>
                      <w:rFonts w:ascii="Times New Roman" w:hAnsi="Times New Roman" w:cs="Times New Roman"/>
                      <w:sz w:val="24"/>
                      <w:szCs w:val="24"/>
                    </w:rPr>
                  </w:rPrChange>
                </w:rPr>
                <w:t>5078 (92.7)</w:t>
              </w:r>
            </w:moveTo>
          </w:p>
        </w:tc>
        <w:tc>
          <w:tcPr>
            <w:tcW w:w="435" w:type="pct"/>
            <w:vMerge/>
            <w:vAlign w:val="center"/>
          </w:tcPr>
          <w:p w14:paraId="09BF5B70" w14:textId="77777777" w:rsidR="006875DA" w:rsidRPr="00200D44" w:rsidRDefault="006875DA">
            <w:pPr>
              <w:rPr>
                <w:moveTo w:id="7191" w:author="Mohammad Nayeem Hasan" w:date="2023-01-21T00:38:00Z"/>
                <w:rFonts w:ascii="Times New Roman" w:hAnsi="Times New Roman" w:cs="Times New Roman"/>
                <w:sz w:val="20"/>
                <w:szCs w:val="20"/>
                <w:rPrChange w:id="7192" w:author="Mohammad Nayeem Hasan" w:date="2023-01-27T04:20:00Z">
                  <w:rPr>
                    <w:moveTo w:id="7193" w:author="Mohammad Nayeem Hasan" w:date="2023-01-21T00:38:00Z"/>
                    <w:rFonts w:ascii="Times New Roman" w:hAnsi="Times New Roman" w:cs="Times New Roman"/>
                    <w:sz w:val="24"/>
                    <w:szCs w:val="24"/>
                  </w:rPr>
                </w:rPrChange>
              </w:rPr>
              <w:pPrChange w:id="7194" w:author="Mohammad Nayeem Hasan" w:date="2023-01-21T14:56:00Z">
                <w:pPr>
                  <w:jc w:val="both"/>
                </w:pPr>
              </w:pPrChange>
            </w:pPr>
          </w:p>
        </w:tc>
      </w:tr>
      <w:tr w:rsidR="004F4188" w:rsidRPr="00394056" w14:paraId="25417FF4" w14:textId="77777777" w:rsidTr="006875DA">
        <w:trPr>
          <w:trHeight w:val="138"/>
          <w:jc w:val="center"/>
        </w:trPr>
        <w:tc>
          <w:tcPr>
            <w:tcW w:w="788" w:type="pct"/>
            <w:vAlign w:val="center"/>
          </w:tcPr>
          <w:p w14:paraId="26F7E36F" w14:textId="77777777" w:rsidR="006875DA" w:rsidRPr="00200D44" w:rsidRDefault="006875DA">
            <w:pPr>
              <w:rPr>
                <w:moveTo w:id="7195" w:author="Mohammad Nayeem Hasan" w:date="2023-01-21T00:38:00Z"/>
                <w:rFonts w:ascii="Times New Roman" w:hAnsi="Times New Roman" w:cs="Times New Roman"/>
                <w:sz w:val="20"/>
                <w:szCs w:val="20"/>
                <w:rPrChange w:id="7196" w:author="Mohammad Nayeem Hasan" w:date="2023-01-27T04:20:00Z">
                  <w:rPr>
                    <w:moveTo w:id="7197" w:author="Mohammad Nayeem Hasan" w:date="2023-01-21T00:38:00Z"/>
                    <w:rFonts w:ascii="Times New Roman" w:hAnsi="Times New Roman" w:cs="Times New Roman"/>
                    <w:sz w:val="24"/>
                    <w:szCs w:val="24"/>
                  </w:rPr>
                </w:rPrChange>
              </w:rPr>
              <w:pPrChange w:id="7198" w:author="Mohammad Nayeem Hasan" w:date="2023-01-21T14:56:00Z">
                <w:pPr>
                  <w:jc w:val="both"/>
                </w:pPr>
              </w:pPrChange>
            </w:pPr>
            <w:moveTo w:id="7199" w:author="Mohammad Nayeem Hasan" w:date="2023-01-21T00:38:00Z">
              <w:r w:rsidRPr="00200D44">
                <w:rPr>
                  <w:rFonts w:ascii="Times New Roman" w:hAnsi="Times New Roman" w:cs="Times New Roman"/>
                  <w:sz w:val="20"/>
                  <w:szCs w:val="20"/>
                  <w:rPrChange w:id="7200" w:author="Mohammad Nayeem Hasan" w:date="2023-01-27T04:20:00Z">
                    <w:rPr>
                      <w:rFonts w:ascii="Times New Roman" w:hAnsi="Times New Roman" w:cs="Times New Roman"/>
                      <w:sz w:val="24"/>
                      <w:szCs w:val="24"/>
                    </w:rPr>
                  </w:rPrChange>
                </w:rPr>
                <w:t>Secondary incomplete</w:t>
              </w:r>
            </w:moveTo>
          </w:p>
        </w:tc>
        <w:tc>
          <w:tcPr>
            <w:tcW w:w="445" w:type="pct"/>
            <w:vAlign w:val="center"/>
          </w:tcPr>
          <w:p w14:paraId="0EDCD532" w14:textId="77777777" w:rsidR="006875DA" w:rsidRPr="00200D44" w:rsidRDefault="006875DA">
            <w:pPr>
              <w:rPr>
                <w:moveTo w:id="7201" w:author="Mohammad Nayeem Hasan" w:date="2023-01-21T00:38:00Z"/>
                <w:rFonts w:ascii="Times New Roman" w:hAnsi="Times New Roman" w:cs="Times New Roman"/>
                <w:sz w:val="20"/>
                <w:szCs w:val="20"/>
                <w:rPrChange w:id="7202" w:author="Mohammad Nayeem Hasan" w:date="2023-01-27T04:20:00Z">
                  <w:rPr>
                    <w:moveTo w:id="7203" w:author="Mohammad Nayeem Hasan" w:date="2023-01-21T00:38:00Z"/>
                    <w:rFonts w:ascii="Times New Roman" w:hAnsi="Times New Roman" w:cs="Times New Roman"/>
                    <w:sz w:val="24"/>
                    <w:szCs w:val="24"/>
                  </w:rPr>
                </w:rPrChange>
              </w:rPr>
              <w:pPrChange w:id="7204" w:author="Mohammad Nayeem Hasan" w:date="2023-01-21T14:56:00Z">
                <w:pPr>
                  <w:jc w:val="both"/>
                </w:pPr>
              </w:pPrChange>
            </w:pPr>
            <w:moveTo w:id="7205" w:author="Mohammad Nayeem Hasan" w:date="2023-01-21T00:38:00Z">
              <w:r w:rsidRPr="00200D44">
                <w:rPr>
                  <w:rFonts w:ascii="Times New Roman" w:hAnsi="Times New Roman" w:cs="Times New Roman"/>
                  <w:sz w:val="20"/>
                  <w:szCs w:val="20"/>
                  <w:rPrChange w:id="7206" w:author="Mohammad Nayeem Hasan" w:date="2023-01-27T04:20:00Z">
                    <w:rPr>
                      <w:rFonts w:ascii="Times New Roman" w:hAnsi="Times New Roman" w:cs="Times New Roman"/>
                      <w:sz w:val="24"/>
                      <w:szCs w:val="24"/>
                    </w:rPr>
                  </w:rPrChange>
                </w:rPr>
                <w:t>489 (6.2)</w:t>
              </w:r>
            </w:moveTo>
          </w:p>
        </w:tc>
        <w:tc>
          <w:tcPr>
            <w:tcW w:w="587" w:type="pct"/>
            <w:vAlign w:val="center"/>
          </w:tcPr>
          <w:p w14:paraId="48EB97A9" w14:textId="77777777" w:rsidR="006875DA" w:rsidRPr="00200D44" w:rsidRDefault="006875DA">
            <w:pPr>
              <w:rPr>
                <w:moveTo w:id="7207" w:author="Mohammad Nayeem Hasan" w:date="2023-01-21T00:38:00Z"/>
                <w:rFonts w:ascii="Times New Roman" w:hAnsi="Times New Roman" w:cs="Times New Roman"/>
                <w:sz w:val="20"/>
                <w:szCs w:val="20"/>
                <w:rPrChange w:id="7208" w:author="Mohammad Nayeem Hasan" w:date="2023-01-27T04:20:00Z">
                  <w:rPr>
                    <w:moveTo w:id="7209" w:author="Mohammad Nayeem Hasan" w:date="2023-01-21T00:38:00Z"/>
                    <w:rFonts w:ascii="Times New Roman" w:hAnsi="Times New Roman" w:cs="Times New Roman"/>
                    <w:sz w:val="24"/>
                    <w:szCs w:val="24"/>
                  </w:rPr>
                </w:rPrChange>
              </w:rPr>
              <w:pPrChange w:id="7210" w:author="Mohammad Nayeem Hasan" w:date="2023-01-21T14:56:00Z">
                <w:pPr>
                  <w:jc w:val="both"/>
                </w:pPr>
              </w:pPrChange>
            </w:pPr>
            <w:moveTo w:id="7211" w:author="Mohammad Nayeem Hasan" w:date="2023-01-21T00:38:00Z">
              <w:r w:rsidRPr="00200D44">
                <w:rPr>
                  <w:rFonts w:ascii="Times New Roman" w:hAnsi="Times New Roman" w:cs="Times New Roman"/>
                  <w:sz w:val="20"/>
                  <w:szCs w:val="20"/>
                  <w:rPrChange w:id="7212" w:author="Mohammad Nayeem Hasan" w:date="2023-01-27T04:20:00Z">
                    <w:rPr>
                      <w:rFonts w:ascii="Times New Roman" w:hAnsi="Times New Roman" w:cs="Times New Roman"/>
                      <w:sz w:val="24"/>
                      <w:szCs w:val="24"/>
                    </w:rPr>
                  </w:rPrChange>
                </w:rPr>
                <w:t>7454 (93.8)</w:t>
              </w:r>
            </w:moveTo>
          </w:p>
        </w:tc>
        <w:tc>
          <w:tcPr>
            <w:tcW w:w="689" w:type="pct"/>
            <w:vMerge/>
            <w:vAlign w:val="center"/>
          </w:tcPr>
          <w:p w14:paraId="11260697" w14:textId="77777777" w:rsidR="006875DA" w:rsidRPr="00200D44" w:rsidRDefault="006875DA">
            <w:pPr>
              <w:rPr>
                <w:moveTo w:id="7213" w:author="Mohammad Nayeem Hasan" w:date="2023-01-21T00:38:00Z"/>
                <w:rFonts w:ascii="Times New Roman" w:hAnsi="Times New Roman" w:cs="Times New Roman"/>
                <w:sz w:val="20"/>
                <w:szCs w:val="20"/>
                <w:rPrChange w:id="7214" w:author="Mohammad Nayeem Hasan" w:date="2023-01-27T04:20:00Z">
                  <w:rPr>
                    <w:moveTo w:id="7215" w:author="Mohammad Nayeem Hasan" w:date="2023-01-21T00:38:00Z"/>
                    <w:rFonts w:ascii="Times New Roman" w:hAnsi="Times New Roman" w:cs="Times New Roman"/>
                    <w:sz w:val="24"/>
                    <w:szCs w:val="24"/>
                  </w:rPr>
                </w:rPrChange>
              </w:rPr>
              <w:pPrChange w:id="7216" w:author="Mohammad Nayeem Hasan" w:date="2023-01-21T14:56:00Z">
                <w:pPr>
                  <w:jc w:val="both"/>
                </w:pPr>
              </w:pPrChange>
            </w:pPr>
          </w:p>
        </w:tc>
        <w:tc>
          <w:tcPr>
            <w:tcW w:w="389" w:type="pct"/>
            <w:vAlign w:val="center"/>
          </w:tcPr>
          <w:p w14:paraId="7AD77A50" w14:textId="77777777" w:rsidR="006875DA" w:rsidRPr="00200D44" w:rsidRDefault="006875DA">
            <w:pPr>
              <w:rPr>
                <w:moveTo w:id="7217" w:author="Mohammad Nayeem Hasan" w:date="2023-01-21T00:38:00Z"/>
                <w:rFonts w:ascii="Times New Roman" w:hAnsi="Times New Roman" w:cs="Times New Roman"/>
                <w:sz w:val="20"/>
                <w:szCs w:val="20"/>
                <w:rPrChange w:id="7218" w:author="Mohammad Nayeem Hasan" w:date="2023-01-27T04:20:00Z">
                  <w:rPr>
                    <w:moveTo w:id="7219" w:author="Mohammad Nayeem Hasan" w:date="2023-01-21T00:38:00Z"/>
                    <w:rFonts w:ascii="Times New Roman" w:hAnsi="Times New Roman" w:cs="Times New Roman"/>
                    <w:sz w:val="24"/>
                    <w:szCs w:val="24"/>
                  </w:rPr>
                </w:rPrChange>
              </w:rPr>
              <w:pPrChange w:id="7220" w:author="Mohammad Nayeem Hasan" w:date="2023-01-21T14:56:00Z">
                <w:pPr>
                  <w:jc w:val="both"/>
                </w:pPr>
              </w:pPrChange>
            </w:pPr>
            <w:moveTo w:id="7221" w:author="Mohammad Nayeem Hasan" w:date="2023-01-21T00:38:00Z">
              <w:r w:rsidRPr="00200D44">
                <w:rPr>
                  <w:rFonts w:ascii="Times New Roman" w:hAnsi="Times New Roman" w:cs="Times New Roman"/>
                  <w:sz w:val="20"/>
                  <w:szCs w:val="20"/>
                  <w:rPrChange w:id="7222" w:author="Mohammad Nayeem Hasan" w:date="2023-01-27T04:20:00Z">
                    <w:rPr>
                      <w:rFonts w:ascii="Times New Roman" w:hAnsi="Times New Roman" w:cs="Times New Roman"/>
                      <w:sz w:val="24"/>
                      <w:szCs w:val="24"/>
                    </w:rPr>
                  </w:rPrChange>
                </w:rPr>
                <w:t>282 (3.9)</w:t>
              </w:r>
            </w:moveTo>
          </w:p>
        </w:tc>
        <w:tc>
          <w:tcPr>
            <w:tcW w:w="398" w:type="pct"/>
            <w:vAlign w:val="center"/>
          </w:tcPr>
          <w:p w14:paraId="377C3664" w14:textId="77777777" w:rsidR="006875DA" w:rsidRPr="00200D44" w:rsidRDefault="006875DA">
            <w:pPr>
              <w:rPr>
                <w:moveTo w:id="7223" w:author="Mohammad Nayeem Hasan" w:date="2023-01-21T00:38:00Z"/>
                <w:rFonts w:ascii="Times New Roman" w:hAnsi="Times New Roman" w:cs="Times New Roman"/>
                <w:sz w:val="20"/>
                <w:szCs w:val="20"/>
                <w:rPrChange w:id="7224" w:author="Mohammad Nayeem Hasan" w:date="2023-01-27T04:20:00Z">
                  <w:rPr>
                    <w:moveTo w:id="7225" w:author="Mohammad Nayeem Hasan" w:date="2023-01-21T00:38:00Z"/>
                    <w:rFonts w:ascii="Times New Roman" w:hAnsi="Times New Roman" w:cs="Times New Roman"/>
                    <w:sz w:val="24"/>
                    <w:szCs w:val="24"/>
                  </w:rPr>
                </w:rPrChange>
              </w:rPr>
              <w:pPrChange w:id="7226" w:author="Mohammad Nayeem Hasan" w:date="2023-01-21T14:56:00Z">
                <w:pPr>
                  <w:jc w:val="both"/>
                </w:pPr>
              </w:pPrChange>
            </w:pPr>
            <w:moveTo w:id="7227" w:author="Mohammad Nayeem Hasan" w:date="2023-01-21T00:38:00Z">
              <w:r w:rsidRPr="00200D44">
                <w:rPr>
                  <w:rFonts w:ascii="Times New Roman" w:hAnsi="Times New Roman" w:cs="Times New Roman"/>
                  <w:sz w:val="20"/>
                  <w:szCs w:val="20"/>
                  <w:rPrChange w:id="7228" w:author="Mohammad Nayeem Hasan" w:date="2023-01-27T04:20:00Z">
                    <w:rPr>
                      <w:rFonts w:ascii="Times New Roman" w:hAnsi="Times New Roman" w:cs="Times New Roman"/>
                      <w:sz w:val="24"/>
                      <w:szCs w:val="24"/>
                    </w:rPr>
                  </w:rPrChange>
                </w:rPr>
                <w:t>7003 (96.1)</w:t>
              </w:r>
            </w:moveTo>
          </w:p>
        </w:tc>
        <w:tc>
          <w:tcPr>
            <w:tcW w:w="435" w:type="pct"/>
            <w:vMerge/>
            <w:vAlign w:val="center"/>
          </w:tcPr>
          <w:p w14:paraId="333F6063" w14:textId="77777777" w:rsidR="006875DA" w:rsidRPr="00200D44" w:rsidRDefault="006875DA">
            <w:pPr>
              <w:rPr>
                <w:moveTo w:id="7229" w:author="Mohammad Nayeem Hasan" w:date="2023-01-21T00:38:00Z"/>
                <w:rFonts w:ascii="Times New Roman" w:hAnsi="Times New Roman" w:cs="Times New Roman"/>
                <w:sz w:val="20"/>
                <w:szCs w:val="20"/>
                <w:rPrChange w:id="7230" w:author="Mohammad Nayeem Hasan" w:date="2023-01-27T04:20:00Z">
                  <w:rPr>
                    <w:moveTo w:id="7231" w:author="Mohammad Nayeem Hasan" w:date="2023-01-21T00:38:00Z"/>
                    <w:rFonts w:ascii="Times New Roman" w:hAnsi="Times New Roman" w:cs="Times New Roman"/>
                    <w:sz w:val="24"/>
                    <w:szCs w:val="24"/>
                  </w:rPr>
                </w:rPrChange>
              </w:rPr>
              <w:pPrChange w:id="7232" w:author="Mohammad Nayeem Hasan" w:date="2023-01-21T14:56:00Z">
                <w:pPr>
                  <w:jc w:val="both"/>
                </w:pPr>
              </w:pPrChange>
            </w:pPr>
          </w:p>
        </w:tc>
        <w:tc>
          <w:tcPr>
            <w:tcW w:w="389" w:type="pct"/>
            <w:vAlign w:val="center"/>
          </w:tcPr>
          <w:p w14:paraId="21618970" w14:textId="77777777" w:rsidR="006875DA" w:rsidRPr="00200D44" w:rsidRDefault="006875DA">
            <w:pPr>
              <w:rPr>
                <w:moveTo w:id="7233" w:author="Mohammad Nayeem Hasan" w:date="2023-01-21T00:38:00Z"/>
                <w:rFonts w:ascii="Times New Roman" w:hAnsi="Times New Roman" w:cs="Times New Roman"/>
                <w:sz w:val="20"/>
                <w:szCs w:val="20"/>
                <w:rPrChange w:id="7234" w:author="Mohammad Nayeem Hasan" w:date="2023-01-27T04:20:00Z">
                  <w:rPr>
                    <w:moveTo w:id="7235" w:author="Mohammad Nayeem Hasan" w:date="2023-01-21T00:38:00Z"/>
                    <w:rFonts w:ascii="Times New Roman" w:hAnsi="Times New Roman" w:cs="Times New Roman"/>
                    <w:sz w:val="24"/>
                    <w:szCs w:val="24"/>
                  </w:rPr>
                </w:rPrChange>
              </w:rPr>
              <w:pPrChange w:id="7236" w:author="Mohammad Nayeem Hasan" w:date="2023-01-21T14:56:00Z">
                <w:pPr>
                  <w:jc w:val="both"/>
                </w:pPr>
              </w:pPrChange>
            </w:pPr>
            <w:moveTo w:id="7237" w:author="Mohammad Nayeem Hasan" w:date="2023-01-21T00:38:00Z">
              <w:r w:rsidRPr="00200D44">
                <w:rPr>
                  <w:rFonts w:ascii="Times New Roman" w:hAnsi="Times New Roman" w:cs="Times New Roman"/>
                  <w:sz w:val="20"/>
                  <w:szCs w:val="20"/>
                  <w:rPrChange w:id="7238" w:author="Mohammad Nayeem Hasan" w:date="2023-01-27T04:20:00Z">
                    <w:rPr>
                      <w:rFonts w:ascii="Times New Roman" w:hAnsi="Times New Roman" w:cs="Times New Roman"/>
                      <w:sz w:val="24"/>
                      <w:szCs w:val="24"/>
                    </w:rPr>
                  </w:rPrChange>
                </w:rPr>
                <w:t>779 (6.9)</w:t>
              </w:r>
            </w:moveTo>
          </w:p>
        </w:tc>
        <w:tc>
          <w:tcPr>
            <w:tcW w:w="445" w:type="pct"/>
            <w:vAlign w:val="center"/>
          </w:tcPr>
          <w:p w14:paraId="35E24E80" w14:textId="77777777" w:rsidR="006875DA" w:rsidRPr="00200D44" w:rsidRDefault="006875DA">
            <w:pPr>
              <w:rPr>
                <w:moveTo w:id="7239" w:author="Mohammad Nayeem Hasan" w:date="2023-01-21T00:38:00Z"/>
                <w:rFonts w:ascii="Times New Roman" w:hAnsi="Times New Roman" w:cs="Times New Roman"/>
                <w:sz w:val="20"/>
                <w:szCs w:val="20"/>
                <w:rPrChange w:id="7240" w:author="Mohammad Nayeem Hasan" w:date="2023-01-27T04:20:00Z">
                  <w:rPr>
                    <w:moveTo w:id="7241" w:author="Mohammad Nayeem Hasan" w:date="2023-01-21T00:38:00Z"/>
                    <w:rFonts w:ascii="Times New Roman" w:hAnsi="Times New Roman" w:cs="Times New Roman"/>
                    <w:sz w:val="24"/>
                    <w:szCs w:val="24"/>
                  </w:rPr>
                </w:rPrChange>
              </w:rPr>
              <w:pPrChange w:id="7242" w:author="Mohammad Nayeem Hasan" w:date="2023-01-21T14:56:00Z">
                <w:pPr>
                  <w:jc w:val="both"/>
                </w:pPr>
              </w:pPrChange>
            </w:pPr>
            <w:moveTo w:id="7243" w:author="Mohammad Nayeem Hasan" w:date="2023-01-21T00:38:00Z">
              <w:r w:rsidRPr="00200D44">
                <w:rPr>
                  <w:rFonts w:ascii="Times New Roman" w:hAnsi="Times New Roman" w:cs="Times New Roman"/>
                  <w:sz w:val="20"/>
                  <w:szCs w:val="20"/>
                  <w:rPrChange w:id="7244" w:author="Mohammad Nayeem Hasan" w:date="2023-01-27T04:20:00Z">
                    <w:rPr>
                      <w:rFonts w:ascii="Times New Roman" w:hAnsi="Times New Roman" w:cs="Times New Roman"/>
                      <w:sz w:val="24"/>
                      <w:szCs w:val="24"/>
                    </w:rPr>
                  </w:rPrChange>
                </w:rPr>
                <w:t>10548 (93.1)</w:t>
              </w:r>
            </w:moveTo>
          </w:p>
        </w:tc>
        <w:tc>
          <w:tcPr>
            <w:tcW w:w="435" w:type="pct"/>
            <w:vMerge/>
            <w:vAlign w:val="center"/>
          </w:tcPr>
          <w:p w14:paraId="45EA62E9" w14:textId="77777777" w:rsidR="006875DA" w:rsidRPr="00200D44" w:rsidRDefault="006875DA">
            <w:pPr>
              <w:rPr>
                <w:moveTo w:id="7245" w:author="Mohammad Nayeem Hasan" w:date="2023-01-21T00:38:00Z"/>
                <w:rFonts w:ascii="Times New Roman" w:hAnsi="Times New Roman" w:cs="Times New Roman"/>
                <w:sz w:val="20"/>
                <w:szCs w:val="20"/>
                <w:rPrChange w:id="7246" w:author="Mohammad Nayeem Hasan" w:date="2023-01-27T04:20:00Z">
                  <w:rPr>
                    <w:moveTo w:id="7247" w:author="Mohammad Nayeem Hasan" w:date="2023-01-21T00:38:00Z"/>
                    <w:rFonts w:ascii="Times New Roman" w:hAnsi="Times New Roman" w:cs="Times New Roman"/>
                    <w:sz w:val="24"/>
                    <w:szCs w:val="24"/>
                  </w:rPr>
                </w:rPrChange>
              </w:rPr>
              <w:pPrChange w:id="7248" w:author="Mohammad Nayeem Hasan" w:date="2023-01-21T14:56:00Z">
                <w:pPr>
                  <w:jc w:val="both"/>
                </w:pPr>
              </w:pPrChange>
            </w:pPr>
          </w:p>
        </w:tc>
      </w:tr>
      <w:tr w:rsidR="004F4188" w:rsidRPr="00394056" w14:paraId="76D20691" w14:textId="77777777" w:rsidTr="006875DA">
        <w:trPr>
          <w:trHeight w:val="138"/>
          <w:jc w:val="center"/>
        </w:trPr>
        <w:tc>
          <w:tcPr>
            <w:tcW w:w="788" w:type="pct"/>
            <w:vAlign w:val="center"/>
          </w:tcPr>
          <w:p w14:paraId="1F2F1584" w14:textId="77777777" w:rsidR="006875DA" w:rsidRPr="00200D44" w:rsidRDefault="006875DA">
            <w:pPr>
              <w:rPr>
                <w:moveTo w:id="7249" w:author="Mohammad Nayeem Hasan" w:date="2023-01-21T00:38:00Z"/>
                <w:rFonts w:ascii="Times New Roman" w:hAnsi="Times New Roman" w:cs="Times New Roman"/>
                <w:sz w:val="20"/>
                <w:szCs w:val="20"/>
                <w:rPrChange w:id="7250" w:author="Mohammad Nayeem Hasan" w:date="2023-01-27T04:20:00Z">
                  <w:rPr>
                    <w:moveTo w:id="7251" w:author="Mohammad Nayeem Hasan" w:date="2023-01-21T00:38:00Z"/>
                    <w:rFonts w:ascii="Times New Roman" w:hAnsi="Times New Roman" w:cs="Times New Roman"/>
                    <w:sz w:val="24"/>
                    <w:szCs w:val="24"/>
                  </w:rPr>
                </w:rPrChange>
              </w:rPr>
              <w:pPrChange w:id="7252" w:author="Mohammad Nayeem Hasan" w:date="2023-01-21T14:56:00Z">
                <w:pPr>
                  <w:jc w:val="both"/>
                </w:pPr>
              </w:pPrChange>
            </w:pPr>
            <w:moveTo w:id="7253" w:author="Mohammad Nayeem Hasan" w:date="2023-01-21T00:38:00Z">
              <w:r w:rsidRPr="00200D44">
                <w:rPr>
                  <w:rFonts w:ascii="Times New Roman" w:hAnsi="Times New Roman" w:cs="Times New Roman"/>
                  <w:sz w:val="20"/>
                  <w:szCs w:val="20"/>
                  <w:rPrChange w:id="7254" w:author="Mohammad Nayeem Hasan" w:date="2023-01-27T04:20:00Z">
                    <w:rPr>
                      <w:rFonts w:ascii="Times New Roman" w:hAnsi="Times New Roman" w:cs="Times New Roman"/>
                      <w:sz w:val="24"/>
                      <w:szCs w:val="24"/>
                    </w:rPr>
                  </w:rPrChange>
                </w:rPr>
                <w:t>Secondary complete or higher</w:t>
              </w:r>
            </w:moveTo>
          </w:p>
        </w:tc>
        <w:tc>
          <w:tcPr>
            <w:tcW w:w="445" w:type="pct"/>
            <w:vAlign w:val="center"/>
          </w:tcPr>
          <w:p w14:paraId="6C5927AA" w14:textId="77777777" w:rsidR="006875DA" w:rsidRPr="00200D44" w:rsidRDefault="006875DA">
            <w:pPr>
              <w:rPr>
                <w:moveTo w:id="7255" w:author="Mohammad Nayeem Hasan" w:date="2023-01-21T00:38:00Z"/>
                <w:rFonts w:ascii="Times New Roman" w:hAnsi="Times New Roman" w:cs="Times New Roman"/>
                <w:sz w:val="20"/>
                <w:szCs w:val="20"/>
                <w:rPrChange w:id="7256" w:author="Mohammad Nayeem Hasan" w:date="2023-01-27T04:20:00Z">
                  <w:rPr>
                    <w:moveTo w:id="7257" w:author="Mohammad Nayeem Hasan" w:date="2023-01-21T00:38:00Z"/>
                    <w:rFonts w:ascii="Times New Roman" w:hAnsi="Times New Roman" w:cs="Times New Roman"/>
                    <w:sz w:val="24"/>
                    <w:szCs w:val="24"/>
                  </w:rPr>
                </w:rPrChange>
              </w:rPr>
              <w:pPrChange w:id="7258" w:author="Mohammad Nayeem Hasan" w:date="2023-01-21T14:56:00Z">
                <w:pPr>
                  <w:jc w:val="both"/>
                </w:pPr>
              </w:pPrChange>
            </w:pPr>
            <w:moveTo w:id="7259" w:author="Mohammad Nayeem Hasan" w:date="2023-01-21T00:38:00Z">
              <w:r w:rsidRPr="00200D44">
                <w:rPr>
                  <w:rFonts w:ascii="Times New Roman" w:hAnsi="Times New Roman" w:cs="Times New Roman"/>
                  <w:sz w:val="20"/>
                  <w:szCs w:val="20"/>
                  <w:rPrChange w:id="7260" w:author="Mohammad Nayeem Hasan" w:date="2023-01-27T04:20:00Z">
                    <w:rPr>
                      <w:rFonts w:ascii="Times New Roman" w:hAnsi="Times New Roman" w:cs="Times New Roman"/>
                      <w:sz w:val="24"/>
                      <w:szCs w:val="24"/>
                    </w:rPr>
                  </w:rPrChange>
                </w:rPr>
                <w:t>178 (5.5)</w:t>
              </w:r>
            </w:moveTo>
          </w:p>
        </w:tc>
        <w:tc>
          <w:tcPr>
            <w:tcW w:w="587" w:type="pct"/>
            <w:vAlign w:val="center"/>
          </w:tcPr>
          <w:p w14:paraId="3353A63C" w14:textId="77777777" w:rsidR="006875DA" w:rsidRPr="00200D44" w:rsidRDefault="006875DA">
            <w:pPr>
              <w:rPr>
                <w:moveTo w:id="7261" w:author="Mohammad Nayeem Hasan" w:date="2023-01-21T00:38:00Z"/>
                <w:rFonts w:ascii="Times New Roman" w:hAnsi="Times New Roman" w:cs="Times New Roman"/>
                <w:sz w:val="20"/>
                <w:szCs w:val="20"/>
                <w:rPrChange w:id="7262" w:author="Mohammad Nayeem Hasan" w:date="2023-01-27T04:20:00Z">
                  <w:rPr>
                    <w:moveTo w:id="7263" w:author="Mohammad Nayeem Hasan" w:date="2023-01-21T00:38:00Z"/>
                    <w:rFonts w:ascii="Times New Roman" w:hAnsi="Times New Roman" w:cs="Times New Roman"/>
                    <w:sz w:val="24"/>
                    <w:szCs w:val="24"/>
                  </w:rPr>
                </w:rPrChange>
              </w:rPr>
              <w:pPrChange w:id="7264" w:author="Mohammad Nayeem Hasan" w:date="2023-01-21T14:56:00Z">
                <w:pPr>
                  <w:jc w:val="both"/>
                </w:pPr>
              </w:pPrChange>
            </w:pPr>
            <w:moveTo w:id="7265" w:author="Mohammad Nayeem Hasan" w:date="2023-01-21T00:38:00Z">
              <w:r w:rsidRPr="00200D44">
                <w:rPr>
                  <w:rFonts w:ascii="Times New Roman" w:hAnsi="Times New Roman" w:cs="Times New Roman"/>
                  <w:sz w:val="20"/>
                  <w:szCs w:val="20"/>
                  <w:rPrChange w:id="7266" w:author="Mohammad Nayeem Hasan" w:date="2023-01-27T04:20:00Z">
                    <w:rPr>
                      <w:rFonts w:ascii="Times New Roman" w:hAnsi="Times New Roman" w:cs="Times New Roman"/>
                      <w:sz w:val="24"/>
                      <w:szCs w:val="24"/>
                    </w:rPr>
                  </w:rPrChange>
                </w:rPr>
                <w:t>3027 (94.5)</w:t>
              </w:r>
            </w:moveTo>
          </w:p>
        </w:tc>
        <w:tc>
          <w:tcPr>
            <w:tcW w:w="689" w:type="pct"/>
            <w:vMerge/>
            <w:vAlign w:val="center"/>
          </w:tcPr>
          <w:p w14:paraId="2B1D20D8" w14:textId="77777777" w:rsidR="006875DA" w:rsidRPr="00200D44" w:rsidRDefault="006875DA">
            <w:pPr>
              <w:rPr>
                <w:moveTo w:id="7267" w:author="Mohammad Nayeem Hasan" w:date="2023-01-21T00:38:00Z"/>
                <w:rFonts w:ascii="Times New Roman" w:hAnsi="Times New Roman" w:cs="Times New Roman"/>
                <w:sz w:val="20"/>
                <w:szCs w:val="20"/>
                <w:rPrChange w:id="7268" w:author="Mohammad Nayeem Hasan" w:date="2023-01-27T04:20:00Z">
                  <w:rPr>
                    <w:moveTo w:id="7269" w:author="Mohammad Nayeem Hasan" w:date="2023-01-21T00:38:00Z"/>
                    <w:rFonts w:ascii="Times New Roman" w:hAnsi="Times New Roman" w:cs="Times New Roman"/>
                    <w:sz w:val="24"/>
                    <w:szCs w:val="24"/>
                  </w:rPr>
                </w:rPrChange>
              </w:rPr>
              <w:pPrChange w:id="7270" w:author="Mohammad Nayeem Hasan" w:date="2023-01-21T14:56:00Z">
                <w:pPr>
                  <w:jc w:val="both"/>
                </w:pPr>
              </w:pPrChange>
            </w:pPr>
          </w:p>
        </w:tc>
        <w:tc>
          <w:tcPr>
            <w:tcW w:w="389" w:type="pct"/>
            <w:vAlign w:val="center"/>
          </w:tcPr>
          <w:p w14:paraId="1781B82B" w14:textId="77777777" w:rsidR="006875DA" w:rsidRPr="00200D44" w:rsidRDefault="006875DA">
            <w:pPr>
              <w:rPr>
                <w:moveTo w:id="7271" w:author="Mohammad Nayeem Hasan" w:date="2023-01-21T00:38:00Z"/>
                <w:rFonts w:ascii="Times New Roman" w:hAnsi="Times New Roman" w:cs="Times New Roman"/>
                <w:sz w:val="20"/>
                <w:szCs w:val="20"/>
                <w:rPrChange w:id="7272" w:author="Mohammad Nayeem Hasan" w:date="2023-01-27T04:20:00Z">
                  <w:rPr>
                    <w:moveTo w:id="7273" w:author="Mohammad Nayeem Hasan" w:date="2023-01-21T00:38:00Z"/>
                    <w:rFonts w:ascii="Times New Roman" w:hAnsi="Times New Roman" w:cs="Times New Roman"/>
                    <w:sz w:val="24"/>
                    <w:szCs w:val="24"/>
                  </w:rPr>
                </w:rPrChange>
              </w:rPr>
              <w:pPrChange w:id="7274" w:author="Mohammad Nayeem Hasan" w:date="2023-01-21T14:56:00Z">
                <w:pPr>
                  <w:jc w:val="both"/>
                </w:pPr>
              </w:pPrChange>
            </w:pPr>
            <w:moveTo w:id="7275" w:author="Mohammad Nayeem Hasan" w:date="2023-01-21T00:38:00Z">
              <w:r w:rsidRPr="00200D44">
                <w:rPr>
                  <w:rFonts w:ascii="Times New Roman" w:hAnsi="Times New Roman" w:cs="Times New Roman"/>
                  <w:sz w:val="20"/>
                  <w:szCs w:val="20"/>
                  <w:rPrChange w:id="7276" w:author="Mohammad Nayeem Hasan" w:date="2023-01-27T04:20:00Z">
                    <w:rPr>
                      <w:rFonts w:ascii="Times New Roman" w:hAnsi="Times New Roman" w:cs="Times New Roman"/>
                      <w:sz w:val="24"/>
                      <w:szCs w:val="24"/>
                    </w:rPr>
                  </w:rPrChange>
                </w:rPr>
                <w:t>106 (3.9)</w:t>
              </w:r>
            </w:moveTo>
          </w:p>
        </w:tc>
        <w:tc>
          <w:tcPr>
            <w:tcW w:w="398" w:type="pct"/>
            <w:vAlign w:val="center"/>
          </w:tcPr>
          <w:p w14:paraId="6682F7DA" w14:textId="77777777" w:rsidR="006875DA" w:rsidRPr="00200D44" w:rsidRDefault="006875DA">
            <w:pPr>
              <w:rPr>
                <w:moveTo w:id="7277" w:author="Mohammad Nayeem Hasan" w:date="2023-01-21T00:38:00Z"/>
                <w:rFonts w:ascii="Times New Roman" w:hAnsi="Times New Roman" w:cs="Times New Roman"/>
                <w:sz w:val="20"/>
                <w:szCs w:val="20"/>
                <w:rPrChange w:id="7278" w:author="Mohammad Nayeem Hasan" w:date="2023-01-27T04:20:00Z">
                  <w:rPr>
                    <w:moveTo w:id="7279" w:author="Mohammad Nayeem Hasan" w:date="2023-01-21T00:38:00Z"/>
                    <w:rFonts w:ascii="Times New Roman" w:hAnsi="Times New Roman" w:cs="Times New Roman"/>
                    <w:sz w:val="24"/>
                    <w:szCs w:val="24"/>
                  </w:rPr>
                </w:rPrChange>
              </w:rPr>
              <w:pPrChange w:id="7280" w:author="Mohammad Nayeem Hasan" w:date="2023-01-21T14:56:00Z">
                <w:pPr>
                  <w:jc w:val="both"/>
                </w:pPr>
              </w:pPrChange>
            </w:pPr>
            <w:moveTo w:id="7281" w:author="Mohammad Nayeem Hasan" w:date="2023-01-21T00:38:00Z">
              <w:r w:rsidRPr="00200D44">
                <w:rPr>
                  <w:rFonts w:ascii="Times New Roman" w:hAnsi="Times New Roman" w:cs="Times New Roman"/>
                  <w:sz w:val="20"/>
                  <w:szCs w:val="20"/>
                  <w:rPrChange w:id="7282" w:author="Mohammad Nayeem Hasan" w:date="2023-01-27T04:20:00Z">
                    <w:rPr>
                      <w:rFonts w:ascii="Times New Roman" w:hAnsi="Times New Roman" w:cs="Times New Roman"/>
                      <w:sz w:val="24"/>
                      <w:szCs w:val="24"/>
                    </w:rPr>
                  </w:rPrChange>
                </w:rPr>
                <w:t>2605 (96.1)</w:t>
              </w:r>
            </w:moveTo>
          </w:p>
        </w:tc>
        <w:tc>
          <w:tcPr>
            <w:tcW w:w="435" w:type="pct"/>
            <w:vMerge/>
            <w:vAlign w:val="center"/>
          </w:tcPr>
          <w:p w14:paraId="496B42CE" w14:textId="77777777" w:rsidR="006875DA" w:rsidRPr="00200D44" w:rsidRDefault="006875DA">
            <w:pPr>
              <w:rPr>
                <w:moveTo w:id="7283" w:author="Mohammad Nayeem Hasan" w:date="2023-01-21T00:38:00Z"/>
                <w:rFonts w:ascii="Times New Roman" w:hAnsi="Times New Roman" w:cs="Times New Roman"/>
                <w:sz w:val="20"/>
                <w:szCs w:val="20"/>
                <w:rPrChange w:id="7284" w:author="Mohammad Nayeem Hasan" w:date="2023-01-27T04:20:00Z">
                  <w:rPr>
                    <w:moveTo w:id="7285" w:author="Mohammad Nayeem Hasan" w:date="2023-01-21T00:38:00Z"/>
                    <w:rFonts w:ascii="Times New Roman" w:hAnsi="Times New Roman" w:cs="Times New Roman"/>
                    <w:sz w:val="24"/>
                    <w:szCs w:val="24"/>
                  </w:rPr>
                </w:rPrChange>
              </w:rPr>
              <w:pPrChange w:id="7286" w:author="Mohammad Nayeem Hasan" w:date="2023-01-21T14:56:00Z">
                <w:pPr>
                  <w:jc w:val="both"/>
                </w:pPr>
              </w:pPrChange>
            </w:pPr>
          </w:p>
        </w:tc>
        <w:tc>
          <w:tcPr>
            <w:tcW w:w="389" w:type="pct"/>
            <w:vAlign w:val="center"/>
          </w:tcPr>
          <w:p w14:paraId="32EEC628" w14:textId="77777777" w:rsidR="006875DA" w:rsidRPr="00200D44" w:rsidRDefault="006875DA">
            <w:pPr>
              <w:rPr>
                <w:moveTo w:id="7287" w:author="Mohammad Nayeem Hasan" w:date="2023-01-21T00:38:00Z"/>
                <w:rFonts w:ascii="Times New Roman" w:hAnsi="Times New Roman" w:cs="Times New Roman"/>
                <w:sz w:val="20"/>
                <w:szCs w:val="20"/>
                <w:rPrChange w:id="7288" w:author="Mohammad Nayeem Hasan" w:date="2023-01-27T04:20:00Z">
                  <w:rPr>
                    <w:moveTo w:id="7289" w:author="Mohammad Nayeem Hasan" w:date="2023-01-21T00:38:00Z"/>
                    <w:rFonts w:ascii="Times New Roman" w:hAnsi="Times New Roman" w:cs="Times New Roman"/>
                    <w:sz w:val="24"/>
                    <w:szCs w:val="24"/>
                  </w:rPr>
                </w:rPrChange>
              </w:rPr>
              <w:pPrChange w:id="7290" w:author="Mohammad Nayeem Hasan" w:date="2023-01-21T14:56:00Z">
                <w:pPr>
                  <w:jc w:val="both"/>
                </w:pPr>
              </w:pPrChange>
            </w:pPr>
            <w:moveTo w:id="7291" w:author="Mohammad Nayeem Hasan" w:date="2023-01-21T00:38:00Z">
              <w:r w:rsidRPr="00200D44">
                <w:rPr>
                  <w:rFonts w:ascii="Times New Roman" w:hAnsi="Times New Roman" w:cs="Times New Roman"/>
                  <w:sz w:val="20"/>
                  <w:szCs w:val="20"/>
                  <w:rPrChange w:id="7292" w:author="Mohammad Nayeem Hasan" w:date="2023-01-27T04:20:00Z">
                    <w:rPr>
                      <w:rFonts w:ascii="Times New Roman" w:hAnsi="Times New Roman" w:cs="Times New Roman"/>
                      <w:sz w:val="24"/>
                      <w:szCs w:val="24"/>
                    </w:rPr>
                  </w:rPrChange>
                </w:rPr>
                <w:t>217 (5.9)</w:t>
              </w:r>
            </w:moveTo>
          </w:p>
        </w:tc>
        <w:tc>
          <w:tcPr>
            <w:tcW w:w="445" w:type="pct"/>
            <w:vAlign w:val="center"/>
          </w:tcPr>
          <w:p w14:paraId="0D34C6E6" w14:textId="77777777" w:rsidR="006875DA" w:rsidRPr="00200D44" w:rsidRDefault="006875DA">
            <w:pPr>
              <w:rPr>
                <w:moveTo w:id="7293" w:author="Mohammad Nayeem Hasan" w:date="2023-01-21T00:38:00Z"/>
                <w:rFonts w:ascii="Times New Roman" w:hAnsi="Times New Roman" w:cs="Times New Roman"/>
                <w:sz w:val="20"/>
                <w:szCs w:val="20"/>
                <w:rPrChange w:id="7294" w:author="Mohammad Nayeem Hasan" w:date="2023-01-27T04:20:00Z">
                  <w:rPr>
                    <w:moveTo w:id="7295" w:author="Mohammad Nayeem Hasan" w:date="2023-01-21T00:38:00Z"/>
                    <w:rFonts w:ascii="Times New Roman" w:hAnsi="Times New Roman" w:cs="Times New Roman"/>
                    <w:sz w:val="24"/>
                    <w:szCs w:val="24"/>
                  </w:rPr>
                </w:rPrChange>
              </w:rPr>
              <w:pPrChange w:id="7296" w:author="Mohammad Nayeem Hasan" w:date="2023-01-21T14:56:00Z">
                <w:pPr>
                  <w:jc w:val="both"/>
                </w:pPr>
              </w:pPrChange>
            </w:pPr>
            <w:moveTo w:id="7297" w:author="Mohammad Nayeem Hasan" w:date="2023-01-21T00:38:00Z">
              <w:r w:rsidRPr="00200D44">
                <w:rPr>
                  <w:rFonts w:ascii="Times New Roman" w:hAnsi="Times New Roman" w:cs="Times New Roman"/>
                  <w:sz w:val="20"/>
                  <w:szCs w:val="20"/>
                  <w:rPrChange w:id="7298" w:author="Mohammad Nayeem Hasan" w:date="2023-01-27T04:20:00Z">
                    <w:rPr>
                      <w:rFonts w:ascii="Times New Roman" w:hAnsi="Times New Roman" w:cs="Times New Roman"/>
                      <w:sz w:val="24"/>
                      <w:szCs w:val="24"/>
                    </w:rPr>
                  </w:rPrChange>
                </w:rPr>
                <w:t>3478 (94.1)</w:t>
              </w:r>
            </w:moveTo>
          </w:p>
        </w:tc>
        <w:tc>
          <w:tcPr>
            <w:tcW w:w="435" w:type="pct"/>
            <w:vMerge/>
            <w:vAlign w:val="center"/>
          </w:tcPr>
          <w:p w14:paraId="3CBF1B47" w14:textId="77777777" w:rsidR="006875DA" w:rsidRPr="00200D44" w:rsidRDefault="006875DA">
            <w:pPr>
              <w:rPr>
                <w:moveTo w:id="7299" w:author="Mohammad Nayeem Hasan" w:date="2023-01-21T00:38:00Z"/>
                <w:rFonts w:ascii="Times New Roman" w:hAnsi="Times New Roman" w:cs="Times New Roman"/>
                <w:sz w:val="20"/>
                <w:szCs w:val="20"/>
                <w:rPrChange w:id="7300" w:author="Mohammad Nayeem Hasan" w:date="2023-01-27T04:20:00Z">
                  <w:rPr>
                    <w:moveTo w:id="7301" w:author="Mohammad Nayeem Hasan" w:date="2023-01-21T00:38:00Z"/>
                    <w:rFonts w:ascii="Times New Roman" w:hAnsi="Times New Roman" w:cs="Times New Roman"/>
                    <w:sz w:val="24"/>
                    <w:szCs w:val="24"/>
                  </w:rPr>
                </w:rPrChange>
              </w:rPr>
              <w:pPrChange w:id="7302" w:author="Mohammad Nayeem Hasan" w:date="2023-01-21T14:56:00Z">
                <w:pPr>
                  <w:jc w:val="both"/>
                </w:pPr>
              </w:pPrChange>
            </w:pPr>
          </w:p>
        </w:tc>
      </w:tr>
      <w:tr w:rsidR="004F4188" w:rsidRPr="00394056" w14:paraId="4C4CF28B" w14:textId="77777777" w:rsidTr="006875DA">
        <w:trPr>
          <w:trHeight w:val="138"/>
          <w:jc w:val="center"/>
        </w:trPr>
        <w:tc>
          <w:tcPr>
            <w:tcW w:w="788" w:type="pct"/>
            <w:vAlign w:val="center"/>
          </w:tcPr>
          <w:p w14:paraId="5E9284E0" w14:textId="77777777" w:rsidR="006875DA" w:rsidRPr="00200D44" w:rsidRDefault="006875DA">
            <w:pPr>
              <w:rPr>
                <w:moveTo w:id="7303" w:author="Mohammad Nayeem Hasan" w:date="2023-01-21T00:38:00Z"/>
                <w:rFonts w:ascii="Times New Roman" w:hAnsi="Times New Roman" w:cs="Times New Roman"/>
                <w:sz w:val="20"/>
                <w:szCs w:val="20"/>
                <w:rPrChange w:id="7304" w:author="Mohammad Nayeem Hasan" w:date="2023-01-27T04:20:00Z">
                  <w:rPr>
                    <w:moveTo w:id="7305" w:author="Mohammad Nayeem Hasan" w:date="2023-01-21T00:38:00Z"/>
                    <w:rFonts w:ascii="Times New Roman" w:hAnsi="Times New Roman" w:cs="Times New Roman"/>
                    <w:sz w:val="24"/>
                    <w:szCs w:val="24"/>
                  </w:rPr>
                </w:rPrChange>
              </w:rPr>
              <w:pPrChange w:id="7306" w:author="Mohammad Nayeem Hasan" w:date="2023-01-21T14:56:00Z">
                <w:pPr>
                  <w:jc w:val="both"/>
                </w:pPr>
              </w:pPrChange>
            </w:pPr>
            <w:moveTo w:id="7307" w:author="Mohammad Nayeem Hasan" w:date="2023-01-21T00:38:00Z">
              <w:r w:rsidRPr="00200D44">
                <w:rPr>
                  <w:rFonts w:ascii="Times New Roman" w:hAnsi="Times New Roman" w:cs="Times New Roman"/>
                  <w:sz w:val="20"/>
                  <w:szCs w:val="20"/>
                  <w:rPrChange w:id="7308" w:author="Mohammad Nayeem Hasan" w:date="2023-01-27T04:20:00Z">
                    <w:rPr>
                      <w:rFonts w:ascii="Times New Roman" w:hAnsi="Times New Roman" w:cs="Times New Roman"/>
                      <w:sz w:val="24"/>
                      <w:szCs w:val="24"/>
                    </w:rPr>
                  </w:rPrChange>
                </w:rPr>
                <w:t>Non-standard curriculum</w:t>
              </w:r>
            </w:moveTo>
          </w:p>
        </w:tc>
        <w:tc>
          <w:tcPr>
            <w:tcW w:w="445" w:type="pct"/>
            <w:vAlign w:val="center"/>
          </w:tcPr>
          <w:p w14:paraId="36005ED7" w14:textId="77777777" w:rsidR="006875DA" w:rsidRPr="00200D44" w:rsidRDefault="006875DA">
            <w:pPr>
              <w:rPr>
                <w:moveTo w:id="7309" w:author="Mohammad Nayeem Hasan" w:date="2023-01-21T00:38:00Z"/>
                <w:rFonts w:ascii="Times New Roman" w:hAnsi="Times New Roman" w:cs="Times New Roman"/>
                <w:sz w:val="20"/>
                <w:szCs w:val="20"/>
                <w:rPrChange w:id="7310" w:author="Mohammad Nayeem Hasan" w:date="2023-01-27T04:20:00Z">
                  <w:rPr>
                    <w:moveTo w:id="7311" w:author="Mohammad Nayeem Hasan" w:date="2023-01-21T00:38:00Z"/>
                    <w:rFonts w:ascii="Times New Roman" w:hAnsi="Times New Roman" w:cs="Times New Roman"/>
                    <w:sz w:val="24"/>
                    <w:szCs w:val="24"/>
                  </w:rPr>
                </w:rPrChange>
              </w:rPr>
              <w:pPrChange w:id="7312" w:author="Mohammad Nayeem Hasan" w:date="2023-01-21T14:56:00Z">
                <w:pPr>
                  <w:jc w:val="both"/>
                </w:pPr>
              </w:pPrChange>
            </w:pPr>
            <w:moveTo w:id="7313" w:author="Mohammad Nayeem Hasan" w:date="2023-01-21T00:38:00Z">
              <w:r w:rsidRPr="00200D44">
                <w:rPr>
                  <w:rFonts w:ascii="Times New Roman" w:hAnsi="Times New Roman" w:cs="Times New Roman"/>
                  <w:sz w:val="20"/>
                  <w:szCs w:val="20"/>
                  <w:rPrChange w:id="7314" w:author="Mohammad Nayeem Hasan" w:date="2023-01-27T04:20:00Z">
                    <w:rPr>
                      <w:rFonts w:ascii="Times New Roman" w:hAnsi="Times New Roman" w:cs="Times New Roman"/>
                      <w:sz w:val="24"/>
                      <w:szCs w:val="24"/>
                    </w:rPr>
                  </w:rPrChange>
                </w:rPr>
                <w:t>14 (13.6)</w:t>
              </w:r>
            </w:moveTo>
          </w:p>
        </w:tc>
        <w:tc>
          <w:tcPr>
            <w:tcW w:w="587" w:type="pct"/>
            <w:vAlign w:val="center"/>
          </w:tcPr>
          <w:p w14:paraId="4743334C" w14:textId="26F6F269" w:rsidR="006875DA" w:rsidRPr="00200D44" w:rsidRDefault="006875DA">
            <w:pPr>
              <w:rPr>
                <w:moveTo w:id="7315" w:author="Mohammad Nayeem Hasan" w:date="2023-01-21T00:38:00Z"/>
                <w:rFonts w:ascii="Times New Roman" w:hAnsi="Times New Roman" w:cs="Times New Roman"/>
                <w:sz w:val="20"/>
                <w:szCs w:val="20"/>
                <w:rPrChange w:id="7316" w:author="Mohammad Nayeem Hasan" w:date="2023-01-27T04:20:00Z">
                  <w:rPr>
                    <w:moveTo w:id="7317" w:author="Mohammad Nayeem Hasan" w:date="2023-01-21T00:38:00Z"/>
                    <w:rFonts w:ascii="Times New Roman" w:hAnsi="Times New Roman" w:cs="Times New Roman"/>
                    <w:sz w:val="24"/>
                    <w:szCs w:val="24"/>
                  </w:rPr>
                </w:rPrChange>
              </w:rPr>
              <w:pPrChange w:id="7318" w:author="Mohammad Nayeem Hasan" w:date="2023-01-21T14:56:00Z">
                <w:pPr>
                  <w:jc w:val="both"/>
                </w:pPr>
              </w:pPrChange>
            </w:pPr>
            <w:moveTo w:id="7319" w:author="Mohammad Nayeem Hasan" w:date="2023-01-21T00:38:00Z">
              <w:r w:rsidRPr="00200D44">
                <w:rPr>
                  <w:rFonts w:ascii="Times New Roman" w:hAnsi="Times New Roman" w:cs="Times New Roman"/>
                  <w:sz w:val="20"/>
                  <w:szCs w:val="20"/>
                  <w:rPrChange w:id="7320" w:author="Mohammad Nayeem Hasan" w:date="2023-01-27T04:20:00Z">
                    <w:rPr>
                      <w:rFonts w:ascii="Times New Roman" w:hAnsi="Times New Roman" w:cs="Times New Roman"/>
                      <w:sz w:val="24"/>
                      <w:szCs w:val="24"/>
                    </w:rPr>
                  </w:rPrChange>
                </w:rPr>
                <w:t>9</w:t>
              </w:r>
            </w:moveTo>
            <w:ins w:id="7321" w:author="Mohammad Nayeem Hasan" w:date="2023-01-26T18:15:00Z">
              <w:r w:rsidRPr="00200D44">
                <w:rPr>
                  <w:rFonts w:ascii="Times New Roman" w:hAnsi="Times New Roman" w:cs="Times New Roman"/>
                  <w:sz w:val="20"/>
                  <w:szCs w:val="20"/>
                  <w:rPrChange w:id="7322" w:author="Mohammad Nayeem Hasan" w:date="2023-01-27T04:20:00Z">
                    <w:rPr>
                      <w:rFonts w:ascii="Times New Roman" w:hAnsi="Times New Roman" w:cs="Times New Roman"/>
                      <w:sz w:val="24"/>
                      <w:szCs w:val="24"/>
                    </w:rPr>
                  </w:rPrChange>
                </w:rPr>
                <w:t>2</w:t>
              </w:r>
            </w:ins>
            <w:moveTo w:id="7323" w:author="Mohammad Nayeem Hasan" w:date="2023-01-21T00:38:00Z">
              <w:del w:id="7324" w:author="Mohammad Nayeem Hasan" w:date="2023-01-26T18:15:00Z">
                <w:r w:rsidRPr="00200D44" w:rsidDel="00553643">
                  <w:rPr>
                    <w:rFonts w:ascii="Times New Roman" w:hAnsi="Times New Roman" w:cs="Times New Roman"/>
                    <w:sz w:val="20"/>
                    <w:szCs w:val="20"/>
                    <w:rPrChange w:id="7325" w:author="Mohammad Nayeem Hasan" w:date="2023-01-27T04:20:00Z">
                      <w:rPr>
                        <w:rFonts w:ascii="Times New Roman" w:hAnsi="Times New Roman" w:cs="Times New Roman"/>
                        <w:sz w:val="24"/>
                        <w:szCs w:val="24"/>
                      </w:rPr>
                    </w:rPrChange>
                  </w:rPr>
                  <w:delText>1</w:delText>
                </w:r>
              </w:del>
              <w:r w:rsidRPr="00200D44">
                <w:rPr>
                  <w:rFonts w:ascii="Times New Roman" w:hAnsi="Times New Roman" w:cs="Times New Roman"/>
                  <w:sz w:val="20"/>
                  <w:szCs w:val="20"/>
                  <w:rPrChange w:id="7326" w:author="Mohammad Nayeem Hasan" w:date="2023-01-27T04:20:00Z">
                    <w:rPr>
                      <w:rFonts w:ascii="Times New Roman" w:hAnsi="Times New Roman" w:cs="Times New Roman"/>
                      <w:sz w:val="24"/>
                      <w:szCs w:val="24"/>
                    </w:rPr>
                  </w:rPrChange>
                </w:rPr>
                <w:t xml:space="preserve"> (86.4)</w:t>
              </w:r>
            </w:moveTo>
          </w:p>
        </w:tc>
        <w:tc>
          <w:tcPr>
            <w:tcW w:w="689" w:type="pct"/>
            <w:vMerge/>
            <w:vAlign w:val="center"/>
          </w:tcPr>
          <w:p w14:paraId="7813D89A" w14:textId="77777777" w:rsidR="006875DA" w:rsidRPr="00200D44" w:rsidRDefault="006875DA">
            <w:pPr>
              <w:rPr>
                <w:moveTo w:id="7327" w:author="Mohammad Nayeem Hasan" w:date="2023-01-21T00:38:00Z"/>
                <w:rFonts w:ascii="Times New Roman" w:hAnsi="Times New Roman" w:cs="Times New Roman"/>
                <w:sz w:val="20"/>
                <w:szCs w:val="20"/>
                <w:rPrChange w:id="7328" w:author="Mohammad Nayeem Hasan" w:date="2023-01-27T04:20:00Z">
                  <w:rPr>
                    <w:moveTo w:id="7329" w:author="Mohammad Nayeem Hasan" w:date="2023-01-21T00:38:00Z"/>
                    <w:rFonts w:ascii="Times New Roman" w:hAnsi="Times New Roman" w:cs="Times New Roman"/>
                    <w:sz w:val="24"/>
                    <w:szCs w:val="24"/>
                  </w:rPr>
                </w:rPrChange>
              </w:rPr>
              <w:pPrChange w:id="7330" w:author="Mohammad Nayeem Hasan" w:date="2023-01-21T14:56:00Z">
                <w:pPr>
                  <w:jc w:val="both"/>
                </w:pPr>
              </w:pPrChange>
            </w:pPr>
          </w:p>
        </w:tc>
        <w:tc>
          <w:tcPr>
            <w:tcW w:w="389" w:type="pct"/>
            <w:vAlign w:val="center"/>
          </w:tcPr>
          <w:p w14:paraId="2C697EA9" w14:textId="77777777" w:rsidR="006875DA" w:rsidRPr="00200D44" w:rsidRDefault="006875DA">
            <w:pPr>
              <w:rPr>
                <w:moveTo w:id="7331" w:author="Mohammad Nayeem Hasan" w:date="2023-01-21T00:38:00Z"/>
                <w:rFonts w:ascii="Times New Roman" w:hAnsi="Times New Roman" w:cs="Times New Roman"/>
                <w:sz w:val="20"/>
                <w:szCs w:val="20"/>
                <w:rPrChange w:id="7332" w:author="Mohammad Nayeem Hasan" w:date="2023-01-27T04:20:00Z">
                  <w:rPr>
                    <w:moveTo w:id="7333" w:author="Mohammad Nayeem Hasan" w:date="2023-01-21T00:38:00Z"/>
                    <w:rFonts w:ascii="Times New Roman" w:hAnsi="Times New Roman" w:cs="Times New Roman"/>
                    <w:sz w:val="24"/>
                    <w:szCs w:val="24"/>
                  </w:rPr>
                </w:rPrChange>
              </w:rPr>
              <w:pPrChange w:id="7334" w:author="Mohammad Nayeem Hasan" w:date="2023-01-21T14:56:00Z">
                <w:pPr>
                  <w:jc w:val="both"/>
                </w:pPr>
              </w:pPrChange>
            </w:pPr>
            <w:moveTo w:id="7335" w:author="Mohammad Nayeem Hasan" w:date="2023-01-21T00:38:00Z">
              <w:r w:rsidRPr="00200D44">
                <w:rPr>
                  <w:rFonts w:ascii="Times New Roman" w:hAnsi="Times New Roman" w:cs="Times New Roman"/>
                  <w:sz w:val="20"/>
                  <w:szCs w:val="20"/>
                  <w:rPrChange w:id="7336" w:author="Mohammad Nayeem Hasan" w:date="2023-01-27T04:20:00Z">
                    <w:rPr>
                      <w:rFonts w:ascii="Times New Roman" w:hAnsi="Times New Roman" w:cs="Times New Roman"/>
                      <w:sz w:val="24"/>
                      <w:szCs w:val="24"/>
                    </w:rPr>
                  </w:rPrChange>
                </w:rPr>
                <w:t>-</w:t>
              </w:r>
            </w:moveTo>
          </w:p>
        </w:tc>
        <w:tc>
          <w:tcPr>
            <w:tcW w:w="398" w:type="pct"/>
            <w:vAlign w:val="center"/>
          </w:tcPr>
          <w:p w14:paraId="662CF6D4" w14:textId="77777777" w:rsidR="006875DA" w:rsidRPr="00200D44" w:rsidRDefault="006875DA">
            <w:pPr>
              <w:rPr>
                <w:moveTo w:id="7337" w:author="Mohammad Nayeem Hasan" w:date="2023-01-21T00:38:00Z"/>
                <w:rFonts w:ascii="Times New Roman" w:hAnsi="Times New Roman" w:cs="Times New Roman"/>
                <w:sz w:val="20"/>
                <w:szCs w:val="20"/>
                <w:rPrChange w:id="7338" w:author="Mohammad Nayeem Hasan" w:date="2023-01-27T04:20:00Z">
                  <w:rPr>
                    <w:moveTo w:id="7339" w:author="Mohammad Nayeem Hasan" w:date="2023-01-21T00:38:00Z"/>
                    <w:rFonts w:ascii="Times New Roman" w:hAnsi="Times New Roman" w:cs="Times New Roman"/>
                    <w:sz w:val="24"/>
                    <w:szCs w:val="24"/>
                  </w:rPr>
                </w:rPrChange>
              </w:rPr>
              <w:pPrChange w:id="7340" w:author="Mohammad Nayeem Hasan" w:date="2023-01-21T14:56:00Z">
                <w:pPr>
                  <w:jc w:val="both"/>
                </w:pPr>
              </w:pPrChange>
            </w:pPr>
            <w:moveTo w:id="7341" w:author="Mohammad Nayeem Hasan" w:date="2023-01-21T00:38:00Z">
              <w:r w:rsidRPr="00200D44">
                <w:rPr>
                  <w:rFonts w:ascii="Times New Roman" w:hAnsi="Times New Roman" w:cs="Times New Roman"/>
                  <w:sz w:val="20"/>
                  <w:szCs w:val="20"/>
                  <w:rPrChange w:id="7342" w:author="Mohammad Nayeem Hasan" w:date="2023-01-27T04:20:00Z">
                    <w:rPr>
                      <w:rFonts w:ascii="Times New Roman" w:hAnsi="Times New Roman" w:cs="Times New Roman"/>
                      <w:sz w:val="24"/>
                      <w:szCs w:val="24"/>
                    </w:rPr>
                  </w:rPrChange>
                </w:rPr>
                <w:t>-</w:t>
              </w:r>
            </w:moveTo>
          </w:p>
        </w:tc>
        <w:tc>
          <w:tcPr>
            <w:tcW w:w="435" w:type="pct"/>
            <w:vMerge/>
            <w:vAlign w:val="center"/>
          </w:tcPr>
          <w:p w14:paraId="66061042" w14:textId="77777777" w:rsidR="006875DA" w:rsidRPr="00200D44" w:rsidRDefault="006875DA">
            <w:pPr>
              <w:rPr>
                <w:moveTo w:id="7343" w:author="Mohammad Nayeem Hasan" w:date="2023-01-21T00:38:00Z"/>
                <w:rFonts w:ascii="Times New Roman" w:hAnsi="Times New Roman" w:cs="Times New Roman"/>
                <w:sz w:val="20"/>
                <w:szCs w:val="20"/>
                <w:rPrChange w:id="7344" w:author="Mohammad Nayeem Hasan" w:date="2023-01-27T04:20:00Z">
                  <w:rPr>
                    <w:moveTo w:id="7345" w:author="Mohammad Nayeem Hasan" w:date="2023-01-21T00:38:00Z"/>
                    <w:rFonts w:ascii="Times New Roman" w:hAnsi="Times New Roman" w:cs="Times New Roman"/>
                    <w:sz w:val="24"/>
                    <w:szCs w:val="24"/>
                  </w:rPr>
                </w:rPrChange>
              </w:rPr>
              <w:pPrChange w:id="7346" w:author="Mohammad Nayeem Hasan" w:date="2023-01-21T14:56:00Z">
                <w:pPr>
                  <w:jc w:val="both"/>
                </w:pPr>
              </w:pPrChange>
            </w:pPr>
          </w:p>
        </w:tc>
        <w:tc>
          <w:tcPr>
            <w:tcW w:w="389" w:type="pct"/>
            <w:vAlign w:val="center"/>
          </w:tcPr>
          <w:p w14:paraId="11AAADBD" w14:textId="77777777" w:rsidR="006875DA" w:rsidRPr="00200D44" w:rsidRDefault="006875DA">
            <w:pPr>
              <w:rPr>
                <w:moveTo w:id="7347" w:author="Mohammad Nayeem Hasan" w:date="2023-01-21T00:38:00Z"/>
                <w:rFonts w:ascii="Times New Roman" w:hAnsi="Times New Roman" w:cs="Times New Roman"/>
                <w:sz w:val="20"/>
                <w:szCs w:val="20"/>
                <w:rPrChange w:id="7348" w:author="Mohammad Nayeem Hasan" w:date="2023-01-27T04:20:00Z">
                  <w:rPr>
                    <w:moveTo w:id="7349" w:author="Mohammad Nayeem Hasan" w:date="2023-01-21T00:38:00Z"/>
                    <w:rFonts w:ascii="Times New Roman" w:hAnsi="Times New Roman" w:cs="Times New Roman"/>
                    <w:sz w:val="24"/>
                    <w:szCs w:val="24"/>
                  </w:rPr>
                </w:rPrChange>
              </w:rPr>
              <w:pPrChange w:id="7350" w:author="Mohammad Nayeem Hasan" w:date="2023-01-21T14:56:00Z">
                <w:pPr>
                  <w:jc w:val="both"/>
                </w:pPr>
              </w:pPrChange>
            </w:pPr>
            <w:moveTo w:id="7351" w:author="Mohammad Nayeem Hasan" w:date="2023-01-21T00:38:00Z">
              <w:r w:rsidRPr="00200D44">
                <w:rPr>
                  <w:rFonts w:ascii="Times New Roman" w:hAnsi="Times New Roman" w:cs="Times New Roman"/>
                  <w:sz w:val="20"/>
                  <w:szCs w:val="20"/>
                  <w:rPrChange w:id="7352" w:author="Mohammad Nayeem Hasan" w:date="2023-01-27T04:20:00Z">
                    <w:rPr>
                      <w:rFonts w:ascii="Times New Roman" w:hAnsi="Times New Roman" w:cs="Times New Roman"/>
                      <w:sz w:val="24"/>
                      <w:szCs w:val="24"/>
                    </w:rPr>
                  </w:rPrChange>
                </w:rPr>
                <w:t>-</w:t>
              </w:r>
            </w:moveTo>
          </w:p>
        </w:tc>
        <w:tc>
          <w:tcPr>
            <w:tcW w:w="445" w:type="pct"/>
            <w:vAlign w:val="center"/>
          </w:tcPr>
          <w:p w14:paraId="5BD7E581" w14:textId="77777777" w:rsidR="006875DA" w:rsidRPr="00200D44" w:rsidRDefault="006875DA">
            <w:pPr>
              <w:rPr>
                <w:moveTo w:id="7353" w:author="Mohammad Nayeem Hasan" w:date="2023-01-21T00:38:00Z"/>
                <w:rFonts w:ascii="Times New Roman" w:hAnsi="Times New Roman" w:cs="Times New Roman"/>
                <w:sz w:val="20"/>
                <w:szCs w:val="20"/>
                <w:rPrChange w:id="7354" w:author="Mohammad Nayeem Hasan" w:date="2023-01-27T04:20:00Z">
                  <w:rPr>
                    <w:moveTo w:id="7355" w:author="Mohammad Nayeem Hasan" w:date="2023-01-21T00:38:00Z"/>
                    <w:rFonts w:ascii="Times New Roman" w:hAnsi="Times New Roman" w:cs="Times New Roman"/>
                    <w:sz w:val="24"/>
                    <w:szCs w:val="24"/>
                  </w:rPr>
                </w:rPrChange>
              </w:rPr>
              <w:pPrChange w:id="7356" w:author="Mohammad Nayeem Hasan" w:date="2023-01-21T14:56:00Z">
                <w:pPr>
                  <w:jc w:val="both"/>
                </w:pPr>
              </w:pPrChange>
            </w:pPr>
            <w:moveTo w:id="7357" w:author="Mohammad Nayeem Hasan" w:date="2023-01-21T00:38:00Z">
              <w:r w:rsidRPr="00200D44">
                <w:rPr>
                  <w:rFonts w:ascii="Times New Roman" w:hAnsi="Times New Roman" w:cs="Times New Roman"/>
                  <w:sz w:val="20"/>
                  <w:szCs w:val="20"/>
                  <w:rPrChange w:id="7358" w:author="Mohammad Nayeem Hasan" w:date="2023-01-27T04:20:00Z">
                    <w:rPr>
                      <w:rFonts w:ascii="Times New Roman" w:hAnsi="Times New Roman" w:cs="Times New Roman"/>
                      <w:sz w:val="24"/>
                      <w:szCs w:val="24"/>
                    </w:rPr>
                  </w:rPrChange>
                </w:rPr>
                <w:t>-</w:t>
              </w:r>
            </w:moveTo>
          </w:p>
        </w:tc>
        <w:tc>
          <w:tcPr>
            <w:tcW w:w="435" w:type="pct"/>
            <w:vAlign w:val="center"/>
          </w:tcPr>
          <w:p w14:paraId="048C6866" w14:textId="77777777" w:rsidR="006875DA" w:rsidRPr="00200D44" w:rsidRDefault="006875DA">
            <w:pPr>
              <w:rPr>
                <w:moveTo w:id="7359" w:author="Mohammad Nayeem Hasan" w:date="2023-01-21T00:38:00Z"/>
                <w:rFonts w:ascii="Times New Roman" w:hAnsi="Times New Roman" w:cs="Times New Roman"/>
                <w:sz w:val="20"/>
                <w:szCs w:val="20"/>
                <w:rPrChange w:id="7360" w:author="Mohammad Nayeem Hasan" w:date="2023-01-27T04:20:00Z">
                  <w:rPr>
                    <w:moveTo w:id="7361" w:author="Mohammad Nayeem Hasan" w:date="2023-01-21T00:38:00Z"/>
                    <w:rFonts w:ascii="Times New Roman" w:hAnsi="Times New Roman" w:cs="Times New Roman"/>
                    <w:sz w:val="24"/>
                    <w:szCs w:val="24"/>
                  </w:rPr>
                </w:rPrChange>
              </w:rPr>
              <w:pPrChange w:id="7362" w:author="Mohammad Nayeem Hasan" w:date="2023-01-21T14:56:00Z">
                <w:pPr>
                  <w:jc w:val="both"/>
                </w:pPr>
              </w:pPrChange>
            </w:pPr>
          </w:p>
        </w:tc>
      </w:tr>
      <w:tr w:rsidR="00C2040A" w:rsidRPr="00200D44" w14:paraId="67A011A2" w14:textId="77777777" w:rsidTr="00F13B5B">
        <w:trPr>
          <w:trHeight w:val="138"/>
          <w:jc w:val="center"/>
        </w:trPr>
        <w:tc>
          <w:tcPr>
            <w:tcW w:w="5000" w:type="pct"/>
            <w:gridSpan w:val="10"/>
            <w:vAlign w:val="center"/>
          </w:tcPr>
          <w:p w14:paraId="6DE79084" w14:textId="77777777" w:rsidR="00C2040A" w:rsidRPr="00200D44" w:rsidRDefault="00C2040A">
            <w:pPr>
              <w:rPr>
                <w:moveTo w:id="7363" w:author="Mohammad Nayeem Hasan" w:date="2023-01-21T00:38:00Z"/>
                <w:rFonts w:ascii="Times New Roman" w:hAnsi="Times New Roman" w:cs="Times New Roman"/>
                <w:sz w:val="20"/>
                <w:szCs w:val="20"/>
                <w:rPrChange w:id="7364" w:author="Mohammad Nayeem Hasan" w:date="2023-01-27T04:20:00Z">
                  <w:rPr>
                    <w:moveTo w:id="7365" w:author="Mohammad Nayeem Hasan" w:date="2023-01-21T00:38:00Z"/>
                    <w:rFonts w:ascii="Times New Roman" w:hAnsi="Times New Roman" w:cs="Times New Roman"/>
                    <w:sz w:val="24"/>
                    <w:szCs w:val="24"/>
                  </w:rPr>
                </w:rPrChange>
              </w:rPr>
              <w:pPrChange w:id="7366" w:author="Mohammad Nayeem Hasan" w:date="2023-01-21T14:56:00Z">
                <w:pPr>
                  <w:jc w:val="both"/>
                </w:pPr>
              </w:pPrChange>
            </w:pPr>
            <w:moveTo w:id="7367" w:author="Mohammad Nayeem Hasan" w:date="2023-01-21T00:38:00Z">
              <w:r w:rsidRPr="00200D44">
                <w:rPr>
                  <w:rFonts w:ascii="Times New Roman" w:hAnsi="Times New Roman" w:cs="Times New Roman"/>
                  <w:sz w:val="20"/>
                  <w:szCs w:val="20"/>
                  <w:rPrChange w:id="7368" w:author="Mohammad Nayeem Hasan" w:date="2023-01-27T04:20:00Z">
                    <w:rPr>
                      <w:rFonts w:ascii="Times New Roman" w:hAnsi="Times New Roman" w:cs="Times New Roman"/>
                      <w:sz w:val="24"/>
                      <w:szCs w:val="24"/>
                    </w:rPr>
                  </w:rPrChange>
                </w:rPr>
                <w:t>Mother’s Age at the Survey Time</w:t>
              </w:r>
            </w:moveTo>
          </w:p>
        </w:tc>
      </w:tr>
      <w:tr w:rsidR="004266B3" w:rsidRPr="004266B3" w14:paraId="0A36C5ED" w14:textId="77777777" w:rsidTr="006875DA">
        <w:trPr>
          <w:trHeight w:val="138"/>
          <w:jc w:val="center"/>
        </w:trPr>
        <w:tc>
          <w:tcPr>
            <w:tcW w:w="788" w:type="pct"/>
            <w:vAlign w:val="center"/>
          </w:tcPr>
          <w:p w14:paraId="02D17375" w14:textId="4278C916" w:rsidR="00C2040A" w:rsidRPr="00200D44" w:rsidRDefault="00C2040A">
            <w:pPr>
              <w:rPr>
                <w:moveTo w:id="7369" w:author="Mohammad Nayeem Hasan" w:date="2023-01-21T00:38:00Z"/>
                <w:rFonts w:ascii="Times New Roman" w:hAnsi="Times New Roman" w:cs="Times New Roman"/>
                <w:sz w:val="20"/>
                <w:szCs w:val="20"/>
                <w:rPrChange w:id="7370" w:author="Mohammad Nayeem Hasan" w:date="2023-01-27T04:20:00Z">
                  <w:rPr>
                    <w:moveTo w:id="7371" w:author="Mohammad Nayeem Hasan" w:date="2023-01-21T00:38:00Z"/>
                    <w:rFonts w:ascii="Times New Roman" w:hAnsi="Times New Roman" w:cs="Times New Roman"/>
                    <w:sz w:val="24"/>
                    <w:szCs w:val="24"/>
                  </w:rPr>
                </w:rPrChange>
              </w:rPr>
              <w:pPrChange w:id="7372" w:author="Mohammad Nayeem Hasan" w:date="2023-01-21T14:56:00Z">
                <w:pPr>
                  <w:jc w:val="both"/>
                </w:pPr>
              </w:pPrChange>
            </w:pPr>
            <w:moveTo w:id="7373" w:author="Mohammad Nayeem Hasan" w:date="2023-01-21T00:38:00Z">
              <w:r w:rsidRPr="00200D44">
                <w:rPr>
                  <w:rFonts w:ascii="Times New Roman" w:hAnsi="Times New Roman" w:cs="Times New Roman"/>
                  <w:sz w:val="20"/>
                  <w:szCs w:val="20"/>
                  <w:rPrChange w:id="7374" w:author="Mohammad Nayeem Hasan" w:date="2023-01-27T04:20:00Z">
                    <w:rPr>
                      <w:rFonts w:ascii="Times New Roman" w:hAnsi="Times New Roman" w:cs="Times New Roman"/>
                      <w:sz w:val="24"/>
                      <w:szCs w:val="24"/>
                    </w:rPr>
                  </w:rPrChange>
                </w:rPr>
                <w:t xml:space="preserve">15 </w:t>
              </w:r>
              <w:del w:id="7375" w:author="Mohammad Nayeem Hasan" w:date="2023-01-28T01:41:00Z">
                <w:r w:rsidRPr="00200D44" w:rsidDel="004D0B15">
                  <w:rPr>
                    <w:rFonts w:ascii="Times New Roman" w:hAnsi="Times New Roman" w:cs="Times New Roman"/>
                    <w:sz w:val="20"/>
                    <w:szCs w:val="20"/>
                    <w:rPrChange w:id="7376" w:author="Mohammad Nayeem Hasan" w:date="2023-01-27T04:20:00Z">
                      <w:rPr>
                        <w:rFonts w:ascii="Times New Roman" w:hAnsi="Times New Roman" w:cs="Times New Roman"/>
                        <w:sz w:val="24"/>
                        <w:szCs w:val="24"/>
                      </w:rPr>
                    </w:rPrChange>
                  </w:rPr>
                  <w:delText>-</w:delText>
                </w:r>
              </w:del>
            </w:moveTo>
            <w:ins w:id="7377" w:author="Mohammad Nayeem Hasan" w:date="2023-01-28T01:41:00Z">
              <w:r w:rsidR="004D0B15">
                <w:rPr>
                  <w:rFonts w:ascii="Times New Roman" w:hAnsi="Times New Roman" w:cs="Times New Roman"/>
                  <w:sz w:val="20"/>
                  <w:szCs w:val="20"/>
                </w:rPr>
                <w:t>–</w:t>
              </w:r>
            </w:ins>
            <w:moveTo w:id="7378" w:author="Mohammad Nayeem Hasan" w:date="2023-01-21T00:38:00Z">
              <w:r w:rsidRPr="00200D44">
                <w:rPr>
                  <w:rFonts w:ascii="Times New Roman" w:hAnsi="Times New Roman" w:cs="Times New Roman"/>
                  <w:sz w:val="20"/>
                  <w:szCs w:val="20"/>
                  <w:rPrChange w:id="7379" w:author="Mohammad Nayeem Hasan" w:date="2023-01-27T04:20:00Z">
                    <w:rPr>
                      <w:rFonts w:ascii="Times New Roman" w:hAnsi="Times New Roman" w:cs="Times New Roman"/>
                      <w:sz w:val="24"/>
                      <w:szCs w:val="24"/>
                    </w:rPr>
                  </w:rPrChange>
                </w:rPr>
                <w:t xml:space="preserve"> 19</w:t>
              </w:r>
            </w:moveTo>
          </w:p>
        </w:tc>
        <w:tc>
          <w:tcPr>
            <w:tcW w:w="445" w:type="pct"/>
            <w:vAlign w:val="center"/>
          </w:tcPr>
          <w:p w14:paraId="38470FCB" w14:textId="2AAB3A16" w:rsidR="00C2040A" w:rsidRPr="00200D44" w:rsidRDefault="00C2040A">
            <w:pPr>
              <w:rPr>
                <w:moveTo w:id="7380" w:author="Mohammad Nayeem Hasan" w:date="2023-01-21T00:38:00Z"/>
                <w:rFonts w:ascii="Times New Roman" w:hAnsi="Times New Roman" w:cs="Times New Roman"/>
                <w:sz w:val="20"/>
                <w:szCs w:val="20"/>
                <w:rPrChange w:id="7381" w:author="Mohammad Nayeem Hasan" w:date="2023-01-27T04:20:00Z">
                  <w:rPr>
                    <w:moveTo w:id="7382" w:author="Mohammad Nayeem Hasan" w:date="2023-01-21T00:38:00Z"/>
                    <w:rFonts w:ascii="Times New Roman" w:hAnsi="Times New Roman" w:cs="Times New Roman"/>
                    <w:sz w:val="24"/>
                    <w:szCs w:val="24"/>
                  </w:rPr>
                </w:rPrChange>
              </w:rPr>
              <w:pPrChange w:id="7383" w:author="Mohammad Nayeem Hasan" w:date="2023-01-21T14:56:00Z">
                <w:pPr>
                  <w:jc w:val="both"/>
                </w:pPr>
              </w:pPrChange>
            </w:pPr>
            <w:moveTo w:id="7384" w:author="Mohammad Nayeem Hasan" w:date="2023-01-21T00:38:00Z">
              <w:r w:rsidRPr="00200D44">
                <w:rPr>
                  <w:rFonts w:ascii="Times New Roman" w:hAnsi="Times New Roman" w:cs="Times New Roman"/>
                  <w:sz w:val="20"/>
                  <w:szCs w:val="20"/>
                  <w:rPrChange w:id="7385" w:author="Mohammad Nayeem Hasan" w:date="2023-01-27T04:20:00Z">
                    <w:rPr>
                      <w:rFonts w:ascii="Times New Roman" w:hAnsi="Times New Roman" w:cs="Times New Roman"/>
                      <w:sz w:val="24"/>
                      <w:szCs w:val="24"/>
                    </w:rPr>
                  </w:rPrChange>
                </w:rPr>
                <w:t>47</w:t>
              </w:r>
            </w:moveTo>
            <w:ins w:id="7386" w:author="Mohammad Nayeem Hasan" w:date="2023-01-26T18:17:00Z">
              <w:r w:rsidR="00553643" w:rsidRPr="00200D44">
                <w:rPr>
                  <w:rFonts w:ascii="Times New Roman" w:hAnsi="Times New Roman" w:cs="Times New Roman"/>
                  <w:sz w:val="20"/>
                  <w:szCs w:val="20"/>
                  <w:rPrChange w:id="7387" w:author="Mohammad Nayeem Hasan" w:date="2023-01-27T04:20:00Z">
                    <w:rPr>
                      <w:rFonts w:ascii="Times New Roman" w:hAnsi="Times New Roman" w:cs="Times New Roman"/>
                      <w:sz w:val="24"/>
                      <w:szCs w:val="24"/>
                    </w:rPr>
                  </w:rPrChange>
                </w:rPr>
                <w:t>1</w:t>
              </w:r>
            </w:ins>
            <w:moveTo w:id="7388" w:author="Mohammad Nayeem Hasan" w:date="2023-01-21T00:38:00Z">
              <w:del w:id="7389" w:author="Mohammad Nayeem Hasan" w:date="2023-01-26T18:17:00Z">
                <w:r w:rsidRPr="00200D44" w:rsidDel="00553643">
                  <w:rPr>
                    <w:rFonts w:ascii="Times New Roman" w:hAnsi="Times New Roman" w:cs="Times New Roman"/>
                    <w:sz w:val="20"/>
                    <w:szCs w:val="20"/>
                    <w:rPrChange w:id="7390" w:author="Mohammad Nayeem Hasan" w:date="2023-01-27T04:20:00Z">
                      <w:rPr>
                        <w:rFonts w:ascii="Times New Roman" w:hAnsi="Times New Roman" w:cs="Times New Roman"/>
                        <w:sz w:val="24"/>
                        <w:szCs w:val="24"/>
                      </w:rPr>
                    </w:rPrChange>
                  </w:rPr>
                  <w:delText>0</w:delText>
                </w:r>
              </w:del>
              <w:r w:rsidRPr="00200D44">
                <w:rPr>
                  <w:rFonts w:ascii="Times New Roman" w:hAnsi="Times New Roman" w:cs="Times New Roman"/>
                  <w:sz w:val="20"/>
                  <w:szCs w:val="20"/>
                  <w:rPrChange w:id="7391" w:author="Mohammad Nayeem Hasan" w:date="2023-01-27T04:20:00Z">
                    <w:rPr>
                      <w:rFonts w:ascii="Times New Roman" w:hAnsi="Times New Roman" w:cs="Times New Roman"/>
                      <w:sz w:val="24"/>
                      <w:szCs w:val="24"/>
                    </w:rPr>
                  </w:rPrChange>
                </w:rPr>
                <w:t xml:space="preserve"> (7.8)</w:t>
              </w:r>
            </w:moveTo>
          </w:p>
        </w:tc>
        <w:tc>
          <w:tcPr>
            <w:tcW w:w="587" w:type="pct"/>
            <w:vAlign w:val="center"/>
          </w:tcPr>
          <w:p w14:paraId="1935B2BF" w14:textId="77777777" w:rsidR="00C2040A" w:rsidRPr="00200D44" w:rsidRDefault="00C2040A">
            <w:pPr>
              <w:rPr>
                <w:moveTo w:id="7392" w:author="Mohammad Nayeem Hasan" w:date="2023-01-21T00:38:00Z"/>
                <w:rFonts w:ascii="Times New Roman" w:hAnsi="Times New Roman" w:cs="Times New Roman"/>
                <w:sz w:val="20"/>
                <w:szCs w:val="20"/>
                <w:rPrChange w:id="7393" w:author="Mohammad Nayeem Hasan" w:date="2023-01-27T04:20:00Z">
                  <w:rPr>
                    <w:moveTo w:id="7394" w:author="Mohammad Nayeem Hasan" w:date="2023-01-21T00:38:00Z"/>
                    <w:rFonts w:ascii="Times New Roman" w:hAnsi="Times New Roman" w:cs="Times New Roman"/>
                    <w:sz w:val="24"/>
                    <w:szCs w:val="24"/>
                  </w:rPr>
                </w:rPrChange>
              </w:rPr>
              <w:pPrChange w:id="7395" w:author="Mohammad Nayeem Hasan" w:date="2023-01-21T14:56:00Z">
                <w:pPr>
                  <w:jc w:val="both"/>
                </w:pPr>
              </w:pPrChange>
            </w:pPr>
            <w:moveTo w:id="7396" w:author="Mohammad Nayeem Hasan" w:date="2023-01-21T00:38:00Z">
              <w:r w:rsidRPr="00200D44">
                <w:rPr>
                  <w:rFonts w:ascii="Times New Roman" w:hAnsi="Times New Roman" w:cs="Times New Roman"/>
                  <w:sz w:val="20"/>
                  <w:szCs w:val="20"/>
                  <w:rPrChange w:id="7397" w:author="Mohammad Nayeem Hasan" w:date="2023-01-27T04:20:00Z">
                    <w:rPr>
                      <w:rFonts w:ascii="Times New Roman" w:hAnsi="Times New Roman" w:cs="Times New Roman"/>
                      <w:sz w:val="24"/>
                      <w:szCs w:val="24"/>
                    </w:rPr>
                  </w:rPrChange>
                </w:rPr>
                <w:t>5605 (92.3)</w:t>
              </w:r>
            </w:moveTo>
          </w:p>
        </w:tc>
        <w:tc>
          <w:tcPr>
            <w:tcW w:w="689" w:type="pct"/>
            <w:vMerge w:val="restart"/>
            <w:vAlign w:val="center"/>
          </w:tcPr>
          <w:p w14:paraId="3C170541" w14:textId="77777777" w:rsidR="00C2040A" w:rsidRPr="00200D44" w:rsidRDefault="00C2040A">
            <w:pPr>
              <w:rPr>
                <w:moveTo w:id="7398" w:author="Mohammad Nayeem Hasan" w:date="2023-01-21T00:38:00Z"/>
                <w:rFonts w:ascii="Times New Roman" w:hAnsi="Times New Roman" w:cs="Times New Roman"/>
                <w:sz w:val="20"/>
                <w:szCs w:val="20"/>
                <w:rPrChange w:id="7399" w:author="Mohammad Nayeem Hasan" w:date="2023-01-27T04:20:00Z">
                  <w:rPr>
                    <w:moveTo w:id="7400" w:author="Mohammad Nayeem Hasan" w:date="2023-01-21T00:38:00Z"/>
                    <w:rFonts w:ascii="Times New Roman" w:hAnsi="Times New Roman" w:cs="Times New Roman"/>
                    <w:sz w:val="24"/>
                    <w:szCs w:val="24"/>
                  </w:rPr>
                </w:rPrChange>
              </w:rPr>
              <w:pPrChange w:id="7401" w:author="Mohammad Nayeem Hasan" w:date="2023-01-21T14:56:00Z">
                <w:pPr>
                  <w:jc w:val="both"/>
                </w:pPr>
              </w:pPrChange>
            </w:pPr>
            <w:moveTo w:id="7402" w:author="Mohammad Nayeem Hasan" w:date="2023-01-21T00:38:00Z">
              <w:r w:rsidRPr="00200D44">
                <w:rPr>
                  <w:rFonts w:ascii="Times New Roman" w:hAnsi="Times New Roman" w:cs="Times New Roman"/>
                  <w:sz w:val="20"/>
                  <w:szCs w:val="20"/>
                  <w:rPrChange w:id="7403" w:author="Mohammad Nayeem Hasan" w:date="2023-01-27T04:20:00Z">
                    <w:rPr>
                      <w:rFonts w:ascii="Times New Roman" w:hAnsi="Times New Roman" w:cs="Times New Roman"/>
                      <w:sz w:val="24"/>
                      <w:szCs w:val="24"/>
                    </w:rPr>
                  </w:rPrChange>
                </w:rPr>
                <w:t>0.390</w:t>
              </w:r>
            </w:moveTo>
          </w:p>
        </w:tc>
        <w:tc>
          <w:tcPr>
            <w:tcW w:w="389" w:type="pct"/>
            <w:vAlign w:val="center"/>
          </w:tcPr>
          <w:p w14:paraId="5A316D79" w14:textId="77777777" w:rsidR="00C2040A" w:rsidRPr="00200D44" w:rsidRDefault="00C2040A">
            <w:pPr>
              <w:rPr>
                <w:moveTo w:id="7404" w:author="Mohammad Nayeem Hasan" w:date="2023-01-21T00:38:00Z"/>
                <w:rFonts w:ascii="Times New Roman" w:hAnsi="Times New Roman" w:cs="Times New Roman"/>
                <w:sz w:val="20"/>
                <w:szCs w:val="20"/>
                <w:rPrChange w:id="7405" w:author="Mohammad Nayeem Hasan" w:date="2023-01-27T04:20:00Z">
                  <w:rPr>
                    <w:moveTo w:id="7406" w:author="Mohammad Nayeem Hasan" w:date="2023-01-21T00:38:00Z"/>
                    <w:rFonts w:ascii="Times New Roman" w:hAnsi="Times New Roman" w:cs="Times New Roman"/>
                    <w:sz w:val="24"/>
                    <w:szCs w:val="24"/>
                  </w:rPr>
                </w:rPrChange>
              </w:rPr>
              <w:pPrChange w:id="7407" w:author="Mohammad Nayeem Hasan" w:date="2023-01-21T14:56:00Z">
                <w:pPr>
                  <w:jc w:val="both"/>
                </w:pPr>
              </w:pPrChange>
            </w:pPr>
            <w:moveTo w:id="7408" w:author="Mohammad Nayeem Hasan" w:date="2023-01-21T00:38:00Z">
              <w:r w:rsidRPr="00200D44">
                <w:rPr>
                  <w:rFonts w:ascii="Times New Roman" w:hAnsi="Times New Roman" w:cs="Times New Roman"/>
                  <w:sz w:val="20"/>
                  <w:szCs w:val="20"/>
                  <w:rPrChange w:id="7409" w:author="Mohammad Nayeem Hasan" w:date="2023-01-27T04:20:00Z">
                    <w:rPr>
                      <w:rFonts w:ascii="Times New Roman" w:hAnsi="Times New Roman" w:cs="Times New Roman"/>
                      <w:sz w:val="24"/>
                      <w:szCs w:val="24"/>
                    </w:rPr>
                  </w:rPrChange>
                </w:rPr>
                <w:t>71 (5.4)</w:t>
              </w:r>
            </w:moveTo>
          </w:p>
        </w:tc>
        <w:tc>
          <w:tcPr>
            <w:tcW w:w="398" w:type="pct"/>
            <w:vAlign w:val="center"/>
          </w:tcPr>
          <w:p w14:paraId="35419326" w14:textId="77777777" w:rsidR="00C2040A" w:rsidRPr="00200D44" w:rsidRDefault="00C2040A">
            <w:pPr>
              <w:rPr>
                <w:moveTo w:id="7410" w:author="Mohammad Nayeem Hasan" w:date="2023-01-21T00:38:00Z"/>
                <w:rFonts w:ascii="Times New Roman" w:hAnsi="Times New Roman" w:cs="Times New Roman"/>
                <w:sz w:val="20"/>
                <w:szCs w:val="20"/>
                <w:rPrChange w:id="7411" w:author="Mohammad Nayeem Hasan" w:date="2023-01-27T04:20:00Z">
                  <w:rPr>
                    <w:moveTo w:id="7412" w:author="Mohammad Nayeem Hasan" w:date="2023-01-21T00:38:00Z"/>
                    <w:rFonts w:ascii="Times New Roman" w:hAnsi="Times New Roman" w:cs="Times New Roman"/>
                    <w:sz w:val="24"/>
                    <w:szCs w:val="24"/>
                  </w:rPr>
                </w:rPrChange>
              </w:rPr>
              <w:pPrChange w:id="7413" w:author="Mohammad Nayeem Hasan" w:date="2023-01-21T14:56:00Z">
                <w:pPr>
                  <w:jc w:val="both"/>
                </w:pPr>
              </w:pPrChange>
            </w:pPr>
            <w:moveTo w:id="7414" w:author="Mohammad Nayeem Hasan" w:date="2023-01-21T00:38:00Z">
              <w:r w:rsidRPr="00200D44">
                <w:rPr>
                  <w:rFonts w:ascii="Times New Roman" w:hAnsi="Times New Roman" w:cs="Times New Roman"/>
                  <w:sz w:val="20"/>
                  <w:szCs w:val="20"/>
                  <w:rPrChange w:id="7415" w:author="Mohammad Nayeem Hasan" w:date="2023-01-27T04:20:00Z">
                    <w:rPr>
                      <w:rFonts w:ascii="Times New Roman" w:hAnsi="Times New Roman" w:cs="Times New Roman"/>
                      <w:sz w:val="24"/>
                      <w:szCs w:val="24"/>
                    </w:rPr>
                  </w:rPrChange>
                </w:rPr>
                <w:t>1251 (94.6)</w:t>
              </w:r>
            </w:moveTo>
          </w:p>
        </w:tc>
        <w:tc>
          <w:tcPr>
            <w:tcW w:w="435" w:type="pct"/>
            <w:vMerge w:val="restart"/>
            <w:vAlign w:val="center"/>
          </w:tcPr>
          <w:p w14:paraId="2FB6EAA1" w14:textId="77777777" w:rsidR="00C2040A" w:rsidRPr="00200D44" w:rsidRDefault="00C2040A">
            <w:pPr>
              <w:rPr>
                <w:moveTo w:id="7416" w:author="Mohammad Nayeem Hasan" w:date="2023-01-21T00:38:00Z"/>
                <w:rFonts w:ascii="Times New Roman" w:hAnsi="Times New Roman" w:cs="Times New Roman"/>
                <w:b/>
                <w:bCs/>
                <w:sz w:val="20"/>
                <w:szCs w:val="20"/>
                <w:rPrChange w:id="7417" w:author="Mohammad Nayeem Hasan" w:date="2023-01-27T04:20:00Z">
                  <w:rPr>
                    <w:moveTo w:id="7418" w:author="Mohammad Nayeem Hasan" w:date="2023-01-21T00:38:00Z"/>
                    <w:rFonts w:ascii="Times New Roman" w:hAnsi="Times New Roman" w:cs="Times New Roman"/>
                    <w:b/>
                    <w:bCs/>
                    <w:sz w:val="24"/>
                    <w:szCs w:val="24"/>
                  </w:rPr>
                </w:rPrChange>
              </w:rPr>
              <w:pPrChange w:id="7419" w:author="Mohammad Nayeem Hasan" w:date="2023-01-21T14:56:00Z">
                <w:pPr>
                  <w:jc w:val="both"/>
                </w:pPr>
              </w:pPrChange>
            </w:pPr>
            <w:moveTo w:id="7420" w:author="Mohammad Nayeem Hasan" w:date="2023-01-21T00:38:00Z">
              <w:r w:rsidRPr="00200D44">
                <w:rPr>
                  <w:rFonts w:ascii="Times New Roman" w:hAnsi="Times New Roman" w:cs="Times New Roman"/>
                  <w:b/>
                  <w:bCs/>
                  <w:sz w:val="20"/>
                  <w:szCs w:val="20"/>
                  <w:rPrChange w:id="7421" w:author="Mohammad Nayeem Hasan" w:date="2023-01-27T04:20:00Z">
                    <w:rPr>
                      <w:rFonts w:ascii="Times New Roman" w:hAnsi="Times New Roman" w:cs="Times New Roman"/>
                      <w:b/>
                      <w:bCs/>
                      <w:sz w:val="24"/>
                      <w:szCs w:val="24"/>
                    </w:rPr>
                  </w:rPrChange>
                </w:rPr>
                <w:t>0.004</w:t>
              </w:r>
            </w:moveTo>
          </w:p>
        </w:tc>
        <w:tc>
          <w:tcPr>
            <w:tcW w:w="389" w:type="pct"/>
            <w:vAlign w:val="center"/>
          </w:tcPr>
          <w:p w14:paraId="1753E374" w14:textId="77777777" w:rsidR="00C2040A" w:rsidRPr="00200D44" w:rsidRDefault="00C2040A">
            <w:pPr>
              <w:rPr>
                <w:moveTo w:id="7422" w:author="Mohammad Nayeem Hasan" w:date="2023-01-21T00:38:00Z"/>
                <w:rFonts w:ascii="Times New Roman" w:hAnsi="Times New Roman" w:cs="Times New Roman"/>
                <w:sz w:val="20"/>
                <w:szCs w:val="20"/>
                <w:rPrChange w:id="7423" w:author="Mohammad Nayeem Hasan" w:date="2023-01-27T04:20:00Z">
                  <w:rPr>
                    <w:moveTo w:id="7424" w:author="Mohammad Nayeem Hasan" w:date="2023-01-21T00:38:00Z"/>
                    <w:rFonts w:ascii="Times New Roman" w:hAnsi="Times New Roman" w:cs="Times New Roman"/>
                    <w:sz w:val="24"/>
                    <w:szCs w:val="24"/>
                  </w:rPr>
                </w:rPrChange>
              </w:rPr>
              <w:pPrChange w:id="7425" w:author="Mohammad Nayeem Hasan" w:date="2023-01-21T14:56:00Z">
                <w:pPr>
                  <w:jc w:val="both"/>
                </w:pPr>
              </w:pPrChange>
            </w:pPr>
            <w:moveTo w:id="7426" w:author="Mohammad Nayeem Hasan" w:date="2023-01-21T00:38:00Z">
              <w:r w:rsidRPr="00200D44">
                <w:rPr>
                  <w:rFonts w:ascii="Times New Roman" w:hAnsi="Times New Roman" w:cs="Times New Roman"/>
                  <w:sz w:val="20"/>
                  <w:szCs w:val="20"/>
                  <w:rPrChange w:id="7427" w:author="Mohammad Nayeem Hasan" w:date="2023-01-27T04:20:00Z">
                    <w:rPr>
                      <w:rFonts w:ascii="Times New Roman" w:hAnsi="Times New Roman" w:cs="Times New Roman"/>
                      <w:sz w:val="24"/>
                      <w:szCs w:val="24"/>
                    </w:rPr>
                  </w:rPrChange>
                </w:rPr>
                <w:t>294 (6.9)</w:t>
              </w:r>
            </w:moveTo>
          </w:p>
        </w:tc>
        <w:tc>
          <w:tcPr>
            <w:tcW w:w="445" w:type="pct"/>
            <w:vAlign w:val="center"/>
          </w:tcPr>
          <w:p w14:paraId="08499F21" w14:textId="77777777" w:rsidR="00C2040A" w:rsidRPr="00200D44" w:rsidRDefault="00C2040A">
            <w:pPr>
              <w:rPr>
                <w:moveTo w:id="7428" w:author="Mohammad Nayeem Hasan" w:date="2023-01-21T00:38:00Z"/>
                <w:rFonts w:ascii="Times New Roman" w:hAnsi="Times New Roman" w:cs="Times New Roman"/>
                <w:sz w:val="20"/>
                <w:szCs w:val="20"/>
                <w:rPrChange w:id="7429" w:author="Mohammad Nayeem Hasan" w:date="2023-01-27T04:20:00Z">
                  <w:rPr>
                    <w:moveTo w:id="7430" w:author="Mohammad Nayeem Hasan" w:date="2023-01-21T00:38:00Z"/>
                    <w:rFonts w:ascii="Times New Roman" w:hAnsi="Times New Roman" w:cs="Times New Roman"/>
                    <w:sz w:val="24"/>
                    <w:szCs w:val="24"/>
                  </w:rPr>
                </w:rPrChange>
              </w:rPr>
              <w:pPrChange w:id="7431" w:author="Mohammad Nayeem Hasan" w:date="2023-01-21T14:56:00Z">
                <w:pPr>
                  <w:jc w:val="both"/>
                </w:pPr>
              </w:pPrChange>
            </w:pPr>
            <w:moveTo w:id="7432" w:author="Mohammad Nayeem Hasan" w:date="2023-01-21T00:38:00Z">
              <w:r w:rsidRPr="00200D44">
                <w:rPr>
                  <w:rFonts w:ascii="Times New Roman" w:hAnsi="Times New Roman" w:cs="Times New Roman"/>
                  <w:sz w:val="20"/>
                  <w:szCs w:val="20"/>
                  <w:rPrChange w:id="7433" w:author="Mohammad Nayeem Hasan" w:date="2023-01-27T04:20:00Z">
                    <w:rPr>
                      <w:rFonts w:ascii="Times New Roman" w:hAnsi="Times New Roman" w:cs="Times New Roman"/>
                      <w:sz w:val="24"/>
                      <w:szCs w:val="24"/>
                    </w:rPr>
                  </w:rPrChange>
                </w:rPr>
                <w:t>3944 (93.1)</w:t>
              </w:r>
            </w:moveTo>
          </w:p>
        </w:tc>
        <w:tc>
          <w:tcPr>
            <w:tcW w:w="435" w:type="pct"/>
            <w:vMerge w:val="restart"/>
            <w:vAlign w:val="center"/>
          </w:tcPr>
          <w:p w14:paraId="0B6A5B21" w14:textId="77777777" w:rsidR="00C2040A" w:rsidRPr="00200D44" w:rsidRDefault="00C2040A">
            <w:pPr>
              <w:rPr>
                <w:moveTo w:id="7434" w:author="Mohammad Nayeem Hasan" w:date="2023-01-21T00:38:00Z"/>
                <w:rFonts w:ascii="Times New Roman" w:hAnsi="Times New Roman" w:cs="Times New Roman"/>
                <w:sz w:val="20"/>
                <w:szCs w:val="20"/>
                <w:rPrChange w:id="7435" w:author="Mohammad Nayeem Hasan" w:date="2023-01-27T04:20:00Z">
                  <w:rPr>
                    <w:moveTo w:id="7436" w:author="Mohammad Nayeem Hasan" w:date="2023-01-21T00:38:00Z"/>
                    <w:rFonts w:ascii="Times New Roman" w:hAnsi="Times New Roman" w:cs="Times New Roman"/>
                    <w:sz w:val="24"/>
                    <w:szCs w:val="24"/>
                  </w:rPr>
                </w:rPrChange>
              </w:rPr>
              <w:pPrChange w:id="7437" w:author="Mohammad Nayeem Hasan" w:date="2023-01-21T14:56:00Z">
                <w:pPr>
                  <w:jc w:val="both"/>
                </w:pPr>
              </w:pPrChange>
            </w:pPr>
            <w:moveTo w:id="7438" w:author="Mohammad Nayeem Hasan" w:date="2023-01-21T00:38:00Z">
              <w:r w:rsidRPr="00200D44">
                <w:rPr>
                  <w:rFonts w:ascii="Times New Roman" w:hAnsi="Times New Roman" w:cs="Times New Roman"/>
                  <w:sz w:val="20"/>
                  <w:szCs w:val="20"/>
                  <w:rPrChange w:id="7439" w:author="Mohammad Nayeem Hasan" w:date="2023-01-27T04:20:00Z">
                    <w:rPr>
                      <w:rFonts w:ascii="Times New Roman" w:hAnsi="Times New Roman" w:cs="Times New Roman"/>
                      <w:sz w:val="24"/>
                      <w:szCs w:val="24"/>
                    </w:rPr>
                  </w:rPrChange>
                </w:rPr>
                <w:t>0.991</w:t>
              </w:r>
            </w:moveTo>
          </w:p>
        </w:tc>
      </w:tr>
      <w:tr w:rsidR="004266B3" w:rsidRPr="004266B3" w14:paraId="01079EFB" w14:textId="77777777" w:rsidTr="006875DA">
        <w:trPr>
          <w:trHeight w:val="138"/>
          <w:jc w:val="center"/>
        </w:trPr>
        <w:tc>
          <w:tcPr>
            <w:tcW w:w="788" w:type="pct"/>
            <w:vAlign w:val="center"/>
          </w:tcPr>
          <w:p w14:paraId="7253CCC4" w14:textId="77777777" w:rsidR="00C2040A" w:rsidRPr="00200D44" w:rsidRDefault="00C2040A">
            <w:pPr>
              <w:rPr>
                <w:moveTo w:id="7440" w:author="Mohammad Nayeem Hasan" w:date="2023-01-21T00:38:00Z"/>
                <w:rFonts w:ascii="Times New Roman" w:hAnsi="Times New Roman" w:cs="Times New Roman"/>
                <w:sz w:val="20"/>
                <w:szCs w:val="20"/>
                <w:rPrChange w:id="7441" w:author="Mohammad Nayeem Hasan" w:date="2023-01-27T04:20:00Z">
                  <w:rPr>
                    <w:moveTo w:id="7442" w:author="Mohammad Nayeem Hasan" w:date="2023-01-21T00:38:00Z"/>
                    <w:rFonts w:ascii="Times New Roman" w:hAnsi="Times New Roman" w:cs="Times New Roman"/>
                    <w:sz w:val="24"/>
                    <w:szCs w:val="24"/>
                  </w:rPr>
                </w:rPrChange>
              </w:rPr>
              <w:pPrChange w:id="7443" w:author="Mohammad Nayeem Hasan" w:date="2023-01-21T14:56:00Z">
                <w:pPr>
                  <w:jc w:val="both"/>
                </w:pPr>
              </w:pPrChange>
            </w:pPr>
            <w:moveTo w:id="7444" w:author="Mohammad Nayeem Hasan" w:date="2023-01-21T00:38:00Z">
              <w:r w:rsidRPr="00200D44">
                <w:rPr>
                  <w:rFonts w:ascii="Times New Roman" w:hAnsi="Times New Roman" w:cs="Times New Roman"/>
                  <w:sz w:val="20"/>
                  <w:szCs w:val="20"/>
                  <w:rPrChange w:id="7445" w:author="Mohammad Nayeem Hasan" w:date="2023-01-27T04:20:00Z">
                    <w:rPr>
                      <w:rFonts w:ascii="Times New Roman" w:hAnsi="Times New Roman" w:cs="Times New Roman"/>
                      <w:sz w:val="24"/>
                      <w:szCs w:val="24"/>
                    </w:rPr>
                  </w:rPrChange>
                </w:rPr>
                <w:t>20-34</w:t>
              </w:r>
            </w:moveTo>
          </w:p>
        </w:tc>
        <w:tc>
          <w:tcPr>
            <w:tcW w:w="445" w:type="pct"/>
            <w:vAlign w:val="center"/>
          </w:tcPr>
          <w:p w14:paraId="13E379D6" w14:textId="77777777" w:rsidR="00C2040A" w:rsidRPr="00200D44" w:rsidRDefault="00C2040A">
            <w:pPr>
              <w:rPr>
                <w:moveTo w:id="7446" w:author="Mohammad Nayeem Hasan" w:date="2023-01-21T00:38:00Z"/>
                <w:rFonts w:ascii="Times New Roman" w:hAnsi="Times New Roman" w:cs="Times New Roman"/>
                <w:sz w:val="20"/>
                <w:szCs w:val="20"/>
                <w:rPrChange w:id="7447" w:author="Mohammad Nayeem Hasan" w:date="2023-01-27T04:20:00Z">
                  <w:rPr>
                    <w:moveTo w:id="7448" w:author="Mohammad Nayeem Hasan" w:date="2023-01-21T00:38:00Z"/>
                    <w:rFonts w:ascii="Times New Roman" w:hAnsi="Times New Roman" w:cs="Times New Roman"/>
                    <w:sz w:val="24"/>
                    <w:szCs w:val="24"/>
                  </w:rPr>
                </w:rPrChange>
              </w:rPr>
              <w:pPrChange w:id="7449" w:author="Mohammad Nayeem Hasan" w:date="2023-01-21T14:56:00Z">
                <w:pPr>
                  <w:jc w:val="both"/>
                </w:pPr>
              </w:pPrChange>
            </w:pPr>
            <w:moveTo w:id="7450" w:author="Mohammad Nayeem Hasan" w:date="2023-01-21T00:38:00Z">
              <w:r w:rsidRPr="00200D44">
                <w:rPr>
                  <w:rFonts w:ascii="Times New Roman" w:hAnsi="Times New Roman" w:cs="Times New Roman"/>
                  <w:sz w:val="20"/>
                  <w:szCs w:val="20"/>
                  <w:rPrChange w:id="7451" w:author="Mohammad Nayeem Hasan" w:date="2023-01-27T04:20:00Z">
                    <w:rPr>
                      <w:rFonts w:ascii="Times New Roman" w:hAnsi="Times New Roman" w:cs="Times New Roman"/>
                      <w:sz w:val="24"/>
                      <w:szCs w:val="24"/>
                    </w:rPr>
                  </w:rPrChange>
                </w:rPr>
                <w:t>938 (7.1)</w:t>
              </w:r>
            </w:moveTo>
          </w:p>
        </w:tc>
        <w:tc>
          <w:tcPr>
            <w:tcW w:w="587" w:type="pct"/>
            <w:vAlign w:val="center"/>
          </w:tcPr>
          <w:p w14:paraId="18C5B952" w14:textId="77777777" w:rsidR="00C2040A" w:rsidRPr="00200D44" w:rsidRDefault="00C2040A">
            <w:pPr>
              <w:rPr>
                <w:moveTo w:id="7452" w:author="Mohammad Nayeem Hasan" w:date="2023-01-21T00:38:00Z"/>
                <w:rFonts w:ascii="Times New Roman" w:hAnsi="Times New Roman" w:cs="Times New Roman"/>
                <w:sz w:val="20"/>
                <w:szCs w:val="20"/>
                <w:rPrChange w:id="7453" w:author="Mohammad Nayeem Hasan" w:date="2023-01-27T04:20:00Z">
                  <w:rPr>
                    <w:moveTo w:id="7454" w:author="Mohammad Nayeem Hasan" w:date="2023-01-21T00:38:00Z"/>
                    <w:rFonts w:ascii="Times New Roman" w:hAnsi="Times New Roman" w:cs="Times New Roman"/>
                    <w:sz w:val="24"/>
                    <w:szCs w:val="24"/>
                  </w:rPr>
                </w:rPrChange>
              </w:rPr>
              <w:pPrChange w:id="7455" w:author="Mohammad Nayeem Hasan" w:date="2023-01-21T14:56:00Z">
                <w:pPr>
                  <w:jc w:val="both"/>
                </w:pPr>
              </w:pPrChange>
            </w:pPr>
            <w:moveTo w:id="7456" w:author="Mohammad Nayeem Hasan" w:date="2023-01-21T00:38:00Z">
              <w:r w:rsidRPr="00200D44">
                <w:rPr>
                  <w:rFonts w:ascii="Times New Roman" w:hAnsi="Times New Roman" w:cs="Times New Roman"/>
                  <w:sz w:val="20"/>
                  <w:szCs w:val="20"/>
                  <w:rPrChange w:id="7457" w:author="Mohammad Nayeem Hasan" w:date="2023-01-27T04:20:00Z">
                    <w:rPr>
                      <w:rFonts w:ascii="Times New Roman" w:hAnsi="Times New Roman" w:cs="Times New Roman"/>
                      <w:sz w:val="24"/>
                      <w:szCs w:val="24"/>
                    </w:rPr>
                  </w:rPrChange>
                </w:rPr>
                <w:t>12322 (92.9)</w:t>
              </w:r>
            </w:moveTo>
          </w:p>
        </w:tc>
        <w:tc>
          <w:tcPr>
            <w:tcW w:w="689" w:type="pct"/>
            <w:vMerge/>
            <w:vAlign w:val="center"/>
          </w:tcPr>
          <w:p w14:paraId="74634991" w14:textId="77777777" w:rsidR="00C2040A" w:rsidRPr="00200D44" w:rsidRDefault="00C2040A">
            <w:pPr>
              <w:rPr>
                <w:moveTo w:id="7458" w:author="Mohammad Nayeem Hasan" w:date="2023-01-21T00:38:00Z"/>
                <w:rFonts w:ascii="Times New Roman" w:hAnsi="Times New Roman" w:cs="Times New Roman"/>
                <w:sz w:val="20"/>
                <w:szCs w:val="20"/>
                <w:rPrChange w:id="7459" w:author="Mohammad Nayeem Hasan" w:date="2023-01-27T04:20:00Z">
                  <w:rPr>
                    <w:moveTo w:id="7460" w:author="Mohammad Nayeem Hasan" w:date="2023-01-21T00:38:00Z"/>
                    <w:rFonts w:ascii="Times New Roman" w:hAnsi="Times New Roman" w:cs="Times New Roman"/>
                    <w:sz w:val="24"/>
                    <w:szCs w:val="24"/>
                  </w:rPr>
                </w:rPrChange>
              </w:rPr>
              <w:pPrChange w:id="7461" w:author="Mohammad Nayeem Hasan" w:date="2023-01-21T14:56:00Z">
                <w:pPr>
                  <w:jc w:val="both"/>
                </w:pPr>
              </w:pPrChange>
            </w:pPr>
          </w:p>
        </w:tc>
        <w:tc>
          <w:tcPr>
            <w:tcW w:w="389" w:type="pct"/>
            <w:vAlign w:val="center"/>
          </w:tcPr>
          <w:p w14:paraId="200A2428" w14:textId="77777777" w:rsidR="00C2040A" w:rsidRPr="00200D44" w:rsidRDefault="00C2040A">
            <w:pPr>
              <w:rPr>
                <w:moveTo w:id="7462" w:author="Mohammad Nayeem Hasan" w:date="2023-01-21T00:38:00Z"/>
                <w:rFonts w:ascii="Times New Roman" w:hAnsi="Times New Roman" w:cs="Times New Roman"/>
                <w:sz w:val="20"/>
                <w:szCs w:val="20"/>
                <w:rPrChange w:id="7463" w:author="Mohammad Nayeem Hasan" w:date="2023-01-27T04:20:00Z">
                  <w:rPr>
                    <w:moveTo w:id="7464" w:author="Mohammad Nayeem Hasan" w:date="2023-01-21T00:38:00Z"/>
                    <w:rFonts w:ascii="Times New Roman" w:hAnsi="Times New Roman" w:cs="Times New Roman"/>
                    <w:sz w:val="24"/>
                    <w:szCs w:val="24"/>
                  </w:rPr>
                </w:rPrChange>
              </w:rPr>
              <w:pPrChange w:id="7465" w:author="Mohammad Nayeem Hasan" w:date="2023-01-21T14:56:00Z">
                <w:pPr>
                  <w:jc w:val="both"/>
                </w:pPr>
              </w:pPrChange>
            </w:pPr>
            <w:moveTo w:id="7466" w:author="Mohammad Nayeem Hasan" w:date="2023-01-21T00:38:00Z">
              <w:r w:rsidRPr="00200D44">
                <w:rPr>
                  <w:rFonts w:ascii="Times New Roman" w:hAnsi="Times New Roman" w:cs="Times New Roman"/>
                  <w:sz w:val="20"/>
                  <w:szCs w:val="20"/>
                  <w:rPrChange w:id="7467" w:author="Mohammad Nayeem Hasan" w:date="2023-01-27T04:20:00Z">
                    <w:rPr>
                      <w:rFonts w:ascii="Times New Roman" w:hAnsi="Times New Roman" w:cs="Times New Roman"/>
                      <w:sz w:val="24"/>
                      <w:szCs w:val="24"/>
                    </w:rPr>
                  </w:rPrChange>
                </w:rPr>
                <w:t>578 (4.5)</w:t>
              </w:r>
            </w:moveTo>
          </w:p>
        </w:tc>
        <w:tc>
          <w:tcPr>
            <w:tcW w:w="398" w:type="pct"/>
            <w:vAlign w:val="center"/>
          </w:tcPr>
          <w:p w14:paraId="4019DC56" w14:textId="77777777" w:rsidR="00C2040A" w:rsidRPr="00200D44" w:rsidRDefault="00C2040A">
            <w:pPr>
              <w:rPr>
                <w:moveTo w:id="7468" w:author="Mohammad Nayeem Hasan" w:date="2023-01-21T00:38:00Z"/>
                <w:rFonts w:ascii="Times New Roman" w:hAnsi="Times New Roman" w:cs="Times New Roman"/>
                <w:sz w:val="20"/>
                <w:szCs w:val="20"/>
                <w:rPrChange w:id="7469" w:author="Mohammad Nayeem Hasan" w:date="2023-01-27T04:20:00Z">
                  <w:rPr>
                    <w:moveTo w:id="7470" w:author="Mohammad Nayeem Hasan" w:date="2023-01-21T00:38:00Z"/>
                    <w:rFonts w:ascii="Times New Roman" w:hAnsi="Times New Roman" w:cs="Times New Roman"/>
                    <w:sz w:val="24"/>
                    <w:szCs w:val="24"/>
                  </w:rPr>
                </w:rPrChange>
              </w:rPr>
              <w:pPrChange w:id="7471" w:author="Mohammad Nayeem Hasan" w:date="2023-01-21T14:56:00Z">
                <w:pPr>
                  <w:jc w:val="both"/>
                </w:pPr>
              </w:pPrChange>
            </w:pPr>
            <w:moveTo w:id="7472" w:author="Mohammad Nayeem Hasan" w:date="2023-01-21T00:38:00Z">
              <w:r w:rsidRPr="00200D44">
                <w:rPr>
                  <w:rFonts w:ascii="Times New Roman" w:hAnsi="Times New Roman" w:cs="Times New Roman"/>
                  <w:sz w:val="20"/>
                  <w:szCs w:val="20"/>
                  <w:rPrChange w:id="7473" w:author="Mohammad Nayeem Hasan" w:date="2023-01-27T04:20:00Z">
                    <w:rPr>
                      <w:rFonts w:ascii="Times New Roman" w:hAnsi="Times New Roman" w:cs="Times New Roman"/>
                      <w:sz w:val="24"/>
                      <w:szCs w:val="24"/>
                    </w:rPr>
                  </w:rPrChange>
                </w:rPr>
                <w:t>12410 (95.5)</w:t>
              </w:r>
            </w:moveTo>
          </w:p>
        </w:tc>
        <w:tc>
          <w:tcPr>
            <w:tcW w:w="435" w:type="pct"/>
            <w:vMerge/>
            <w:vAlign w:val="center"/>
          </w:tcPr>
          <w:p w14:paraId="3B26A5DC" w14:textId="77777777" w:rsidR="00C2040A" w:rsidRPr="00200D44" w:rsidRDefault="00C2040A">
            <w:pPr>
              <w:rPr>
                <w:moveTo w:id="7474" w:author="Mohammad Nayeem Hasan" w:date="2023-01-21T00:38:00Z"/>
                <w:rFonts w:ascii="Times New Roman" w:hAnsi="Times New Roman" w:cs="Times New Roman"/>
                <w:sz w:val="20"/>
                <w:szCs w:val="20"/>
                <w:rPrChange w:id="7475" w:author="Mohammad Nayeem Hasan" w:date="2023-01-27T04:20:00Z">
                  <w:rPr>
                    <w:moveTo w:id="7476" w:author="Mohammad Nayeem Hasan" w:date="2023-01-21T00:38:00Z"/>
                    <w:rFonts w:ascii="Times New Roman" w:hAnsi="Times New Roman" w:cs="Times New Roman"/>
                    <w:sz w:val="24"/>
                    <w:szCs w:val="24"/>
                  </w:rPr>
                </w:rPrChange>
              </w:rPr>
              <w:pPrChange w:id="7477" w:author="Mohammad Nayeem Hasan" w:date="2023-01-21T14:56:00Z">
                <w:pPr>
                  <w:jc w:val="both"/>
                </w:pPr>
              </w:pPrChange>
            </w:pPr>
          </w:p>
        </w:tc>
        <w:tc>
          <w:tcPr>
            <w:tcW w:w="389" w:type="pct"/>
            <w:vAlign w:val="center"/>
          </w:tcPr>
          <w:p w14:paraId="54B5C1DC" w14:textId="77777777" w:rsidR="00C2040A" w:rsidRPr="00200D44" w:rsidRDefault="00C2040A">
            <w:pPr>
              <w:rPr>
                <w:moveTo w:id="7478" w:author="Mohammad Nayeem Hasan" w:date="2023-01-21T00:38:00Z"/>
                <w:rFonts w:ascii="Times New Roman" w:hAnsi="Times New Roman" w:cs="Times New Roman"/>
                <w:sz w:val="20"/>
                <w:szCs w:val="20"/>
                <w:rPrChange w:id="7479" w:author="Mohammad Nayeem Hasan" w:date="2023-01-27T04:20:00Z">
                  <w:rPr>
                    <w:moveTo w:id="7480" w:author="Mohammad Nayeem Hasan" w:date="2023-01-21T00:38:00Z"/>
                    <w:rFonts w:ascii="Times New Roman" w:hAnsi="Times New Roman" w:cs="Times New Roman"/>
                    <w:sz w:val="24"/>
                    <w:szCs w:val="24"/>
                  </w:rPr>
                </w:rPrChange>
              </w:rPr>
              <w:pPrChange w:id="7481" w:author="Mohammad Nayeem Hasan" w:date="2023-01-21T14:56:00Z">
                <w:pPr>
                  <w:jc w:val="both"/>
                </w:pPr>
              </w:pPrChange>
            </w:pPr>
            <w:moveTo w:id="7482" w:author="Mohammad Nayeem Hasan" w:date="2023-01-21T00:38:00Z">
              <w:r w:rsidRPr="00200D44">
                <w:rPr>
                  <w:rFonts w:ascii="Times New Roman" w:hAnsi="Times New Roman" w:cs="Times New Roman"/>
                  <w:sz w:val="20"/>
                  <w:szCs w:val="20"/>
                  <w:rPrChange w:id="7483" w:author="Mohammad Nayeem Hasan" w:date="2023-01-27T04:20:00Z">
                    <w:rPr>
                      <w:rFonts w:ascii="Times New Roman" w:hAnsi="Times New Roman" w:cs="Times New Roman"/>
                      <w:sz w:val="24"/>
                      <w:szCs w:val="24"/>
                    </w:rPr>
                  </w:rPrChange>
                </w:rPr>
                <w:t>715 (6.9)</w:t>
              </w:r>
            </w:moveTo>
          </w:p>
        </w:tc>
        <w:tc>
          <w:tcPr>
            <w:tcW w:w="445" w:type="pct"/>
            <w:vAlign w:val="center"/>
          </w:tcPr>
          <w:p w14:paraId="5BDB0610" w14:textId="77777777" w:rsidR="00C2040A" w:rsidRPr="00200D44" w:rsidRDefault="00C2040A">
            <w:pPr>
              <w:rPr>
                <w:moveTo w:id="7484" w:author="Mohammad Nayeem Hasan" w:date="2023-01-21T00:38:00Z"/>
                <w:rFonts w:ascii="Times New Roman" w:hAnsi="Times New Roman" w:cs="Times New Roman"/>
                <w:sz w:val="20"/>
                <w:szCs w:val="20"/>
                <w:rPrChange w:id="7485" w:author="Mohammad Nayeem Hasan" w:date="2023-01-27T04:20:00Z">
                  <w:rPr>
                    <w:moveTo w:id="7486" w:author="Mohammad Nayeem Hasan" w:date="2023-01-21T00:38:00Z"/>
                    <w:rFonts w:ascii="Times New Roman" w:hAnsi="Times New Roman" w:cs="Times New Roman"/>
                    <w:sz w:val="24"/>
                    <w:szCs w:val="24"/>
                  </w:rPr>
                </w:rPrChange>
              </w:rPr>
              <w:pPrChange w:id="7487" w:author="Mohammad Nayeem Hasan" w:date="2023-01-21T14:56:00Z">
                <w:pPr>
                  <w:jc w:val="both"/>
                </w:pPr>
              </w:pPrChange>
            </w:pPr>
            <w:moveTo w:id="7488" w:author="Mohammad Nayeem Hasan" w:date="2023-01-21T00:38:00Z">
              <w:r w:rsidRPr="00200D44">
                <w:rPr>
                  <w:rFonts w:ascii="Times New Roman" w:hAnsi="Times New Roman" w:cs="Times New Roman"/>
                  <w:sz w:val="20"/>
                  <w:szCs w:val="20"/>
                  <w:rPrChange w:id="7489" w:author="Mohammad Nayeem Hasan" w:date="2023-01-27T04:20:00Z">
                    <w:rPr>
                      <w:rFonts w:ascii="Times New Roman" w:hAnsi="Times New Roman" w:cs="Times New Roman"/>
                      <w:sz w:val="24"/>
                      <w:szCs w:val="24"/>
                    </w:rPr>
                  </w:rPrChange>
                </w:rPr>
                <w:t>9620 (93.1)</w:t>
              </w:r>
            </w:moveTo>
          </w:p>
        </w:tc>
        <w:tc>
          <w:tcPr>
            <w:tcW w:w="435" w:type="pct"/>
            <w:vMerge/>
            <w:vAlign w:val="center"/>
          </w:tcPr>
          <w:p w14:paraId="7C84784A" w14:textId="77777777" w:rsidR="00C2040A" w:rsidRPr="00200D44" w:rsidRDefault="00C2040A">
            <w:pPr>
              <w:rPr>
                <w:moveTo w:id="7490" w:author="Mohammad Nayeem Hasan" w:date="2023-01-21T00:38:00Z"/>
                <w:rFonts w:ascii="Times New Roman" w:hAnsi="Times New Roman" w:cs="Times New Roman"/>
                <w:sz w:val="20"/>
                <w:szCs w:val="20"/>
                <w:rPrChange w:id="7491" w:author="Mohammad Nayeem Hasan" w:date="2023-01-27T04:20:00Z">
                  <w:rPr>
                    <w:moveTo w:id="7492" w:author="Mohammad Nayeem Hasan" w:date="2023-01-21T00:38:00Z"/>
                    <w:rFonts w:ascii="Times New Roman" w:hAnsi="Times New Roman" w:cs="Times New Roman"/>
                    <w:sz w:val="24"/>
                    <w:szCs w:val="24"/>
                  </w:rPr>
                </w:rPrChange>
              </w:rPr>
              <w:pPrChange w:id="7493" w:author="Mohammad Nayeem Hasan" w:date="2023-01-21T14:56:00Z">
                <w:pPr>
                  <w:jc w:val="both"/>
                </w:pPr>
              </w:pPrChange>
            </w:pPr>
          </w:p>
        </w:tc>
      </w:tr>
      <w:tr w:rsidR="004266B3" w:rsidRPr="004266B3" w14:paraId="097D3BA8" w14:textId="77777777" w:rsidTr="006875DA">
        <w:trPr>
          <w:trHeight w:val="138"/>
          <w:jc w:val="center"/>
        </w:trPr>
        <w:tc>
          <w:tcPr>
            <w:tcW w:w="788" w:type="pct"/>
            <w:vAlign w:val="center"/>
          </w:tcPr>
          <w:p w14:paraId="1C6AAC79" w14:textId="77777777" w:rsidR="00C2040A" w:rsidRPr="00200D44" w:rsidRDefault="00C2040A">
            <w:pPr>
              <w:rPr>
                <w:moveTo w:id="7494" w:author="Mohammad Nayeem Hasan" w:date="2023-01-21T00:38:00Z"/>
                <w:rFonts w:ascii="Times New Roman" w:hAnsi="Times New Roman" w:cs="Times New Roman"/>
                <w:sz w:val="20"/>
                <w:szCs w:val="20"/>
                <w:rPrChange w:id="7495" w:author="Mohammad Nayeem Hasan" w:date="2023-01-27T04:20:00Z">
                  <w:rPr>
                    <w:moveTo w:id="7496" w:author="Mohammad Nayeem Hasan" w:date="2023-01-21T00:38:00Z"/>
                    <w:rFonts w:ascii="Times New Roman" w:hAnsi="Times New Roman" w:cs="Times New Roman"/>
                    <w:sz w:val="24"/>
                    <w:szCs w:val="24"/>
                  </w:rPr>
                </w:rPrChange>
              </w:rPr>
              <w:pPrChange w:id="7497" w:author="Mohammad Nayeem Hasan" w:date="2023-01-21T14:56:00Z">
                <w:pPr>
                  <w:jc w:val="both"/>
                </w:pPr>
              </w:pPrChange>
            </w:pPr>
            <w:moveTo w:id="7498" w:author="Mohammad Nayeem Hasan" w:date="2023-01-21T00:38:00Z">
              <w:r w:rsidRPr="00200D44">
                <w:rPr>
                  <w:rFonts w:ascii="Times New Roman" w:hAnsi="Times New Roman" w:cs="Times New Roman"/>
                  <w:sz w:val="20"/>
                  <w:szCs w:val="20"/>
                  <w:rPrChange w:id="7499" w:author="Mohammad Nayeem Hasan" w:date="2023-01-27T04:20:00Z">
                    <w:rPr>
                      <w:rFonts w:ascii="Times New Roman" w:hAnsi="Times New Roman" w:cs="Times New Roman"/>
                      <w:sz w:val="24"/>
                      <w:szCs w:val="24"/>
                    </w:rPr>
                  </w:rPrChange>
                </w:rPr>
                <w:t>35+</w:t>
              </w:r>
            </w:moveTo>
          </w:p>
        </w:tc>
        <w:tc>
          <w:tcPr>
            <w:tcW w:w="445" w:type="pct"/>
            <w:vAlign w:val="center"/>
          </w:tcPr>
          <w:p w14:paraId="436754A8" w14:textId="77777777" w:rsidR="00C2040A" w:rsidRPr="00200D44" w:rsidRDefault="00C2040A">
            <w:pPr>
              <w:rPr>
                <w:moveTo w:id="7500" w:author="Mohammad Nayeem Hasan" w:date="2023-01-21T00:38:00Z"/>
                <w:rFonts w:ascii="Times New Roman" w:hAnsi="Times New Roman" w:cs="Times New Roman"/>
                <w:sz w:val="20"/>
                <w:szCs w:val="20"/>
                <w:rPrChange w:id="7501" w:author="Mohammad Nayeem Hasan" w:date="2023-01-27T04:20:00Z">
                  <w:rPr>
                    <w:moveTo w:id="7502" w:author="Mohammad Nayeem Hasan" w:date="2023-01-21T00:38:00Z"/>
                    <w:rFonts w:ascii="Times New Roman" w:hAnsi="Times New Roman" w:cs="Times New Roman"/>
                    <w:sz w:val="24"/>
                    <w:szCs w:val="24"/>
                  </w:rPr>
                </w:rPrChange>
              </w:rPr>
              <w:pPrChange w:id="7503" w:author="Mohammad Nayeem Hasan" w:date="2023-01-21T14:56:00Z">
                <w:pPr>
                  <w:jc w:val="both"/>
                </w:pPr>
              </w:pPrChange>
            </w:pPr>
            <w:moveTo w:id="7504" w:author="Mohammad Nayeem Hasan" w:date="2023-01-21T00:38:00Z">
              <w:r w:rsidRPr="00200D44">
                <w:rPr>
                  <w:rFonts w:ascii="Times New Roman" w:hAnsi="Times New Roman" w:cs="Times New Roman"/>
                  <w:sz w:val="20"/>
                  <w:szCs w:val="20"/>
                  <w:rPrChange w:id="7505" w:author="Mohammad Nayeem Hasan" w:date="2023-01-27T04:20:00Z">
                    <w:rPr>
                      <w:rFonts w:ascii="Times New Roman" w:hAnsi="Times New Roman" w:cs="Times New Roman"/>
                      <w:sz w:val="24"/>
                      <w:szCs w:val="24"/>
                    </w:rPr>
                  </w:rPrChange>
                </w:rPr>
                <w:t>620 (7.2)</w:t>
              </w:r>
            </w:moveTo>
          </w:p>
        </w:tc>
        <w:tc>
          <w:tcPr>
            <w:tcW w:w="587" w:type="pct"/>
            <w:vAlign w:val="center"/>
          </w:tcPr>
          <w:p w14:paraId="6E2786EF" w14:textId="77777777" w:rsidR="00C2040A" w:rsidRPr="00200D44" w:rsidRDefault="00C2040A">
            <w:pPr>
              <w:rPr>
                <w:moveTo w:id="7506" w:author="Mohammad Nayeem Hasan" w:date="2023-01-21T00:38:00Z"/>
                <w:rFonts w:ascii="Times New Roman" w:hAnsi="Times New Roman" w:cs="Times New Roman"/>
                <w:sz w:val="20"/>
                <w:szCs w:val="20"/>
                <w:rPrChange w:id="7507" w:author="Mohammad Nayeem Hasan" w:date="2023-01-27T04:20:00Z">
                  <w:rPr>
                    <w:moveTo w:id="7508" w:author="Mohammad Nayeem Hasan" w:date="2023-01-21T00:38:00Z"/>
                    <w:rFonts w:ascii="Times New Roman" w:hAnsi="Times New Roman" w:cs="Times New Roman"/>
                    <w:sz w:val="24"/>
                    <w:szCs w:val="24"/>
                  </w:rPr>
                </w:rPrChange>
              </w:rPr>
              <w:pPrChange w:id="7509" w:author="Mohammad Nayeem Hasan" w:date="2023-01-21T14:56:00Z">
                <w:pPr>
                  <w:jc w:val="both"/>
                </w:pPr>
              </w:pPrChange>
            </w:pPr>
            <w:moveTo w:id="7510" w:author="Mohammad Nayeem Hasan" w:date="2023-01-21T00:38:00Z">
              <w:r w:rsidRPr="00200D44">
                <w:rPr>
                  <w:rFonts w:ascii="Times New Roman" w:hAnsi="Times New Roman" w:cs="Times New Roman"/>
                  <w:sz w:val="20"/>
                  <w:szCs w:val="20"/>
                  <w:rPrChange w:id="7511" w:author="Mohammad Nayeem Hasan" w:date="2023-01-27T04:20:00Z">
                    <w:rPr>
                      <w:rFonts w:ascii="Times New Roman" w:hAnsi="Times New Roman" w:cs="Times New Roman"/>
                      <w:sz w:val="24"/>
                      <w:szCs w:val="24"/>
                    </w:rPr>
                  </w:rPrChange>
                </w:rPr>
                <w:t>7947 (92.8)</w:t>
              </w:r>
            </w:moveTo>
          </w:p>
        </w:tc>
        <w:tc>
          <w:tcPr>
            <w:tcW w:w="689" w:type="pct"/>
            <w:vMerge/>
            <w:vAlign w:val="center"/>
          </w:tcPr>
          <w:p w14:paraId="7D707582" w14:textId="77777777" w:rsidR="00C2040A" w:rsidRPr="00200D44" w:rsidRDefault="00C2040A">
            <w:pPr>
              <w:rPr>
                <w:moveTo w:id="7512" w:author="Mohammad Nayeem Hasan" w:date="2023-01-21T00:38:00Z"/>
                <w:rFonts w:ascii="Times New Roman" w:hAnsi="Times New Roman" w:cs="Times New Roman"/>
                <w:sz w:val="20"/>
                <w:szCs w:val="20"/>
                <w:rPrChange w:id="7513" w:author="Mohammad Nayeem Hasan" w:date="2023-01-27T04:20:00Z">
                  <w:rPr>
                    <w:moveTo w:id="7514" w:author="Mohammad Nayeem Hasan" w:date="2023-01-21T00:38:00Z"/>
                    <w:rFonts w:ascii="Times New Roman" w:hAnsi="Times New Roman" w:cs="Times New Roman"/>
                    <w:sz w:val="24"/>
                    <w:szCs w:val="24"/>
                  </w:rPr>
                </w:rPrChange>
              </w:rPr>
              <w:pPrChange w:id="7515" w:author="Mohammad Nayeem Hasan" w:date="2023-01-21T14:56:00Z">
                <w:pPr>
                  <w:jc w:val="both"/>
                </w:pPr>
              </w:pPrChange>
            </w:pPr>
          </w:p>
        </w:tc>
        <w:tc>
          <w:tcPr>
            <w:tcW w:w="389" w:type="pct"/>
            <w:vAlign w:val="center"/>
          </w:tcPr>
          <w:p w14:paraId="5E58F1A3" w14:textId="77777777" w:rsidR="00C2040A" w:rsidRPr="00200D44" w:rsidRDefault="00C2040A">
            <w:pPr>
              <w:rPr>
                <w:moveTo w:id="7516" w:author="Mohammad Nayeem Hasan" w:date="2023-01-21T00:38:00Z"/>
                <w:rFonts w:ascii="Times New Roman" w:hAnsi="Times New Roman" w:cs="Times New Roman"/>
                <w:sz w:val="20"/>
                <w:szCs w:val="20"/>
                <w:rPrChange w:id="7517" w:author="Mohammad Nayeem Hasan" w:date="2023-01-27T04:20:00Z">
                  <w:rPr>
                    <w:moveTo w:id="7518" w:author="Mohammad Nayeem Hasan" w:date="2023-01-21T00:38:00Z"/>
                    <w:rFonts w:ascii="Times New Roman" w:hAnsi="Times New Roman" w:cs="Times New Roman"/>
                    <w:sz w:val="24"/>
                    <w:szCs w:val="24"/>
                  </w:rPr>
                </w:rPrChange>
              </w:rPr>
              <w:pPrChange w:id="7519" w:author="Mohammad Nayeem Hasan" w:date="2023-01-21T14:56:00Z">
                <w:pPr>
                  <w:jc w:val="both"/>
                </w:pPr>
              </w:pPrChange>
            </w:pPr>
            <w:moveTo w:id="7520" w:author="Mohammad Nayeem Hasan" w:date="2023-01-21T00:38:00Z">
              <w:r w:rsidRPr="00200D44">
                <w:rPr>
                  <w:rFonts w:ascii="Times New Roman" w:hAnsi="Times New Roman" w:cs="Times New Roman"/>
                  <w:sz w:val="20"/>
                  <w:szCs w:val="20"/>
                  <w:rPrChange w:id="7521" w:author="Mohammad Nayeem Hasan" w:date="2023-01-27T04:20:00Z">
                    <w:rPr>
                      <w:rFonts w:ascii="Times New Roman" w:hAnsi="Times New Roman" w:cs="Times New Roman"/>
                      <w:sz w:val="24"/>
                      <w:szCs w:val="24"/>
                    </w:rPr>
                  </w:rPrChange>
                </w:rPr>
                <w:t>112 (3.2)</w:t>
              </w:r>
            </w:moveTo>
          </w:p>
        </w:tc>
        <w:tc>
          <w:tcPr>
            <w:tcW w:w="398" w:type="pct"/>
            <w:vAlign w:val="center"/>
          </w:tcPr>
          <w:p w14:paraId="153AEC55" w14:textId="77777777" w:rsidR="00C2040A" w:rsidRPr="00200D44" w:rsidRDefault="00C2040A">
            <w:pPr>
              <w:rPr>
                <w:moveTo w:id="7522" w:author="Mohammad Nayeem Hasan" w:date="2023-01-21T00:38:00Z"/>
                <w:rFonts w:ascii="Times New Roman" w:hAnsi="Times New Roman" w:cs="Times New Roman"/>
                <w:sz w:val="20"/>
                <w:szCs w:val="20"/>
                <w:rPrChange w:id="7523" w:author="Mohammad Nayeem Hasan" w:date="2023-01-27T04:20:00Z">
                  <w:rPr>
                    <w:moveTo w:id="7524" w:author="Mohammad Nayeem Hasan" w:date="2023-01-21T00:38:00Z"/>
                    <w:rFonts w:ascii="Times New Roman" w:hAnsi="Times New Roman" w:cs="Times New Roman"/>
                    <w:sz w:val="24"/>
                    <w:szCs w:val="24"/>
                  </w:rPr>
                </w:rPrChange>
              </w:rPr>
              <w:pPrChange w:id="7525" w:author="Mohammad Nayeem Hasan" w:date="2023-01-21T14:56:00Z">
                <w:pPr>
                  <w:jc w:val="both"/>
                </w:pPr>
              </w:pPrChange>
            </w:pPr>
            <w:moveTo w:id="7526" w:author="Mohammad Nayeem Hasan" w:date="2023-01-21T00:38:00Z">
              <w:r w:rsidRPr="00200D44">
                <w:rPr>
                  <w:rFonts w:ascii="Times New Roman" w:hAnsi="Times New Roman" w:cs="Times New Roman"/>
                  <w:sz w:val="20"/>
                  <w:szCs w:val="20"/>
                  <w:rPrChange w:id="7527" w:author="Mohammad Nayeem Hasan" w:date="2023-01-27T04:20:00Z">
                    <w:rPr>
                      <w:rFonts w:ascii="Times New Roman" w:hAnsi="Times New Roman" w:cs="Times New Roman"/>
                      <w:sz w:val="24"/>
                      <w:szCs w:val="24"/>
                    </w:rPr>
                  </w:rPrChange>
                </w:rPr>
                <w:t>3440 (96.8)</w:t>
              </w:r>
            </w:moveTo>
          </w:p>
        </w:tc>
        <w:tc>
          <w:tcPr>
            <w:tcW w:w="435" w:type="pct"/>
            <w:vMerge/>
            <w:vAlign w:val="center"/>
          </w:tcPr>
          <w:p w14:paraId="108944DC" w14:textId="77777777" w:rsidR="00C2040A" w:rsidRPr="00200D44" w:rsidRDefault="00C2040A">
            <w:pPr>
              <w:rPr>
                <w:moveTo w:id="7528" w:author="Mohammad Nayeem Hasan" w:date="2023-01-21T00:38:00Z"/>
                <w:rFonts w:ascii="Times New Roman" w:hAnsi="Times New Roman" w:cs="Times New Roman"/>
                <w:sz w:val="20"/>
                <w:szCs w:val="20"/>
                <w:rPrChange w:id="7529" w:author="Mohammad Nayeem Hasan" w:date="2023-01-27T04:20:00Z">
                  <w:rPr>
                    <w:moveTo w:id="7530" w:author="Mohammad Nayeem Hasan" w:date="2023-01-21T00:38:00Z"/>
                    <w:rFonts w:ascii="Times New Roman" w:hAnsi="Times New Roman" w:cs="Times New Roman"/>
                    <w:sz w:val="24"/>
                    <w:szCs w:val="24"/>
                  </w:rPr>
                </w:rPrChange>
              </w:rPr>
              <w:pPrChange w:id="7531" w:author="Mohammad Nayeem Hasan" w:date="2023-01-21T14:56:00Z">
                <w:pPr>
                  <w:jc w:val="both"/>
                </w:pPr>
              </w:pPrChange>
            </w:pPr>
          </w:p>
        </w:tc>
        <w:tc>
          <w:tcPr>
            <w:tcW w:w="389" w:type="pct"/>
            <w:vAlign w:val="center"/>
          </w:tcPr>
          <w:p w14:paraId="7D236670" w14:textId="77777777" w:rsidR="00C2040A" w:rsidRPr="00200D44" w:rsidRDefault="00C2040A">
            <w:pPr>
              <w:rPr>
                <w:moveTo w:id="7532" w:author="Mohammad Nayeem Hasan" w:date="2023-01-21T00:38:00Z"/>
                <w:rFonts w:ascii="Times New Roman" w:hAnsi="Times New Roman" w:cs="Times New Roman"/>
                <w:sz w:val="20"/>
                <w:szCs w:val="20"/>
                <w:rPrChange w:id="7533" w:author="Mohammad Nayeem Hasan" w:date="2023-01-27T04:20:00Z">
                  <w:rPr>
                    <w:moveTo w:id="7534" w:author="Mohammad Nayeem Hasan" w:date="2023-01-21T00:38:00Z"/>
                    <w:rFonts w:ascii="Times New Roman" w:hAnsi="Times New Roman" w:cs="Times New Roman"/>
                    <w:sz w:val="24"/>
                    <w:szCs w:val="24"/>
                  </w:rPr>
                </w:rPrChange>
              </w:rPr>
              <w:pPrChange w:id="7535" w:author="Mohammad Nayeem Hasan" w:date="2023-01-21T14:56:00Z">
                <w:pPr>
                  <w:jc w:val="both"/>
                </w:pPr>
              </w:pPrChange>
            </w:pPr>
            <w:moveTo w:id="7536" w:author="Mohammad Nayeem Hasan" w:date="2023-01-21T00:38:00Z">
              <w:r w:rsidRPr="00200D44">
                <w:rPr>
                  <w:rFonts w:ascii="Times New Roman" w:hAnsi="Times New Roman" w:cs="Times New Roman"/>
                  <w:sz w:val="20"/>
                  <w:szCs w:val="20"/>
                  <w:rPrChange w:id="7537" w:author="Mohammad Nayeem Hasan" w:date="2023-01-27T04:20:00Z">
                    <w:rPr>
                      <w:rFonts w:ascii="Times New Roman" w:hAnsi="Times New Roman" w:cs="Times New Roman"/>
                      <w:sz w:val="24"/>
                      <w:szCs w:val="24"/>
                    </w:rPr>
                  </w:rPrChange>
                </w:rPr>
                <w:t>475 (7.0)</w:t>
              </w:r>
            </w:moveTo>
          </w:p>
        </w:tc>
        <w:tc>
          <w:tcPr>
            <w:tcW w:w="445" w:type="pct"/>
            <w:vAlign w:val="center"/>
          </w:tcPr>
          <w:p w14:paraId="521DD192" w14:textId="77777777" w:rsidR="00C2040A" w:rsidRPr="00200D44" w:rsidRDefault="00C2040A">
            <w:pPr>
              <w:rPr>
                <w:moveTo w:id="7538" w:author="Mohammad Nayeem Hasan" w:date="2023-01-21T00:38:00Z"/>
                <w:rFonts w:ascii="Times New Roman" w:hAnsi="Times New Roman" w:cs="Times New Roman"/>
                <w:sz w:val="20"/>
                <w:szCs w:val="20"/>
                <w:rPrChange w:id="7539" w:author="Mohammad Nayeem Hasan" w:date="2023-01-27T04:20:00Z">
                  <w:rPr>
                    <w:moveTo w:id="7540" w:author="Mohammad Nayeem Hasan" w:date="2023-01-21T00:38:00Z"/>
                    <w:rFonts w:ascii="Times New Roman" w:hAnsi="Times New Roman" w:cs="Times New Roman"/>
                    <w:sz w:val="24"/>
                    <w:szCs w:val="24"/>
                  </w:rPr>
                </w:rPrChange>
              </w:rPr>
              <w:pPrChange w:id="7541" w:author="Mohammad Nayeem Hasan" w:date="2023-01-21T14:56:00Z">
                <w:pPr>
                  <w:jc w:val="both"/>
                </w:pPr>
              </w:pPrChange>
            </w:pPr>
            <w:moveTo w:id="7542" w:author="Mohammad Nayeem Hasan" w:date="2023-01-21T00:38:00Z">
              <w:r w:rsidRPr="00200D44">
                <w:rPr>
                  <w:rFonts w:ascii="Times New Roman" w:hAnsi="Times New Roman" w:cs="Times New Roman"/>
                  <w:sz w:val="20"/>
                  <w:szCs w:val="20"/>
                  <w:rPrChange w:id="7543" w:author="Mohammad Nayeem Hasan" w:date="2023-01-27T04:20:00Z">
                    <w:rPr>
                      <w:rFonts w:ascii="Times New Roman" w:hAnsi="Times New Roman" w:cs="Times New Roman"/>
                      <w:sz w:val="24"/>
                      <w:szCs w:val="24"/>
                    </w:rPr>
                  </w:rPrChange>
                </w:rPr>
                <w:t>6334 (93.0)</w:t>
              </w:r>
            </w:moveTo>
          </w:p>
        </w:tc>
        <w:tc>
          <w:tcPr>
            <w:tcW w:w="435" w:type="pct"/>
            <w:vMerge/>
            <w:vAlign w:val="center"/>
          </w:tcPr>
          <w:p w14:paraId="5CFDA3AE" w14:textId="77777777" w:rsidR="00C2040A" w:rsidRPr="00200D44" w:rsidRDefault="00C2040A">
            <w:pPr>
              <w:rPr>
                <w:moveTo w:id="7544" w:author="Mohammad Nayeem Hasan" w:date="2023-01-21T00:38:00Z"/>
                <w:rFonts w:ascii="Times New Roman" w:hAnsi="Times New Roman" w:cs="Times New Roman"/>
                <w:sz w:val="20"/>
                <w:szCs w:val="20"/>
                <w:rPrChange w:id="7545" w:author="Mohammad Nayeem Hasan" w:date="2023-01-27T04:20:00Z">
                  <w:rPr>
                    <w:moveTo w:id="7546" w:author="Mohammad Nayeem Hasan" w:date="2023-01-21T00:38:00Z"/>
                    <w:rFonts w:ascii="Times New Roman" w:hAnsi="Times New Roman" w:cs="Times New Roman"/>
                    <w:sz w:val="24"/>
                    <w:szCs w:val="24"/>
                  </w:rPr>
                </w:rPrChange>
              </w:rPr>
              <w:pPrChange w:id="7547" w:author="Mohammad Nayeem Hasan" w:date="2023-01-21T14:56:00Z">
                <w:pPr>
                  <w:jc w:val="both"/>
                </w:pPr>
              </w:pPrChange>
            </w:pPr>
          </w:p>
        </w:tc>
      </w:tr>
      <w:tr w:rsidR="00C2040A" w:rsidRPr="00200D44" w14:paraId="040ABFA5" w14:textId="77777777" w:rsidTr="00F13B5B">
        <w:trPr>
          <w:trHeight w:val="138"/>
          <w:jc w:val="center"/>
        </w:trPr>
        <w:tc>
          <w:tcPr>
            <w:tcW w:w="5000" w:type="pct"/>
            <w:gridSpan w:val="10"/>
            <w:vAlign w:val="center"/>
          </w:tcPr>
          <w:p w14:paraId="24664FA9" w14:textId="77777777" w:rsidR="00C2040A" w:rsidRPr="00200D44" w:rsidRDefault="00C2040A">
            <w:pPr>
              <w:rPr>
                <w:moveTo w:id="7548" w:author="Mohammad Nayeem Hasan" w:date="2023-01-21T00:38:00Z"/>
                <w:rFonts w:ascii="Times New Roman" w:hAnsi="Times New Roman" w:cs="Times New Roman"/>
                <w:sz w:val="20"/>
                <w:szCs w:val="20"/>
                <w:rPrChange w:id="7549" w:author="Mohammad Nayeem Hasan" w:date="2023-01-27T04:20:00Z">
                  <w:rPr>
                    <w:moveTo w:id="7550" w:author="Mohammad Nayeem Hasan" w:date="2023-01-21T00:38:00Z"/>
                    <w:rFonts w:ascii="Times New Roman" w:hAnsi="Times New Roman" w:cs="Times New Roman"/>
                    <w:sz w:val="24"/>
                    <w:szCs w:val="24"/>
                  </w:rPr>
                </w:rPrChange>
              </w:rPr>
              <w:pPrChange w:id="7551" w:author="Mohammad Nayeem Hasan" w:date="2023-01-21T14:56:00Z">
                <w:pPr>
                  <w:jc w:val="both"/>
                </w:pPr>
              </w:pPrChange>
            </w:pPr>
            <w:moveTo w:id="7552" w:author="Mohammad Nayeem Hasan" w:date="2023-01-21T00:38:00Z">
              <w:r w:rsidRPr="00200D44">
                <w:rPr>
                  <w:rFonts w:ascii="Times New Roman" w:hAnsi="Times New Roman" w:cs="Times New Roman"/>
                  <w:sz w:val="20"/>
                  <w:szCs w:val="20"/>
                  <w:rPrChange w:id="7553" w:author="Mohammad Nayeem Hasan" w:date="2023-01-27T04:20:00Z">
                    <w:rPr>
                      <w:rFonts w:ascii="Times New Roman" w:hAnsi="Times New Roman" w:cs="Times New Roman"/>
                      <w:sz w:val="24"/>
                      <w:szCs w:val="24"/>
                    </w:rPr>
                  </w:rPrChange>
                </w:rPr>
                <w:t>HOUSEHOLD CHARACTERISTICS</w:t>
              </w:r>
            </w:moveTo>
          </w:p>
        </w:tc>
      </w:tr>
      <w:tr w:rsidR="00C2040A" w:rsidRPr="00200D44" w14:paraId="2108F98C" w14:textId="77777777" w:rsidTr="00F13B5B">
        <w:trPr>
          <w:trHeight w:val="138"/>
          <w:jc w:val="center"/>
        </w:trPr>
        <w:tc>
          <w:tcPr>
            <w:tcW w:w="5000" w:type="pct"/>
            <w:gridSpan w:val="10"/>
            <w:vAlign w:val="center"/>
          </w:tcPr>
          <w:p w14:paraId="2B66C7BA" w14:textId="77777777" w:rsidR="00C2040A" w:rsidRPr="00200D44" w:rsidRDefault="00C2040A">
            <w:pPr>
              <w:rPr>
                <w:moveTo w:id="7554" w:author="Mohammad Nayeem Hasan" w:date="2023-01-21T00:38:00Z"/>
                <w:rFonts w:ascii="Times New Roman" w:hAnsi="Times New Roman" w:cs="Times New Roman"/>
                <w:sz w:val="20"/>
                <w:szCs w:val="20"/>
                <w:rPrChange w:id="7555" w:author="Mohammad Nayeem Hasan" w:date="2023-01-27T04:20:00Z">
                  <w:rPr>
                    <w:moveTo w:id="7556" w:author="Mohammad Nayeem Hasan" w:date="2023-01-21T00:38:00Z"/>
                    <w:rFonts w:ascii="Times New Roman" w:hAnsi="Times New Roman" w:cs="Times New Roman"/>
                    <w:sz w:val="24"/>
                    <w:szCs w:val="24"/>
                  </w:rPr>
                </w:rPrChange>
              </w:rPr>
              <w:pPrChange w:id="7557" w:author="Mohammad Nayeem Hasan" w:date="2023-01-21T14:56:00Z">
                <w:pPr>
                  <w:jc w:val="both"/>
                </w:pPr>
              </w:pPrChange>
            </w:pPr>
            <w:moveTo w:id="7558" w:author="Mohammad Nayeem Hasan" w:date="2023-01-21T00:38:00Z">
              <w:r w:rsidRPr="00200D44">
                <w:rPr>
                  <w:rFonts w:ascii="Times New Roman" w:hAnsi="Times New Roman" w:cs="Times New Roman"/>
                  <w:sz w:val="20"/>
                  <w:szCs w:val="20"/>
                  <w:rPrChange w:id="7559" w:author="Mohammad Nayeem Hasan" w:date="2023-01-27T04:20:00Z">
                    <w:rPr>
                      <w:rFonts w:ascii="Times New Roman" w:hAnsi="Times New Roman" w:cs="Times New Roman"/>
                      <w:sz w:val="24"/>
                      <w:szCs w:val="24"/>
                    </w:rPr>
                  </w:rPrChange>
                </w:rPr>
                <w:t>Wealth Index</w:t>
              </w:r>
            </w:moveTo>
          </w:p>
        </w:tc>
      </w:tr>
      <w:tr w:rsidR="004266B3" w:rsidRPr="004266B3" w14:paraId="31A4B2BA" w14:textId="77777777" w:rsidTr="006875DA">
        <w:trPr>
          <w:trHeight w:val="250"/>
          <w:jc w:val="center"/>
        </w:trPr>
        <w:tc>
          <w:tcPr>
            <w:tcW w:w="788" w:type="pct"/>
            <w:vAlign w:val="center"/>
          </w:tcPr>
          <w:p w14:paraId="705A3491" w14:textId="77777777" w:rsidR="00C2040A" w:rsidRPr="00200D44" w:rsidRDefault="00C2040A">
            <w:pPr>
              <w:rPr>
                <w:moveTo w:id="7560" w:author="Mohammad Nayeem Hasan" w:date="2023-01-21T00:38:00Z"/>
                <w:rFonts w:ascii="Times New Roman" w:hAnsi="Times New Roman" w:cs="Times New Roman"/>
                <w:sz w:val="20"/>
                <w:szCs w:val="20"/>
                <w:rPrChange w:id="7561" w:author="Mohammad Nayeem Hasan" w:date="2023-01-27T04:20:00Z">
                  <w:rPr>
                    <w:moveTo w:id="7562" w:author="Mohammad Nayeem Hasan" w:date="2023-01-21T00:38:00Z"/>
                    <w:rFonts w:ascii="Times New Roman" w:hAnsi="Times New Roman" w:cs="Times New Roman"/>
                    <w:sz w:val="24"/>
                    <w:szCs w:val="24"/>
                  </w:rPr>
                </w:rPrChange>
              </w:rPr>
              <w:pPrChange w:id="7563" w:author="Mohammad Nayeem Hasan" w:date="2023-01-21T14:56:00Z">
                <w:pPr>
                  <w:jc w:val="both"/>
                </w:pPr>
              </w:pPrChange>
            </w:pPr>
            <w:moveTo w:id="7564" w:author="Mohammad Nayeem Hasan" w:date="2023-01-21T00:38:00Z">
              <w:r w:rsidRPr="00200D44">
                <w:rPr>
                  <w:rFonts w:ascii="Times New Roman" w:hAnsi="Times New Roman" w:cs="Times New Roman"/>
                  <w:sz w:val="20"/>
                  <w:szCs w:val="20"/>
                  <w:rPrChange w:id="7565" w:author="Mohammad Nayeem Hasan" w:date="2023-01-27T04:20:00Z">
                    <w:rPr>
                      <w:rFonts w:ascii="Times New Roman" w:hAnsi="Times New Roman" w:cs="Times New Roman"/>
                      <w:sz w:val="24"/>
                      <w:szCs w:val="24"/>
                    </w:rPr>
                  </w:rPrChange>
                </w:rPr>
                <w:t>Poorest</w:t>
              </w:r>
            </w:moveTo>
          </w:p>
        </w:tc>
        <w:tc>
          <w:tcPr>
            <w:tcW w:w="445" w:type="pct"/>
            <w:vAlign w:val="center"/>
          </w:tcPr>
          <w:p w14:paraId="4F9F8E2B" w14:textId="2DE22474" w:rsidR="00C2040A" w:rsidRPr="00200D44" w:rsidRDefault="00C2040A">
            <w:pPr>
              <w:rPr>
                <w:moveTo w:id="7566" w:author="Mohammad Nayeem Hasan" w:date="2023-01-21T00:38:00Z"/>
                <w:rFonts w:ascii="Times New Roman" w:hAnsi="Times New Roman" w:cs="Times New Roman"/>
                <w:sz w:val="20"/>
                <w:szCs w:val="20"/>
                <w:rPrChange w:id="7567" w:author="Mohammad Nayeem Hasan" w:date="2023-01-27T04:20:00Z">
                  <w:rPr>
                    <w:moveTo w:id="7568" w:author="Mohammad Nayeem Hasan" w:date="2023-01-21T00:38:00Z"/>
                    <w:rFonts w:ascii="Times New Roman" w:hAnsi="Times New Roman" w:cs="Times New Roman"/>
                    <w:sz w:val="24"/>
                    <w:szCs w:val="24"/>
                  </w:rPr>
                </w:rPrChange>
              </w:rPr>
              <w:pPrChange w:id="7569" w:author="Mohammad Nayeem Hasan" w:date="2023-01-21T14:56:00Z">
                <w:pPr>
                  <w:jc w:val="both"/>
                </w:pPr>
              </w:pPrChange>
            </w:pPr>
            <w:moveTo w:id="7570" w:author="Mohammad Nayeem Hasan" w:date="2023-01-21T00:38:00Z">
              <w:r w:rsidRPr="00200D44">
                <w:rPr>
                  <w:rFonts w:ascii="Times New Roman" w:hAnsi="Times New Roman" w:cs="Times New Roman"/>
                  <w:sz w:val="20"/>
                  <w:szCs w:val="20"/>
                  <w:rPrChange w:id="7571" w:author="Mohammad Nayeem Hasan" w:date="2023-01-27T04:20:00Z">
                    <w:rPr>
                      <w:rFonts w:ascii="Times New Roman" w:hAnsi="Times New Roman" w:cs="Times New Roman"/>
                      <w:sz w:val="24"/>
                      <w:szCs w:val="24"/>
                    </w:rPr>
                  </w:rPrChange>
                </w:rPr>
                <w:t>68</w:t>
              </w:r>
            </w:moveTo>
            <w:ins w:id="7572" w:author="Mohammad Nayeem Hasan" w:date="2023-01-26T21:25:00Z">
              <w:r w:rsidR="006875DA" w:rsidRPr="00200D44">
                <w:rPr>
                  <w:rFonts w:ascii="Times New Roman" w:hAnsi="Times New Roman" w:cs="Times New Roman"/>
                  <w:sz w:val="20"/>
                  <w:szCs w:val="20"/>
                  <w:rPrChange w:id="7573" w:author="Mohammad Nayeem Hasan" w:date="2023-01-27T04:20:00Z">
                    <w:rPr>
                      <w:rFonts w:ascii="Times New Roman" w:hAnsi="Times New Roman" w:cs="Times New Roman"/>
                      <w:sz w:val="24"/>
                      <w:szCs w:val="24"/>
                    </w:rPr>
                  </w:rPrChange>
                </w:rPr>
                <w:t>5</w:t>
              </w:r>
            </w:ins>
            <w:moveTo w:id="7574" w:author="Mohammad Nayeem Hasan" w:date="2023-01-21T00:38:00Z">
              <w:del w:id="7575" w:author="Mohammad Nayeem Hasan" w:date="2023-01-26T21:25:00Z">
                <w:r w:rsidRPr="00200D44" w:rsidDel="006875DA">
                  <w:rPr>
                    <w:rFonts w:ascii="Times New Roman" w:hAnsi="Times New Roman" w:cs="Times New Roman"/>
                    <w:sz w:val="20"/>
                    <w:szCs w:val="20"/>
                    <w:rPrChange w:id="7576" w:author="Mohammad Nayeem Hasan" w:date="2023-01-27T04:20:00Z">
                      <w:rPr>
                        <w:rFonts w:ascii="Times New Roman" w:hAnsi="Times New Roman" w:cs="Times New Roman"/>
                        <w:sz w:val="24"/>
                        <w:szCs w:val="24"/>
                      </w:rPr>
                    </w:rPrChange>
                  </w:rPr>
                  <w:delText>4</w:delText>
                </w:r>
              </w:del>
              <w:r w:rsidRPr="00200D44">
                <w:rPr>
                  <w:rFonts w:ascii="Times New Roman" w:hAnsi="Times New Roman" w:cs="Times New Roman"/>
                  <w:sz w:val="20"/>
                  <w:szCs w:val="20"/>
                  <w:rPrChange w:id="7577" w:author="Mohammad Nayeem Hasan" w:date="2023-01-27T04:20:00Z">
                    <w:rPr>
                      <w:rFonts w:ascii="Times New Roman" w:hAnsi="Times New Roman" w:cs="Times New Roman"/>
                      <w:sz w:val="24"/>
                      <w:szCs w:val="24"/>
                    </w:rPr>
                  </w:rPrChange>
                </w:rPr>
                <w:t xml:space="preserve"> (8.6)</w:t>
              </w:r>
            </w:moveTo>
          </w:p>
        </w:tc>
        <w:tc>
          <w:tcPr>
            <w:tcW w:w="587" w:type="pct"/>
            <w:vAlign w:val="center"/>
          </w:tcPr>
          <w:p w14:paraId="371DEC40" w14:textId="77777777" w:rsidR="00C2040A" w:rsidRPr="00200D44" w:rsidRDefault="00C2040A">
            <w:pPr>
              <w:rPr>
                <w:moveTo w:id="7578" w:author="Mohammad Nayeem Hasan" w:date="2023-01-21T00:38:00Z"/>
                <w:rFonts w:ascii="Times New Roman" w:hAnsi="Times New Roman" w:cs="Times New Roman"/>
                <w:sz w:val="20"/>
                <w:szCs w:val="20"/>
                <w:rPrChange w:id="7579" w:author="Mohammad Nayeem Hasan" w:date="2023-01-27T04:20:00Z">
                  <w:rPr>
                    <w:moveTo w:id="7580" w:author="Mohammad Nayeem Hasan" w:date="2023-01-21T00:38:00Z"/>
                    <w:rFonts w:ascii="Times New Roman" w:hAnsi="Times New Roman" w:cs="Times New Roman"/>
                    <w:sz w:val="24"/>
                    <w:szCs w:val="24"/>
                  </w:rPr>
                </w:rPrChange>
              </w:rPr>
              <w:pPrChange w:id="7581" w:author="Mohammad Nayeem Hasan" w:date="2023-01-21T14:56:00Z">
                <w:pPr>
                  <w:jc w:val="both"/>
                </w:pPr>
              </w:pPrChange>
            </w:pPr>
            <w:moveTo w:id="7582" w:author="Mohammad Nayeem Hasan" w:date="2023-01-21T00:38:00Z">
              <w:r w:rsidRPr="00200D44">
                <w:rPr>
                  <w:rFonts w:ascii="Times New Roman" w:hAnsi="Times New Roman" w:cs="Times New Roman"/>
                  <w:sz w:val="20"/>
                  <w:szCs w:val="20"/>
                  <w:rPrChange w:id="7583" w:author="Mohammad Nayeem Hasan" w:date="2023-01-27T04:20:00Z">
                    <w:rPr>
                      <w:rFonts w:ascii="Times New Roman" w:hAnsi="Times New Roman" w:cs="Times New Roman"/>
                      <w:sz w:val="24"/>
                      <w:szCs w:val="24"/>
                    </w:rPr>
                  </w:rPrChange>
                </w:rPr>
                <w:t>7299 (91.4)</w:t>
              </w:r>
            </w:moveTo>
          </w:p>
        </w:tc>
        <w:tc>
          <w:tcPr>
            <w:tcW w:w="689" w:type="pct"/>
            <w:vMerge w:val="restart"/>
            <w:vAlign w:val="center"/>
          </w:tcPr>
          <w:p w14:paraId="11FD2AEB" w14:textId="77777777" w:rsidR="00C2040A" w:rsidRPr="00200D44" w:rsidRDefault="00C2040A">
            <w:pPr>
              <w:rPr>
                <w:moveTo w:id="7584" w:author="Mohammad Nayeem Hasan" w:date="2023-01-21T00:38:00Z"/>
                <w:rFonts w:ascii="Times New Roman" w:hAnsi="Times New Roman" w:cs="Times New Roman"/>
                <w:b/>
                <w:bCs/>
                <w:sz w:val="20"/>
                <w:szCs w:val="20"/>
                <w:rPrChange w:id="7585" w:author="Mohammad Nayeem Hasan" w:date="2023-01-27T04:20:00Z">
                  <w:rPr>
                    <w:moveTo w:id="7586" w:author="Mohammad Nayeem Hasan" w:date="2023-01-21T00:38:00Z"/>
                    <w:rFonts w:ascii="Times New Roman" w:hAnsi="Times New Roman" w:cs="Times New Roman"/>
                    <w:b/>
                    <w:bCs/>
                    <w:sz w:val="24"/>
                    <w:szCs w:val="24"/>
                  </w:rPr>
                </w:rPrChange>
              </w:rPr>
              <w:pPrChange w:id="7587" w:author="Mohammad Nayeem Hasan" w:date="2023-01-21T14:56:00Z">
                <w:pPr>
                  <w:jc w:val="both"/>
                </w:pPr>
              </w:pPrChange>
            </w:pPr>
            <w:moveTo w:id="7588" w:author="Mohammad Nayeem Hasan" w:date="2023-01-21T00:38:00Z">
              <w:r w:rsidRPr="00200D44">
                <w:rPr>
                  <w:rFonts w:ascii="Times New Roman" w:hAnsi="Times New Roman" w:cs="Times New Roman"/>
                  <w:b/>
                  <w:bCs/>
                  <w:sz w:val="20"/>
                  <w:szCs w:val="20"/>
                  <w:rPrChange w:id="7589" w:author="Mohammad Nayeem Hasan" w:date="2023-01-27T04:20:00Z">
                    <w:rPr>
                      <w:rFonts w:ascii="Times New Roman" w:hAnsi="Times New Roman" w:cs="Times New Roman"/>
                      <w:b/>
                      <w:bCs/>
                      <w:sz w:val="24"/>
                      <w:szCs w:val="24"/>
                    </w:rPr>
                  </w:rPrChange>
                </w:rPr>
                <w:t>&lt;0.001</w:t>
              </w:r>
            </w:moveTo>
          </w:p>
        </w:tc>
        <w:tc>
          <w:tcPr>
            <w:tcW w:w="389" w:type="pct"/>
            <w:vAlign w:val="center"/>
          </w:tcPr>
          <w:p w14:paraId="386440C7" w14:textId="77777777" w:rsidR="00C2040A" w:rsidRPr="00200D44" w:rsidRDefault="00C2040A">
            <w:pPr>
              <w:rPr>
                <w:moveTo w:id="7590" w:author="Mohammad Nayeem Hasan" w:date="2023-01-21T00:38:00Z"/>
                <w:rFonts w:ascii="Times New Roman" w:hAnsi="Times New Roman" w:cs="Times New Roman"/>
                <w:sz w:val="20"/>
                <w:szCs w:val="20"/>
                <w:rPrChange w:id="7591" w:author="Mohammad Nayeem Hasan" w:date="2023-01-27T04:20:00Z">
                  <w:rPr>
                    <w:moveTo w:id="7592" w:author="Mohammad Nayeem Hasan" w:date="2023-01-21T00:38:00Z"/>
                    <w:rFonts w:ascii="Times New Roman" w:hAnsi="Times New Roman" w:cs="Times New Roman"/>
                    <w:sz w:val="24"/>
                    <w:szCs w:val="24"/>
                  </w:rPr>
                </w:rPrChange>
              </w:rPr>
              <w:pPrChange w:id="7593" w:author="Mohammad Nayeem Hasan" w:date="2023-01-21T14:56:00Z">
                <w:pPr>
                  <w:jc w:val="both"/>
                </w:pPr>
              </w:pPrChange>
            </w:pPr>
            <w:moveTo w:id="7594" w:author="Mohammad Nayeem Hasan" w:date="2023-01-21T00:38:00Z">
              <w:r w:rsidRPr="00200D44">
                <w:rPr>
                  <w:rFonts w:ascii="Times New Roman" w:hAnsi="Times New Roman" w:cs="Times New Roman"/>
                  <w:sz w:val="20"/>
                  <w:szCs w:val="20"/>
                  <w:rPrChange w:id="7595" w:author="Mohammad Nayeem Hasan" w:date="2023-01-27T04:20:00Z">
                    <w:rPr>
                      <w:rFonts w:ascii="Times New Roman" w:hAnsi="Times New Roman" w:cs="Times New Roman"/>
                      <w:sz w:val="24"/>
                      <w:szCs w:val="24"/>
                    </w:rPr>
                  </w:rPrChange>
                </w:rPr>
                <w:t>246 (4.8)</w:t>
              </w:r>
            </w:moveTo>
          </w:p>
        </w:tc>
        <w:tc>
          <w:tcPr>
            <w:tcW w:w="398" w:type="pct"/>
            <w:vAlign w:val="center"/>
          </w:tcPr>
          <w:p w14:paraId="7915F01A" w14:textId="77777777" w:rsidR="00C2040A" w:rsidRPr="00200D44" w:rsidRDefault="00C2040A">
            <w:pPr>
              <w:rPr>
                <w:moveTo w:id="7596" w:author="Mohammad Nayeem Hasan" w:date="2023-01-21T00:38:00Z"/>
                <w:rFonts w:ascii="Times New Roman" w:hAnsi="Times New Roman" w:cs="Times New Roman"/>
                <w:sz w:val="20"/>
                <w:szCs w:val="20"/>
                <w:rPrChange w:id="7597" w:author="Mohammad Nayeem Hasan" w:date="2023-01-27T04:20:00Z">
                  <w:rPr>
                    <w:moveTo w:id="7598" w:author="Mohammad Nayeem Hasan" w:date="2023-01-21T00:38:00Z"/>
                    <w:rFonts w:ascii="Times New Roman" w:hAnsi="Times New Roman" w:cs="Times New Roman"/>
                    <w:sz w:val="24"/>
                    <w:szCs w:val="24"/>
                  </w:rPr>
                </w:rPrChange>
              </w:rPr>
              <w:pPrChange w:id="7599" w:author="Mohammad Nayeem Hasan" w:date="2023-01-21T14:56:00Z">
                <w:pPr>
                  <w:jc w:val="both"/>
                </w:pPr>
              </w:pPrChange>
            </w:pPr>
            <w:moveTo w:id="7600" w:author="Mohammad Nayeem Hasan" w:date="2023-01-21T00:38:00Z">
              <w:r w:rsidRPr="00200D44">
                <w:rPr>
                  <w:rFonts w:ascii="Times New Roman" w:hAnsi="Times New Roman" w:cs="Times New Roman"/>
                  <w:sz w:val="20"/>
                  <w:szCs w:val="20"/>
                  <w:rPrChange w:id="7601" w:author="Mohammad Nayeem Hasan" w:date="2023-01-27T04:20:00Z">
                    <w:rPr>
                      <w:rFonts w:ascii="Times New Roman" w:hAnsi="Times New Roman" w:cs="Times New Roman"/>
                      <w:sz w:val="24"/>
                      <w:szCs w:val="24"/>
                    </w:rPr>
                  </w:rPrChange>
                </w:rPr>
                <w:t>4857 (95.2)</w:t>
              </w:r>
            </w:moveTo>
          </w:p>
        </w:tc>
        <w:tc>
          <w:tcPr>
            <w:tcW w:w="435" w:type="pct"/>
            <w:vMerge w:val="restart"/>
            <w:vAlign w:val="center"/>
          </w:tcPr>
          <w:p w14:paraId="59A8FF2B" w14:textId="77777777" w:rsidR="00C2040A" w:rsidRPr="00200D44" w:rsidRDefault="00C2040A">
            <w:pPr>
              <w:rPr>
                <w:moveTo w:id="7602" w:author="Mohammad Nayeem Hasan" w:date="2023-01-21T00:38:00Z"/>
                <w:rFonts w:ascii="Times New Roman" w:hAnsi="Times New Roman" w:cs="Times New Roman"/>
                <w:sz w:val="20"/>
                <w:szCs w:val="20"/>
                <w:rPrChange w:id="7603" w:author="Mohammad Nayeem Hasan" w:date="2023-01-27T04:20:00Z">
                  <w:rPr>
                    <w:moveTo w:id="7604" w:author="Mohammad Nayeem Hasan" w:date="2023-01-21T00:38:00Z"/>
                    <w:rFonts w:ascii="Times New Roman" w:hAnsi="Times New Roman" w:cs="Times New Roman"/>
                    <w:sz w:val="24"/>
                    <w:szCs w:val="24"/>
                  </w:rPr>
                </w:rPrChange>
              </w:rPr>
              <w:pPrChange w:id="7605" w:author="Mohammad Nayeem Hasan" w:date="2023-01-21T14:56:00Z">
                <w:pPr>
                  <w:jc w:val="both"/>
                </w:pPr>
              </w:pPrChange>
            </w:pPr>
            <w:moveTo w:id="7606" w:author="Mohammad Nayeem Hasan" w:date="2023-01-21T00:38:00Z">
              <w:r w:rsidRPr="00200D44">
                <w:rPr>
                  <w:rFonts w:ascii="Times New Roman" w:hAnsi="Times New Roman" w:cs="Times New Roman"/>
                  <w:sz w:val="20"/>
                  <w:szCs w:val="20"/>
                  <w:rPrChange w:id="7607" w:author="Mohammad Nayeem Hasan" w:date="2023-01-27T04:20:00Z">
                    <w:rPr>
                      <w:rFonts w:ascii="Times New Roman" w:hAnsi="Times New Roman" w:cs="Times New Roman"/>
                      <w:sz w:val="24"/>
                      <w:szCs w:val="24"/>
                    </w:rPr>
                  </w:rPrChange>
                </w:rPr>
                <w:t>0.071</w:t>
              </w:r>
            </w:moveTo>
          </w:p>
        </w:tc>
        <w:tc>
          <w:tcPr>
            <w:tcW w:w="389" w:type="pct"/>
            <w:vAlign w:val="center"/>
          </w:tcPr>
          <w:p w14:paraId="4351F9D9" w14:textId="77777777" w:rsidR="00C2040A" w:rsidRPr="00200D44" w:rsidRDefault="00C2040A">
            <w:pPr>
              <w:rPr>
                <w:moveTo w:id="7608" w:author="Mohammad Nayeem Hasan" w:date="2023-01-21T00:38:00Z"/>
                <w:rFonts w:ascii="Times New Roman" w:hAnsi="Times New Roman" w:cs="Times New Roman"/>
                <w:sz w:val="20"/>
                <w:szCs w:val="20"/>
                <w:rPrChange w:id="7609" w:author="Mohammad Nayeem Hasan" w:date="2023-01-27T04:20:00Z">
                  <w:rPr>
                    <w:moveTo w:id="7610" w:author="Mohammad Nayeem Hasan" w:date="2023-01-21T00:38:00Z"/>
                    <w:rFonts w:ascii="Times New Roman" w:hAnsi="Times New Roman" w:cs="Times New Roman"/>
                    <w:sz w:val="24"/>
                    <w:szCs w:val="24"/>
                  </w:rPr>
                </w:rPrChange>
              </w:rPr>
              <w:pPrChange w:id="7611" w:author="Mohammad Nayeem Hasan" w:date="2023-01-21T14:56:00Z">
                <w:pPr>
                  <w:jc w:val="both"/>
                </w:pPr>
              </w:pPrChange>
            </w:pPr>
            <w:moveTo w:id="7612" w:author="Mohammad Nayeem Hasan" w:date="2023-01-21T00:38:00Z">
              <w:r w:rsidRPr="00200D44">
                <w:rPr>
                  <w:rFonts w:ascii="Times New Roman" w:hAnsi="Times New Roman" w:cs="Times New Roman"/>
                  <w:sz w:val="20"/>
                  <w:szCs w:val="20"/>
                  <w:rPrChange w:id="7613" w:author="Mohammad Nayeem Hasan" w:date="2023-01-27T04:20:00Z">
                    <w:rPr>
                      <w:rFonts w:ascii="Times New Roman" w:hAnsi="Times New Roman" w:cs="Times New Roman"/>
                      <w:sz w:val="24"/>
                      <w:szCs w:val="24"/>
                    </w:rPr>
                  </w:rPrChange>
                </w:rPr>
                <w:t>421 (8.4)</w:t>
              </w:r>
            </w:moveTo>
          </w:p>
        </w:tc>
        <w:tc>
          <w:tcPr>
            <w:tcW w:w="445" w:type="pct"/>
            <w:vAlign w:val="center"/>
          </w:tcPr>
          <w:p w14:paraId="3AEAE2E2" w14:textId="77777777" w:rsidR="00C2040A" w:rsidRPr="00200D44" w:rsidRDefault="00C2040A">
            <w:pPr>
              <w:rPr>
                <w:moveTo w:id="7614" w:author="Mohammad Nayeem Hasan" w:date="2023-01-21T00:38:00Z"/>
                <w:rFonts w:ascii="Times New Roman" w:hAnsi="Times New Roman" w:cs="Times New Roman"/>
                <w:sz w:val="20"/>
                <w:szCs w:val="20"/>
                <w:rPrChange w:id="7615" w:author="Mohammad Nayeem Hasan" w:date="2023-01-27T04:20:00Z">
                  <w:rPr>
                    <w:moveTo w:id="7616" w:author="Mohammad Nayeem Hasan" w:date="2023-01-21T00:38:00Z"/>
                    <w:rFonts w:ascii="Times New Roman" w:hAnsi="Times New Roman" w:cs="Times New Roman"/>
                    <w:sz w:val="24"/>
                    <w:szCs w:val="24"/>
                  </w:rPr>
                </w:rPrChange>
              </w:rPr>
              <w:pPrChange w:id="7617" w:author="Mohammad Nayeem Hasan" w:date="2023-01-21T14:56:00Z">
                <w:pPr>
                  <w:jc w:val="both"/>
                </w:pPr>
              </w:pPrChange>
            </w:pPr>
            <w:moveTo w:id="7618" w:author="Mohammad Nayeem Hasan" w:date="2023-01-21T00:38:00Z">
              <w:r w:rsidRPr="00200D44">
                <w:rPr>
                  <w:rFonts w:ascii="Times New Roman" w:hAnsi="Times New Roman" w:cs="Times New Roman"/>
                  <w:sz w:val="20"/>
                  <w:szCs w:val="20"/>
                  <w:rPrChange w:id="7619" w:author="Mohammad Nayeem Hasan" w:date="2023-01-27T04:20:00Z">
                    <w:rPr>
                      <w:rFonts w:ascii="Times New Roman" w:hAnsi="Times New Roman" w:cs="Times New Roman"/>
                      <w:sz w:val="24"/>
                      <w:szCs w:val="24"/>
                    </w:rPr>
                  </w:rPrChange>
                </w:rPr>
                <w:t>4615 (91.6)</w:t>
              </w:r>
            </w:moveTo>
          </w:p>
        </w:tc>
        <w:tc>
          <w:tcPr>
            <w:tcW w:w="435" w:type="pct"/>
            <w:vMerge w:val="restart"/>
            <w:vAlign w:val="center"/>
          </w:tcPr>
          <w:p w14:paraId="600EC4E7" w14:textId="77777777" w:rsidR="00C2040A" w:rsidRPr="00200D44" w:rsidRDefault="00C2040A">
            <w:pPr>
              <w:rPr>
                <w:moveTo w:id="7620" w:author="Mohammad Nayeem Hasan" w:date="2023-01-21T00:38:00Z"/>
                <w:rFonts w:ascii="Times New Roman" w:hAnsi="Times New Roman" w:cs="Times New Roman"/>
                <w:b/>
                <w:bCs/>
                <w:sz w:val="20"/>
                <w:szCs w:val="20"/>
                <w:rPrChange w:id="7621" w:author="Mohammad Nayeem Hasan" w:date="2023-01-27T04:20:00Z">
                  <w:rPr>
                    <w:moveTo w:id="7622" w:author="Mohammad Nayeem Hasan" w:date="2023-01-21T00:38:00Z"/>
                    <w:rFonts w:ascii="Times New Roman" w:hAnsi="Times New Roman" w:cs="Times New Roman"/>
                    <w:b/>
                    <w:bCs/>
                    <w:sz w:val="24"/>
                    <w:szCs w:val="24"/>
                  </w:rPr>
                </w:rPrChange>
              </w:rPr>
              <w:pPrChange w:id="7623" w:author="Mohammad Nayeem Hasan" w:date="2023-01-21T14:56:00Z">
                <w:pPr>
                  <w:jc w:val="both"/>
                </w:pPr>
              </w:pPrChange>
            </w:pPr>
            <w:moveTo w:id="7624" w:author="Mohammad Nayeem Hasan" w:date="2023-01-21T00:38:00Z">
              <w:r w:rsidRPr="00200D44">
                <w:rPr>
                  <w:rFonts w:ascii="Times New Roman" w:hAnsi="Times New Roman" w:cs="Times New Roman"/>
                  <w:b/>
                  <w:bCs/>
                  <w:sz w:val="20"/>
                  <w:szCs w:val="20"/>
                  <w:rPrChange w:id="7625" w:author="Mohammad Nayeem Hasan" w:date="2023-01-27T04:20:00Z">
                    <w:rPr>
                      <w:rFonts w:ascii="Times New Roman" w:hAnsi="Times New Roman" w:cs="Times New Roman"/>
                      <w:b/>
                      <w:bCs/>
                      <w:sz w:val="24"/>
                      <w:szCs w:val="24"/>
                    </w:rPr>
                  </w:rPrChange>
                </w:rPr>
                <w:t>&lt;0.001</w:t>
              </w:r>
            </w:moveTo>
          </w:p>
        </w:tc>
      </w:tr>
      <w:tr w:rsidR="004266B3" w:rsidRPr="004266B3" w14:paraId="0FACB6E6" w14:textId="77777777" w:rsidTr="006875DA">
        <w:trPr>
          <w:trHeight w:val="250"/>
          <w:jc w:val="center"/>
        </w:trPr>
        <w:tc>
          <w:tcPr>
            <w:tcW w:w="788" w:type="pct"/>
            <w:vAlign w:val="center"/>
          </w:tcPr>
          <w:p w14:paraId="16695720" w14:textId="77777777" w:rsidR="00C2040A" w:rsidRPr="00200D44" w:rsidRDefault="00C2040A">
            <w:pPr>
              <w:rPr>
                <w:moveTo w:id="7626" w:author="Mohammad Nayeem Hasan" w:date="2023-01-21T00:38:00Z"/>
                <w:rFonts w:ascii="Times New Roman" w:hAnsi="Times New Roman" w:cs="Times New Roman"/>
                <w:sz w:val="20"/>
                <w:szCs w:val="20"/>
                <w:rPrChange w:id="7627" w:author="Mohammad Nayeem Hasan" w:date="2023-01-27T04:20:00Z">
                  <w:rPr>
                    <w:moveTo w:id="7628" w:author="Mohammad Nayeem Hasan" w:date="2023-01-21T00:38:00Z"/>
                    <w:rFonts w:ascii="Times New Roman" w:hAnsi="Times New Roman" w:cs="Times New Roman"/>
                    <w:sz w:val="24"/>
                    <w:szCs w:val="24"/>
                  </w:rPr>
                </w:rPrChange>
              </w:rPr>
              <w:pPrChange w:id="7629" w:author="Mohammad Nayeem Hasan" w:date="2023-01-21T14:56:00Z">
                <w:pPr>
                  <w:jc w:val="both"/>
                </w:pPr>
              </w:pPrChange>
            </w:pPr>
            <w:moveTo w:id="7630" w:author="Mohammad Nayeem Hasan" w:date="2023-01-21T00:38:00Z">
              <w:r w:rsidRPr="00200D44">
                <w:rPr>
                  <w:rFonts w:ascii="Times New Roman" w:hAnsi="Times New Roman" w:cs="Times New Roman"/>
                  <w:sz w:val="20"/>
                  <w:szCs w:val="20"/>
                  <w:rPrChange w:id="7631" w:author="Mohammad Nayeem Hasan" w:date="2023-01-27T04:20:00Z">
                    <w:rPr>
                      <w:rFonts w:ascii="Times New Roman" w:hAnsi="Times New Roman" w:cs="Times New Roman"/>
                      <w:sz w:val="24"/>
                      <w:szCs w:val="24"/>
                    </w:rPr>
                  </w:rPrChange>
                </w:rPr>
                <w:t>Poor</w:t>
              </w:r>
            </w:moveTo>
          </w:p>
        </w:tc>
        <w:tc>
          <w:tcPr>
            <w:tcW w:w="445" w:type="pct"/>
            <w:vAlign w:val="center"/>
          </w:tcPr>
          <w:p w14:paraId="62401A06" w14:textId="77777777" w:rsidR="00C2040A" w:rsidRPr="00200D44" w:rsidRDefault="00C2040A">
            <w:pPr>
              <w:rPr>
                <w:moveTo w:id="7632" w:author="Mohammad Nayeem Hasan" w:date="2023-01-21T00:38:00Z"/>
                <w:rFonts w:ascii="Times New Roman" w:hAnsi="Times New Roman" w:cs="Times New Roman"/>
                <w:sz w:val="20"/>
                <w:szCs w:val="20"/>
                <w:rPrChange w:id="7633" w:author="Mohammad Nayeem Hasan" w:date="2023-01-27T04:20:00Z">
                  <w:rPr>
                    <w:moveTo w:id="7634" w:author="Mohammad Nayeem Hasan" w:date="2023-01-21T00:38:00Z"/>
                    <w:rFonts w:ascii="Times New Roman" w:hAnsi="Times New Roman" w:cs="Times New Roman"/>
                    <w:sz w:val="24"/>
                    <w:szCs w:val="24"/>
                  </w:rPr>
                </w:rPrChange>
              </w:rPr>
              <w:pPrChange w:id="7635" w:author="Mohammad Nayeem Hasan" w:date="2023-01-21T14:56:00Z">
                <w:pPr>
                  <w:jc w:val="both"/>
                </w:pPr>
              </w:pPrChange>
            </w:pPr>
            <w:moveTo w:id="7636" w:author="Mohammad Nayeem Hasan" w:date="2023-01-21T00:38:00Z">
              <w:r w:rsidRPr="00200D44">
                <w:rPr>
                  <w:rFonts w:ascii="Times New Roman" w:hAnsi="Times New Roman" w:cs="Times New Roman"/>
                  <w:sz w:val="20"/>
                  <w:szCs w:val="20"/>
                  <w:rPrChange w:id="7637" w:author="Mohammad Nayeem Hasan" w:date="2023-01-27T04:20:00Z">
                    <w:rPr>
                      <w:rFonts w:ascii="Times New Roman" w:hAnsi="Times New Roman" w:cs="Times New Roman"/>
                      <w:sz w:val="24"/>
                      <w:szCs w:val="24"/>
                    </w:rPr>
                  </w:rPrChange>
                </w:rPr>
                <w:t>502 (7.6)</w:t>
              </w:r>
            </w:moveTo>
          </w:p>
        </w:tc>
        <w:tc>
          <w:tcPr>
            <w:tcW w:w="587" w:type="pct"/>
            <w:vAlign w:val="center"/>
          </w:tcPr>
          <w:p w14:paraId="5033493F" w14:textId="77777777" w:rsidR="00C2040A" w:rsidRPr="00200D44" w:rsidRDefault="00C2040A">
            <w:pPr>
              <w:rPr>
                <w:moveTo w:id="7638" w:author="Mohammad Nayeem Hasan" w:date="2023-01-21T00:38:00Z"/>
                <w:rFonts w:ascii="Times New Roman" w:hAnsi="Times New Roman" w:cs="Times New Roman"/>
                <w:sz w:val="20"/>
                <w:szCs w:val="20"/>
                <w:rPrChange w:id="7639" w:author="Mohammad Nayeem Hasan" w:date="2023-01-27T04:20:00Z">
                  <w:rPr>
                    <w:moveTo w:id="7640" w:author="Mohammad Nayeem Hasan" w:date="2023-01-21T00:38:00Z"/>
                    <w:rFonts w:ascii="Times New Roman" w:hAnsi="Times New Roman" w:cs="Times New Roman"/>
                    <w:sz w:val="24"/>
                    <w:szCs w:val="24"/>
                  </w:rPr>
                </w:rPrChange>
              </w:rPr>
              <w:pPrChange w:id="7641" w:author="Mohammad Nayeem Hasan" w:date="2023-01-21T14:56:00Z">
                <w:pPr>
                  <w:jc w:val="both"/>
                </w:pPr>
              </w:pPrChange>
            </w:pPr>
            <w:moveTo w:id="7642" w:author="Mohammad Nayeem Hasan" w:date="2023-01-21T00:38:00Z">
              <w:r w:rsidRPr="00200D44">
                <w:rPr>
                  <w:rFonts w:ascii="Times New Roman" w:hAnsi="Times New Roman" w:cs="Times New Roman"/>
                  <w:sz w:val="20"/>
                  <w:szCs w:val="20"/>
                  <w:rPrChange w:id="7643" w:author="Mohammad Nayeem Hasan" w:date="2023-01-27T04:20:00Z">
                    <w:rPr>
                      <w:rFonts w:ascii="Times New Roman" w:hAnsi="Times New Roman" w:cs="Times New Roman"/>
                      <w:sz w:val="24"/>
                      <w:szCs w:val="24"/>
                    </w:rPr>
                  </w:rPrChange>
                </w:rPr>
                <w:t>6107 (92.4)</w:t>
              </w:r>
            </w:moveTo>
          </w:p>
        </w:tc>
        <w:tc>
          <w:tcPr>
            <w:tcW w:w="689" w:type="pct"/>
            <w:vMerge/>
            <w:vAlign w:val="center"/>
          </w:tcPr>
          <w:p w14:paraId="5A8DD365" w14:textId="77777777" w:rsidR="00C2040A" w:rsidRPr="00200D44" w:rsidRDefault="00C2040A">
            <w:pPr>
              <w:rPr>
                <w:moveTo w:id="7644" w:author="Mohammad Nayeem Hasan" w:date="2023-01-21T00:38:00Z"/>
                <w:rFonts w:ascii="Times New Roman" w:hAnsi="Times New Roman" w:cs="Times New Roman"/>
                <w:sz w:val="20"/>
                <w:szCs w:val="20"/>
                <w:rPrChange w:id="7645" w:author="Mohammad Nayeem Hasan" w:date="2023-01-27T04:20:00Z">
                  <w:rPr>
                    <w:moveTo w:id="7646" w:author="Mohammad Nayeem Hasan" w:date="2023-01-21T00:38:00Z"/>
                    <w:rFonts w:ascii="Times New Roman" w:hAnsi="Times New Roman" w:cs="Times New Roman"/>
                    <w:sz w:val="24"/>
                    <w:szCs w:val="24"/>
                  </w:rPr>
                </w:rPrChange>
              </w:rPr>
              <w:pPrChange w:id="7647" w:author="Mohammad Nayeem Hasan" w:date="2023-01-21T14:56:00Z">
                <w:pPr>
                  <w:jc w:val="both"/>
                </w:pPr>
              </w:pPrChange>
            </w:pPr>
          </w:p>
        </w:tc>
        <w:tc>
          <w:tcPr>
            <w:tcW w:w="389" w:type="pct"/>
            <w:vAlign w:val="center"/>
          </w:tcPr>
          <w:p w14:paraId="0DF3BDE9" w14:textId="77777777" w:rsidR="00C2040A" w:rsidRPr="00200D44" w:rsidRDefault="00C2040A">
            <w:pPr>
              <w:rPr>
                <w:moveTo w:id="7648" w:author="Mohammad Nayeem Hasan" w:date="2023-01-21T00:38:00Z"/>
                <w:rFonts w:ascii="Times New Roman" w:hAnsi="Times New Roman" w:cs="Times New Roman"/>
                <w:sz w:val="20"/>
                <w:szCs w:val="20"/>
                <w:rPrChange w:id="7649" w:author="Mohammad Nayeem Hasan" w:date="2023-01-27T04:20:00Z">
                  <w:rPr>
                    <w:moveTo w:id="7650" w:author="Mohammad Nayeem Hasan" w:date="2023-01-21T00:38:00Z"/>
                    <w:rFonts w:ascii="Times New Roman" w:hAnsi="Times New Roman" w:cs="Times New Roman"/>
                    <w:sz w:val="24"/>
                    <w:szCs w:val="24"/>
                  </w:rPr>
                </w:rPrChange>
              </w:rPr>
              <w:pPrChange w:id="7651" w:author="Mohammad Nayeem Hasan" w:date="2023-01-21T14:56:00Z">
                <w:pPr>
                  <w:jc w:val="both"/>
                </w:pPr>
              </w:pPrChange>
            </w:pPr>
            <w:moveTo w:id="7652" w:author="Mohammad Nayeem Hasan" w:date="2023-01-21T00:38:00Z">
              <w:r w:rsidRPr="00200D44">
                <w:rPr>
                  <w:rFonts w:ascii="Times New Roman" w:hAnsi="Times New Roman" w:cs="Times New Roman"/>
                  <w:sz w:val="20"/>
                  <w:szCs w:val="20"/>
                  <w:rPrChange w:id="7653" w:author="Mohammad Nayeem Hasan" w:date="2023-01-27T04:20:00Z">
                    <w:rPr>
                      <w:rFonts w:ascii="Times New Roman" w:hAnsi="Times New Roman" w:cs="Times New Roman"/>
                      <w:sz w:val="24"/>
                      <w:szCs w:val="24"/>
                    </w:rPr>
                  </w:rPrChange>
                </w:rPr>
                <w:t>155 (3.6)</w:t>
              </w:r>
            </w:moveTo>
          </w:p>
        </w:tc>
        <w:tc>
          <w:tcPr>
            <w:tcW w:w="398" w:type="pct"/>
            <w:vAlign w:val="center"/>
          </w:tcPr>
          <w:p w14:paraId="5AC93C8E" w14:textId="77777777" w:rsidR="00C2040A" w:rsidRPr="00200D44" w:rsidRDefault="00C2040A">
            <w:pPr>
              <w:rPr>
                <w:moveTo w:id="7654" w:author="Mohammad Nayeem Hasan" w:date="2023-01-21T00:38:00Z"/>
                <w:rFonts w:ascii="Times New Roman" w:hAnsi="Times New Roman" w:cs="Times New Roman"/>
                <w:sz w:val="20"/>
                <w:szCs w:val="20"/>
                <w:rPrChange w:id="7655" w:author="Mohammad Nayeem Hasan" w:date="2023-01-27T04:20:00Z">
                  <w:rPr>
                    <w:moveTo w:id="7656" w:author="Mohammad Nayeem Hasan" w:date="2023-01-21T00:38:00Z"/>
                    <w:rFonts w:ascii="Times New Roman" w:hAnsi="Times New Roman" w:cs="Times New Roman"/>
                    <w:sz w:val="24"/>
                    <w:szCs w:val="24"/>
                  </w:rPr>
                </w:rPrChange>
              </w:rPr>
              <w:pPrChange w:id="7657" w:author="Mohammad Nayeem Hasan" w:date="2023-01-21T14:56:00Z">
                <w:pPr>
                  <w:jc w:val="both"/>
                </w:pPr>
              </w:pPrChange>
            </w:pPr>
            <w:moveTo w:id="7658" w:author="Mohammad Nayeem Hasan" w:date="2023-01-21T00:38:00Z">
              <w:r w:rsidRPr="00200D44">
                <w:rPr>
                  <w:rFonts w:ascii="Times New Roman" w:hAnsi="Times New Roman" w:cs="Times New Roman"/>
                  <w:sz w:val="20"/>
                  <w:szCs w:val="20"/>
                  <w:rPrChange w:id="7659" w:author="Mohammad Nayeem Hasan" w:date="2023-01-27T04:20:00Z">
                    <w:rPr>
                      <w:rFonts w:ascii="Times New Roman" w:hAnsi="Times New Roman" w:cs="Times New Roman"/>
                      <w:sz w:val="24"/>
                      <w:szCs w:val="24"/>
                    </w:rPr>
                  </w:rPrChange>
                </w:rPr>
                <w:t>4128 (96.4)</w:t>
              </w:r>
            </w:moveTo>
          </w:p>
        </w:tc>
        <w:tc>
          <w:tcPr>
            <w:tcW w:w="435" w:type="pct"/>
            <w:vMerge/>
            <w:vAlign w:val="center"/>
          </w:tcPr>
          <w:p w14:paraId="7524F42A" w14:textId="77777777" w:rsidR="00C2040A" w:rsidRPr="00200D44" w:rsidRDefault="00C2040A">
            <w:pPr>
              <w:rPr>
                <w:moveTo w:id="7660" w:author="Mohammad Nayeem Hasan" w:date="2023-01-21T00:38:00Z"/>
                <w:rFonts w:ascii="Times New Roman" w:hAnsi="Times New Roman" w:cs="Times New Roman"/>
                <w:sz w:val="20"/>
                <w:szCs w:val="20"/>
                <w:rPrChange w:id="7661" w:author="Mohammad Nayeem Hasan" w:date="2023-01-27T04:20:00Z">
                  <w:rPr>
                    <w:moveTo w:id="7662" w:author="Mohammad Nayeem Hasan" w:date="2023-01-21T00:38:00Z"/>
                    <w:rFonts w:ascii="Times New Roman" w:hAnsi="Times New Roman" w:cs="Times New Roman"/>
                    <w:sz w:val="24"/>
                    <w:szCs w:val="24"/>
                  </w:rPr>
                </w:rPrChange>
              </w:rPr>
              <w:pPrChange w:id="7663" w:author="Mohammad Nayeem Hasan" w:date="2023-01-21T14:56:00Z">
                <w:pPr>
                  <w:jc w:val="both"/>
                </w:pPr>
              </w:pPrChange>
            </w:pPr>
          </w:p>
        </w:tc>
        <w:tc>
          <w:tcPr>
            <w:tcW w:w="389" w:type="pct"/>
            <w:vAlign w:val="center"/>
          </w:tcPr>
          <w:p w14:paraId="25B7F4A2" w14:textId="77777777" w:rsidR="00C2040A" w:rsidRPr="00200D44" w:rsidRDefault="00C2040A">
            <w:pPr>
              <w:rPr>
                <w:moveTo w:id="7664" w:author="Mohammad Nayeem Hasan" w:date="2023-01-21T00:38:00Z"/>
                <w:rFonts w:ascii="Times New Roman" w:hAnsi="Times New Roman" w:cs="Times New Roman"/>
                <w:sz w:val="20"/>
                <w:szCs w:val="20"/>
                <w:rPrChange w:id="7665" w:author="Mohammad Nayeem Hasan" w:date="2023-01-27T04:20:00Z">
                  <w:rPr>
                    <w:moveTo w:id="7666" w:author="Mohammad Nayeem Hasan" w:date="2023-01-21T00:38:00Z"/>
                    <w:rFonts w:ascii="Times New Roman" w:hAnsi="Times New Roman" w:cs="Times New Roman"/>
                    <w:sz w:val="24"/>
                    <w:szCs w:val="24"/>
                  </w:rPr>
                </w:rPrChange>
              </w:rPr>
              <w:pPrChange w:id="7667" w:author="Mohammad Nayeem Hasan" w:date="2023-01-21T14:56:00Z">
                <w:pPr>
                  <w:jc w:val="both"/>
                </w:pPr>
              </w:pPrChange>
            </w:pPr>
            <w:moveTo w:id="7668" w:author="Mohammad Nayeem Hasan" w:date="2023-01-21T00:38:00Z">
              <w:r w:rsidRPr="00200D44">
                <w:rPr>
                  <w:rFonts w:ascii="Times New Roman" w:hAnsi="Times New Roman" w:cs="Times New Roman"/>
                  <w:sz w:val="20"/>
                  <w:szCs w:val="20"/>
                  <w:rPrChange w:id="7669" w:author="Mohammad Nayeem Hasan" w:date="2023-01-27T04:20:00Z">
                    <w:rPr>
                      <w:rFonts w:ascii="Times New Roman" w:hAnsi="Times New Roman" w:cs="Times New Roman"/>
                      <w:sz w:val="24"/>
                      <w:szCs w:val="24"/>
                    </w:rPr>
                  </w:rPrChange>
                </w:rPr>
                <w:t>371 (8.2)</w:t>
              </w:r>
            </w:moveTo>
          </w:p>
        </w:tc>
        <w:tc>
          <w:tcPr>
            <w:tcW w:w="445" w:type="pct"/>
            <w:vAlign w:val="center"/>
          </w:tcPr>
          <w:p w14:paraId="1D30AA9E" w14:textId="77777777" w:rsidR="00C2040A" w:rsidRPr="00200D44" w:rsidRDefault="00C2040A">
            <w:pPr>
              <w:rPr>
                <w:moveTo w:id="7670" w:author="Mohammad Nayeem Hasan" w:date="2023-01-21T00:38:00Z"/>
                <w:rFonts w:ascii="Times New Roman" w:hAnsi="Times New Roman" w:cs="Times New Roman"/>
                <w:sz w:val="20"/>
                <w:szCs w:val="20"/>
                <w:rPrChange w:id="7671" w:author="Mohammad Nayeem Hasan" w:date="2023-01-27T04:20:00Z">
                  <w:rPr>
                    <w:moveTo w:id="7672" w:author="Mohammad Nayeem Hasan" w:date="2023-01-21T00:38:00Z"/>
                    <w:rFonts w:ascii="Times New Roman" w:hAnsi="Times New Roman" w:cs="Times New Roman"/>
                    <w:sz w:val="24"/>
                    <w:szCs w:val="24"/>
                  </w:rPr>
                </w:rPrChange>
              </w:rPr>
              <w:pPrChange w:id="7673" w:author="Mohammad Nayeem Hasan" w:date="2023-01-21T14:56:00Z">
                <w:pPr>
                  <w:jc w:val="both"/>
                </w:pPr>
              </w:pPrChange>
            </w:pPr>
            <w:moveTo w:id="7674" w:author="Mohammad Nayeem Hasan" w:date="2023-01-21T00:38:00Z">
              <w:r w:rsidRPr="00200D44">
                <w:rPr>
                  <w:rFonts w:ascii="Times New Roman" w:hAnsi="Times New Roman" w:cs="Times New Roman"/>
                  <w:sz w:val="20"/>
                  <w:szCs w:val="20"/>
                  <w:rPrChange w:id="7675" w:author="Mohammad Nayeem Hasan" w:date="2023-01-27T04:20:00Z">
                    <w:rPr>
                      <w:rFonts w:ascii="Times New Roman" w:hAnsi="Times New Roman" w:cs="Times New Roman"/>
                      <w:sz w:val="24"/>
                      <w:szCs w:val="24"/>
                    </w:rPr>
                  </w:rPrChange>
                </w:rPr>
                <w:t>4159 (91.8)</w:t>
              </w:r>
            </w:moveTo>
          </w:p>
        </w:tc>
        <w:tc>
          <w:tcPr>
            <w:tcW w:w="435" w:type="pct"/>
            <w:vMerge/>
            <w:vAlign w:val="center"/>
          </w:tcPr>
          <w:p w14:paraId="6F0E38FA" w14:textId="77777777" w:rsidR="00C2040A" w:rsidRPr="00200D44" w:rsidRDefault="00C2040A">
            <w:pPr>
              <w:rPr>
                <w:moveTo w:id="7676" w:author="Mohammad Nayeem Hasan" w:date="2023-01-21T00:38:00Z"/>
                <w:rFonts w:ascii="Times New Roman" w:hAnsi="Times New Roman" w:cs="Times New Roman"/>
                <w:sz w:val="20"/>
                <w:szCs w:val="20"/>
                <w:rPrChange w:id="7677" w:author="Mohammad Nayeem Hasan" w:date="2023-01-27T04:20:00Z">
                  <w:rPr>
                    <w:moveTo w:id="7678" w:author="Mohammad Nayeem Hasan" w:date="2023-01-21T00:38:00Z"/>
                    <w:rFonts w:ascii="Times New Roman" w:hAnsi="Times New Roman" w:cs="Times New Roman"/>
                    <w:sz w:val="24"/>
                    <w:szCs w:val="24"/>
                  </w:rPr>
                </w:rPrChange>
              </w:rPr>
              <w:pPrChange w:id="7679" w:author="Mohammad Nayeem Hasan" w:date="2023-01-21T14:56:00Z">
                <w:pPr>
                  <w:jc w:val="both"/>
                </w:pPr>
              </w:pPrChange>
            </w:pPr>
          </w:p>
        </w:tc>
      </w:tr>
      <w:tr w:rsidR="004266B3" w:rsidRPr="004266B3" w14:paraId="7A4DEE17" w14:textId="77777777" w:rsidTr="006875DA">
        <w:trPr>
          <w:trHeight w:val="138"/>
          <w:jc w:val="center"/>
        </w:trPr>
        <w:tc>
          <w:tcPr>
            <w:tcW w:w="788" w:type="pct"/>
            <w:vAlign w:val="center"/>
          </w:tcPr>
          <w:p w14:paraId="6FF15491" w14:textId="77777777" w:rsidR="00C2040A" w:rsidRPr="00200D44" w:rsidRDefault="00C2040A">
            <w:pPr>
              <w:rPr>
                <w:moveTo w:id="7680" w:author="Mohammad Nayeem Hasan" w:date="2023-01-21T00:38:00Z"/>
                <w:rFonts w:ascii="Times New Roman" w:hAnsi="Times New Roman" w:cs="Times New Roman"/>
                <w:sz w:val="20"/>
                <w:szCs w:val="20"/>
                <w:rPrChange w:id="7681" w:author="Mohammad Nayeem Hasan" w:date="2023-01-27T04:20:00Z">
                  <w:rPr>
                    <w:moveTo w:id="7682" w:author="Mohammad Nayeem Hasan" w:date="2023-01-21T00:38:00Z"/>
                    <w:rFonts w:ascii="Times New Roman" w:hAnsi="Times New Roman" w:cs="Times New Roman"/>
                    <w:sz w:val="24"/>
                    <w:szCs w:val="24"/>
                  </w:rPr>
                </w:rPrChange>
              </w:rPr>
              <w:pPrChange w:id="7683" w:author="Mohammad Nayeem Hasan" w:date="2023-01-21T14:56:00Z">
                <w:pPr>
                  <w:jc w:val="both"/>
                </w:pPr>
              </w:pPrChange>
            </w:pPr>
            <w:moveTo w:id="7684" w:author="Mohammad Nayeem Hasan" w:date="2023-01-21T00:38:00Z">
              <w:r w:rsidRPr="00200D44">
                <w:rPr>
                  <w:rFonts w:ascii="Times New Roman" w:hAnsi="Times New Roman" w:cs="Times New Roman"/>
                  <w:sz w:val="20"/>
                  <w:szCs w:val="20"/>
                  <w:rPrChange w:id="7685" w:author="Mohammad Nayeem Hasan" w:date="2023-01-27T04:20:00Z">
                    <w:rPr>
                      <w:rFonts w:ascii="Times New Roman" w:hAnsi="Times New Roman" w:cs="Times New Roman"/>
                      <w:sz w:val="24"/>
                      <w:szCs w:val="24"/>
                    </w:rPr>
                  </w:rPrChange>
                </w:rPr>
                <w:t>Middle</w:t>
              </w:r>
            </w:moveTo>
          </w:p>
        </w:tc>
        <w:tc>
          <w:tcPr>
            <w:tcW w:w="445" w:type="pct"/>
            <w:vAlign w:val="center"/>
          </w:tcPr>
          <w:p w14:paraId="184635AA" w14:textId="77777777" w:rsidR="00C2040A" w:rsidRPr="00200D44" w:rsidRDefault="00C2040A">
            <w:pPr>
              <w:rPr>
                <w:moveTo w:id="7686" w:author="Mohammad Nayeem Hasan" w:date="2023-01-21T00:38:00Z"/>
                <w:rFonts w:ascii="Times New Roman" w:hAnsi="Times New Roman" w:cs="Times New Roman"/>
                <w:sz w:val="20"/>
                <w:szCs w:val="20"/>
                <w:rPrChange w:id="7687" w:author="Mohammad Nayeem Hasan" w:date="2023-01-27T04:20:00Z">
                  <w:rPr>
                    <w:moveTo w:id="7688" w:author="Mohammad Nayeem Hasan" w:date="2023-01-21T00:38:00Z"/>
                    <w:rFonts w:ascii="Times New Roman" w:hAnsi="Times New Roman" w:cs="Times New Roman"/>
                    <w:sz w:val="24"/>
                    <w:szCs w:val="24"/>
                  </w:rPr>
                </w:rPrChange>
              </w:rPr>
              <w:pPrChange w:id="7689" w:author="Mohammad Nayeem Hasan" w:date="2023-01-21T14:56:00Z">
                <w:pPr>
                  <w:jc w:val="both"/>
                </w:pPr>
              </w:pPrChange>
            </w:pPr>
            <w:moveTo w:id="7690" w:author="Mohammad Nayeem Hasan" w:date="2023-01-21T00:38:00Z">
              <w:r w:rsidRPr="00200D44">
                <w:rPr>
                  <w:rFonts w:ascii="Times New Roman" w:hAnsi="Times New Roman" w:cs="Times New Roman"/>
                  <w:sz w:val="20"/>
                  <w:szCs w:val="20"/>
                  <w:rPrChange w:id="7691" w:author="Mohammad Nayeem Hasan" w:date="2023-01-27T04:20:00Z">
                    <w:rPr>
                      <w:rFonts w:ascii="Times New Roman" w:hAnsi="Times New Roman" w:cs="Times New Roman"/>
                      <w:sz w:val="24"/>
                      <w:szCs w:val="24"/>
                    </w:rPr>
                  </w:rPrChange>
                </w:rPr>
                <w:t>420 (7.1)</w:t>
              </w:r>
            </w:moveTo>
          </w:p>
        </w:tc>
        <w:tc>
          <w:tcPr>
            <w:tcW w:w="587" w:type="pct"/>
            <w:vAlign w:val="center"/>
          </w:tcPr>
          <w:p w14:paraId="58857F51" w14:textId="77777777" w:rsidR="00C2040A" w:rsidRPr="00200D44" w:rsidRDefault="00C2040A">
            <w:pPr>
              <w:rPr>
                <w:moveTo w:id="7692" w:author="Mohammad Nayeem Hasan" w:date="2023-01-21T00:38:00Z"/>
                <w:rFonts w:ascii="Times New Roman" w:hAnsi="Times New Roman" w:cs="Times New Roman"/>
                <w:sz w:val="20"/>
                <w:szCs w:val="20"/>
                <w:rPrChange w:id="7693" w:author="Mohammad Nayeem Hasan" w:date="2023-01-27T04:20:00Z">
                  <w:rPr>
                    <w:moveTo w:id="7694" w:author="Mohammad Nayeem Hasan" w:date="2023-01-21T00:38:00Z"/>
                    <w:rFonts w:ascii="Times New Roman" w:hAnsi="Times New Roman" w:cs="Times New Roman"/>
                    <w:sz w:val="24"/>
                    <w:szCs w:val="24"/>
                  </w:rPr>
                </w:rPrChange>
              </w:rPr>
              <w:pPrChange w:id="7695" w:author="Mohammad Nayeem Hasan" w:date="2023-01-21T14:56:00Z">
                <w:pPr>
                  <w:jc w:val="both"/>
                </w:pPr>
              </w:pPrChange>
            </w:pPr>
            <w:moveTo w:id="7696" w:author="Mohammad Nayeem Hasan" w:date="2023-01-21T00:38:00Z">
              <w:r w:rsidRPr="00200D44">
                <w:rPr>
                  <w:rFonts w:ascii="Times New Roman" w:hAnsi="Times New Roman" w:cs="Times New Roman"/>
                  <w:sz w:val="20"/>
                  <w:szCs w:val="20"/>
                  <w:rPrChange w:id="7697" w:author="Mohammad Nayeem Hasan" w:date="2023-01-27T04:20:00Z">
                    <w:rPr>
                      <w:rFonts w:ascii="Times New Roman" w:hAnsi="Times New Roman" w:cs="Times New Roman"/>
                      <w:sz w:val="24"/>
                      <w:szCs w:val="24"/>
                    </w:rPr>
                  </w:rPrChange>
                </w:rPr>
                <w:t>5495 (92.9)</w:t>
              </w:r>
            </w:moveTo>
          </w:p>
        </w:tc>
        <w:tc>
          <w:tcPr>
            <w:tcW w:w="689" w:type="pct"/>
            <w:vMerge/>
            <w:vAlign w:val="center"/>
          </w:tcPr>
          <w:p w14:paraId="147227FC" w14:textId="77777777" w:rsidR="00C2040A" w:rsidRPr="00200D44" w:rsidRDefault="00C2040A">
            <w:pPr>
              <w:rPr>
                <w:moveTo w:id="7698" w:author="Mohammad Nayeem Hasan" w:date="2023-01-21T00:38:00Z"/>
                <w:rFonts w:ascii="Times New Roman" w:hAnsi="Times New Roman" w:cs="Times New Roman"/>
                <w:sz w:val="20"/>
                <w:szCs w:val="20"/>
                <w:rPrChange w:id="7699" w:author="Mohammad Nayeem Hasan" w:date="2023-01-27T04:20:00Z">
                  <w:rPr>
                    <w:moveTo w:id="7700" w:author="Mohammad Nayeem Hasan" w:date="2023-01-21T00:38:00Z"/>
                    <w:rFonts w:ascii="Times New Roman" w:hAnsi="Times New Roman" w:cs="Times New Roman"/>
                    <w:sz w:val="24"/>
                    <w:szCs w:val="24"/>
                  </w:rPr>
                </w:rPrChange>
              </w:rPr>
              <w:pPrChange w:id="7701" w:author="Mohammad Nayeem Hasan" w:date="2023-01-21T14:56:00Z">
                <w:pPr>
                  <w:jc w:val="both"/>
                </w:pPr>
              </w:pPrChange>
            </w:pPr>
          </w:p>
        </w:tc>
        <w:tc>
          <w:tcPr>
            <w:tcW w:w="389" w:type="pct"/>
            <w:vAlign w:val="center"/>
          </w:tcPr>
          <w:p w14:paraId="7A74B50D" w14:textId="77777777" w:rsidR="00C2040A" w:rsidRPr="00200D44" w:rsidRDefault="00C2040A">
            <w:pPr>
              <w:rPr>
                <w:moveTo w:id="7702" w:author="Mohammad Nayeem Hasan" w:date="2023-01-21T00:38:00Z"/>
                <w:rFonts w:ascii="Times New Roman" w:hAnsi="Times New Roman" w:cs="Times New Roman"/>
                <w:sz w:val="20"/>
                <w:szCs w:val="20"/>
                <w:rPrChange w:id="7703" w:author="Mohammad Nayeem Hasan" w:date="2023-01-27T04:20:00Z">
                  <w:rPr>
                    <w:moveTo w:id="7704" w:author="Mohammad Nayeem Hasan" w:date="2023-01-21T00:38:00Z"/>
                    <w:rFonts w:ascii="Times New Roman" w:hAnsi="Times New Roman" w:cs="Times New Roman"/>
                    <w:sz w:val="24"/>
                    <w:szCs w:val="24"/>
                  </w:rPr>
                </w:rPrChange>
              </w:rPr>
              <w:pPrChange w:id="7705" w:author="Mohammad Nayeem Hasan" w:date="2023-01-21T14:56:00Z">
                <w:pPr>
                  <w:jc w:val="both"/>
                </w:pPr>
              </w:pPrChange>
            </w:pPr>
            <w:moveTo w:id="7706" w:author="Mohammad Nayeem Hasan" w:date="2023-01-21T00:38:00Z">
              <w:r w:rsidRPr="00200D44">
                <w:rPr>
                  <w:rFonts w:ascii="Times New Roman" w:hAnsi="Times New Roman" w:cs="Times New Roman"/>
                  <w:sz w:val="20"/>
                  <w:szCs w:val="20"/>
                  <w:rPrChange w:id="7707" w:author="Mohammad Nayeem Hasan" w:date="2023-01-27T04:20:00Z">
                    <w:rPr>
                      <w:rFonts w:ascii="Times New Roman" w:hAnsi="Times New Roman" w:cs="Times New Roman"/>
                      <w:sz w:val="24"/>
                      <w:szCs w:val="24"/>
                    </w:rPr>
                  </w:rPrChange>
                </w:rPr>
                <w:t>130 (3.4)</w:t>
              </w:r>
            </w:moveTo>
          </w:p>
        </w:tc>
        <w:tc>
          <w:tcPr>
            <w:tcW w:w="398" w:type="pct"/>
            <w:vAlign w:val="center"/>
          </w:tcPr>
          <w:p w14:paraId="6A52B100" w14:textId="77777777" w:rsidR="00C2040A" w:rsidRPr="00200D44" w:rsidRDefault="00C2040A">
            <w:pPr>
              <w:rPr>
                <w:moveTo w:id="7708" w:author="Mohammad Nayeem Hasan" w:date="2023-01-21T00:38:00Z"/>
                <w:rFonts w:ascii="Times New Roman" w:hAnsi="Times New Roman" w:cs="Times New Roman"/>
                <w:sz w:val="20"/>
                <w:szCs w:val="20"/>
                <w:rPrChange w:id="7709" w:author="Mohammad Nayeem Hasan" w:date="2023-01-27T04:20:00Z">
                  <w:rPr>
                    <w:moveTo w:id="7710" w:author="Mohammad Nayeem Hasan" w:date="2023-01-21T00:38:00Z"/>
                    <w:rFonts w:ascii="Times New Roman" w:hAnsi="Times New Roman" w:cs="Times New Roman"/>
                    <w:sz w:val="24"/>
                    <w:szCs w:val="24"/>
                  </w:rPr>
                </w:rPrChange>
              </w:rPr>
              <w:pPrChange w:id="7711" w:author="Mohammad Nayeem Hasan" w:date="2023-01-21T14:56:00Z">
                <w:pPr>
                  <w:jc w:val="both"/>
                </w:pPr>
              </w:pPrChange>
            </w:pPr>
            <w:moveTo w:id="7712" w:author="Mohammad Nayeem Hasan" w:date="2023-01-21T00:38:00Z">
              <w:r w:rsidRPr="00200D44">
                <w:rPr>
                  <w:rFonts w:ascii="Times New Roman" w:hAnsi="Times New Roman" w:cs="Times New Roman"/>
                  <w:sz w:val="20"/>
                  <w:szCs w:val="20"/>
                  <w:rPrChange w:id="7713" w:author="Mohammad Nayeem Hasan" w:date="2023-01-27T04:20:00Z">
                    <w:rPr>
                      <w:rFonts w:ascii="Times New Roman" w:hAnsi="Times New Roman" w:cs="Times New Roman"/>
                      <w:sz w:val="24"/>
                      <w:szCs w:val="24"/>
                    </w:rPr>
                  </w:rPrChange>
                </w:rPr>
                <w:t>3752 (96.6)</w:t>
              </w:r>
            </w:moveTo>
          </w:p>
        </w:tc>
        <w:tc>
          <w:tcPr>
            <w:tcW w:w="435" w:type="pct"/>
            <w:vMerge/>
            <w:vAlign w:val="center"/>
          </w:tcPr>
          <w:p w14:paraId="015D41D1" w14:textId="77777777" w:rsidR="00C2040A" w:rsidRPr="00200D44" w:rsidRDefault="00C2040A">
            <w:pPr>
              <w:rPr>
                <w:moveTo w:id="7714" w:author="Mohammad Nayeem Hasan" w:date="2023-01-21T00:38:00Z"/>
                <w:rFonts w:ascii="Times New Roman" w:hAnsi="Times New Roman" w:cs="Times New Roman"/>
                <w:sz w:val="20"/>
                <w:szCs w:val="20"/>
                <w:rPrChange w:id="7715" w:author="Mohammad Nayeem Hasan" w:date="2023-01-27T04:20:00Z">
                  <w:rPr>
                    <w:moveTo w:id="7716" w:author="Mohammad Nayeem Hasan" w:date="2023-01-21T00:38:00Z"/>
                    <w:rFonts w:ascii="Times New Roman" w:hAnsi="Times New Roman" w:cs="Times New Roman"/>
                    <w:sz w:val="24"/>
                    <w:szCs w:val="24"/>
                  </w:rPr>
                </w:rPrChange>
              </w:rPr>
              <w:pPrChange w:id="7717" w:author="Mohammad Nayeem Hasan" w:date="2023-01-21T14:56:00Z">
                <w:pPr>
                  <w:jc w:val="both"/>
                </w:pPr>
              </w:pPrChange>
            </w:pPr>
          </w:p>
        </w:tc>
        <w:tc>
          <w:tcPr>
            <w:tcW w:w="389" w:type="pct"/>
            <w:vAlign w:val="center"/>
          </w:tcPr>
          <w:p w14:paraId="71B2A938" w14:textId="77777777" w:rsidR="00C2040A" w:rsidRPr="00200D44" w:rsidRDefault="00C2040A">
            <w:pPr>
              <w:rPr>
                <w:moveTo w:id="7718" w:author="Mohammad Nayeem Hasan" w:date="2023-01-21T00:38:00Z"/>
                <w:rFonts w:ascii="Times New Roman" w:hAnsi="Times New Roman" w:cs="Times New Roman"/>
                <w:sz w:val="20"/>
                <w:szCs w:val="20"/>
                <w:rPrChange w:id="7719" w:author="Mohammad Nayeem Hasan" w:date="2023-01-27T04:20:00Z">
                  <w:rPr>
                    <w:moveTo w:id="7720" w:author="Mohammad Nayeem Hasan" w:date="2023-01-21T00:38:00Z"/>
                    <w:rFonts w:ascii="Times New Roman" w:hAnsi="Times New Roman" w:cs="Times New Roman"/>
                    <w:sz w:val="24"/>
                    <w:szCs w:val="24"/>
                  </w:rPr>
                </w:rPrChange>
              </w:rPr>
              <w:pPrChange w:id="7721" w:author="Mohammad Nayeem Hasan" w:date="2023-01-21T14:56:00Z">
                <w:pPr>
                  <w:jc w:val="both"/>
                </w:pPr>
              </w:pPrChange>
            </w:pPr>
            <w:moveTo w:id="7722" w:author="Mohammad Nayeem Hasan" w:date="2023-01-21T00:38:00Z">
              <w:r w:rsidRPr="00200D44">
                <w:rPr>
                  <w:rFonts w:ascii="Times New Roman" w:hAnsi="Times New Roman" w:cs="Times New Roman"/>
                  <w:sz w:val="20"/>
                  <w:szCs w:val="20"/>
                  <w:rPrChange w:id="7723" w:author="Mohammad Nayeem Hasan" w:date="2023-01-27T04:20:00Z">
                    <w:rPr>
                      <w:rFonts w:ascii="Times New Roman" w:hAnsi="Times New Roman" w:cs="Times New Roman"/>
                      <w:sz w:val="24"/>
                      <w:szCs w:val="24"/>
                    </w:rPr>
                  </w:rPrChange>
                </w:rPr>
                <w:t>262 (6.1)</w:t>
              </w:r>
            </w:moveTo>
          </w:p>
        </w:tc>
        <w:tc>
          <w:tcPr>
            <w:tcW w:w="445" w:type="pct"/>
            <w:vAlign w:val="center"/>
          </w:tcPr>
          <w:p w14:paraId="6E12AF52" w14:textId="77777777" w:rsidR="00C2040A" w:rsidRPr="00200D44" w:rsidRDefault="00C2040A">
            <w:pPr>
              <w:rPr>
                <w:moveTo w:id="7724" w:author="Mohammad Nayeem Hasan" w:date="2023-01-21T00:38:00Z"/>
                <w:rFonts w:ascii="Times New Roman" w:hAnsi="Times New Roman" w:cs="Times New Roman"/>
                <w:sz w:val="20"/>
                <w:szCs w:val="20"/>
                <w:rPrChange w:id="7725" w:author="Mohammad Nayeem Hasan" w:date="2023-01-27T04:20:00Z">
                  <w:rPr>
                    <w:moveTo w:id="7726" w:author="Mohammad Nayeem Hasan" w:date="2023-01-21T00:38:00Z"/>
                    <w:rFonts w:ascii="Times New Roman" w:hAnsi="Times New Roman" w:cs="Times New Roman"/>
                    <w:sz w:val="24"/>
                    <w:szCs w:val="24"/>
                  </w:rPr>
                </w:rPrChange>
              </w:rPr>
              <w:pPrChange w:id="7727" w:author="Mohammad Nayeem Hasan" w:date="2023-01-21T14:56:00Z">
                <w:pPr>
                  <w:jc w:val="both"/>
                </w:pPr>
              </w:pPrChange>
            </w:pPr>
            <w:moveTo w:id="7728" w:author="Mohammad Nayeem Hasan" w:date="2023-01-21T00:38:00Z">
              <w:r w:rsidRPr="00200D44">
                <w:rPr>
                  <w:rFonts w:ascii="Times New Roman" w:hAnsi="Times New Roman" w:cs="Times New Roman"/>
                  <w:sz w:val="20"/>
                  <w:szCs w:val="20"/>
                  <w:rPrChange w:id="7729" w:author="Mohammad Nayeem Hasan" w:date="2023-01-27T04:20:00Z">
                    <w:rPr>
                      <w:rFonts w:ascii="Times New Roman" w:hAnsi="Times New Roman" w:cs="Times New Roman"/>
                      <w:sz w:val="24"/>
                      <w:szCs w:val="24"/>
                    </w:rPr>
                  </w:rPrChange>
                </w:rPr>
                <w:t>4036 (93.9)</w:t>
              </w:r>
            </w:moveTo>
          </w:p>
        </w:tc>
        <w:tc>
          <w:tcPr>
            <w:tcW w:w="435" w:type="pct"/>
            <w:vMerge/>
            <w:vAlign w:val="center"/>
          </w:tcPr>
          <w:p w14:paraId="5DDCCA68" w14:textId="77777777" w:rsidR="00C2040A" w:rsidRPr="00200D44" w:rsidRDefault="00C2040A">
            <w:pPr>
              <w:rPr>
                <w:moveTo w:id="7730" w:author="Mohammad Nayeem Hasan" w:date="2023-01-21T00:38:00Z"/>
                <w:rFonts w:ascii="Times New Roman" w:hAnsi="Times New Roman" w:cs="Times New Roman"/>
                <w:sz w:val="20"/>
                <w:szCs w:val="20"/>
                <w:rPrChange w:id="7731" w:author="Mohammad Nayeem Hasan" w:date="2023-01-27T04:20:00Z">
                  <w:rPr>
                    <w:moveTo w:id="7732" w:author="Mohammad Nayeem Hasan" w:date="2023-01-21T00:38:00Z"/>
                    <w:rFonts w:ascii="Times New Roman" w:hAnsi="Times New Roman" w:cs="Times New Roman"/>
                    <w:sz w:val="24"/>
                    <w:szCs w:val="24"/>
                  </w:rPr>
                </w:rPrChange>
              </w:rPr>
              <w:pPrChange w:id="7733" w:author="Mohammad Nayeem Hasan" w:date="2023-01-21T14:56:00Z">
                <w:pPr>
                  <w:jc w:val="both"/>
                </w:pPr>
              </w:pPrChange>
            </w:pPr>
          </w:p>
        </w:tc>
      </w:tr>
      <w:tr w:rsidR="004266B3" w:rsidRPr="004266B3" w14:paraId="6B3AB969" w14:textId="77777777" w:rsidTr="006875DA">
        <w:trPr>
          <w:trHeight w:val="138"/>
          <w:jc w:val="center"/>
        </w:trPr>
        <w:tc>
          <w:tcPr>
            <w:tcW w:w="788" w:type="pct"/>
            <w:vAlign w:val="center"/>
          </w:tcPr>
          <w:p w14:paraId="1AB3E14B" w14:textId="77777777" w:rsidR="00C2040A" w:rsidRPr="00200D44" w:rsidRDefault="00C2040A">
            <w:pPr>
              <w:rPr>
                <w:moveTo w:id="7734" w:author="Mohammad Nayeem Hasan" w:date="2023-01-21T00:38:00Z"/>
                <w:rFonts w:ascii="Times New Roman" w:hAnsi="Times New Roman" w:cs="Times New Roman"/>
                <w:sz w:val="20"/>
                <w:szCs w:val="20"/>
                <w:rPrChange w:id="7735" w:author="Mohammad Nayeem Hasan" w:date="2023-01-27T04:20:00Z">
                  <w:rPr>
                    <w:moveTo w:id="7736" w:author="Mohammad Nayeem Hasan" w:date="2023-01-21T00:38:00Z"/>
                    <w:rFonts w:ascii="Times New Roman" w:hAnsi="Times New Roman" w:cs="Times New Roman"/>
                    <w:sz w:val="24"/>
                    <w:szCs w:val="24"/>
                  </w:rPr>
                </w:rPrChange>
              </w:rPr>
              <w:pPrChange w:id="7737" w:author="Mohammad Nayeem Hasan" w:date="2023-01-21T14:56:00Z">
                <w:pPr>
                  <w:jc w:val="both"/>
                </w:pPr>
              </w:pPrChange>
            </w:pPr>
            <w:moveTo w:id="7738" w:author="Mohammad Nayeem Hasan" w:date="2023-01-21T00:38:00Z">
              <w:r w:rsidRPr="00200D44">
                <w:rPr>
                  <w:rFonts w:ascii="Times New Roman" w:hAnsi="Times New Roman" w:cs="Times New Roman"/>
                  <w:sz w:val="20"/>
                  <w:szCs w:val="20"/>
                  <w:rPrChange w:id="7739" w:author="Mohammad Nayeem Hasan" w:date="2023-01-27T04:20:00Z">
                    <w:rPr>
                      <w:rFonts w:ascii="Times New Roman" w:hAnsi="Times New Roman" w:cs="Times New Roman"/>
                      <w:sz w:val="24"/>
                      <w:szCs w:val="24"/>
                    </w:rPr>
                  </w:rPrChange>
                </w:rPr>
                <w:t>Rich</w:t>
              </w:r>
            </w:moveTo>
          </w:p>
        </w:tc>
        <w:tc>
          <w:tcPr>
            <w:tcW w:w="445" w:type="pct"/>
            <w:vAlign w:val="center"/>
          </w:tcPr>
          <w:p w14:paraId="01D6B452" w14:textId="0AECFA64" w:rsidR="00C2040A" w:rsidRPr="00200D44" w:rsidRDefault="00C2040A">
            <w:pPr>
              <w:rPr>
                <w:moveTo w:id="7740" w:author="Mohammad Nayeem Hasan" w:date="2023-01-21T00:38:00Z"/>
                <w:rFonts w:ascii="Times New Roman" w:hAnsi="Times New Roman" w:cs="Times New Roman"/>
                <w:sz w:val="20"/>
                <w:szCs w:val="20"/>
                <w:rPrChange w:id="7741" w:author="Mohammad Nayeem Hasan" w:date="2023-01-27T04:20:00Z">
                  <w:rPr>
                    <w:moveTo w:id="7742" w:author="Mohammad Nayeem Hasan" w:date="2023-01-21T00:38:00Z"/>
                    <w:rFonts w:ascii="Times New Roman" w:hAnsi="Times New Roman" w:cs="Times New Roman"/>
                    <w:sz w:val="24"/>
                    <w:szCs w:val="24"/>
                  </w:rPr>
                </w:rPrChange>
              </w:rPr>
              <w:pPrChange w:id="7743" w:author="Mohammad Nayeem Hasan" w:date="2023-01-21T14:56:00Z">
                <w:pPr>
                  <w:jc w:val="both"/>
                </w:pPr>
              </w:pPrChange>
            </w:pPr>
            <w:moveTo w:id="7744" w:author="Mohammad Nayeem Hasan" w:date="2023-01-21T00:38:00Z">
              <w:r w:rsidRPr="00200D44">
                <w:rPr>
                  <w:rFonts w:ascii="Times New Roman" w:hAnsi="Times New Roman" w:cs="Times New Roman"/>
                  <w:sz w:val="20"/>
                  <w:szCs w:val="20"/>
                  <w:rPrChange w:id="7745" w:author="Mohammad Nayeem Hasan" w:date="2023-01-27T04:20:00Z">
                    <w:rPr>
                      <w:rFonts w:ascii="Times New Roman" w:hAnsi="Times New Roman" w:cs="Times New Roman"/>
                      <w:sz w:val="24"/>
                      <w:szCs w:val="24"/>
                    </w:rPr>
                  </w:rPrChange>
                </w:rPr>
                <w:t>32</w:t>
              </w:r>
            </w:moveTo>
            <w:ins w:id="7746" w:author="Mohammad Nayeem Hasan" w:date="2023-01-26T21:25:00Z">
              <w:r w:rsidR="006875DA" w:rsidRPr="00200D44">
                <w:rPr>
                  <w:rFonts w:ascii="Times New Roman" w:hAnsi="Times New Roman" w:cs="Times New Roman"/>
                  <w:sz w:val="20"/>
                  <w:szCs w:val="20"/>
                  <w:rPrChange w:id="7747" w:author="Mohammad Nayeem Hasan" w:date="2023-01-27T04:20:00Z">
                    <w:rPr>
                      <w:rFonts w:ascii="Times New Roman" w:hAnsi="Times New Roman" w:cs="Times New Roman"/>
                      <w:sz w:val="24"/>
                      <w:szCs w:val="24"/>
                    </w:rPr>
                  </w:rPrChange>
                </w:rPr>
                <w:t>6</w:t>
              </w:r>
            </w:ins>
            <w:moveTo w:id="7748" w:author="Mohammad Nayeem Hasan" w:date="2023-01-21T00:38:00Z">
              <w:del w:id="7749" w:author="Mohammad Nayeem Hasan" w:date="2023-01-26T21:25:00Z">
                <w:r w:rsidRPr="00200D44" w:rsidDel="006875DA">
                  <w:rPr>
                    <w:rFonts w:ascii="Times New Roman" w:hAnsi="Times New Roman" w:cs="Times New Roman"/>
                    <w:sz w:val="20"/>
                    <w:szCs w:val="20"/>
                    <w:rPrChange w:id="7750" w:author="Mohammad Nayeem Hasan" w:date="2023-01-27T04:20:00Z">
                      <w:rPr>
                        <w:rFonts w:ascii="Times New Roman" w:hAnsi="Times New Roman" w:cs="Times New Roman"/>
                        <w:sz w:val="24"/>
                        <w:szCs w:val="24"/>
                      </w:rPr>
                    </w:rPrChange>
                  </w:rPr>
                  <w:delText>5</w:delText>
                </w:r>
              </w:del>
              <w:r w:rsidRPr="00200D44">
                <w:rPr>
                  <w:rFonts w:ascii="Times New Roman" w:hAnsi="Times New Roman" w:cs="Times New Roman"/>
                  <w:sz w:val="20"/>
                  <w:szCs w:val="20"/>
                  <w:rPrChange w:id="7751" w:author="Mohammad Nayeem Hasan" w:date="2023-01-27T04:20:00Z">
                    <w:rPr>
                      <w:rFonts w:ascii="Times New Roman" w:hAnsi="Times New Roman" w:cs="Times New Roman"/>
                      <w:sz w:val="24"/>
                      <w:szCs w:val="24"/>
                    </w:rPr>
                  </w:rPrChange>
                </w:rPr>
                <w:t xml:space="preserve"> (5.6)</w:t>
              </w:r>
            </w:moveTo>
          </w:p>
        </w:tc>
        <w:tc>
          <w:tcPr>
            <w:tcW w:w="587" w:type="pct"/>
            <w:vAlign w:val="center"/>
          </w:tcPr>
          <w:p w14:paraId="24D05880" w14:textId="77777777" w:rsidR="00C2040A" w:rsidRPr="00200D44" w:rsidRDefault="00C2040A">
            <w:pPr>
              <w:rPr>
                <w:moveTo w:id="7752" w:author="Mohammad Nayeem Hasan" w:date="2023-01-21T00:38:00Z"/>
                <w:rFonts w:ascii="Times New Roman" w:hAnsi="Times New Roman" w:cs="Times New Roman"/>
                <w:sz w:val="20"/>
                <w:szCs w:val="20"/>
                <w:rPrChange w:id="7753" w:author="Mohammad Nayeem Hasan" w:date="2023-01-27T04:20:00Z">
                  <w:rPr>
                    <w:moveTo w:id="7754" w:author="Mohammad Nayeem Hasan" w:date="2023-01-21T00:38:00Z"/>
                    <w:rFonts w:ascii="Times New Roman" w:hAnsi="Times New Roman" w:cs="Times New Roman"/>
                    <w:sz w:val="24"/>
                    <w:szCs w:val="24"/>
                  </w:rPr>
                </w:rPrChange>
              </w:rPr>
              <w:pPrChange w:id="7755" w:author="Mohammad Nayeem Hasan" w:date="2023-01-21T14:56:00Z">
                <w:pPr>
                  <w:jc w:val="both"/>
                </w:pPr>
              </w:pPrChange>
            </w:pPr>
            <w:moveTo w:id="7756" w:author="Mohammad Nayeem Hasan" w:date="2023-01-21T00:38:00Z">
              <w:r w:rsidRPr="00200D44">
                <w:rPr>
                  <w:rFonts w:ascii="Times New Roman" w:hAnsi="Times New Roman" w:cs="Times New Roman"/>
                  <w:sz w:val="20"/>
                  <w:szCs w:val="20"/>
                  <w:rPrChange w:id="7757" w:author="Mohammad Nayeem Hasan" w:date="2023-01-27T04:20:00Z">
                    <w:rPr>
                      <w:rFonts w:ascii="Times New Roman" w:hAnsi="Times New Roman" w:cs="Times New Roman"/>
                      <w:sz w:val="24"/>
                      <w:szCs w:val="24"/>
                    </w:rPr>
                  </w:rPrChange>
                </w:rPr>
                <w:t>5526 (94.4)</w:t>
              </w:r>
            </w:moveTo>
          </w:p>
        </w:tc>
        <w:tc>
          <w:tcPr>
            <w:tcW w:w="689" w:type="pct"/>
            <w:vMerge/>
            <w:vAlign w:val="center"/>
          </w:tcPr>
          <w:p w14:paraId="67DFEE82" w14:textId="77777777" w:rsidR="00C2040A" w:rsidRPr="00200D44" w:rsidRDefault="00C2040A">
            <w:pPr>
              <w:rPr>
                <w:moveTo w:id="7758" w:author="Mohammad Nayeem Hasan" w:date="2023-01-21T00:38:00Z"/>
                <w:rFonts w:ascii="Times New Roman" w:hAnsi="Times New Roman" w:cs="Times New Roman"/>
                <w:sz w:val="20"/>
                <w:szCs w:val="20"/>
                <w:rPrChange w:id="7759" w:author="Mohammad Nayeem Hasan" w:date="2023-01-27T04:20:00Z">
                  <w:rPr>
                    <w:moveTo w:id="7760" w:author="Mohammad Nayeem Hasan" w:date="2023-01-21T00:38:00Z"/>
                    <w:rFonts w:ascii="Times New Roman" w:hAnsi="Times New Roman" w:cs="Times New Roman"/>
                    <w:sz w:val="24"/>
                    <w:szCs w:val="24"/>
                  </w:rPr>
                </w:rPrChange>
              </w:rPr>
              <w:pPrChange w:id="7761" w:author="Mohammad Nayeem Hasan" w:date="2023-01-21T14:56:00Z">
                <w:pPr>
                  <w:jc w:val="both"/>
                </w:pPr>
              </w:pPrChange>
            </w:pPr>
          </w:p>
        </w:tc>
        <w:tc>
          <w:tcPr>
            <w:tcW w:w="389" w:type="pct"/>
            <w:vAlign w:val="center"/>
          </w:tcPr>
          <w:p w14:paraId="14CDD110" w14:textId="77777777" w:rsidR="00C2040A" w:rsidRPr="00200D44" w:rsidRDefault="00C2040A">
            <w:pPr>
              <w:rPr>
                <w:moveTo w:id="7762" w:author="Mohammad Nayeem Hasan" w:date="2023-01-21T00:38:00Z"/>
                <w:rFonts w:ascii="Times New Roman" w:hAnsi="Times New Roman" w:cs="Times New Roman"/>
                <w:sz w:val="20"/>
                <w:szCs w:val="20"/>
                <w:rPrChange w:id="7763" w:author="Mohammad Nayeem Hasan" w:date="2023-01-27T04:20:00Z">
                  <w:rPr>
                    <w:moveTo w:id="7764" w:author="Mohammad Nayeem Hasan" w:date="2023-01-21T00:38:00Z"/>
                    <w:rFonts w:ascii="Times New Roman" w:hAnsi="Times New Roman" w:cs="Times New Roman"/>
                    <w:sz w:val="24"/>
                    <w:szCs w:val="24"/>
                  </w:rPr>
                </w:rPrChange>
              </w:rPr>
              <w:pPrChange w:id="7765" w:author="Mohammad Nayeem Hasan" w:date="2023-01-21T14:56:00Z">
                <w:pPr>
                  <w:jc w:val="both"/>
                </w:pPr>
              </w:pPrChange>
            </w:pPr>
            <w:moveTo w:id="7766" w:author="Mohammad Nayeem Hasan" w:date="2023-01-21T00:38:00Z">
              <w:r w:rsidRPr="00200D44">
                <w:rPr>
                  <w:rFonts w:ascii="Times New Roman" w:hAnsi="Times New Roman" w:cs="Times New Roman"/>
                  <w:sz w:val="20"/>
                  <w:szCs w:val="20"/>
                  <w:rPrChange w:id="7767" w:author="Mohammad Nayeem Hasan" w:date="2023-01-27T04:20:00Z">
                    <w:rPr>
                      <w:rFonts w:ascii="Times New Roman" w:hAnsi="Times New Roman" w:cs="Times New Roman"/>
                      <w:sz w:val="24"/>
                      <w:szCs w:val="24"/>
                    </w:rPr>
                  </w:rPrChange>
                </w:rPr>
                <w:t>139 (3.7)</w:t>
              </w:r>
            </w:moveTo>
          </w:p>
        </w:tc>
        <w:tc>
          <w:tcPr>
            <w:tcW w:w="398" w:type="pct"/>
            <w:vAlign w:val="center"/>
          </w:tcPr>
          <w:p w14:paraId="36DA1281" w14:textId="77777777" w:rsidR="00C2040A" w:rsidRPr="00200D44" w:rsidRDefault="00C2040A">
            <w:pPr>
              <w:rPr>
                <w:moveTo w:id="7768" w:author="Mohammad Nayeem Hasan" w:date="2023-01-21T00:38:00Z"/>
                <w:rFonts w:ascii="Times New Roman" w:hAnsi="Times New Roman" w:cs="Times New Roman"/>
                <w:sz w:val="20"/>
                <w:szCs w:val="20"/>
                <w:rPrChange w:id="7769" w:author="Mohammad Nayeem Hasan" w:date="2023-01-27T04:20:00Z">
                  <w:rPr>
                    <w:moveTo w:id="7770" w:author="Mohammad Nayeem Hasan" w:date="2023-01-21T00:38:00Z"/>
                    <w:rFonts w:ascii="Times New Roman" w:hAnsi="Times New Roman" w:cs="Times New Roman"/>
                    <w:sz w:val="24"/>
                    <w:szCs w:val="24"/>
                  </w:rPr>
                </w:rPrChange>
              </w:rPr>
              <w:pPrChange w:id="7771" w:author="Mohammad Nayeem Hasan" w:date="2023-01-21T14:56:00Z">
                <w:pPr>
                  <w:jc w:val="both"/>
                </w:pPr>
              </w:pPrChange>
            </w:pPr>
            <w:moveTo w:id="7772" w:author="Mohammad Nayeem Hasan" w:date="2023-01-21T00:38:00Z">
              <w:r w:rsidRPr="00200D44">
                <w:rPr>
                  <w:rFonts w:ascii="Times New Roman" w:hAnsi="Times New Roman" w:cs="Times New Roman"/>
                  <w:sz w:val="20"/>
                  <w:szCs w:val="20"/>
                  <w:rPrChange w:id="7773" w:author="Mohammad Nayeem Hasan" w:date="2023-01-27T04:20:00Z">
                    <w:rPr>
                      <w:rFonts w:ascii="Times New Roman" w:hAnsi="Times New Roman" w:cs="Times New Roman"/>
                      <w:sz w:val="24"/>
                      <w:szCs w:val="24"/>
                    </w:rPr>
                  </w:rPrChange>
                </w:rPr>
                <w:t>3609 (96.3)</w:t>
              </w:r>
            </w:moveTo>
          </w:p>
        </w:tc>
        <w:tc>
          <w:tcPr>
            <w:tcW w:w="435" w:type="pct"/>
            <w:vMerge/>
            <w:vAlign w:val="center"/>
          </w:tcPr>
          <w:p w14:paraId="6704A179" w14:textId="77777777" w:rsidR="00C2040A" w:rsidRPr="00200D44" w:rsidRDefault="00C2040A">
            <w:pPr>
              <w:rPr>
                <w:moveTo w:id="7774" w:author="Mohammad Nayeem Hasan" w:date="2023-01-21T00:38:00Z"/>
                <w:rFonts w:ascii="Times New Roman" w:hAnsi="Times New Roman" w:cs="Times New Roman"/>
                <w:sz w:val="20"/>
                <w:szCs w:val="20"/>
                <w:rPrChange w:id="7775" w:author="Mohammad Nayeem Hasan" w:date="2023-01-27T04:20:00Z">
                  <w:rPr>
                    <w:moveTo w:id="7776" w:author="Mohammad Nayeem Hasan" w:date="2023-01-21T00:38:00Z"/>
                    <w:rFonts w:ascii="Times New Roman" w:hAnsi="Times New Roman" w:cs="Times New Roman"/>
                    <w:sz w:val="24"/>
                    <w:szCs w:val="24"/>
                  </w:rPr>
                </w:rPrChange>
              </w:rPr>
              <w:pPrChange w:id="7777" w:author="Mohammad Nayeem Hasan" w:date="2023-01-21T14:56:00Z">
                <w:pPr>
                  <w:jc w:val="both"/>
                </w:pPr>
              </w:pPrChange>
            </w:pPr>
          </w:p>
        </w:tc>
        <w:tc>
          <w:tcPr>
            <w:tcW w:w="389" w:type="pct"/>
            <w:vAlign w:val="center"/>
          </w:tcPr>
          <w:p w14:paraId="37B38B28" w14:textId="77777777" w:rsidR="00C2040A" w:rsidRPr="00200D44" w:rsidRDefault="00C2040A">
            <w:pPr>
              <w:rPr>
                <w:moveTo w:id="7778" w:author="Mohammad Nayeem Hasan" w:date="2023-01-21T00:38:00Z"/>
                <w:rFonts w:ascii="Times New Roman" w:hAnsi="Times New Roman" w:cs="Times New Roman"/>
                <w:sz w:val="20"/>
                <w:szCs w:val="20"/>
                <w:rPrChange w:id="7779" w:author="Mohammad Nayeem Hasan" w:date="2023-01-27T04:20:00Z">
                  <w:rPr>
                    <w:moveTo w:id="7780" w:author="Mohammad Nayeem Hasan" w:date="2023-01-21T00:38:00Z"/>
                    <w:rFonts w:ascii="Times New Roman" w:hAnsi="Times New Roman" w:cs="Times New Roman"/>
                    <w:sz w:val="24"/>
                    <w:szCs w:val="24"/>
                  </w:rPr>
                </w:rPrChange>
              </w:rPr>
              <w:pPrChange w:id="7781" w:author="Mohammad Nayeem Hasan" w:date="2023-01-21T14:56:00Z">
                <w:pPr>
                  <w:jc w:val="both"/>
                </w:pPr>
              </w:pPrChange>
            </w:pPr>
            <w:moveTo w:id="7782" w:author="Mohammad Nayeem Hasan" w:date="2023-01-21T00:38:00Z">
              <w:r w:rsidRPr="00200D44">
                <w:rPr>
                  <w:rFonts w:ascii="Times New Roman" w:hAnsi="Times New Roman" w:cs="Times New Roman"/>
                  <w:sz w:val="20"/>
                  <w:szCs w:val="20"/>
                  <w:rPrChange w:id="7783" w:author="Mohammad Nayeem Hasan" w:date="2023-01-27T04:20:00Z">
                    <w:rPr>
                      <w:rFonts w:ascii="Times New Roman" w:hAnsi="Times New Roman" w:cs="Times New Roman"/>
                      <w:sz w:val="24"/>
                      <w:szCs w:val="24"/>
                    </w:rPr>
                  </w:rPrChange>
                </w:rPr>
                <w:t>281 (6.2)</w:t>
              </w:r>
            </w:moveTo>
          </w:p>
        </w:tc>
        <w:tc>
          <w:tcPr>
            <w:tcW w:w="445" w:type="pct"/>
            <w:vAlign w:val="center"/>
          </w:tcPr>
          <w:p w14:paraId="7DEE3C18" w14:textId="77777777" w:rsidR="00C2040A" w:rsidRPr="00200D44" w:rsidRDefault="00C2040A">
            <w:pPr>
              <w:rPr>
                <w:moveTo w:id="7784" w:author="Mohammad Nayeem Hasan" w:date="2023-01-21T00:38:00Z"/>
                <w:rFonts w:ascii="Times New Roman" w:hAnsi="Times New Roman" w:cs="Times New Roman"/>
                <w:sz w:val="20"/>
                <w:szCs w:val="20"/>
                <w:rPrChange w:id="7785" w:author="Mohammad Nayeem Hasan" w:date="2023-01-27T04:20:00Z">
                  <w:rPr>
                    <w:moveTo w:id="7786" w:author="Mohammad Nayeem Hasan" w:date="2023-01-21T00:38:00Z"/>
                    <w:rFonts w:ascii="Times New Roman" w:hAnsi="Times New Roman" w:cs="Times New Roman"/>
                    <w:sz w:val="24"/>
                    <w:szCs w:val="24"/>
                  </w:rPr>
                </w:rPrChange>
              </w:rPr>
              <w:pPrChange w:id="7787" w:author="Mohammad Nayeem Hasan" w:date="2023-01-21T14:56:00Z">
                <w:pPr>
                  <w:jc w:val="both"/>
                </w:pPr>
              </w:pPrChange>
            </w:pPr>
            <w:moveTo w:id="7788" w:author="Mohammad Nayeem Hasan" w:date="2023-01-21T00:38:00Z">
              <w:r w:rsidRPr="00200D44">
                <w:rPr>
                  <w:rFonts w:ascii="Times New Roman" w:hAnsi="Times New Roman" w:cs="Times New Roman"/>
                  <w:sz w:val="20"/>
                  <w:szCs w:val="20"/>
                  <w:rPrChange w:id="7789" w:author="Mohammad Nayeem Hasan" w:date="2023-01-27T04:20:00Z">
                    <w:rPr>
                      <w:rFonts w:ascii="Times New Roman" w:hAnsi="Times New Roman" w:cs="Times New Roman"/>
                      <w:sz w:val="24"/>
                      <w:szCs w:val="24"/>
                    </w:rPr>
                  </w:rPrChange>
                </w:rPr>
                <w:t>4226 (93.8)</w:t>
              </w:r>
            </w:moveTo>
          </w:p>
        </w:tc>
        <w:tc>
          <w:tcPr>
            <w:tcW w:w="435" w:type="pct"/>
            <w:vMerge/>
            <w:vAlign w:val="center"/>
          </w:tcPr>
          <w:p w14:paraId="37845842" w14:textId="77777777" w:rsidR="00C2040A" w:rsidRPr="00200D44" w:rsidRDefault="00C2040A">
            <w:pPr>
              <w:rPr>
                <w:moveTo w:id="7790" w:author="Mohammad Nayeem Hasan" w:date="2023-01-21T00:38:00Z"/>
                <w:rFonts w:ascii="Times New Roman" w:hAnsi="Times New Roman" w:cs="Times New Roman"/>
                <w:sz w:val="20"/>
                <w:szCs w:val="20"/>
                <w:rPrChange w:id="7791" w:author="Mohammad Nayeem Hasan" w:date="2023-01-27T04:20:00Z">
                  <w:rPr>
                    <w:moveTo w:id="7792" w:author="Mohammad Nayeem Hasan" w:date="2023-01-21T00:38:00Z"/>
                    <w:rFonts w:ascii="Times New Roman" w:hAnsi="Times New Roman" w:cs="Times New Roman"/>
                    <w:sz w:val="24"/>
                    <w:szCs w:val="24"/>
                  </w:rPr>
                </w:rPrChange>
              </w:rPr>
              <w:pPrChange w:id="7793" w:author="Mohammad Nayeem Hasan" w:date="2023-01-21T14:56:00Z">
                <w:pPr>
                  <w:jc w:val="both"/>
                </w:pPr>
              </w:pPrChange>
            </w:pPr>
          </w:p>
        </w:tc>
      </w:tr>
      <w:tr w:rsidR="004266B3" w:rsidRPr="004266B3" w14:paraId="1BA04D0E" w14:textId="77777777" w:rsidTr="006875DA">
        <w:trPr>
          <w:trHeight w:val="138"/>
          <w:jc w:val="center"/>
        </w:trPr>
        <w:tc>
          <w:tcPr>
            <w:tcW w:w="788" w:type="pct"/>
            <w:vAlign w:val="center"/>
          </w:tcPr>
          <w:p w14:paraId="46E7DE64" w14:textId="77777777" w:rsidR="00C2040A" w:rsidRPr="00200D44" w:rsidRDefault="00C2040A">
            <w:pPr>
              <w:rPr>
                <w:moveTo w:id="7794" w:author="Mohammad Nayeem Hasan" w:date="2023-01-21T00:38:00Z"/>
                <w:rFonts w:ascii="Times New Roman" w:hAnsi="Times New Roman" w:cs="Times New Roman"/>
                <w:sz w:val="20"/>
                <w:szCs w:val="20"/>
                <w:rPrChange w:id="7795" w:author="Mohammad Nayeem Hasan" w:date="2023-01-27T04:20:00Z">
                  <w:rPr>
                    <w:moveTo w:id="7796" w:author="Mohammad Nayeem Hasan" w:date="2023-01-21T00:38:00Z"/>
                    <w:rFonts w:ascii="Times New Roman" w:hAnsi="Times New Roman" w:cs="Times New Roman"/>
                    <w:sz w:val="24"/>
                    <w:szCs w:val="24"/>
                  </w:rPr>
                </w:rPrChange>
              </w:rPr>
              <w:pPrChange w:id="7797" w:author="Mohammad Nayeem Hasan" w:date="2023-01-21T14:56:00Z">
                <w:pPr>
                  <w:jc w:val="both"/>
                </w:pPr>
              </w:pPrChange>
            </w:pPr>
            <w:moveTo w:id="7798" w:author="Mohammad Nayeem Hasan" w:date="2023-01-21T00:38:00Z">
              <w:r w:rsidRPr="00200D44">
                <w:rPr>
                  <w:rFonts w:ascii="Times New Roman" w:hAnsi="Times New Roman" w:cs="Times New Roman"/>
                  <w:sz w:val="20"/>
                  <w:szCs w:val="20"/>
                  <w:rPrChange w:id="7799" w:author="Mohammad Nayeem Hasan" w:date="2023-01-27T04:20:00Z">
                    <w:rPr>
                      <w:rFonts w:ascii="Times New Roman" w:hAnsi="Times New Roman" w:cs="Times New Roman"/>
                      <w:sz w:val="24"/>
                      <w:szCs w:val="24"/>
                    </w:rPr>
                  </w:rPrChange>
                </w:rPr>
                <w:t>Richest</w:t>
              </w:r>
            </w:moveTo>
          </w:p>
        </w:tc>
        <w:tc>
          <w:tcPr>
            <w:tcW w:w="445" w:type="pct"/>
            <w:vAlign w:val="center"/>
          </w:tcPr>
          <w:p w14:paraId="484B75DF" w14:textId="77777777" w:rsidR="00C2040A" w:rsidRPr="00200D44" w:rsidRDefault="00C2040A">
            <w:pPr>
              <w:rPr>
                <w:moveTo w:id="7800" w:author="Mohammad Nayeem Hasan" w:date="2023-01-21T00:38:00Z"/>
                <w:rFonts w:ascii="Times New Roman" w:hAnsi="Times New Roman" w:cs="Times New Roman"/>
                <w:sz w:val="20"/>
                <w:szCs w:val="20"/>
                <w:rPrChange w:id="7801" w:author="Mohammad Nayeem Hasan" w:date="2023-01-27T04:20:00Z">
                  <w:rPr>
                    <w:moveTo w:id="7802" w:author="Mohammad Nayeem Hasan" w:date="2023-01-21T00:38:00Z"/>
                    <w:rFonts w:ascii="Times New Roman" w:hAnsi="Times New Roman" w:cs="Times New Roman"/>
                    <w:sz w:val="24"/>
                    <w:szCs w:val="24"/>
                  </w:rPr>
                </w:rPrChange>
              </w:rPr>
              <w:pPrChange w:id="7803" w:author="Mohammad Nayeem Hasan" w:date="2023-01-21T14:56:00Z">
                <w:pPr>
                  <w:jc w:val="both"/>
                </w:pPr>
              </w:pPrChange>
            </w:pPr>
            <w:moveTo w:id="7804" w:author="Mohammad Nayeem Hasan" w:date="2023-01-21T00:38:00Z">
              <w:r w:rsidRPr="00200D44">
                <w:rPr>
                  <w:rFonts w:ascii="Times New Roman" w:hAnsi="Times New Roman" w:cs="Times New Roman"/>
                  <w:sz w:val="20"/>
                  <w:szCs w:val="20"/>
                  <w:rPrChange w:id="7805" w:author="Mohammad Nayeem Hasan" w:date="2023-01-27T04:20:00Z">
                    <w:rPr>
                      <w:rFonts w:ascii="Times New Roman" w:hAnsi="Times New Roman" w:cs="Times New Roman"/>
                      <w:sz w:val="24"/>
                      <w:szCs w:val="24"/>
                    </w:rPr>
                  </w:rPrChange>
                </w:rPr>
                <w:t>321 (6.2)</w:t>
              </w:r>
            </w:moveTo>
          </w:p>
        </w:tc>
        <w:tc>
          <w:tcPr>
            <w:tcW w:w="587" w:type="pct"/>
            <w:vAlign w:val="center"/>
          </w:tcPr>
          <w:p w14:paraId="11F5DA29" w14:textId="77777777" w:rsidR="00C2040A" w:rsidRPr="00200D44" w:rsidRDefault="00C2040A">
            <w:pPr>
              <w:rPr>
                <w:moveTo w:id="7806" w:author="Mohammad Nayeem Hasan" w:date="2023-01-21T00:38:00Z"/>
                <w:rFonts w:ascii="Times New Roman" w:hAnsi="Times New Roman" w:cs="Times New Roman"/>
                <w:sz w:val="20"/>
                <w:szCs w:val="20"/>
                <w:rPrChange w:id="7807" w:author="Mohammad Nayeem Hasan" w:date="2023-01-27T04:20:00Z">
                  <w:rPr>
                    <w:moveTo w:id="7808" w:author="Mohammad Nayeem Hasan" w:date="2023-01-21T00:38:00Z"/>
                    <w:rFonts w:ascii="Times New Roman" w:hAnsi="Times New Roman" w:cs="Times New Roman"/>
                    <w:sz w:val="24"/>
                    <w:szCs w:val="24"/>
                  </w:rPr>
                </w:rPrChange>
              </w:rPr>
              <w:pPrChange w:id="7809" w:author="Mohammad Nayeem Hasan" w:date="2023-01-21T14:56:00Z">
                <w:pPr>
                  <w:jc w:val="both"/>
                </w:pPr>
              </w:pPrChange>
            </w:pPr>
            <w:moveTo w:id="7810" w:author="Mohammad Nayeem Hasan" w:date="2023-01-21T00:38:00Z">
              <w:r w:rsidRPr="00200D44">
                <w:rPr>
                  <w:rFonts w:ascii="Times New Roman" w:hAnsi="Times New Roman" w:cs="Times New Roman"/>
                  <w:sz w:val="20"/>
                  <w:szCs w:val="20"/>
                  <w:rPrChange w:id="7811" w:author="Mohammad Nayeem Hasan" w:date="2023-01-27T04:20:00Z">
                    <w:rPr>
                      <w:rFonts w:ascii="Times New Roman" w:hAnsi="Times New Roman" w:cs="Times New Roman"/>
                      <w:sz w:val="24"/>
                      <w:szCs w:val="24"/>
                    </w:rPr>
                  </w:rPrChange>
                </w:rPr>
                <w:t>4867 (93.8)</w:t>
              </w:r>
            </w:moveTo>
          </w:p>
        </w:tc>
        <w:tc>
          <w:tcPr>
            <w:tcW w:w="689" w:type="pct"/>
            <w:vMerge/>
            <w:vAlign w:val="center"/>
          </w:tcPr>
          <w:p w14:paraId="1FBF0AD2" w14:textId="77777777" w:rsidR="00C2040A" w:rsidRPr="00200D44" w:rsidRDefault="00C2040A">
            <w:pPr>
              <w:rPr>
                <w:moveTo w:id="7812" w:author="Mohammad Nayeem Hasan" w:date="2023-01-21T00:38:00Z"/>
                <w:rFonts w:ascii="Times New Roman" w:hAnsi="Times New Roman" w:cs="Times New Roman"/>
                <w:sz w:val="20"/>
                <w:szCs w:val="20"/>
                <w:rPrChange w:id="7813" w:author="Mohammad Nayeem Hasan" w:date="2023-01-27T04:20:00Z">
                  <w:rPr>
                    <w:moveTo w:id="7814" w:author="Mohammad Nayeem Hasan" w:date="2023-01-21T00:38:00Z"/>
                    <w:rFonts w:ascii="Times New Roman" w:hAnsi="Times New Roman" w:cs="Times New Roman"/>
                    <w:sz w:val="24"/>
                    <w:szCs w:val="24"/>
                  </w:rPr>
                </w:rPrChange>
              </w:rPr>
              <w:pPrChange w:id="7815" w:author="Mohammad Nayeem Hasan" w:date="2023-01-21T14:56:00Z">
                <w:pPr>
                  <w:jc w:val="both"/>
                </w:pPr>
              </w:pPrChange>
            </w:pPr>
          </w:p>
        </w:tc>
        <w:tc>
          <w:tcPr>
            <w:tcW w:w="389" w:type="pct"/>
            <w:vAlign w:val="center"/>
          </w:tcPr>
          <w:p w14:paraId="7F0EEF67" w14:textId="77777777" w:rsidR="00C2040A" w:rsidRPr="00200D44" w:rsidRDefault="00C2040A">
            <w:pPr>
              <w:rPr>
                <w:moveTo w:id="7816" w:author="Mohammad Nayeem Hasan" w:date="2023-01-21T00:38:00Z"/>
                <w:rFonts w:ascii="Times New Roman" w:hAnsi="Times New Roman" w:cs="Times New Roman"/>
                <w:sz w:val="20"/>
                <w:szCs w:val="20"/>
                <w:rPrChange w:id="7817" w:author="Mohammad Nayeem Hasan" w:date="2023-01-27T04:20:00Z">
                  <w:rPr>
                    <w:moveTo w:id="7818" w:author="Mohammad Nayeem Hasan" w:date="2023-01-21T00:38:00Z"/>
                    <w:rFonts w:ascii="Times New Roman" w:hAnsi="Times New Roman" w:cs="Times New Roman"/>
                    <w:sz w:val="24"/>
                    <w:szCs w:val="24"/>
                  </w:rPr>
                </w:rPrChange>
              </w:rPr>
              <w:pPrChange w:id="7819" w:author="Mohammad Nayeem Hasan" w:date="2023-01-21T14:56:00Z">
                <w:pPr>
                  <w:jc w:val="both"/>
                </w:pPr>
              </w:pPrChange>
            </w:pPr>
            <w:moveTo w:id="7820" w:author="Mohammad Nayeem Hasan" w:date="2023-01-21T00:38:00Z">
              <w:r w:rsidRPr="00200D44">
                <w:rPr>
                  <w:rFonts w:ascii="Times New Roman" w:hAnsi="Times New Roman" w:cs="Times New Roman"/>
                  <w:sz w:val="20"/>
                  <w:szCs w:val="20"/>
                  <w:rPrChange w:id="7821" w:author="Mohammad Nayeem Hasan" w:date="2023-01-27T04:20:00Z">
                    <w:rPr>
                      <w:rFonts w:ascii="Times New Roman" w:hAnsi="Times New Roman" w:cs="Times New Roman"/>
                      <w:sz w:val="24"/>
                      <w:szCs w:val="24"/>
                    </w:rPr>
                  </w:rPrChange>
                </w:rPr>
                <w:t>155 (4.0)</w:t>
              </w:r>
            </w:moveTo>
          </w:p>
        </w:tc>
        <w:tc>
          <w:tcPr>
            <w:tcW w:w="398" w:type="pct"/>
            <w:vAlign w:val="center"/>
          </w:tcPr>
          <w:p w14:paraId="7B034FCE" w14:textId="77777777" w:rsidR="00C2040A" w:rsidRPr="00200D44" w:rsidRDefault="00C2040A">
            <w:pPr>
              <w:rPr>
                <w:moveTo w:id="7822" w:author="Mohammad Nayeem Hasan" w:date="2023-01-21T00:38:00Z"/>
                <w:rFonts w:ascii="Times New Roman" w:hAnsi="Times New Roman" w:cs="Times New Roman"/>
                <w:sz w:val="20"/>
                <w:szCs w:val="20"/>
                <w:rPrChange w:id="7823" w:author="Mohammad Nayeem Hasan" w:date="2023-01-27T04:20:00Z">
                  <w:rPr>
                    <w:moveTo w:id="7824" w:author="Mohammad Nayeem Hasan" w:date="2023-01-21T00:38:00Z"/>
                    <w:rFonts w:ascii="Times New Roman" w:hAnsi="Times New Roman" w:cs="Times New Roman"/>
                    <w:sz w:val="24"/>
                    <w:szCs w:val="24"/>
                  </w:rPr>
                </w:rPrChange>
              </w:rPr>
              <w:pPrChange w:id="7825" w:author="Mohammad Nayeem Hasan" w:date="2023-01-21T14:56:00Z">
                <w:pPr>
                  <w:jc w:val="both"/>
                </w:pPr>
              </w:pPrChange>
            </w:pPr>
            <w:moveTo w:id="7826" w:author="Mohammad Nayeem Hasan" w:date="2023-01-21T00:38:00Z">
              <w:r w:rsidRPr="00200D44">
                <w:rPr>
                  <w:rFonts w:ascii="Times New Roman" w:hAnsi="Times New Roman" w:cs="Times New Roman"/>
                  <w:sz w:val="20"/>
                  <w:szCs w:val="20"/>
                  <w:rPrChange w:id="7827" w:author="Mohammad Nayeem Hasan" w:date="2023-01-27T04:20:00Z">
                    <w:rPr>
                      <w:rFonts w:ascii="Times New Roman" w:hAnsi="Times New Roman" w:cs="Times New Roman"/>
                      <w:sz w:val="24"/>
                      <w:szCs w:val="24"/>
                    </w:rPr>
                  </w:rPrChange>
                </w:rPr>
                <w:t>3722 (96.0)</w:t>
              </w:r>
            </w:moveTo>
          </w:p>
        </w:tc>
        <w:tc>
          <w:tcPr>
            <w:tcW w:w="435" w:type="pct"/>
            <w:vMerge/>
            <w:vAlign w:val="center"/>
          </w:tcPr>
          <w:p w14:paraId="491988BF" w14:textId="77777777" w:rsidR="00C2040A" w:rsidRPr="00200D44" w:rsidRDefault="00C2040A">
            <w:pPr>
              <w:rPr>
                <w:moveTo w:id="7828" w:author="Mohammad Nayeem Hasan" w:date="2023-01-21T00:38:00Z"/>
                <w:rFonts w:ascii="Times New Roman" w:hAnsi="Times New Roman" w:cs="Times New Roman"/>
                <w:sz w:val="20"/>
                <w:szCs w:val="20"/>
                <w:rPrChange w:id="7829" w:author="Mohammad Nayeem Hasan" w:date="2023-01-27T04:20:00Z">
                  <w:rPr>
                    <w:moveTo w:id="7830" w:author="Mohammad Nayeem Hasan" w:date="2023-01-21T00:38:00Z"/>
                    <w:rFonts w:ascii="Times New Roman" w:hAnsi="Times New Roman" w:cs="Times New Roman"/>
                    <w:sz w:val="24"/>
                    <w:szCs w:val="24"/>
                  </w:rPr>
                </w:rPrChange>
              </w:rPr>
              <w:pPrChange w:id="7831" w:author="Mohammad Nayeem Hasan" w:date="2023-01-21T14:56:00Z">
                <w:pPr>
                  <w:jc w:val="both"/>
                </w:pPr>
              </w:pPrChange>
            </w:pPr>
          </w:p>
        </w:tc>
        <w:tc>
          <w:tcPr>
            <w:tcW w:w="389" w:type="pct"/>
            <w:vAlign w:val="center"/>
          </w:tcPr>
          <w:p w14:paraId="739FEB6A" w14:textId="77777777" w:rsidR="00C2040A" w:rsidRPr="00200D44" w:rsidRDefault="00C2040A">
            <w:pPr>
              <w:rPr>
                <w:moveTo w:id="7832" w:author="Mohammad Nayeem Hasan" w:date="2023-01-21T00:38:00Z"/>
                <w:rFonts w:ascii="Times New Roman" w:hAnsi="Times New Roman" w:cs="Times New Roman"/>
                <w:sz w:val="20"/>
                <w:szCs w:val="20"/>
                <w:rPrChange w:id="7833" w:author="Mohammad Nayeem Hasan" w:date="2023-01-27T04:20:00Z">
                  <w:rPr>
                    <w:moveTo w:id="7834" w:author="Mohammad Nayeem Hasan" w:date="2023-01-21T00:38:00Z"/>
                    <w:rFonts w:ascii="Times New Roman" w:hAnsi="Times New Roman" w:cs="Times New Roman"/>
                    <w:sz w:val="24"/>
                    <w:szCs w:val="24"/>
                  </w:rPr>
                </w:rPrChange>
              </w:rPr>
              <w:pPrChange w:id="7835" w:author="Mohammad Nayeem Hasan" w:date="2023-01-21T14:56:00Z">
                <w:pPr>
                  <w:jc w:val="both"/>
                </w:pPr>
              </w:pPrChange>
            </w:pPr>
            <w:moveTo w:id="7836" w:author="Mohammad Nayeem Hasan" w:date="2023-01-21T00:38:00Z">
              <w:r w:rsidRPr="00200D44">
                <w:rPr>
                  <w:rFonts w:ascii="Times New Roman" w:hAnsi="Times New Roman" w:cs="Times New Roman"/>
                  <w:sz w:val="20"/>
                  <w:szCs w:val="20"/>
                  <w:rPrChange w:id="7837" w:author="Mohammad Nayeem Hasan" w:date="2023-01-27T04:20:00Z">
                    <w:rPr>
                      <w:rFonts w:ascii="Times New Roman" w:hAnsi="Times New Roman" w:cs="Times New Roman"/>
                      <w:sz w:val="24"/>
                      <w:szCs w:val="24"/>
                    </w:rPr>
                  </w:rPrChange>
                </w:rPr>
                <w:t>262 (5.5)</w:t>
              </w:r>
            </w:moveTo>
          </w:p>
        </w:tc>
        <w:tc>
          <w:tcPr>
            <w:tcW w:w="445" w:type="pct"/>
            <w:vAlign w:val="center"/>
          </w:tcPr>
          <w:p w14:paraId="59172E27" w14:textId="77777777" w:rsidR="00C2040A" w:rsidRPr="00200D44" w:rsidRDefault="00C2040A">
            <w:pPr>
              <w:rPr>
                <w:moveTo w:id="7838" w:author="Mohammad Nayeem Hasan" w:date="2023-01-21T00:38:00Z"/>
                <w:rFonts w:ascii="Times New Roman" w:hAnsi="Times New Roman" w:cs="Times New Roman"/>
                <w:sz w:val="20"/>
                <w:szCs w:val="20"/>
                <w:rPrChange w:id="7839" w:author="Mohammad Nayeem Hasan" w:date="2023-01-27T04:20:00Z">
                  <w:rPr>
                    <w:moveTo w:id="7840" w:author="Mohammad Nayeem Hasan" w:date="2023-01-21T00:38:00Z"/>
                    <w:rFonts w:ascii="Times New Roman" w:hAnsi="Times New Roman" w:cs="Times New Roman"/>
                    <w:sz w:val="24"/>
                    <w:szCs w:val="24"/>
                  </w:rPr>
                </w:rPrChange>
              </w:rPr>
              <w:pPrChange w:id="7841" w:author="Mohammad Nayeem Hasan" w:date="2023-01-21T14:56:00Z">
                <w:pPr>
                  <w:jc w:val="both"/>
                </w:pPr>
              </w:pPrChange>
            </w:pPr>
            <w:moveTo w:id="7842" w:author="Mohammad Nayeem Hasan" w:date="2023-01-21T00:38:00Z">
              <w:r w:rsidRPr="00200D44">
                <w:rPr>
                  <w:rFonts w:ascii="Times New Roman" w:hAnsi="Times New Roman" w:cs="Times New Roman"/>
                  <w:sz w:val="20"/>
                  <w:szCs w:val="20"/>
                  <w:rPrChange w:id="7843" w:author="Mohammad Nayeem Hasan" w:date="2023-01-27T04:20:00Z">
                    <w:rPr>
                      <w:rFonts w:ascii="Times New Roman" w:hAnsi="Times New Roman" w:cs="Times New Roman"/>
                      <w:sz w:val="24"/>
                      <w:szCs w:val="24"/>
                    </w:rPr>
                  </w:rPrChange>
                </w:rPr>
                <w:t>4456 (94.5)</w:t>
              </w:r>
            </w:moveTo>
          </w:p>
        </w:tc>
        <w:tc>
          <w:tcPr>
            <w:tcW w:w="435" w:type="pct"/>
            <w:vMerge/>
            <w:vAlign w:val="center"/>
          </w:tcPr>
          <w:p w14:paraId="695276B1" w14:textId="77777777" w:rsidR="00C2040A" w:rsidRPr="00200D44" w:rsidRDefault="00C2040A">
            <w:pPr>
              <w:rPr>
                <w:moveTo w:id="7844" w:author="Mohammad Nayeem Hasan" w:date="2023-01-21T00:38:00Z"/>
                <w:rFonts w:ascii="Times New Roman" w:hAnsi="Times New Roman" w:cs="Times New Roman"/>
                <w:sz w:val="20"/>
                <w:szCs w:val="20"/>
                <w:rPrChange w:id="7845" w:author="Mohammad Nayeem Hasan" w:date="2023-01-27T04:20:00Z">
                  <w:rPr>
                    <w:moveTo w:id="7846" w:author="Mohammad Nayeem Hasan" w:date="2023-01-21T00:38:00Z"/>
                    <w:rFonts w:ascii="Times New Roman" w:hAnsi="Times New Roman" w:cs="Times New Roman"/>
                    <w:sz w:val="24"/>
                    <w:szCs w:val="24"/>
                  </w:rPr>
                </w:rPrChange>
              </w:rPr>
              <w:pPrChange w:id="7847" w:author="Mohammad Nayeem Hasan" w:date="2023-01-21T14:56:00Z">
                <w:pPr>
                  <w:jc w:val="both"/>
                </w:pPr>
              </w:pPrChange>
            </w:pPr>
          </w:p>
        </w:tc>
      </w:tr>
      <w:tr w:rsidR="00C2040A" w:rsidRPr="00200D44" w14:paraId="1E1E3B62" w14:textId="77777777" w:rsidTr="00F13B5B">
        <w:trPr>
          <w:trHeight w:val="138"/>
          <w:jc w:val="center"/>
        </w:trPr>
        <w:tc>
          <w:tcPr>
            <w:tcW w:w="5000" w:type="pct"/>
            <w:gridSpan w:val="10"/>
            <w:vAlign w:val="center"/>
          </w:tcPr>
          <w:p w14:paraId="6FB8C303" w14:textId="77777777" w:rsidR="00C2040A" w:rsidRPr="00200D44" w:rsidRDefault="00C2040A">
            <w:pPr>
              <w:rPr>
                <w:moveTo w:id="7848" w:author="Mohammad Nayeem Hasan" w:date="2023-01-21T00:38:00Z"/>
                <w:rFonts w:ascii="Times New Roman" w:hAnsi="Times New Roman" w:cs="Times New Roman"/>
                <w:sz w:val="20"/>
                <w:szCs w:val="20"/>
                <w:rPrChange w:id="7849" w:author="Mohammad Nayeem Hasan" w:date="2023-01-27T04:20:00Z">
                  <w:rPr>
                    <w:moveTo w:id="7850" w:author="Mohammad Nayeem Hasan" w:date="2023-01-21T00:38:00Z"/>
                    <w:rFonts w:ascii="Times New Roman" w:hAnsi="Times New Roman" w:cs="Times New Roman"/>
                    <w:sz w:val="24"/>
                    <w:szCs w:val="24"/>
                  </w:rPr>
                </w:rPrChange>
              </w:rPr>
              <w:pPrChange w:id="7851" w:author="Mohammad Nayeem Hasan" w:date="2023-01-21T14:56:00Z">
                <w:pPr>
                  <w:jc w:val="both"/>
                </w:pPr>
              </w:pPrChange>
            </w:pPr>
            <w:moveTo w:id="7852" w:author="Mohammad Nayeem Hasan" w:date="2023-01-21T00:38:00Z">
              <w:r w:rsidRPr="00200D44">
                <w:rPr>
                  <w:rFonts w:ascii="Times New Roman" w:hAnsi="Times New Roman" w:cs="Times New Roman"/>
                  <w:sz w:val="20"/>
                  <w:szCs w:val="20"/>
                  <w:rPrChange w:id="7853" w:author="Mohammad Nayeem Hasan" w:date="2023-01-27T04:20:00Z">
                    <w:rPr>
                      <w:rFonts w:ascii="Times New Roman" w:hAnsi="Times New Roman" w:cs="Times New Roman"/>
                      <w:sz w:val="24"/>
                      <w:szCs w:val="24"/>
                    </w:rPr>
                  </w:rPrChange>
                </w:rPr>
                <w:lastRenderedPageBreak/>
                <w:t>Religion</w:t>
              </w:r>
            </w:moveTo>
          </w:p>
        </w:tc>
      </w:tr>
      <w:tr w:rsidR="004266B3" w:rsidRPr="004266B3" w14:paraId="0EA47B0F" w14:textId="77777777" w:rsidTr="006875DA">
        <w:trPr>
          <w:trHeight w:val="268"/>
          <w:jc w:val="center"/>
        </w:trPr>
        <w:tc>
          <w:tcPr>
            <w:tcW w:w="788" w:type="pct"/>
            <w:vAlign w:val="center"/>
          </w:tcPr>
          <w:p w14:paraId="08D8EAA8" w14:textId="77777777" w:rsidR="00C2040A" w:rsidRPr="00200D44" w:rsidRDefault="00C2040A">
            <w:pPr>
              <w:rPr>
                <w:moveTo w:id="7854" w:author="Mohammad Nayeem Hasan" w:date="2023-01-21T00:38:00Z"/>
                <w:rFonts w:ascii="Times New Roman" w:hAnsi="Times New Roman" w:cs="Times New Roman"/>
                <w:sz w:val="20"/>
                <w:szCs w:val="20"/>
                <w:rPrChange w:id="7855" w:author="Mohammad Nayeem Hasan" w:date="2023-01-27T04:20:00Z">
                  <w:rPr>
                    <w:moveTo w:id="7856" w:author="Mohammad Nayeem Hasan" w:date="2023-01-21T00:38:00Z"/>
                    <w:rFonts w:ascii="Times New Roman" w:hAnsi="Times New Roman" w:cs="Times New Roman"/>
                    <w:sz w:val="24"/>
                    <w:szCs w:val="24"/>
                  </w:rPr>
                </w:rPrChange>
              </w:rPr>
              <w:pPrChange w:id="7857" w:author="Mohammad Nayeem Hasan" w:date="2023-01-21T14:56:00Z">
                <w:pPr>
                  <w:jc w:val="both"/>
                </w:pPr>
              </w:pPrChange>
            </w:pPr>
            <w:moveTo w:id="7858" w:author="Mohammad Nayeem Hasan" w:date="2023-01-21T00:38:00Z">
              <w:r w:rsidRPr="00200D44">
                <w:rPr>
                  <w:rFonts w:ascii="Times New Roman" w:hAnsi="Times New Roman" w:cs="Times New Roman"/>
                  <w:sz w:val="20"/>
                  <w:szCs w:val="20"/>
                  <w:rPrChange w:id="7859" w:author="Mohammad Nayeem Hasan" w:date="2023-01-27T04:20:00Z">
                    <w:rPr>
                      <w:rFonts w:ascii="Times New Roman" w:hAnsi="Times New Roman" w:cs="Times New Roman"/>
                      <w:sz w:val="24"/>
                      <w:szCs w:val="24"/>
                    </w:rPr>
                  </w:rPrChange>
                </w:rPr>
                <w:t>Islam</w:t>
              </w:r>
            </w:moveTo>
          </w:p>
        </w:tc>
        <w:tc>
          <w:tcPr>
            <w:tcW w:w="445" w:type="pct"/>
            <w:vAlign w:val="center"/>
          </w:tcPr>
          <w:p w14:paraId="04AEF086" w14:textId="77777777" w:rsidR="00C2040A" w:rsidRPr="00200D44" w:rsidRDefault="00C2040A">
            <w:pPr>
              <w:rPr>
                <w:moveTo w:id="7860" w:author="Mohammad Nayeem Hasan" w:date="2023-01-21T00:38:00Z"/>
                <w:rFonts w:ascii="Times New Roman" w:hAnsi="Times New Roman" w:cs="Times New Roman"/>
                <w:sz w:val="20"/>
                <w:szCs w:val="20"/>
                <w:rPrChange w:id="7861" w:author="Mohammad Nayeem Hasan" w:date="2023-01-27T04:20:00Z">
                  <w:rPr>
                    <w:moveTo w:id="7862" w:author="Mohammad Nayeem Hasan" w:date="2023-01-21T00:38:00Z"/>
                    <w:rFonts w:ascii="Times New Roman" w:hAnsi="Times New Roman" w:cs="Times New Roman"/>
                    <w:sz w:val="24"/>
                    <w:szCs w:val="24"/>
                  </w:rPr>
                </w:rPrChange>
              </w:rPr>
              <w:pPrChange w:id="7863" w:author="Mohammad Nayeem Hasan" w:date="2023-01-21T14:56:00Z">
                <w:pPr>
                  <w:jc w:val="both"/>
                </w:pPr>
              </w:pPrChange>
            </w:pPr>
            <w:moveTo w:id="7864" w:author="Mohammad Nayeem Hasan" w:date="2023-01-21T00:38:00Z">
              <w:r w:rsidRPr="00200D44">
                <w:rPr>
                  <w:rFonts w:ascii="Times New Roman" w:hAnsi="Times New Roman" w:cs="Times New Roman"/>
                  <w:sz w:val="20"/>
                  <w:szCs w:val="20"/>
                  <w:rPrChange w:id="7865" w:author="Mohammad Nayeem Hasan" w:date="2023-01-27T04:20:00Z">
                    <w:rPr>
                      <w:rFonts w:ascii="Times New Roman" w:hAnsi="Times New Roman" w:cs="Times New Roman"/>
                      <w:sz w:val="24"/>
                      <w:szCs w:val="24"/>
                    </w:rPr>
                  </w:rPrChange>
                </w:rPr>
                <w:t>2082 (7.3)</w:t>
              </w:r>
            </w:moveTo>
          </w:p>
        </w:tc>
        <w:tc>
          <w:tcPr>
            <w:tcW w:w="587" w:type="pct"/>
            <w:vAlign w:val="center"/>
          </w:tcPr>
          <w:p w14:paraId="464DEEB7" w14:textId="77777777" w:rsidR="00C2040A" w:rsidRPr="00200D44" w:rsidRDefault="00C2040A">
            <w:pPr>
              <w:rPr>
                <w:moveTo w:id="7866" w:author="Mohammad Nayeem Hasan" w:date="2023-01-21T00:38:00Z"/>
                <w:rFonts w:ascii="Times New Roman" w:hAnsi="Times New Roman" w:cs="Times New Roman"/>
                <w:sz w:val="20"/>
                <w:szCs w:val="20"/>
                <w:rPrChange w:id="7867" w:author="Mohammad Nayeem Hasan" w:date="2023-01-27T04:20:00Z">
                  <w:rPr>
                    <w:moveTo w:id="7868" w:author="Mohammad Nayeem Hasan" w:date="2023-01-21T00:38:00Z"/>
                    <w:rFonts w:ascii="Times New Roman" w:hAnsi="Times New Roman" w:cs="Times New Roman"/>
                    <w:sz w:val="24"/>
                    <w:szCs w:val="24"/>
                  </w:rPr>
                </w:rPrChange>
              </w:rPr>
              <w:pPrChange w:id="7869" w:author="Mohammad Nayeem Hasan" w:date="2023-01-21T14:56:00Z">
                <w:pPr>
                  <w:jc w:val="both"/>
                </w:pPr>
              </w:pPrChange>
            </w:pPr>
            <w:moveTo w:id="7870" w:author="Mohammad Nayeem Hasan" w:date="2023-01-21T00:38:00Z">
              <w:r w:rsidRPr="00200D44">
                <w:rPr>
                  <w:rFonts w:ascii="Times New Roman" w:hAnsi="Times New Roman" w:cs="Times New Roman"/>
                  <w:sz w:val="20"/>
                  <w:szCs w:val="20"/>
                  <w:rPrChange w:id="7871" w:author="Mohammad Nayeem Hasan" w:date="2023-01-27T04:20:00Z">
                    <w:rPr>
                      <w:rFonts w:ascii="Times New Roman" w:hAnsi="Times New Roman" w:cs="Times New Roman"/>
                      <w:sz w:val="24"/>
                      <w:szCs w:val="24"/>
                    </w:rPr>
                  </w:rPrChange>
                </w:rPr>
                <w:t>26611 (92.7)</w:t>
              </w:r>
            </w:moveTo>
          </w:p>
        </w:tc>
        <w:tc>
          <w:tcPr>
            <w:tcW w:w="689" w:type="pct"/>
            <w:vMerge w:val="restart"/>
            <w:vAlign w:val="center"/>
          </w:tcPr>
          <w:p w14:paraId="36CBB880" w14:textId="77777777" w:rsidR="00C2040A" w:rsidRPr="00200D44" w:rsidRDefault="00C2040A">
            <w:pPr>
              <w:rPr>
                <w:moveTo w:id="7872" w:author="Mohammad Nayeem Hasan" w:date="2023-01-21T00:38:00Z"/>
                <w:rFonts w:ascii="Times New Roman" w:hAnsi="Times New Roman" w:cs="Times New Roman"/>
                <w:sz w:val="20"/>
                <w:szCs w:val="20"/>
                <w:rPrChange w:id="7873" w:author="Mohammad Nayeem Hasan" w:date="2023-01-27T04:20:00Z">
                  <w:rPr>
                    <w:moveTo w:id="7874" w:author="Mohammad Nayeem Hasan" w:date="2023-01-21T00:38:00Z"/>
                    <w:rFonts w:ascii="Times New Roman" w:hAnsi="Times New Roman" w:cs="Times New Roman"/>
                    <w:sz w:val="24"/>
                    <w:szCs w:val="24"/>
                  </w:rPr>
                </w:rPrChange>
              </w:rPr>
              <w:pPrChange w:id="7875" w:author="Mohammad Nayeem Hasan" w:date="2023-01-21T14:56:00Z">
                <w:pPr>
                  <w:jc w:val="both"/>
                </w:pPr>
              </w:pPrChange>
            </w:pPr>
            <w:moveTo w:id="7876" w:author="Mohammad Nayeem Hasan" w:date="2023-01-21T00:38:00Z">
              <w:r w:rsidRPr="00200D44">
                <w:rPr>
                  <w:rFonts w:ascii="Times New Roman" w:hAnsi="Times New Roman" w:cs="Times New Roman"/>
                  <w:sz w:val="20"/>
                  <w:szCs w:val="20"/>
                  <w:rPrChange w:id="7877" w:author="Mohammad Nayeem Hasan" w:date="2023-01-27T04:20:00Z">
                    <w:rPr>
                      <w:rFonts w:ascii="Times New Roman" w:hAnsi="Times New Roman" w:cs="Times New Roman"/>
                      <w:sz w:val="24"/>
                      <w:szCs w:val="24"/>
                    </w:rPr>
                  </w:rPrChange>
                </w:rPr>
                <w:t>0.061</w:t>
              </w:r>
            </w:moveTo>
          </w:p>
        </w:tc>
        <w:tc>
          <w:tcPr>
            <w:tcW w:w="389" w:type="pct"/>
            <w:vAlign w:val="center"/>
          </w:tcPr>
          <w:p w14:paraId="4071CE0F" w14:textId="77777777" w:rsidR="00C2040A" w:rsidRPr="00200D44" w:rsidRDefault="00C2040A">
            <w:pPr>
              <w:rPr>
                <w:moveTo w:id="7878" w:author="Mohammad Nayeem Hasan" w:date="2023-01-21T00:38:00Z"/>
                <w:rFonts w:ascii="Times New Roman" w:hAnsi="Times New Roman" w:cs="Times New Roman"/>
                <w:sz w:val="20"/>
                <w:szCs w:val="20"/>
                <w:rPrChange w:id="7879" w:author="Mohammad Nayeem Hasan" w:date="2023-01-27T04:20:00Z">
                  <w:rPr>
                    <w:moveTo w:id="7880" w:author="Mohammad Nayeem Hasan" w:date="2023-01-21T00:38:00Z"/>
                    <w:rFonts w:ascii="Times New Roman" w:hAnsi="Times New Roman" w:cs="Times New Roman"/>
                    <w:sz w:val="24"/>
                    <w:szCs w:val="24"/>
                  </w:rPr>
                </w:rPrChange>
              </w:rPr>
              <w:pPrChange w:id="7881" w:author="Mohammad Nayeem Hasan" w:date="2023-01-21T14:56:00Z">
                <w:pPr>
                  <w:jc w:val="both"/>
                </w:pPr>
              </w:pPrChange>
            </w:pPr>
            <w:moveTo w:id="7882" w:author="Mohammad Nayeem Hasan" w:date="2023-01-21T00:38:00Z">
              <w:r w:rsidRPr="00200D44">
                <w:rPr>
                  <w:rFonts w:ascii="Times New Roman" w:hAnsi="Times New Roman" w:cs="Times New Roman"/>
                  <w:sz w:val="20"/>
                  <w:szCs w:val="20"/>
                  <w:rPrChange w:id="7883" w:author="Mohammad Nayeem Hasan" w:date="2023-01-27T04:20:00Z">
                    <w:rPr>
                      <w:rFonts w:ascii="Times New Roman" w:hAnsi="Times New Roman" w:cs="Times New Roman"/>
                      <w:sz w:val="24"/>
                      <w:szCs w:val="24"/>
                    </w:rPr>
                  </w:rPrChange>
                </w:rPr>
                <w:t>710 (4.0)</w:t>
              </w:r>
            </w:moveTo>
          </w:p>
        </w:tc>
        <w:tc>
          <w:tcPr>
            <w:tcW w:w="398" w:type="pct"/>
            <w:vAlign w:val="center"/>
          </w:tcPr>
          <w:p w14:paraId="68FADAD5" w14:textId="77777777" w:rsidR="00C2040A" w:rsidRPr="00200D44" w:rsidRDefault="00C2040A">
            <w:pPr>
              <w:rPr>
                <w:moveTo w:id="7884" w:author="Mohammad Nayeem Hasan" w:date="2023-01-21T00:38:00Z"/>
                <w:rFonts w:ascii="Times New Roman" w:hAnsi="Times New Roman" w:cs="Times New Roman"/>
                <w:sz w:val="20"/>
                <w:szCs w:val="20"/>
                <w:rPrChange w:id="7885" w:author="Mohammad Nayeem Hasan" w:date="2023-01-27T04:20:00Z">
                  <w:rPr>
                    <w:moveTo w:id="7886" w:author="Mohammad Nayeem Hasan" w:date="2023-01-21T00:38:00Z"/>
                    <w:rFonts w:ascii="Times New Roman" w:hAnsi="Times New Roman" w:cs="Times New Roman"/>
                    <w:sz w:val="24"/>
                    <w:szCs w:val="24"/>
                  </w:rPr>
                </w:rPrChange>
              </w:rPr>
              <w:pPrChange w:id="7887" w:author="Mohammad Nayeem Hasan" w:date="2023-01-21T14:56:00Z">
                <w:pPr>
                  <w:jc w:val="both"/>
                </w:pPr>
              </w:pPrChange>
            </w:pPr>
            <w:moveTo w:id="7888" w:author="Mohammad Nayeem Hasan" w:date="2023-01-21T00:38:00Z">
              <w:r w:rsidRPr="00200D44">
                <w:rPr>
                  <w:rFonts w:ascii="Times New Roman" w:hAnsi="Times New Roman" w:cs="Times New Roman"/>
                  <w:sz w:val="20"/>
                  <w:szCs w:val="20"/>
                  <w:rPrChange w:id="7889" w:author="Mohammad Nayeem Hasan" w:date="2023-01-27T04:20:00Z">
                    <w:rPr>
                      <w:rFonts w:ascii="Times New Roman" w:hAnsi="Times New Roman" w:cs="Times New Roman"/>
                      <w:sz w:val="24"/>
                      <w:szCs w:val="24"/>
                    </w:rPr>
                  </w:rPrChange>
                </w:rPr>
                <w:t>17115 (96.0)</w:t>
              </w:r>
            </w:moveTo>
          </w:p>
        </w:tc>
        <w:tc>
          <w:tcPr>
            <w:tcW w:w="435" w:type="pct"/>
            <w:vMerge w:val="restart"/>
            <w:vAlign w:val="center"/>
          </w:tcPr>
          <w:p w14:paraId="7AA9FEDB" w14:textId="77777777" w:rsidR="00C2040A" w:rsidRPr="00200D44" w:rsidRDefault="00C2040A">
            <w:pPr>
              <w:rPr>
                <w:moveTo w:id="7890" w:author="Mohammad Nayeem Hasan" w:date="2023-01-21T00:38:00Z"/>
                <w:rFonts w:ascii="Times New Roman" w:hAnsi="Times New Roman" w:cs="Times New Roman"/>
                <w:sz w:val="20"/>
                <w:szCs w:val="20"/>
                <w:rPrChange w:id="7891" w:author="Mohammad Nayeem Hasan" w:date="2023-01-27T04:20:00Z">
                  <w:rPr>
                    <w:moveTo w:id="7892" w:author="Mohammad Nayeem Hasan" w:date="2023-01-21T00:38:00Z"/>
                    <w:rFonts w:ascii="Times New Roman" w:hAnsi="Times New Roman" w:cs="Times New Roman"/>
                    <w:sz w:val="24"/>
                    <w:szCs w:val="24"/>
                  </w:rPr>
                </w:rPrChange>
              </w:rPr>
              <w:pPrChange w:id="7893" w:author="Mohammad Nayeem Hasan" w:date="2023-01-21T14:56:00Z">
                <w:pPr>
                  <w:jc w:val="both"/>
                </w:pPr>
              </w:pPrChange>
            </w:pPr>
            <w:moveTo w:id="7894" w:author="Mohammad Nayeem Hasan" w:date="2023-01-21T00:38:00Z">
              <w:r w:rsidRPr="00200D44">
                <w:rPr>
                  <w:rFonts w:ascii="Times New Roman" w:hAnsi="Times New Roman" w:cs="Times New Roman"/>
                  <w:sz w:val="20"/>
                  <w:szCs w:val="20"/>
                  <w:rPrChange w:id="7895" w:author="Mohammad Nayeem Hasan" w:date="2023-01-27T04:20:00Z">
                    <w:rPr>
                      <w:rFonts w:ascii="Times New Roman" w:hAnsi="Times New Roman" w:cs="Times New Roman"/>
                      <w:sz w:val="24"/>
                      <w:szCs w:val="24"/>
                    </w:rPr>
                  </w:rPrChange>
                </w:rPr>
                <w:t>0.904</w:t>
              </w:r>
            </w:moveTo>
          </w:p>
        </w:tc>
        <w:tc>
          <w:tcPr>
            <w:tcW w:w="389" w:type="pct"/>
            <w:vAlign w:val="center"/>
          </w:tcPr>
          <w:p w14:paraId="66A323D3" w14:textId="77777777" w:rsidR="00C2040A" w:rsidRPr="00200D44" w:rsidRDefault="00C2040A">
            <w:pPr>
              <w:rPr>
                <w:moveTo w:id="7896" w:author="Mohammad Nayeem Hasan" w:date="2023-01-21T00:38:00Z"/>
                <w:rFonts w:ascii="Times New Roman" w:hAnsi="Times New Roman" w:cs="Times New Roman"/>
                <w:sz w:val="20"/>
                <w:szCs w:val="20"/>
                <w:rPrChange w:id="7897" w:author="Mohammad Nayeem Hasan" w:date="2023-01-27T04:20:00Z">
                  <w:rPr>
                    <w:moveTo w:id="7898" w:author="Mohammad Nayeem Hasan" w:date="2023-01-21T00:38:00Z"/>
                    <w:rFonts w:ascii="Times New Roman" w:hAnsi="Times New Roman" w:cs="Times New Roman"/>
                    <w:sz w:val="24"/>
                    <w:szCs w:val="24"/>
                  </w:rPr>
                </w:rPrChange>
              </w:rPr>
              <w:pPrChange w:id="7899" w:author="Mohammad Nayeem Hasan" w:date="2023-01-21T14:56:00Z">
                <w:pPr>
                  <w:jc w:val="both"/>
                </w:pPr>
              </w:pPrChange>
            </w:pPr>
            <w:moveTo w:id="7900" w:author="Mohammad Nayeem Hasan" w:date="2023-01-21T00:38:00Z">
              <w:r w:rsidRPr="00200D44">
                <w:rPr>
                  <w:rFonts w:ascii="Times New Roman" w:hAnsi="Times New Roman" w:cs="Times New Roman"/>
                  <w:sz w:val="20"/>
                  <w:szCs w:val="20"/>
                  <w:rPrChange w:id="7901" w:author="Mohammad Nayeem Hasan" w:date="2023-01-27T04:20:00Z">
                    <w:rPr>
                      <w:rFonts w:ascii="Times New Roman" w:hAnsi="Times New Roman" w:cs="Times New Roman"/>
                      <w:sz w:val="24"/>
                      <w:szCs w:val="24"/>
                    </w:rPr>
                  </w:rPrChange>
                </w:rPr>
                <w:t>1489 (7.0)</w:t>
              </w:r>
            </w:moveTo>
          </w:p>
        </w:tc>
        <w:tc>
          <w:tcPr>
            <w:tcW w:w="445" w:type="pct"/>
            <w:vAlign w:val="center"/>
          </w:tcPr>
          <w:p w14:paraId="1BA230B1" w14:textId="77777777" w:rsidR="00C2040A" w:rsidRPr="00200D44" w:rsidRDefault="00C2040A">
            <w:pPr>
              <w:rPr>
                <w:moveTo w:id="7902" w:author="Mohammad Nayeem Hasan" w:date="2023-01-21T00:38:00Z"/>
                <w:rFonts w:ascii="Times New Roman" w:hAnsi="Times New Roman" w:cs="Times New Roman"/>
                <w:sz w:val="20"/>
                <w:szCs w:val="20"/>
                <w:rPrChange w:id="7903" w:author="Mohammad Nayeem Hasan" w:date="2023-01-27T04:20:00Z">
                  <w:rPr>
                    <w:moveTo w:id="7904" w:author="Mohammad Nayeem Hasan" w:date="2023-01-21T00:38:00Z"/>
                    <w:rFonts w:ascii="Times New Roman" w:hAnsi="Times New Roman" w:cs="Times New Roman"/>
                    <w:sz w:val="24"/>
                    <w:szCs w:val="24"/>
                  </w:rPr>
                </w:rPrChange>
              </w:rPr>
              <w:pPrChange w:id="7905" w:author="Mohammad Nayeem Hasan" w:date="2023-01-21T14:56:00Z">
                <w:pPr>
                  <w:jc w:val="both"/>
                </w:pPr>
              </w:pPrChange>
            </w:pPr>
            <w:moveTo w:id="7906" w:author="Mohammad Nayeem Hasan" w:date="2023-01-21T00:38:00Z">
              <w:r w:rsidRPr="00200D44">
                <w:rPr>
                  <w:rFonts w:ascii="Times New Roman" w:hAnsi="Times New Roman" w:cs="Times New Roman"/>
                  <w:sz w:val="20"/>
                  <w:szCs w:val="20"/>
                  <w:rPrChange w:id="7907" w:author="Mohammad Nayeem Hasan" w:date="2023-01-27T04:20:00Z">
                    <w:rPr>
                      <w:rFonts w:ascii="Times New Roman" w:hAnsi="Times New Roman" w:cs="Times New Roman"/>
                      <w:sz w:val="24"/>
                      <w:szCs w:val="24"/>
                    </w:rPr>
                  </w:rPrChange>
                </w:rPr>
                <w:t>19658 (93.0)</w:t>
              </w:r>
            </w:moveTo>
          </w:p>
        </w:tc>
        <w:tc>
          <w:tcPr>
            <w:tcW w:w="435" w:type="pct"/>
            <w:vMerge w:val="restart"/>
            <w:vAlign w:val="center"/>
          </w:tcPr>
          <w:p w14:paraId="3832C460" w14:textId="77777777" w:rsidR="00C2040A" w:rsidRPr="00200D44" w:rsidRDefault="00C2040A">
            <w:pPr>
              <w:rPr>
                <w:moveTo w:id="7908" w:author="Mohammad Nayeem Hasan" w:date="2023-01-21T00:38:00Z"/>
                <w:rFonts w:ascii="Times New Roman" w:hAnsi="Times New Roman" w:cs="Times New Roman"/>
                <w:b/>
                <w:bCs/>
                <w:sz w:val="20"/>
                <w:szCs w:val="20"/>
                <w:rPrChange w:id="7909" w:author="Mohammad Nayeem Hasan" w:date="2023-01-27T04:20:00Z">
                  <w:rPr>
                    <w:moveTo w:id="7910" w:author="Mohammad Nayeem Hasan" w:date="2023-01-21T00:38:00Z"/>
                    <w:rFonts w:ascii="Times New Roman" w:hAnsi="Times New Roman" w:cs="Times New Roman"/>
                    <w:b/>
                    <w:bCs/>
                    <w:sz w:val="24"/>
                    <w:szCs w:val="24"/>
                  </w:rPr>
                </w:rPrChange>
              </w:rPr>
              <w:pPrChange w:id="7911" w:author="Mohammad Nayeem Hasan" w:date="2023-01-21T14:56:00Z">
                <w:pPr>
                  <w:jc w:val="both"/>
                </w:pPr>
              </w:pPrChange>
            </w:pPr>
            <w:moveTo w:id="7912" w:author="Mohammad Nayeem Hasan" w:date="2023-01-21T00:38:00Z">
              <w:r w:rsidRPr="00200D44">
                <w:rPr>
                  <w:rFonts w:ascii="Times New Roman" w:hAnsi="Times New Roman" w:cs="Times New Roman"/>
                  <w:b/>
                  <w:bCs/>
                  <w:sz w:val="20"/>
                  <w:szCs w:val="20"/>
                  <w:rPrChange w:id="7913" w:author="Mohammad Nayeem Hasan" w:date="2023-01-27T04:20:00Z">
                    <w:rPr>
                      <w:rFonts w:ascii="Times New Roman" w:hAnsi="Times New Roman" w:cs="Times New Roman"/>
                      <w:b/>
                      <w:bCs/>
                      <w:sz w:val="24"/>
                      <w:szCs w:val="24"/>
                    </w:rPr>
                  </w:rPrChange>
                </w:rPr>
                <w:t>0.026</w:t>
              </w:r>
            </w:moveTo>
          </w:p>
        </w:tc>
      </w:tr>
      <w:tr w:rsidR="004266B3" w:rsidRPr="004266B3" w14:paraId="581EA307" w14:textId="77777777" w:rsidTr="006875DA">
        <w:trPr>
          <w:trHeight w:val="138"/>
          <w:jc w:val="center"/>
        </w:trPr>
        <w:tc>
          <w:tcPr>
            <w:tcW w:w="788" w:type="pct"/>
            <w:vAlign w:val="center"/>
          </w:tcPr>
          <w:p w14:paraId="57119C4E" w14:textId="77777777" w:rsidR="00C2040A" w:rsidRPr="00200D44" w:rsidRDefault="00C2040A">
            <w:pPr>
              <w:rPr>
                <w:moveTo w:id="7914" w:author="Mohammad Nayeem Hasan" w:date="2023-01-21T00:38:00Z"/>
                <w:rFonts w:ascii="Times New Roman" w:hAnsi="Times New Roman" w:cs="Times New Roman"/>
                <w:sz w:val="20"/>
                <w:szCs w:val="20"/>
                <w:rPrChange w:id="7915" w:author="Mohammad Nayeem Hasan" w:date="2023-01-27T04:20:00Z">
                  <w:rPr>
                    <w:moveTo w:id="7916" w:author="Mohammad Nayeem Hasan" w:date="2023-01-21T00:38:00Z"/>
                    <w:rFonts w:ascii="Times New Roman" w:hAnsi="Times New Roman" w:cs="Times New Roman"/>
                    <w:sz w:val="24"/>
                    <w:szCs w:val="24"/>
                  </w:rPr>
                </w:rPrChange>
              </w:rPr>
              <w:pPrChange w:id="7917" w:author="Mohammad Nayeem Hasan" w:date="2023-01-21T14:56:00Z">
                <w:pPr>
                  <w:jc w:val="both"/>
                </w:pPr>
              </w:pPrChange>
            </w:pPr>
            <w:moveTo w:id="7918" w:author="Mohammad Nayeem Hasan" w:date="2023-01-21T00:38:00Z">
              <w:r w:rsidRPr="00200D44">
                <w:rPr>
                  <w:rFonts w:ascii="Times New Roman" w:hAnsi="Times New Roman" w:cs="Times New Roman"/>
                  <w:sz w:val="20"/>
                  <w:szCs w:val="20"/>
                  <w:rPrChange w:id="7919" w:author="Mohammad Nayeem Hasan" w:date="2023-01-27T04:20:00Z">
                    <w:rPr>
                      <w:rFonts w:ascii="Times New Roman" w:hAnsi="Times New Roman" w:cs="Times New Roman"/>
                      <w:sz w:val="24"/>
                      <w:szCs w:val="24"/>
                    </w:rPr>
                  </w:rPrChange>
                </w:rPr>
                <w:t>Others</w:t>
              </w:r>
            </w:moveTo>
          </w:p>
        </w:tc>
        <w:tc>
          <w:tcPr>
            <w:tcW w:w="445" w:type="pct"/>
            <w:vAlign w:val="center"/>
          </w:tcPr>
          <w:p w14:paraId="59A63C78" w14:textId="77777777" w:rsidR="00C2040A" w:rsidRPr="00200D44" w:rsidRDefault="00C2040A">
            <w:pPr>
              <w:rPr>
                <w:moveTo w:id="7920" w:author="Mohammad Nayeem Hasan" w:date="2023-01-21T00:38:00Z"/>
                <w:rFonts w:ascii="Times New Roman" w:hAnsi="Times New Roman" w:cs="Times New Roman"/>
                <w:sz w:val="20"/>
                <w:szCs w:val="20"/>
                <w:rPrChange w:id="7921" w:author="Mohammad Nayeem Hasan" w:date="2023-01-27T04:20:00Z">
                  <w:rPr>
                    <w:moveTo w:id="7922" w:author="Mohammad Nayeem Hasan" w:date="2023-01-21T00:38:00Z"/>
                    <w:rFonts w:ascii="Times New Roman" w:hAnsi="Times New Roman" w:cs="Times New Roman"/>
                    <w:sz w:val="24"/>
                    <w:szCs w:val="24"/>
                  </w:rPr>
                </w:rPrChange>
              </w:rPr>
              <w:pPrChange w:id="7923" w:author="Mohammad Nayeem Hasan" w:date="2023-01-21T14:56:00Z">
                <w:pPr>
                  <w:jc w:val="both"/>
                </w:pPr>
              </w:pPrChange>
            </w:pPr>
            <w:moveTo w:id="7924" w:author="Mohammad Nayeem Hasan" w:date="2023-01-21T00:38:00Z">
              <w:r w:rsidRPr="00200D44">
                <w:rPr>
                  <w:rFonts w:ascii="Times New Roman" w:hAnsi="Times New Roman" w:cs="Times New Roman"/>
                  <w:sz w:val="20"/>
                  <w:szCs w:val="20"/>
                  <w:rPrChange w:id="7925" w:author="Mohammad Nayeem Hasan" w:date="2023-01-27T04:20:00Z">
                    <w:rPr>
                      <w:rFonts w:ascii="Times New Roman" w:hAnsi="Times New Roman" w:cs="Times New Roman"/>
                      <w:sz w:val="24"/>
                      <w:szCs w:val="24"/>
                    </w:rPr>
                  </w:rPrChange>
                </w:rPr>
                <w:t>172 (6.0)</w:t>
              </w:r>
            </w:moveTo>
          </w:p>
        </w:tc>
        <w:tc>
          <w:tcPr>
            <w:tcW w:w="587" w:type="pct"/>
            <w:vAlign w:val="center"/>
          </w:tcPr>
          <w:p w14:paraId="596AA328" w14:textId="77777777" w:rsidR="00C2040A" w:rsidRPr="00200D44" w:rsidRDefault="00C2040A">
            <w:pPr>
              <w:rPr>
                <w:moveTo w:id="7926" w:author="Mohammad Nayeem Hasan" w:date="2023-01-21T00:38:00Z"/>
                <w:rFonts w:ascii="Times New Roman" w:hAnsi="Times New Roman" w:cs="Times New Roman"/>
                <w:sz w:val="20"/>
                <w:szCs w:val="20"/>
                <w:rPrChange w:id="7927" w:author="Mohammad Nayeem Hasan" w:date="2023-01-27T04:20:00Z">
                  <w:rPr>
                    <w:moveTo w:id="7928" w:author="Mohammad Nayeem Hasan" w:date="2023-01-21T00:38:00Z"/>
                    <w:rFonts w:ascii="Times New Roman" w:hAnsi="Times New Roman" w:cs="Times New Roman"/>
                    <w:sz w:val="24"/>
                    <w:szCs w:val="24"/>
                  </w:rPr>
                </w:rPrChange>
              </w:rPr>
              <w:pPrChange w:id="7929" w:author="Mohammad Nayeem Hasan" w:date="2023-01-21T14:56:00Z">
                <w:pPr>
                  <w:jc w:val="both"/>
                </w:pPr>
              </w:pPrChange>
            </w:pPr>
            <w:moveTo w:id="7930" w:author="Mohammad Nayeem Hasan" w:date="2023-01-21T00:38:00Z">
              <w:r w:rsidRPr="00200D44">
                <w:rPr>
                  <w:rFonts w:ascii="Times New Roman" w:hAnsi="Times New Roman" w:cs="Times New Roman"/>
                  <w:sz w:val="20"/>
                  <w:szCs w:val="20"/>
                  <w:rPrChange w:id="7931" w:author="Mohammad Nayeem Hasan" w:date="2023-01-27T04:20:00Z">
                    <w:rPr>
                      <w:rFonts w:ascii="Times New Roman" w:hAnsi="Times New Roman" w:cs="Times New Roman"/>
                      <w:sz w:val="24"/>
                      <w:szCs w:val="24"/>
                    </w:rPr>
                  </w:rPrChange>
                </w:rPr>
                <w:t>2684 (94.0)</w:t>
              </w:r>
            </w:moveTo>
          </w:p>
        </w:tc>
        <w:tc>
          <w:tcPr>
            <w:tcW w:w="689" w:type="pct"/>
            <w:vMerge/>
            <w:vAlign w:val="center"/>
          </w:tcPr>
          <w:p w14:paraId="6B020E05" w14:textId="77777777" w:rsidR="00C2040A" w:rsidRPr="00200D44" w:rsidRDefault="00C2040A">
            <w:pPr>
              <w:rPr>
                <w:moveTo w:id="7932" w:author="Mohammad Nayeem Hasan" w:date="2023-01-21T00:38:00Z"/>
                <w:rFonts w:ascii="Times New Roman" w:hAnsi="Times New Roman" w:cs="Times New Roman"/>
                <w:sz w:val="20"/>
                <w:szCs w:val="20"/>
                <w:rPrChange w:id="7933" w:author="Mohammad Nayeem Hasan" w:date="2023-01-27T04:20:00Z">
                  <w:rPr>
                    <w:moveTo w:id="7934" w:author="Mohammad Nayeem Hasan" w:date="2023-01-21T00:38:00Z"/>
                    <w:rFonts w:ascii="Times New Roman" w:hAnsi="Times New Roman" w:cs="Times New Roman"/>
                    <w:sz w:val="24"/>
                    <w:szCs w:val="24"/>
                  </w:rPr>
                </w:rPrChange>
              </w:rPr>
              <w:pPrChange w:id="7935" w:author="Mohammad Nayeem Hasan" w:date="2023-01-21T14:56:00Z">
                <w:pPr>
                  <w:jc w:val="both"/>
                </w:pPr>
              </w:pPrChange>
            </w:pPr>
          </w:p>
        </w:tc>
        <w:tc>
          <w:tcPr>
            <w:tcW w:w="389" w:type="pct"/>
            <w:vAlign w:val="center"/>
          </w:tcPr>
          <w:p w14:paraId="48E0C383" w14:textId="77777777" w:rsidR="00C2040A" w:rsidRPr="00200D44" w:rsidRDefault="00C2040A">
            <w:pPr>
              <w:rPr>
                <w:moveTo w:id="7936" w:author="Mohammad Nayeem Hasan" w:date="2023-01-21T00:38:00Z"/>
                <w:rFonts w:ascii="Times New Roman" w:hAnsi="Times New Roman" w:cs="Times New Roman"/>
                <w:sz w:val="20"/>
                <w:szCs w:val="20"/>
                <w:rPrChange w:id="7937" w:author="Mohammad Nayeem Hasan" w:date="2023-01-27T04:20:00Z">
                  <w:rPr>
                    <w:moveTo w:id="7938" w:author="Mohammad Nayeem Hasan" w:date="2023-01-21T00:38:00Z"/>
                    <w:rFonts w:ascii="Times New Roman" w:hAnsi="Times New Roman" w:cs="Times New Roman"/>
                    <w:sz w:val="24"/>
                    <w:szCs w:val="24"/>
                  </w:rPr>
                </w:rPrChange>
              </w:rPr>
              <w:pPrChange w:id="7939" w:author="Mohammad Nayeem Hasan" w:date="2023-01-21T14:56:00Z">
                <w:pPr>
                  <w:jc w:val="both"/>
                </w:pPr>
              </w:pPrChange>
            </w:pPr>
            <w:moveTo w:id="7940" w:author="Mohammad Nayeem Hasan" w:date="2023-01-21T00:38:00Z">
              <w:r w:rsidRPr="00200D44">
                <w:rPr>
                  <w:rFonts w:ascii="Times New Roman" w:hAnsi="Times New Roman" w:cs="Times New Roman"/>
                  <w:sz w:val="20"/>
                  <w:szCs w:val="20"/>
                  <w:rPrChange w:id="7941" w:author="Mohammad Nayeem Hasan" w:date="2023-01-27T04:20:00Z">
                    <w:rPr>
                      <w:rFonts w:ascii="Times New Roman" w:hAnsi="Times New Roman" w:cs="Times New Roman"/>
                      <w:sz w:val="24"/>
                      <w:szCs w:val="24"/>
                    </w:rPr>
                  </w:rPrChange>
                </w:rPr>
                <w:t>80 (3.9)</w:t>
              </w:r>
            </w:moveTo>
          </w:p>
        </w:tc>
        <w:tc>
          <w:tcPr>
            <w:tcW w:w="398" w:type="pct"/>
            <w:vAlign w:val="center"/>
          </w:tcPr>
          <w:p w14:paraId="71B94F6E" w14:textId="77777777" w:rsidR="00C2040A" w:rsidRPr="00200D44" w:rsidRDefault="00C2040A">
            <w:pPr>
              <w:rPr>
                <w:moveTo w:id="7942" w:author="Mohammad Nayeem Hasan" w:date="2023-01-21T00:38:00Z"/>
                <w:rFonts w:ascii="Times New Roman" w:hAnsi="Times New Roman" w:cs="Times New Roman"/>
                <w:sz w:val="20"/>
                <w:szCs w:val="20"/>
                <w:rPrChange w:id="7943" w:author="Mohammad Nayeem Hasan" w:date="2023-01-27T04:20:00Z">
                  <w:rPr>
                    <w:moveTo w:id="7944" w:author="Mohammad Nayeem Hasan" w:date="2023-01-21T00:38:00Z"/>
                    <w:rFonts w:ascii="Times New Roman" w:hAnsi="Times New Roman" w:cs="Times New Roman"/>
                    <w:sz w:val="24"/>
                    <w:szCs w:val="24"/>
                  </w:rPr>
                </w:rPrChange>
              </w:rPr>
              <w:pPrChange w:id="7945" w:author="Mohammad Nayeem Hasan" w:date="2023-01-21T14:56:00Z">
                <w:pPr>
                  <w:jc w:val="both"/>
                </w:pPr>
              </w:pPrChange>
            </w:pPr>
            <w:moveTo w:id="7946" w:author="Mohammad Nayeem Hasan" w:date="2023-01-21T00:38:00Z">
              <w:r w:rsidRPr="00200D44">
                <w:rPr>
                  <w:rFonts w:ascii="Times New Roman" w:hAnsi="Times New Roman" w:cs="Times New Roman"/>
                  <w:sz w:val="20"/>
                  <w:szCs w:val="20"/>
                  <w:rPrChange w:id="7947" w:author="Mohammad Nayeem Hasan" w:date="2023-01-27T04:20:00Z">
                    <w:rPr>
                      <w:rFonts w:ascii="Times New Roman" w:hAnsi="Times New Roman" w:cs="Times New Roman"/>
                      <w:sz w:val="24"/>
                      <w:szCs w:val="24"/>
                    </w:rPr>
                  </w:rPrChange>
                </w:rPr>
                <w:t>1956 (96.1)</w:t>
              </w:r>
            </w:moveTo>
          </w:p>
        </w:tc>
        <w:tc>
          <w:tcPr>
            <w:tcW w:w="435" w:type="pct"/>
            <w:vMerge/>
            <w:vAlign w:val="center"/>
          </w:tcPr>
          <w:p w14:paraId="6D291CCE" w14:textId="77777777" w:rsidR="00C2040A" w:rsidRPr="00200D44" w:rsidRDefault="00C2040A">
            <w:pPr>
              <w:rPr>
                <w:moveTo w:id="7948" w:author="Mohammad Nayeem Hasan" w:date="2023-01-21T00:38:00Z"/>
                <w:rFonts w:ascii="Times New Roman" w:hAnsi="Times New Roman" w:cs="Times New Roman"/>
                <w:sz w:val="20"/>
                <w:szCs w:val="20"/>
                <w:rPrChange w:id="7949" w:author="Mohammad Nayeem Hasan" w:date="2023-01-27T04:20:00Z">
                  <w:rPr>
                    <w:moveTo w:id="7950" w:author="Mohammad Nayeem Hasan" w:date="2023-01-21T00:38:00Z"/>
                    <w:rFonts w:ascii="Times New Roman" w:hAnsi="Times New Roman" w:cs="Times New Roman"/>
                    <w:sz w:val="24"/>
                    <w:szCs w:val="24"/>
                  </w:rPr>
                </w:rPrChange>
              </w:rPr>
              <w:pPrChange w:id="7951" w:author="Mohammad Nayeem Hasan" w:date="2023-01-21T14:56:00Z">
                <w:pPr>
                  <w:jc w:val="both"/>
                </w:pPr>
              </w:pPrChange>
            </w:pPr>
          </w:p>
        </w:tc>
        <w:tc>
          <w:tcPr>
            <w:tcW w:w="389" w:type="pct"/>
            <w:vAlign w:val="center"/>
          </w:tcPr>
          <w:p w14:paraId="5D42EFC3" w14:textId="77777777" w:rsidR="00C2040A" w:rsidRPr="00200D44" w:rsidRDefault="00C2040A">
            <w:pPr>
              <w:rPr>
                <w:moveTo w:id="7952" w:author="Mohammad Nayeem Hasan" w:date="2023-01-21T00:38:00Z"/>
                <w:rFonts w:ascii="Times New Roman" w:hAnsi="Times New Roman" w:cs="Times New Roman"/>
                <w:sz w:val="20"/>
                <w:szCs w:val="20"/>
                <w:rPrChange w:id="7953" w:author="Mohammad Nayeem Hasan" w:date="2023-01-27T04:20:00Z">
                  <w:rPr>
                    <w:moveTo w:id="7954" w:author="Mohammad Nayeem Hasan" w:date="2023-01-21T00:38:00Z"/>
                    <w:rFonts w:ascii="Times New Roman" w:hAnsi="Times New Roman" w:cs="Times New Roman"/>
                    <w:sz w:val="24"/>
                    <w:szCs w:val="24"/>
                  </w:rPr>
                </w:rPrChange>
              </w:rPr>
              <w:pPrChange w:id="7955" w:author="Mohammad Nayeem Hasan" w:date="2023-01-21T14:56:00Z">
                <w:pPr>
                  <w:jc w:val="both"/>
                </w:pPr>
              </w:pPrChange>
            </w:pPr>
            <w:moveTo w:id="7956" w:author="Mohammad Nayeem Hasan" w:date="2023-01-21T00:38:00Z">
              <w:r w:rsidRPr="00200D44">
                <w:rPr>
                  <w:rFonts w:ascii="Times New Roman" w:hAnsi="Times New Roman" w:cs="Times New Roman"/>
                  <w:sz w:val="20"/>
                  <w:szCs w:val="20"/>
                  <w:rPrChange w:id="7957" w:author="Mohammad Nayeem Hasan" w:date="2023-01-27T04:20:00Z">
                    <w:rPr>
                      <w:rFonts w:ascii="Times New Roman" w:hAnsi="Times New Roman" w:cs="Times New Roman"/>
                      <w:sz w:val="24"/>
                      <w:szCs w:val="24"/>
                    </w:rPr>
                  </w:rPrChange>
                </w:rPr>
                <w:t>107 (5.5)</w:t>
              </w:r>
            </w:moveTo>
          </w:p>
        </w:tc>
        <w:tc>
          <w:tcPr>
            <w:tcW w:w="445" w:type="pct"/>
            <w:vAlign w:val="center"/>
          </w:tcPr>
          <w:p w14:paraId="6BF4FF74" w14:textId="77777777" w:rsidR="00C2040A" w:rsidRPr="00200D44" w:rsidRDefault="00C2040A">
            <w:pPr>
              <w:rPr>
                <w:moveTo w:id="7958" w:author="Mohammad Nayeem Hasan" w:date="2023-01-21T00:38:00Z"/>
                <w:rFonts w:ascii="Times New Roman" w:hAnsi="Times New Roman" w:cs="Times New Roman"/>
                <w:sz w:val="20"/>
                <w:szCs w:val="20"/>
                <w:rPrChange w:id="7959" w:author="Mohammad Nayeem Hasan" w:date="2023-01-27T04:20:00Z">
                  <w:rPr>
                    <w:moveTo w:id="7960" w:author="Mohammad Nayeem Hasan" w:date="2023-01-21T00:38:00Z"/>
                    <w:rFonts w:ascii="Times New Roman" w:hAnsi="Times New Roman" w:cs="Times New Roman"/>
                    <w:sz w:val="24"/>
                    <w:szCs w:val="24"/>
                  </w:rPr>
                </w:rPrChange>
              </w:rPr>
              <w:pPrChange w:id="7961" w:author="Mohammad Nayeem Hasan" w:date="2023-01-21T14:56:00Z">
                <w:pPr>
                  <w:jc w:val="both"/>
                </w:pPr>
              </w:pPrChange>
            </w:pPr>
            <w:moveTo w:id="7962" w:author="Mohammad Nayeem Hasan" w:date="2023-01-21T00:38:00Z">
              <w:r w:rsidRPr="00200D44">
                <w:rPr>
                  <w:rFonts w:ascii="Times New Roman" w:hAnsi="Times New Roman" w:cs="Times New Roman"/>
                  <w:sz w:val="20"/>
                  <w:szCs w:val="20"/>
                  <w:rPrChange w:id="7963" w:author="Mohammad Nayeem Hasan" w:date="2023-01-27T04:20:00Z">
                    <w:rPr>
                      <w:rFonts w:ascii="Times New Roman" w:hAnsi="Times New Roman" w:cs="Times New Roman"/>
                      <w:sz w:val="24"/>
                      <w:szCs w:val="24"/>
                    </w:rPr>
                  </w:rPrChange>
                </w:rPr>
                <w:t>1834 (94.5)</w:t>
              </w:r>
            </w:moveTo>
          </w:p>
        </w:tc>
        <w:tc>
          <w:tcPr>
            <w:tcW w:w="435" w:type="pct"/>
            <w:vMerge/>
            <w:vAlign w:val="center"/>
          </w:tcPr>
          <w:p w14:paraId="30F8E965" w14:textId="77777777" w:rsidR="00C2040A" w:rsidRPr="00200D44" w:rsidRDefault="00C2040A">
            <w:pPr>
              <w:rPr>
                <w:moveTo w:id="7964" w:author="Mohammad Nayeem Hasan" w:date="2023-01-21T00:38:00Z"/>
                <w:rFonts w:ascii="Times New Roman" w:hAnsi="Times New Roman" w:cs="Times New Roman"/>
                <w:sz w:val="20"/>
                <w:szCs w:val="20"/>
                <w:rPrChange w:id="7965" w:author="Mohammad Nayeem Hasan" w:date="2023-01-27T04:20:00Z">
                  <w:rPr>
                    <w:moveTo w:id="7966" w:author="Mohammad Nayeem Hasan" w:date="2023-01-21T00:38:00Z"/>
                    <w:rFonts w:ascii="Times New Roman" w:hAnsi="Times New Roman" w:cs="Times New Roman"/>
                    <w:sz w:val="24"/>
                    <w:szCs w:val="24"/>
                  </w:rPr>
                </w:rPrChange>
              </w:rPr>
              <w:pPrChange w:id="7967" w:author="Mohammad Nayeem Hasan" w:date="2023-01-21T14:56:00Z">
                <w:pPr>
                  <w:jc w:val="both"/>
                </w:pPr>
              </w:pPrChange>
            </w:pPr>
          </w:p>
        </w:tc>
      </w:tr>
      <w:tr w:rsidR="00C2040A" w:rsidRPr="00200D44" w14:paraId="6D1B0E77" w14:textId="77777777" w:rsidTr="00F13B5B">
        <w:trPr>
          <w:trHeight w:val="188"/>
          <w:jc w:val="center"/>
        </w:trPr>
        <w:tc>
          <w:tcPr>
            <w:tcW w:w="5000" w:type="pct"/>
            <w:gridSpan w:val="10"/>
            <w:vAlign w:val="center"/>
          </w:tcPr>
          <w:p w14:paraId="2A612D7E" w14:textId="77777777" w:rsidR="00C2040A" w:rsidRPr="00200D44" w:rsidRDefault="00C2040A">
            <w:pPr>
              <w:rPr>
                <w:moveTo w:id="7968" w:author="Mohammad Nayeem Hasan" w:date="2023-01-21T00:38:00Z"/>
                <w:rFonts w:ascii="Times New Roman" w:hAnsi="Times New Roman" w:cs="Times New Roman"/>
                <w:sz w:val="20"/>
                <w:szCs w:val="20"/>
                <w:rPrChange w:id="7969" w:author="Mohammad Nayeem Hasan" w:date="2023-01-27T04:20:00Z">
                  <w:rPr>
                    <w:moveTo w:id="7970" w:author="Mohammad Nayeem Hasan" w:date="2023-01-21T00:38:00Z"/>
                    <w:rFonts w:ascii="Times New Roman" w:hAnsi="Times New Roman" w:cs="Times New Roman"/>
                    <w:sz w:val="24"/>
                    <w:szCs w:val="24"/>
                  </w:rPr>
                </w:rPrChange>
              </w:rPr>
              <w:pPrChange w:id="7971" w:author="Mohammad Nayeem Hasan" w:date="2023-01-21T14:56:00Z">
                <w:pPr>
                  <w:jc w:val="both"/>
                </w:pPr>
              </w:pPrChange>
            </w:pPr>
            <w:moveTo w:id="7972" w:author="Mohammad Nayeem Hasan" w:date="2023-01-21T00:38:00Z">
              <w:r w:rsidRPr="00200D44">
                <w:rPr>
                  <w:rFonts w:ascii="Times New Roman" w:hAnsi="Times New Roman" w:cs="Times New Roman"/>
                  <w:sz w:val="20"/>
                  <w:szCs w:val="20"/>
                  <w:rPrChange w:id="7973" w:author="Mohammad Nayeem Hasan" w:date="2023-01-27T04:20:00Z">
                    <w:rPr>
                      <w:rFonts w:ascii="Times New Roman" w:hAnsi="Times New Roman" w:cs="Times New Roman"/>
                      <w:sz w:val="24"/>
                      <w:szCs w:val="24"/>
                    </w:rPr>
                  </w:rPrChange>
                </w:rPr>
                <w:t>Household Head Sex</w:t>
              </w:r>
            </w:moveTo>
          </w:p>
        </w:tc>
      </w:tr>
      <w:tr w:rsidR="004266B3" w:rsidRPr="004266B3" w14:paraId="6A793C45" w14:textId="77777777" w:rsidTr="006875DA">
        <w:trPr>
          <w:trHeight w:val="250"/>
          <w:jc w:val="center"/>
        </w:trPr>
        <w:tc>
          <w:tcPr>
            <w:tcW w:w="788" w:type="pct"/>
            <w:vAlign w:val="center"/>
          </w:tcPr>
          <w:p w14:paraId="4206E750" w14:textId="77777777" w:rsidR="00C2040A" w:rsidRPr="00200D44" w:rsidRDefault="00C2040A">
            <w:pPr>
              <w:rPr>
                <w:moveTo w:id="7974" w:author="Mohammad Nayeem Hasan" w:date="2023-01-21T00:38:00Z"/>
                <w:rFonts w:ascii="Times New Roman" w:hAnsi="Times New Roman" w:cs="Times New Roman"/>
                <w:sz w:val="20"/>
                <w:szCs w:val="20"/>
                <w:rPrChange w:id="7975" w:author="Mohammad Nayeem Hasan" w:date="2023-01-27T04:20:00Z">
                  <w:rPr>
                    <w:moveTo w:id="7976" w:author="Mohammad Nayeem Hasan" w:date="2023-01-21T00:38:00Z"/>
                    <w:rFonts w:ascii="Times New Roman" w:hAnsi="Times New Roman" w:cs="Times New Roman"/>
                    <w:sz w:val="24"/>
                    <w:szCs w:val="24"/>
                  </w:rPr>
                </w:rPrChange>
              </w:rPr>
              <w:pPrChange w:id="7977" w:author="Mohammad Nayeem Hasan" w:date="2023-01-21T14:56:00Z">
                <w:pPr>
                  <w:jc w:val="both"/>
                </w:pPr>
              </w:pPrChange>
            </w:pPr>
            <w:moveTo w:id="7978" w:author="Mohammad Nayeem Hasan" w:date="2023-01-21T00:38:00Z">
              <w:r w:rsidRPr="00200D44">
                <w:rPr>
                  <w:rFonts w:ascii="Times New Roman" w:hAnsi="Times New Roman" w:cs="Times New Roman"/>
                  <w:sz w:val="20"/>
                  <w:szCs w:val="20"/>
                  <w:rPrChange w:id="7979" w:author="Mohammad Nayeem Hasan" w:date="2023-01-27T04:20:00Z">
                    <w:rPr>
                      <w:rFonts w:ascii="Times New Roman" w:hAnsi="Times New Roman" w:cs="Times New Roman"/>
                      <w:sz w:val="24"/>
                      <w:szCs w:val="24"/>
                    </w:rPr>
                  </w:rPrChange>
                </w:rPr>
                <w:t>Male</w:t>
              </w:r>
            </w:moveTo>
          </w:p>
        </w:tc>
        <w:tc>
          <w:tcPr>
            <w:tcW w:w="445" w:type="pct"/>
            <w:vAlign w:val="center"/>
          </w:tcPr>
          <w:p w14:paraId="1DE4BA1D" w14:textId="77777777" w:rsidR="00C2040A" w:rsidRPr="00200D44" w:rsidRDefault="00C2040A">
            <w:pPr>
              <w:rPr>
                <w:moveTo w:id="7980" w:author="Mohammad Nayeem Hasan" w:date="2023-01-21T00:38:00Z"/>
                <w:rFonts w:ascii="Times New Roman" w:hAnsi="Times New Roman" w:cs="Times New Roman"/>
                <w:sz w:val="20"/>
                <w:szCs w:val="20"/>
                <w:rPrChange w:id="7981" w:author="Mohammad Nayeem Hasan" w:date="2023-01-27T04:20:00Z">
                  <w:rPr>
                    <w:moveTo w:id="7982" w:author="Mohammad Nayeem Hasan" w:date="2023-01-21T00:38:00Z"/>
                    <w:rFonts w:ascii="Times New Roman" w:hAnsi="Times New Roman" w:cs="Times New Roman"/>
                    <w:sz w:val="24"/>
                    <w:szCs w:val="24"/>
                  </w:rPr>
                </w:rPrChange>
              </w:rPr>
              <w:pPrChange w:id="7983" w:author="Mohammad Nayeem Hasan" w:date="2023-01-21T14:56:00Z">
                <w:pPr>
                  <w:jc w:val="both"/>
                </w:pPr>
              </w:pPrChange>
            </w:pPr>
            <w:moveTo w:id="7984" w:author="Mohammad Nayeem Hasan" w:date="2023-01-21T00:38:00Z">
              <w:r w:rsidRPr="00200D44">
                <w:rPr>
                  <w:rFonts w:ascii="Times New Roman" w:hAnsi="Times New Roman" w:cs="Times New Roman"/>
                  <w:sz w:val="20"/>
                  <w:szCs w:val="20"/>
                  <w:rPrChange w:id="7985" w:author="Mohammad Nayeem Hasan" w:date="2023-01-27T04:20:00Z">
                    <w:rPr>
                      <w:rFonts w:ascii="Times New Roman" w:hAnsi="Times New Roman" w:cs="Times New Roman"/>
                      <w:sz w:val="24"/>
                      <w:szCs w:val="24"/>
                    </w:rPr>
                  </w:rPrChange>
                </w:rPr>
                <w:t>2155 (7.2)</w:t>
              </w:r>
            </w:moveTo>
          </w:p>
        </w:tc>
        <w:tc>
          <w:tcPr>
            <w:tcW w:w="587" w:type="pct"/>
            <w:vAlign w:val="center"/>
          </w:tcPr>
          <w:p w14:paraId="6AC49A0A" w14:textId="77777777" w:rsidR="00C2040A" w:rsidRPr="00200D44" w:rsidRDefault="00C2040A">
            <w:pPr>
              <w:rPr>
                <w:moveTo w:id="7986" w:author="Mohammad Nayeem Hasan" w:date="2023-01-21T00:38:00Z"/>
                <w:rFonts w:ascii="Times New Roman" w:hAnsi="Times New Roman" w:cs="Times New Roman"/>
                <w:sz w:val="20"/>
                <w:szCs w:val="20"/>
                <w:rPrChange w:id="7987" w:author="Mohammad Nayeem Hasan" w:date="2023-01-27T04:20:00Z">
                  <w:rPr>
                    <w:moveTo w:id="7988" w:author="Mohammad Nayeem Hasan" w:date="2023-01-21T00:38:00Z"/>
                    <w:rFonts w:ascii="Times New Roman" w:hAnsi="Times New Roman" w:cs="Times New Roman"/>
                    <w:sz w:val="24"/>
                    <w:szCs w:val="24"/>
                  </w:rPr>
                </w:rPrChange>
              </w:rPr>
              <w:pPrChange w:id="7989" w:author="Mohammad Nayeem Hasan" w:date="2023-01-21T14:56:00Z">
                <w:pPr>
                  <w:jc w:val="both"/>
                </w:pPr>
              </w:pPrChange>
            </w:pPr>
            <w:moveTo w:id="7990" w:author="Mohammad Nayeem Hasan" w:date="2023-01-21T00:38:00Z">
              <w:r w:rsidRPr="00200D44">
                <w:rPr>
                  <w:rFonts w:ascii="Times New Roman" w:hAnsi="Times New Roman" w:cs="Times New Roman"/>
                  <w:sz w:val="20"/>
                  <w:szCs w:val="20"/>
                  <w:rPrChange w:id="7991" w:author="Mohammad Nayeem Hasan" w:date="2023-01-27T04:20:00Z">
                    <w:rPr>
                      <w:rFonts w:ascii="Times New Roman" w:hAnsi="Times New Roman" w:cs="Times New Roman"/>
                      <w:sz w:val="24"/>
                      <w:szCs w:val="24"/>
                    </w:rPr>
                  </w:rPrChange>
                </w:rPr>
                <w:t>27838 (92.8)</w:t>
              </w:r>
            </w:moveTo>
          </w:p>
        </w:tc>
        <w:tc>
          <w:tcPr>
            <w:tcW w:w="689" w:type="pct"/>
            <w:vMerge w:val="restart"/>
            <w:vAlign w:val="center"/>
          </w:tcPr>
          <w:p w14:paraId="1356519E" w14:textId="41025FC5" w:rsidR="00C2040A" w:rsidRPr="00200D44" w:rsidRDefault="006875DA">
            <w:pPr>
              <w:rPr>
                <w:moveTo w:id="7992" w:author="Mohammad Nayeem Hasan" w:date="2023-01-21T00:38:00Z"/>
                <w:rFonts w:ascii="Times New Roman" w:hAnsi="Times New Roman" w:cs="Times New Roman"/>
                <w:sz w:val="20"/>
                <w:szCs w:val="20"/>
                <w:rPrChange w:id="7993" w:author="Mohammad Nayeem Hasan" w:date="2023-01-27T04:20:00Z">
                  <w:rPr>
                    <w:moveTo w:id="7994" w:author="Mohammad Nayeem Hasan" w:date="2023-01-21T00:38:00Z"/>
                    <w:rFonts w:ascii="Times New Roman" w:hAnsi="Times New Roman" w:cs="Times New Roman"/>
                    <w:b/>
                    <w:bCs/>
                    <w:sz w:val="24"/>
                    <w:szCs w:val="24"/>
                  </w:rPr>
                </w:rPrChange>
              </w:rPr>
              <w:pPrChange w:id="7995" w:author="Mohammad Nayeem Hasan" w:date="2023-01-21T14:56:00Z">
                <w:pPr>
                  <w:jc w:val="both"/>
                </w:pPr>
              </w:pPrChange>
            </w:pPr>
            <w:ins w:id="7996" w:author="Mohammad Nayeem Hasan" w:date="2023-01-26T21:28:00Z">
              <w:r w:rsidRPr="00200D44">
                <w:rPr>
                  <w:rFonts w:ascii="Times New Roman" w:hAnsi="Times New Roman" w:cs="Times New Roman"/>
                  <w:sz w:val="20"/>
                  <w:szCs w:val="20"/>
                  <w:rPrChange w:id="7997" w:author="Mohammad Nayeem Hasan" w:date="2023-01-27T04:20:00Z">
                    <w:rPr>
                      <w:rFonts w:ascii="Times New Roman" w:hAnsi="Times New Roman" w:cs="Times New Roman"/>
                      <w:b/>
                      <w:bCs/>
                      <w:sz w:val="24"/>
                      <w:szCs w:val="24"/>
                    </w:rPr>
                  </w:rPrChange>
                </w:rPr>
                <w:t>0.285</w:t>
              </w:r>
            </w:ins>
            <w:moveTo w:id="7998" w:author="Mohammad Nayeem Hasan" w:date="2023-01-21T00:38:00Z">
              <w:del w:id="7999" w:author="Mohammad Nayeem Hasan" w:date="2023-01-26T21:28:00Z">
                <w:r w:rsidR="00C2040A" w:rsidRPr="00200D44" w:rsidDel="006875DA">
                  <w:rPr>
                    <w:rFonts w:ascii="Times New Roman" w:hAnsi="Times New Roman" w:cs="Times New Roman"/>
                    <w:sz w:val="20"/>
                    <w:szCs w:val="20"/>
                    <w:rPrChange w:id="8000" w:author="Mohammad Nayeem Hasan" w:date="2023-01-27T04:20:00Z">
                      <w:rPr>
                        <w:rFonts w:ascii="Times New Roman" w:hAnsi="Times New Roman" w:cs="Times New Roman"/>
                        <w:b/>
                        <w:bCs/>
                        <w:sz w:val="24"/>
                        <w:szCs w:val="24"/>
                      </w:rPr>
                    </w:rPrChange>
                  </w:rPr>
                  <w:delText>&lt;0.001</w:delText>
                </w:r>
              </w:del>
            </w:moveTo>
          </w:p>
        </w:tc>
        <w:tc>
          <w:tcPr>
            <w:tcW w:w="389" w:type="pct"/>
            <w:vAlign w:val="center"/>
          </w:tcPr>
          <w:p w14:paraId="7185E819" w14:textId="77777777" w:rsidR="00C2040A" w:rsidRPr="00200D44" w:rsidRDefault="00C2040A">
            <w:pPr>
              <w:rPr>
                <w:moveTo w:id="8001" w:author="Mohammad Nayeem Hasan" w:date="2023-01-21T00:38:00Z"/>
                <w:rFonts w:ascii="Times New Roman" w:hAnsi="Times New Roman" w:cs="Times New Roman"/>
                <w:sz w:val="20"/>
                <w:szCs w:val="20"/>
                <w:rPrChange w:id="8002" w:author="Mohammad Nayeem Hasan" w:date="2023-01-27T04:20:00Z">
                  <w:rPr>
                    <w:moveTo w:id="8003" w:author="Mohammad Nayeem Hasan" w:date="2023-01-21T00:38:00Z"/>
                    <w:rFonts w:ascii="Times New Roman" w:hAnsi="Times New Roman" w:cs="Times New Roman"/>
                    <w:sz w:val="24"/>
                    <w:szCs w:val="24"/>
                  </w:rPr>
                </w:rPrChange>
              </w:rPr>
              <w:pPrChange w:id="8004" w:author="Mohammad Nayeem Hasan" w:date="2023-01-21T14:56:00Z">
                <w:pPr>
                  <w:jc w:val="both"/>
                </w:pPr>
              </w:pPrChange>
            </w:pPr>
            <w:moveTo w:id="8005" w:author="Mohammad Nayeem Hasan" w:date="2023-01-21T00:38:00Z">
              <w:r w:rsidRPr="00200D44">
                <w:rPr>
                  <w:rFonts w:ascii="Times New Roman" w:hAnsi="Times New Roman" w:cs="Times New Roman"/>
                  <w:sz w:val="20"/>
                  <w:szCs w:val="20"/>
                  <w:rPrChange w:id="8006" w:author="Mohammad Nayeem Hasan" w:date="2023-01-27T04:20:00Z">
                    <w:rPr>
                      <w:rFonts w:ascii="Times New Roman" w:hAnsi="Times New Roman" w:cs="Times New Roman"/>
                      <w:sz w:val="24"/>
                      <w:szCs w:val="24"/>
                    </w:rPr>
                  </w:rPrChange>
                </w:rPr>
                <w:t>689 (4.0)</w:t>
              </w:r>
            </w:moveTo>
          </w:p>
        </w:tc>
        <w:tc>
          <w:tcPr>
            <w:tcW w:w="398" w:type="pct"/>
            <w:vAlign w:val="center"/>
          </w:tcPr>
          <w:p w14:paraId="3925EEC9" w14:textId="77777777" w:rsidR="00C2040A" w:rsidRPr="00200D44" w:rsidRDefault="00C2040A">
            <w:pPr>
              <w:rPr>
                <w:moveTo w:id="8007" w:author="Mohammad Nayeem Hasan" w:date="2023-01-21T00:38:00Z"/>
                <w:rFonts w:ascii="Times New Roman" w:hAnsi="Times New Roman" w:cs="Times New Roman"/>
                <w:sz w:val="20"/>
                <w:szCs w:val="20"/>
                <w:rPrChange w:id="8008" w:author="Mohammad Nayeem Hasan" w:date="2023-01-27T04:20:00Z">
                  <w:rPr>
                    <w:moveTo w:id="8009" w:author="Mohammad Nayeem Hasan" w:date="2023-01-21T00:38:00Z"/>
                    <w:rFonts w:ascii="Times New Roman" w:hAnsi="Times New Roman" w:cs="Times New Roman"/>
                    <w:sz w:val="24"/>
                    <w:szCs w:val="24"/>
                  </w:rPr>
                </w:rPrChange>
              </w:rPr>
              <w:pPrChange w:id="8010" w:author="Mohammad Nayeem Hasan" w:date="2023-01-21T14:56:00Z">
                <w:pPr>
                  <w:jc w:val="both"/>
                </w:pPr>
              </w:pPrChange>
            </w:pPr>
            <w:moveTo w:id="8011" w:author="Mohammad Nayeem Hasan" w:date="2023-01-21T00:38:00Z">
              <w:r w:rsidRPr="00200D44">
                <w:rPr>
                  <w:rFonts w:ascii="Times New Roman" w:hAnsi="Times New Roman" w:cs="Times New Roman"/>
                  <w:sz w:val="20"/>
                  <w:szCs w:val="20"/>
                  <w:rPrChange w:id="8012" w:author="Mohammad Nayeem Hasan" w:date="2023-01-27T04:20:00Z">
                    <w:rPr>
                      <w:rFonts w:ascii="Times New Roman" w:hAnsi="Times New Roman" w:cs="Times New Roman"/>
                      <w:sz w:val="24"/>
                      <w:szCs w:val="24"/>
                    </w:rPr>
                  </w:rPrChange>
                </w:rPr>
                <w:t>16519 (96.0)</w:t>
              </w:r>
            </w:moveTo>
          </w:p>
        </w:tc>
        <w:tc>
          <w:tcPr>
            <w:tcW w:w="435" w:type="pct"/>
            <w:vMerge w:val="restart"/>
            <w:vAlign w:val="center"/>
          </w:tcPr>
          <w:p w14:paraId="7F46577A" w14:textId="77777777" w:rsidR="00C2040A" w:rsidRPr="00200D44" w:rsidRDefault="00C2040A">
            <w:pPr>
              <w:rPr>
                <w:moveTo w:id="8013" w:author="Mohammad Nayeem Hasan" w:date="2023-01-21T00:38:00Z"/>
                <w:rFonts w:ascii="Times New Roman" w:hAnsi="Times New Roman" w:cs="Times New Roman"/>
                <w:sz w:val="20"/>
                <w:szCs w:val="20"/>
                <w:rPrChange w:id="8014" w:author="Mohammad Nayeem Hasan" w:date="2023-01-27T04:20:00Z">
                  <w:rPr>
                    <w:moveTo w:id="8015" w:author="Mohammad Nayeem Hasan" w:date="2023-01-21T00:38:00Z"/>
                    <w:rFonts w:ascii="Times New Roman" w:hAnsi="Times New Roman" w:cs="Times New Roman"/>
                    <w:sz w:val="24"/>
                    <w:szCs w:val="24"/>
                  </w:rPr>
                </w:rPrChange>
              </w:rPr>
              <w:pPrChange w:id="8016" w:author="Mohammad Nayeem Hasan" w:date="2023-01-21T14:56:00Z">
                <w:pPr>
                  <w:jc w:val="both"/>
                </w:pPr>
              </w:pPrChange>
            </w:pPr>
            <w:moveTo w:id="8017" w:author="Mohammad Nayeem Hasan" w:date="2023-01-21T00:38:00Z">
              <w:r w:rsidRPr="00200D44">
                <w:rPr>
                  <w:rFonts w:ascii="Times New Roman" w:hAnsi="Times New Roman" w:cs="Times New Roman"/>
                  <w:sz w:val="20"/>
                  <w:szCs w:val="20"/>
                  <w:rPrChange w:id="8018" w:author="Mohammad Nayeem Hasan" w:date="2023-01-27T04:20:00Z">
                    <w:rPr>
                      <w:rFonts w:ascii="Times New Roman" w:hAnsi="Times New Roman" w:cs="Times New Roman"/>
                      <w:sz w:val="24"/>
                      <w:szCs w:val="24"/>
                    </w:rPr>
                  </w:rPrChange>
                </w:rPr>
                <w:t>0.704</w:t>
              </w:r>
            </w:moveTo>
          </w:p>
          <w:p w14:paraId="4896E7F1" w14:textId="77777777" w:rsidR="00C2040A" w:rsidRPr="00200D44" w:rsidRDefault="00C2040A">
            <w:pPr>
              <w:rPr>
                <w:moveTo w:id="8019" w:author="Mohammad Nayeem Hasan" w:date="2023-01-21T00:38:00Z"/>
                <w:rFonts w:ascii="Times New Roman" w:hAnsi="Times New Roman" w:cs="Times New Roman"/>
                <w:sz w:val="20"/>
                <w:szCs w:val="20"/>
                <w:rPrChange w:id="8020" w:author="Mohammad Nayeem Hasan" w:date="2023-01-27T04:20:00Z">
                  <w:rPr>
                    <w:moveTo w:id="8021" w:author="Mohammad Nayeem Hasan" w:date="2023-01-21T00:38:00Z"/>
                    <w:rFonts w:ascii="Times New Roman" w:hAnsi="Times New Roman" w:cs="Times New Roman"/>
                    <w:sz w:val="24"/>
                    <w:szCs w:val="24"/>
                  </w:rPr>
                </w:rPrChange>
              </w:rPr>
              <w:pPrChange w:id="8022" w:author="Mohammad Nayeem Hasan" w:date="2023-01-21T14:56:00Z">
                <w:pPr>
                  <w:jc w:val="both"/>
                </w:pPr>
              </w:pPrChange>
            </w:pPr>
          </w:p>
        </w:tc>
        <w:tc>
          <w:tcPr>
            <w:tcW w:w="389" w:type="pct"/>
            <w:vAlign w:val="center"/>
          </w:tcPr>
          <w:p w14:paraId="604CF5DF" w14:textId="77777777" w:rsidR="00C2040A" w:rsidRPr="00200D44" w:rsidRDefault="00C2040A">
            <w:pPr>
              <w:rPr>
                <w:moveTo w:id="8023" w:author="Mohammad Nayeem Hasan" w:date="2023-01-21T00:38:00Z"/>
                <w:rFonts w:ascii="Times New Roman" w:hAnsi="Times New Roman" w:cs="Times New Roman"/>
                <w:sz w:val="20"/>
                <w:szCs w:val="20"/>
                <w:rPrChange w:id="8024" w:author="Mohammad Nayeem Hasan" w:date="2023-01-27T04:20:00Z">
                  <w:rPr>
                    <w:moveTo w:id="8025" w:author="Mohammad Nayeem Hasan" w:date="2023-01-21T00:38:00Z"/>
                    <w:rFonts w:ascii="Times New Roman" w:hAnsi="Times New Roman" w:cs="Times New Roman"/>
                    <w:sz w:val="24"/>
                    <w:szCs w:val="24"/>
                  </w:rPr>
                </w:rPrChange>
              </w:rPr>
              <w:pPrChange w:id="8026" w:author="Mohammad Nayeem Hasan" w:date="2023-01-21T14:56:00Z">
                <w:pPr>
                  <w:jc w:val="both"/>
                </w:pPr>
              </w:pPrChange>
            </w:pPr>
            <w:moveTo w:id="8027" w:author="Mohammad Nayeem Hasan" w:date="2023-01-21T00:38:00Z">
              <w:r w:rsidRPr="00200D44">
                <w:rPr>
                  <w:rFonts w:ascii="Times New Roman" w:hAnsi="Times New Roman" w:cs="Times New Roman"/>
                  <w:sz w:val="20"/>
                  <w:szCs w:val="20"/>
                  <w:rPrChange w:id="8028" w:author="Mohammad Nayeem Hasan" w:date="2023-01-27T04:20:00Z">
                    <w:rPr>
                      <w:rFonts w:ascii="Times New Roman" w:hAnsi="Times New Roman" w:cs="Times New Roman"/>
                      <w:sz w:val="24"/>
                      <w:szCs w:val="24"/>
                    </w:rPr>
                  </w:rPrChange>
                </w:rPr>
                <w:t>1483 (7.0)</w:t>
              </w:r>
            </w:moveTo>
          </w:p>
        </w:tc>
        <w:tc>
          <w:tcPr>
            <w:tcW w:w="445" w:type="pct"/>
            <w:vAlign w:val="center"/>
          </w:tcPr>
          <w:p w14:paraId="03814661" w14:textId="77777777" w:rsidR="00C2040A" w:rsidRPr="00200D44" w:rsidRDefault="00C2040A">
            <w:pPr>
              <w:rPr>
                <w:moveTo w:id="8029" w:author="Mohammad Nayeem Hasan" w:date="2023-01-21T00:38:00Z"/>
                <w:rFonts w:ascii="Times New Roman" w:hAnsi="Times New Roman" w:cs="Times New Roman"/>
                <w:sz w:val="20"/>
                <w:szCs w:val="20"/>
                <w:rPrChange w:id="8030" w:author="Mohammad Nayeem Hasan" w:date="2023-01-27T04:20:00Z">
                  <w:rPr>
                    <w:moveTo w:id="8031" w:author="Mohammad Nayeem Hasan" w:date="2023-01-21T00:38:00Z"/>
                    <w:rFonts w:ascii="Times New Roman" w:hAnsi="Times New Roman" w:cs="Times New Roman"/>
                    <w:sz w:val="24"/>
                    <w:szCs w:val="24"/>
                  </w:rPr>
                </w:rPrChange>
              </w:rPr>
              <w:pPrChange w:id="8032" w:author="Mohammad Nayeem Hasan" w:date="2023-01-21T14:56:00Z">
                <w:pPr>
                  <w:jc w:val="both"/>
                </w:pPr>
              </w:pPrChange>
            </w:pPr>
            <w:moveTo w:id="8033" w:author="Mohammad Nayeem Hasan" w:date="2023-01-21T00:38:00Z">
              <w:r w:rsidRPr="00200D44">
                <w:rPr>
                  <w:rFonts w:ascii="Times New Roman" w:hAnsi="Times New Roman" w:cs="Times New Roman"/>
                  <w:sz w:val="20"/>
                  <w:szCs w:val="20"/>
                  <w:rPrChange w:id="8034" w:author="Mohammad Nayeem Hasan" w:date="2023-01-27T04:20:00Z">
                    <w:rPr>
                      <w:rFonts w:ascii="Times New Roman" w:hAnsi="Times New Roman" w:cs="Times New Roman"/>
                      <w:sz w:val="24"/>
                      <w:szCs w:val="24"/>
                    </w:rPr>
                  </w:rPrChange>
                </w:rPr>
                <w:t>19626 (93.0)</w:t>
              </w:r>
            </w:moveTo>
          </w:p>
        </w:tc>
        <w:tc>
          <w:tcPr>
            <w:tcW w:w="435" w:type="pct"/>
            <w:vMerge w:val="restart"/>
            <w:vAlign w:val="center"/>
          </w:tcPr>
          <w:p w14:paraId="1175ACF7" w14:textId="77777777" w:rsidR="00C2040A" w:rsidRPr="00200D44" w:rsidRDefault="00C2040A">
            <w:pPr>
              <w:rPr>
                <w:moveTo w:id="8035" w:author="Mohammad Nayeem Hasan" w:date="2023-01-21T00:38:00Z"/>
                <w:rFonts w:ascii="Times New Roman" w:hAnsi="Times New Roman" w:cs="Times New Roman"/>
                <w:sz w:val="20"/>
                <w:szCs w:val="20"/>
                <w:rPrChange w:id="8036" w:author="Mohammad Nayeem Hasan" w:date="2023-01-27T04:20:00Z">
                  <w:rPr>
                    <w:moveTo w:id="8037" w:author="Mohammad Nayeem Hasan" w:date="2023-01-21T00:38:00Z"/>
                    <w:rFonts w:ascii="Times New Roman" w:hAnsi="Times New Roman" w:cs="Times New Roman"/>
                    <w:sz w:val="24"/>
                    <w:szCs w:val="24"/>
                  </w:rPr>
                </w:rPrChange>
              </w:rPr>
              <w:pPrChange w:id="8038" w:author="Mohammad Nayeem Hasan" w:date="2023-01-21T14:56:00Z">
                <w:pPr>
                  <w:jc w:val="both"/>
                </w:pPr>
              </w:pPrChange>
            </w:pPr>
            <w:moveTo w:id="8039" w:author="Mohammad Nayeem Hasan" w:date="2023-01-21T00:38:00Z">
              <w:r w:rsidRPr="00200D44">
                <w:rPr>
                  <w:rFonts w:ascii="Times New Roman" w:hAnsi="Times New Roman" w:cs="Times New Roman"/>
                  <w:sz w:val="20"/>
                  <w:szCs w:val="20"/>
                  <w:rPrChange w:id="8040" w:author="Mohammad Nayeem Hasan" w:date="2023-01-27T04:20:00Z">
                    <w:rPr>
                      <w:rFonts w:ascii="Times New Roman" w:hAnsi="Times New Roman" w:cs="Times New Roman"/>
                      <w:sz w:val="24"/>
                      <w:szCs w:val="24"/>
                    </w:rPr>
                  </w:rPrChange>
                </w:rPr>
                <w:t>0.067</w:t>
              </w:r>
            </w:moveTo>
          </w:p>
        </w:tc>
      </w:tr>
      <w:tr w:rsidR="004266B3" w:rsidRPr="004266B3" w14:paraId="3B33A2AD" w14:textId="77777777" w:rsidTr="006875DA">
        <w:trPr>
          <w:trHeight w:val="138"/>
          <w:jc w:val="center"/>
        </w:trPr>
        <w:tc>
          <w:tcPr>
            <w:tcW w:w="788" w:type="pct"/>
            <w:vAlign w:val="center"/>
          </w:tcPr>
          <w:p w14:paraId="480A1A47" w14:textId="77777777" w:rsidR="00C2040A" w:rsidRPr="00200D44" w:rsidRDefault="00C2040A">
            <w:pPr>
              <w:rPr>
                <w:moveTo w:id="8041" w:author="Mohammad Nayeem Hasan" w:date="2023-01-21T00:38:00Z"/>
                <w:rFonts w:ascii="Times New Roman" w:hAnsi="Times New Roman" w:cs="Times New Roman"/>
                <w:sz w:val="20"/>
                <w:szCs w:val="20"/>
                <w:rPrChange w:id="8042" w:author="Mohammad Nayeem Hasan" w:date="2023-01-27T04:20:00Z">
                  <w:rPr>
                    <w:moveTo w:id="8043" w:author="Mohammad Nayeem Hasan" w:date="2023-01-21T00:38:00Z"/>
                    <w:rFonts w:ascii="Times New Roman" w:hAnsi="Times New Roman" w:cs="Times New Roman"/>
                    <w:sz w:val="24"/>
                    <w:szCs w:val="24"/>
                  </w:rPr>
                </w:rPrChange>
              </w:rPr>
              <w:pPrChange w:id="8044" w:author="Mohammad Nayeem Hasan" w:date="2023-01-21T14:56:00Z">
                <w:pPr>
                  <w:jc w:val="both"/>
                </w:pPr>
              </w:pPrChange>
            </w:pPr>
            <w:moveTo w:id="8045" w:author="Mohammad Nayeem Hasan" w:date="2023-01-21T00:38:00Z">
              <w:r w:rsidRPr="00200D44">
                <w:rPr>
                  <w:rFonts w:ascii="Times New Roman" w:hAnsi="Times New Roman" w:cs="Times New Roman"/>
                  <w:sz w:val="20"/>
                  <w:szCs w:val="20"/>
                  <w:rPrChange w:id="8046" w:author="Mohammad Nayeem Hasan" w:date="2023-01-27T04:20:00Z">
                    <w:rPr>
                      <w:rFonts w:ascii="Times New Roman" w:hAnsi="Times New Roman" w:cs="Times New Roman"/>
                      <w:sz w:val="24"/>
                      <w:szCs w:val="24"/>
                    </w:rPr>
                  </w:rPrChange>
                </w:rPr>
                <w:t>Female</w:t>
              </w:r>
            </w:moveTo>
          </w:p>
        </w:tc>
        <w:tc>
          <w:tcPr>
            <w:tcW w:w="445" w:type="pct"/>
            <w:vAlign w:val="center"/>
          </w:tcPr>
          <w:p w14:paraId="469EEF42" w14:textId="77777777" w:rsidR="00C2040A" w:rsidRPr="00200D44" w:rsidRDefault="00C2040A">
            <w:pPr>
              <w:rPr>
                <w:moveTo w:id="8047" w:author="Mohammad Nayeem Hasan" w:date="2023-01-21T00:38:00Z"/>
                <w:rFonts w:ascii="Times New Roman" w:hAnsi="Times New Roman" w:cs="Times New Roman"/>
                <w:sz w:val="20"/>
                <w:szCs w:val="20"/>
                <w:rPrChange w:id="8048" w:author="Mohammad Nayeem Hasan" w:date="2023-01-27T04:20:00Z">
                  <w:rPr>
                    <w:moveTo w:id="8049" w:author="Mohammad Nayeem Hasan" w:date="2023-01-21T00:38:00Z"/>
                    <w:rFonts w:ascii="Times New Roman" w:hAnsi="Times New Roman" w:cs="Times New Roman"/>
                    <w:sz w:val="24"/>
                    <w:szCs w:val="24"/>
                  </w:rPr>
                </w:rPrChange>
              </w:rPr>
              <w:pPrChange w:id="8050" w:author="Mohammad Nayeem Hasan" w:date="2023-01-21T14:56:00Z">
                <w:pPr>
                  <w:jc w:val="both"/>
                </w:pPr>
              </w:pPrChange>
            </w:pPr>
            <w:moveTo w:id="8051" w:author="Mohammad Nayeem Hasan" w:date="2023-01-21T00:38:00Z">
              <w:r w:rsidRPr="00200D44">
                <w:rPr>
                  <w:rFonts w:ascii="Times New Roman" w:hAnsi="Times New Roman" w:cs="Times New Roman"/>
                  <w:sz w:val="20"/>
                  <w:szCs w:val="20"/>
                  <w:rPrChange w:id="8052" w:author="Mohammad Nayeem Hasan" w:date="2023-01-27T04:20:00Z">
                    <w:rPr>
                      <w:rFonts w:ascii="Times New Roman" w:hAnsi="Times New Roman" w:cs="Times New Roman"/>
                      <w:sz w:val="24"/>
                      <w:szCs w:val="24"/>
                    </w:rPr>
                  </w:rPrChange>
                </w:rPr>
                <w:t>99 (6.3)</w:t>
              </w:r>
            </w:moveTo>
          </w:p>
        </w:tc>
        <w:tc>
          <w:tcPr>
            <w:tcW w:w="587" w:type="pct"/>
            <w:vAlign w:val="center"/>
          </w:tcPr>
          <w:p w14:paraId="5A4D8C2B" w14:textId="77777777" w:rsidR="00C2040A" w:rsidRPr="00200D44" w:rsidRDefault="00C2040A">
            <w:pPr>
              <w:rPr>
                <w:moveTo w:id="8053" w:author="Mohammad Nayeem Hasan" w:date="2023-01-21T00:38:00Z"/>
                <w:rFonts w:ascii="Times New Roman" w:hAnsi="Times New Roman" w:cs="Times New Roman"/>
                <w:sz w:val="20"/>
                <w:szCs w:val="20"/>
                <w:rPrChange w:id="8054" w:author="Mohammad Nayeem Hasan" w:date="2023-01-27T04:20:00Z">
                  <w:rPr>
                    <w:moveTo w:id="8055" w:author="Mohammad Nayeem Hasan" w:date="2023-01-21T00:38:00Z"/>
                    <w:rFonts w:ascii="Times New Roman" w:hAnsi="Times New Roman" w:cs="Times New Roman"/>
                    <w:sz w:val="24"/>
                    <w:szCs w:val="24"/>
                  </w:rPr>
                </w:rPrChange>
              </w:rPr>
              <w:pPrChange w:id="8056" w:author="Mohammad Nayeem Hasan" w:date="2023-01-21T14:56:00Z">
                <w:pPr>
                  <w:jc w:val="both"/>
                </w:pPr>
              </w:pPrChange>
            </w:pPr>
            <w:moveTo w:id="8057" w:author="Mohammad Nayeem Hasan" w:date="2023-01-21T00:38:00Z">
              <w:r w:rsidRPr="00200D44">
                <w:rPr>
                  <w:rFonts w:ascii="Times New Roman" w:hAnsi="Times New Roman" w:cs="Times New Roman"/>
                  <w:sz w:val="20"/>
                  <w:szCs w:val="20"/>
                  <w:rPrChange w:id="8058" w:author="Mohammad Nayeem Hasan" w:date="2023-01-27T04:20:00Z">
                    <w:rPr>
                      <w:rFonts w:ascii="Times New Roman" w:hAnsi="Times New Roman" w:cs="Times New Roman"/>
                      <w:sz w:val="24"/>
                      <w:szCs w:val="24"/>
                    </w:rPr>
                  </w:rPrChange>
                </w:rPr>
                <w:t>1456 (93.7)</w:t>
              </w:r>
            </w:moveTo>
          </w:p>
        </w:tc>
        <w:tc>
          <w:tcPr>
            <w:tcW w:w="689" w:type="pct"/>
            <w:vMerge/>
            <w:vAlign w:val="center"/>
          </w:tcPr>
          <w:p w14:paraId="6C073B9D" w14:textId="77777777" w:rsidR="00C2040A" w:rsidRPr="00200D44" w:rsidRDefault="00C2040A">
            <w:pPr>
              <w:rPr>
                <w:moveTo w:id="8059" w:author="Mohammad Nayeem Hasan" w:date="2023-01-21T00:38:00Z"/>
                <w:rFonts w:ascii="Times New Roman" w:hAnsi="Times New Roman" w:cs="Times New Roman"/>
                <w:sz w:val="20"/>
                <w:szCs w:val="20"/>
                <w:rPrChange w:id="8060" w:author="Mohammad Nayeem Hasan" w:date="2023-01-27T04:20:00Z">
                  <w:rPr>
                    <w:moveTo w:id="8061" w:author="Mohammad Nayeem Hasan" w:date="2023-01-21T00:38:00Z"/>
                    <w:rFonts w:ascii="Times New Roman" w:hAnsi="Times New Roman" w:cs="Times New Roman"/>
                    <w:sz w:val="24"/>
                    <w:szCs w:val="24"/>
                  </w:rPr>
                </w:rPrChange>
              </w:rPr>
              <w:pPrChange w:id="8062" w:author="Mohammad Nayeem Hasan" w:date="2023-01-21T14:56:00Z">
                <w:pPr>
                  <w:jc w:val="both"/>
                </w:pPr>
              </w:pPrChange>
            </w:pPr>
          </w:p>
        </w:tc>
        <w:tc>
          <w:tcPr>
            <w:tcW w:w="389" w:type="pct"/>
            <w:vAlign w:val="center"/>
          </w:tcPr>
          <w:p w14:paraId="6C86E8BF" w14:textId="77777777" w:rsidR="00C2040A" w:rsidRPr="00200D44" w:rsidRDefault="00C2040A">
            <w:pPr>
              <w:rPr>
                <w:moveTo w:id="8063" w:author="Mohammad Nayeem Hasan" w:date="2023-01-21T00:38:00Z"/>
                <w:rFonts w:ascii="Times New Roman" w:hAnsi="Times New Roman" w:cs="Times New Roman"/>
                <w:sz w:val="20"/>
                <w:szCs w:val="20"/>
                <w:rPrChange w:id="8064" w:author="Mohammad Nayeem Hasan" w:date="2023-01-27T04:20:00Z">
                  <w:rPr>
                    <w:moveTo w:id="8065" w:author="Mohammad Nayeem Hasan" w:date="2023-01-21T00:38:00Z"/>
                    <w:rFonts w:ascii="Times New Roman" w:hAnsi="Times New Roman" w:cs="Times New Roman"/>
                    <w:sz w:val="24"/>
                    <w:szCs w:val="24"/>
                  </w:rPr>
                </w:rPrChange>
              </w:rPr>
              <w:pPrChange w:id="8066" w:author="Mohammad Nayeem Hasan" w:date="2023-01-21T14:56:00Z">
                <w:pPr>
                  <w:jc w:val="both"/>
                </w:pPr>
              </w:pPrChange>
            </w:pPr>
            <w:moveTo w:id="8067" w:author="Mohammad Nayeem Hasan" w:date="2023-01-21T00:38:00Z">
              <w:r w:rsidRPr="00200D44">
                <w:rPr>
                  <w:rFonts w:ascii="Times New Roman" w:hAnsi="Times New Roman" w:cs="Times New Roman"/>
                  <w:sz w:val="20"/>
                  <w:szCs w:val="20"/>
                  <w:rPrChange w:id="8068" w:author="Mohammad Nayeem Hasan" w:date="2023-01-27T04:20:00Z">
                    <w:rPr>
                      <w:rFonts w:ascii="Times New Roman" w:hAnsi="Times New Roman" w:cs="Times New Roman"/>
                      <w:sz w:val="24"/>
                      <w:szCs w:val="24"/>
                    </w:rPr>
                  </w:rPrChange>
                </w:rPr>
                <w:t>101 (3.8)</w:t>
              </w:r>
            </w:moveTo>
          </w:p>
        </w:tc>
        <w:tc>
          <w:tcPr>
            <w:tcW w:w="398" w:type="pct"/>
            <w:vAlign w:val="center"/>
          </w:tcPr>
          <w:p w14:paraId="0E9BEB30" w14:textId="77777777" w:rsidR="00C2040A" w:rsidRPr="00200D44" w:rsidRDefault="00C2040A">
            <w:pPr>
              <w:rPr>
                <w:moveTo w:id="8069" w:author="Mohammad Nayeem Hasan" w:date="2023-01-21T00:38:00Z"/>
                <w:rFonts w:ascii="Times New Roman" w:hAnsi="Times New Roman" w:cs="Times New Roman"/>
                <w:sz w:val="20"/>
                <w:szCs w:val="20"/>
                <w:rPrChange w:id="8070" w:author="Mohammad Nayeem Hasan" w:date="2023-01-27T04:20:00Z">
                  <w:rPr>
                    <w:moveTo w:id="8071" w:author="Mohammad Nayeem Hasan" w:date="2023-01-21T00:38:00Z"/>
                    <w:rFonts w:ascii="Times New Roman" w:hAnsi="Times New Roman" w:cs="Times New Roman"/>
                    <w:sz w:val="24"/>
                    <w:szCs w:val="24"/>
                  </w:rPr>
                </w:rPrChange>
              </w:rPr>
              <w:pPrChange w:id="8072" w:author="Mohammad Nayeem Hasan" w:date="2023-01-21T14:56:00Z">
                <w:pPr>
                  <w:jc w:val="both"/>
                </w:pPr>
              </w:pPrChange>
            </w:pPr>
            <w:moveTo w:id="8073" w:author="Mohammad Nayeem Hasan" w:date="2023-01-21T00:38:00Z">
              <w:r w:rsidRPr="00200D44">
                <w:rPr>
                  <w:rFonts w:ascii="Times New Roman" w:hAnsi="Times New Roman" w:cs="Times New Roman"/>
                  <w:sz w:val="20"/>
                  <w:szCs w:val="20"/>
                  <w:rPrChange w:id="8074" w:author="Mohammad Nayeem Hasan" w:date="2023-01-27T04:20:00Z">
                    <w:rPr>
                      <w:rFonts w:ascii="Times New Roman" w:hAnsi="Times New Roman" w:cs="Times New Roman"/>
                      <w:sz w:val="24"/>
                      <w:szCs w:val="24"/>
                    </w:rPr>
                  </w:rPrChange>
                </w:rPr>
                <w:t>2552 (96.2)</w:t>
              </w:r>
            </w:moveTo>
          </w:p>
        </w:tc>
        <w:tc>
          <w:tcPr>
            <w:tcW w:w="435" w:type="pct"/>
            <w:vMerge/>
            <w:vAlign w:val="center"/>
          </w:tcPr>
          <w:p w14:paraId="0E9A5766" w14:textId="77777777" w:rsidR="00C2040A" w:rsidRPr="00200D44" w:rsidRDefault="00C2040A">
            <w:pPr>
              <w:rPr>
                <w:moveTo w:id="8075" w:author="Mohammad Nayeem Hasan" w:date="2023-01-21T00:38:00Z"/>
                <w:rFonts w:ascii="Times New Roman" w:hAnsi="Times New Roman" w:cs="Times New Roman"/>
                <w:sz w:val="20"/>
                <w:szCs w:val="20"/>
                <w:rPrChange w:id="8076" w:author="Mohammad Nayeem Hasan" w:date="2023-01-27T04:20:00Z">
                  <w:rPr>
                    <w:moveTo w:id="8077" w:author="Mohammad Nayeem Hasan" w:date="2023-01-21T00:38:00Z"/>
                    <w:rFonts w:ascii="Times New Roman" w:hAnsi="Times New Roman" w:cs="Times New Roman"/>
                    <w:sz w:val="24"/>
                    <w:szCs w:val="24"/>
                  </w:rPr>
                </w:rPrChange>
              </w:rPr>
              <w:pPrChange w:id="8078" w:author="Mohammad Nayeem Hasan" w:date="2023-01-21T14:56:00Z">
                <w:pPr>
                  <w:jc w:val="both"/>
                </w:pPr>
              </w:pPrChange>
            </w:pPr>
          </w:p>
        </w:tc>
        <w:tc>
          <w:tcPr>
            <w:tcW w:w="389" w:type="pct"/>
            <w:vAlign w:val="center"/>
          </w:tcPr>
          <w:p w14:paraId="5217980E" w14:textId="77777777" w:rsidR="00C2040A" w:rsidRPr="00200D44" w:rsidRDefault="00C2040A">
            <w:pPr>
              <w:rPr>
                <w:moveTo w:id="8079" w:author="Mohammad Nayeem Hasan" w:date="2023-01-21T00:38:00Z"/>
                <w:rFonts w:ascii="Times New Roman" w:hAnsi="Times New Roman" w:cs="Times New Roman"/>
                <w:sz w:val="20"/>
                <w:szCs w:val="20"/>
                <w:rPrChange w:id="8080" w:author="Mohammad Nayeem Hasan" w:date="2023-01-27T04:20:00Z">
                  <w:rPr>
                    <w:moveTo w:id="8081" w:author="Mohammad Nayeem Hasan" w:date="2023-01-21T00:38:00Z"/>
                    <w:rFonts w:ascii="Times New Roman" w:hAnsi="Times New Roman" w:cs="Times New Roman"/>
                    <w:sz w:val="24"/>
                    <w:szCs w:val="24"/>
                  </w:rPr>
                </w:rPrChange>
              </w:rPr>
              <w:pPrChange w:id="8082" w:author="Mohammad Nayeem Hasan" w:date="2023-01-21T14:56:00Z">
                <w:pPr>
                  <w:jc w:val="both"/>
                </w:pPr>
              </w:pPrChange>
            </w:pPr>
            <w:moveTo w:id="8083" w:author="Mohammad Nayeem Hasan" w:date="2023-01-21T00:38:00Z">
              <w:r w:rsidRPr="00200D44">
                <w:rPr>
                  <w:rFonts w:ascii="Times New Roman" w:hAnsi="Times New Roman" w:cs="Times New Roman"/>
                  <w:sz w:val="20"/>
                  <w:szCs w:val="20"/>
                  <w:rPrChange w:id="8084" w:author="Mohammad Nayeem Hasan" w:date="2023-01-27T04:20:00Z">
                    <w:rPr>
                      <w:rFonts w:ascii="Times New Roman" w:hAnsi="Times New Roman" w:cs="Times New Roman"/>
                      <w:sz w:val="24"/>
                      <w:szCs w:val="24"/>
                    </w:rPr>
                  </w:rPrChange>
                </w:rPr>
                <w:t>114 (5.7)</w:t>
              </w:r>
            </w:moveTo>
          </w:p>
        </w:tc>
        <w:tc>
          <w:tcPr>
            <w:tcW w:w="445" w:type="pct"/>
            <w:vAlign w:val="center"/>
          </w:tcPr>
          <w:p w14:paraId="6E312D2C" w14:textId="77777777" w:rsidR="00C2040A" w:rsidRPr="00200D44" w:rsidRDefault="00C2040A">
            <w:pPr>
              <w:rPr>
                <w:moveTo w:id="8085" w:author="Mohammad Nayeem Hasan" w:date="2023-01-21T00:38:00Z"/>
                <w:rFonts w:ascii="Times New Roman" w:hAnsi="Times New Roman" w:cs="Times New Roman"/>
                <w:sz w:val="20"/>
                <w:szCs w:val="20"/>
                <w:rPrChange w:id="8086" w:author="Mohammad Nayeem Hasan" w:date="2023-01-27T04:20:00Z">
                  <w:rPr>
                    <w:moveTo w:id="8087" w:author="Mohammad Nayeem Hasan" w:date="2023-01-21T00:38:00Z"/>
                    <w:rFonts w:ascii="Times New Roman" w:hAnsi="Times New Roman" w:cs="Times New Roman"/>
                    <w:sz w:val="24"/>
                    <w:szCs w:val="24"/>
                  </w:rPr>
                </w:rPrChange>
              </w:rPr>
              <w:pPrChange w:id="8088" w:author="Mohammad Nayeem Hasan" w:date="2023-01-21T14:56:00Z">
                <w:pPr>
                  <w:jc w:val="both"/>
                </w:pPr>
              </w:pPrChange>
            </w:pPr>
            <w:moveTo w:id="8089" w:author="Mohammad Nayeem Hasan" w:date="2023-01-21T00:38:00Z">
              <w:r w:rsidRPr="00200D44">
                <w:rPr>
                  <w:rFonts w:ascii="Times New Roman" w:hAnsi="Times New Roman" w:cs="Times New Roman"/>
                  <w:sz w:val="20"/>
                  <w:szCs w:val="20"/>
                  <w:rPrChange w:id="8090" w:author="Mohammad Nayeem Hasan" w:date="2023-01-27T04:20:00Z">
                    <w:rPr>
                      <w:rFonts w:ascii="Times New Roman" w:hAnsi="Times New Roman" w:cs="Times New Roman"/>
                      <w:sz w:val="24"/>
                      <w:szCs w:val="24"/>
                    </w:rPr>
                  </w:rPrChange>
                </w:rPr>
                <w:t>1865 (94.0)</w:t>
              </w:r>
            </w:moveTo>
          </w:p>
        </w:tc>
        <w:tc>
          <w:tcPr>
            <w:tcW w:w="435" w:type="pct"/>
            <w:vMerge/>
            <w:vAlign w:val="center"/>
          </w:tcPr>
          <w:p w14:paraId="6F9ED3E3" w14:textId="77777777" w:rsidR="00C2040A" w:rsidRPr="00200D44" w:rsidRDefault="00C2040A">
            <w:pPr>
              <w:rPr>
                <w:moveTo w:id="8091" w:author="Mohammad Nayeem Hasan" w:date="2023-01-21T00:38:00Z"/>
                <w:rFonts w:ascii="Times New Roman" w:hAnsi="Times New Roman" w:cs="Times New Roman"/>
                <w:sz w:val="20"/>
                <w:szCs w:val="20"/>
                <w:rPrChange w:id="8092" w:author="Mohammad Nayeem Hasan" w:date="2023-01-27T04:20:00Z">
                  <w:rPr>
                    <w:moveTo w:id="8093" w:author="Mohammad Nayeem Hasan" w:date="2023-01-21T00:38:00Z"/>
                    <w:rFonts w:ascii="Times New Roman" w:hAnsi="Times New Roman" w:cs="Times New Roman"/>
                    <w:sz w:val="24"/>
                    <w:szCs w:val="24"/>
                  </w:rPr>
                </w:rPrChange>
              </w:rPr>
              <w:pPrChange w:id="8094" w:author="Mohammad Nayeem Hasan" w:date="2023-01-21T14:56:00Z">
                <w:pPr>
                  <w:jc w:val="both"/>
                </w:pPr>
              </w:pPrChange>
            </w:pPr>
          </w:p>
        </w:tc>
      </w:tr>
      <w:tr w:rsidR="00C2040A" w:rsidRPr="00200D44" w14:paraId="31B9D221" w14:textId="77777777" w:rsidTr="00F13B5B">
        <w:trPr>
          <w:trHeight w:val="138"/>
          <w:jc w:val="center"/>
        </w:trPr>
        <w:tc>
          <w:tcPr>
            <w:tcW w:w="5000" w:type="pct"/>
            <w:gridSpan w:val="10"/>
            <w:vAlign w:val="center"/>
          </w:tcPr>
          <w:p w14:paraId="46F4A063" w14:textId="77777777" w:rsidR="00C2040A" w:rsidRPr="00200D44" w:rsidRDefault="00C2040A">
            <w:pPr>
              <w:rPr>
                <w:moveTo w:id="8095" w:author="Mohammad Nayeem Hasan" w:date="2023-01-21T00:38:00Z"/>
                <w:rFonts w:ascii="Times New Roman" w:hAnsi="Times New Roman" w:cs="Times New Roman"/>
                <w:sz w:val="20"/>
                <w:szCs w:val="20"/>
                <w:rPrChange w:id="8096" w:author="Mohammad Nayeem Hasan" w:date="2023-01-27T04:20:00Z">
                  <w:rPr>
                    <w:moveTo w:id="8097" w:author="Mohammad Nayeem Hasan" w:date="2023-01-21T00:38:00Z"/>
                    <w:rFonts w:ascii="Times New Roman" w:hAnsi="Times New Roman" w:cs="Times New Roman"/>
                    <w:sz w:val="24"/>
                    <w:szCs w:val="24"/>
                  </w:rPr>
                </w:rPrChange>
              </w:rPr>
              <w:pPrChange w:id="8098" w:author="Mohammad Nayeem Hasan" w:date="2023-01-21T14:56:00Z">
                <w:pPr>
                  <w:jc w:val="both"/>
                </w:pPr>
              </w:pPrChange>
            </w:pPr>
            <w:moveTo w:id="8099" w:author="Mohammad Nayeem Hasan" w:date="2023-01-21T00:38:00Z">
              <w:r w:rsidRPr="00200D44">
                <w:rPr>
                  <w:rFonts w:ascii="Times New Roman" w:hAnsi="Times New Roman" w:cs="Times New Roman"/>
                  <w:sz w:val="20"/>
                  <w:szCs w:val="20"/>
                  <w:rPrChange w:id="8100" w:author="Mohammad Nayeem Hasan" w:date="2023-01-27T04:20:00Z">
                    <w:rPr>
                      <w:rFonts w:ascii="Times New Roman" w:hAnsi="Times New Roman" w:cs="Times New Roman"/>
                      <w:sz w:val="24"/>
                      <w:szCs w:val="24"/>
                    </w:rPr>
                  </w:rPrChange>
                </w:rPr>
                <w:t>Ethnicity</w:t>
              </w:r>
            </w:moveTo>
          </w:p>
        </w:tc>
      </w:tr>
      <w:tr w:rsidR="004266B3" w:rsidRPr="004266B3" w14:paraId="0F4AC91B" w14:textId="77777777" w:rsidTr="006875DA">
        <w:trPr>
          <w:trHeight w:val="138"/>
          <w:jc w:val="center"/>
        </w:trPr>
        <w:tc>
          <w:tcPr>
            <w:tcW w:w="788" w:type="pct"/>
            <w:vAlign w:val="center"/>
          </w:tcPr>
          <w:p w14:paraId="40BEFF80" w14:textId="77777777" w:rsidR="00C2040A" w:rsidRPr="00200D44" w:rsidRDefault="00C2040A">
            <w:pPr>
              <w:rPr>
                <w:moveTo w:id="8101" w:author="Mohammad Nayeem Hasan" w:date="2023-01-21T00:38:00Z"/>
                <w:rFonts w:ascii="Times New Roman" w:hAnsi="Times New Roman" w:cs="Times New Roman"/>
                <w:sz w:val="20"/>
                <w:szCs w:val="20"/>
                <w:rPrChange w:id="8102" w:author="Mohammad Nayeem Hasan" w:date="2023-01-27T04:20:00Z">
                  <w:rPr>
                    <w:moveTo w:id="8103" w:author="Mohammad Nayeem Hasan" w:date="2023-01-21T00:38:00Z"/>
                    <w:rFonts w:ascii="Times New Roman" w:hAnsi="Times New Roman" w:cs="Times New Roman"/>
                    <w:sz w:val="24"/>
                    <w:szCs w:val="24"/>
                  </w:rPr>
                </w:rPrChange>
              </w:rPr>
              <w:pPrChange w:id="8104" w:author="Mohammad Nayeem Hasan" w:date="2023-01-21T14:56:00Z">
                <w:pPr>
                  <w:jc w:val="both"/>
                </w:pPr>
              </w:pPrChange>
            </w:pPr>
            <w:moveTo w:id="8105" w:author="Mohammad Nayeem Hasan" w:date="2023-01-21T00:38:00Z">
              <w:r w:rsidRPr="00200D44">
                <w:rPr>
                  <w:rFonts w:ascii="Times New Roman" w:hAnsi="Times New Roman" w:cs="Times New Roman"/>
                  <w:sz w:val="20"/>
                  <w:szCs w:val="20"/>
                  <w:rPrChange w:id="8106" w:author="Mohammad Nayeem Hasan" w:date="2023-01-27T04:20:00Z">
                    <w:rPr>
                      <w:rFonts w:ascii="Times New Roman" w:hAnsi="Times New Roman" w:cs="Times New Roman"/>
                      <w:sz w:val="24"/>
                      <w:szCs w:val="24"/>
                    </w:rPr>
                  </w:rPrChange>
                </w:rPr>
                <w:t>Bengali</w:t>
              </w:r>
            </w:moveTo>
          </w:p>
        </w:tc>
        <w:tc>
          <w:tcPr>
            <w:tcW w:w="445" w:type="pct"/>
            <w:vAlign w:val="center"/>
          </w:tcPr>
          <w:p w14:paraId="7A5C9E39" w14:textId="77777777" w:rsidR="00C2040A" w:rsidRPr="00200D44" w:rsidRDefault="00C2040A">
            <w:pPr>
              <w:rPr>
                <w:moveTo w:id="8107" w:author="Mohammad Nayeem Hasan" w:date="2023-01-21T00:38:00Z"/>
                <w:rFonts w:ascii="Times New Roman" w:hAnsi="Times New Roman" w:cs="Times New Roman"/>
                <w:sz w:val="20"/>
                <w:szCs w:val="20"/>
                <w:rPrChange w:id="8108" w:author="Mohammad Nayeem Hasan" w:date="2023-01-27T04:20:00Z">
                  <w:rPr>
                    <w:moveTo w:id="8109" w:author="Mohammad Nayeem Hasan" w:date="2023-01-21T00:38:00Z"/>
                    <w:rFonts w:ascii="Times New Roman" w:hAnsi="Times New Roman" w:cs="Times New Roman"/>
                    <w:sz w:val="24"/>
                    <w:szCs w:val="24"/>
                  </w:rPr>
                </w:rPrChange>
              </w:rPr>
              <w:pPrChange w:id="8110" w:author="Mohammad Nayeem Hasan" w:date="2023-01-21T14:56:00Z">
                <w:pPr>
                  <w:jc w:val="both"/>
                </w:pPr>
              </w:pPrChange>
            </w:pPr>
            <w:moveTo w:id="8111" w:author="Mohammad Nayeem Hasan" w:date="2023-01-21T00:38:00Z">
              <w:r w:rsidRPr="00200D44">
                <w:rPr>
                  <w:rFonts w:ascii="Times New Roman" w:hAnsi="Times New Roman" w:cs="Times New Roman"/>
                  <w:sz w:val="20"/>
                  <w:szCs w:val="20"/>
                  <w:rPrChange w:id="8112" w:author="Mohammad Nayeem Hasan" w:date="2023-01-27T04:20:00Z">
                    <w:rPr>
                      <w:rFonts w:ascii="Times New Roman" w:hAnsi="Times New Roman" w:cs="Times New Roman"/>
                      <w:sz w:val="24"/>
                      <w:szCs w:val="24"/>
                    </w:rPr>
                  </w:rPrChange>
                </w:rPr>
                <w:t>2225 (7.2)</w:t>
              </w:r>
            </w:moveTo>
          </w:p>
        </w:tc>
        <w:tc>
          <w:tcPr>
            <w:tcW w:w="587" w:type="pct"/>
            <w:vAlign w:val="center"/>
          </w:tcPr>
          <w:p w14:paraId="4E2EF0E9" w14:textId="77777777" w:rsidR="00C2040A" w:rsidRPr="00200D44" w:rsidRDefault="00C2040A">
            <w:pPr>
              <w:rPr>
                <w:moveTo w:id="8113" w:author="Mohammad Nayeem Hasan" w:date="2023-01-21T00:38:00Z"/>
                <w:rFonts w:ascii="Times New Roman" w:hAnsi="Times New Roman" w:cs="Times New Roman"/>
                <w:sz w:val="20"/>
                <w:szCs w:val="20"/>
                <w:rPrChange w:id="8114" w:author="Mohammad Nayeem Hasan" w:date="2023-01-27T04:20:00Z">
                  <w:rPr>
                    <w:moveTo w:id="8115" w:author="Mohammad Nayeem Hasan" w:date="2023-01-21T00:38:00Z"/>
                    <w:rFonts w:ascii="Times New Roman" w:hAnsi="Times New Roman" w:cs="Times New Roman"/>
                    <w:sz w:val="24"/>
                    <w:szCs w:val="24"/>
                  </w:rPr>
                </w:rPrChange>
              </w:rPr>
              <w:pPrChange w:id="8116" w:author="Mohammad Nayeem Hasan" w:date="2023-01-21T14:56:00Z">
                <w:pPr>
                  <w:jc w:val="both"/>
                </w:pPr>
              </w:pPrChange>
            </w:pPr>
            <w:moveTo w:id="8117" w:author="Mohammad Nayeem Hasan" w:date="2023-01-21T00:38:00Z">
              <w:r w:rsidRPr="00200D44">
                <w:rPr>
                  <w:rFonts w:ascii="Times New Roman" w:hAnsi="Times New Roman" w:cs="Times New Roman"/>
                  <w:sz w:val="20"/>
                  <w:szCs w:val="20"/>
                  <w:rPrChange w:id="8118" w:author="Mohammad Nayeem Hasan" w:date="2023-01-27T04:20:00Z">
                    <w:rPr>
                      <w:rFonts w:ascii="Times New Roman" w:hAnsi="Times New Roman" w:cs="Times New Roman"/>
                      <w:sz w:val="24"/>
                      <w:szCs w:val="24"/>
                    </w:rPr>
                  </w:rPrChange>
                </w:rPr>
                <w:t>28813 (92.8)</w:t>
              </w:r>
            </w:moveTo>
          </w:p>
        </w:tc>
        <w:tc>
          <w:tcPr>
            <w:tcW w:w="689" w:type="pct"/>
            <w:vMerge w:val="restart"/>
            <w:vAlign w:val="center"/>
          </w:tcPr>
          <w:p w14:paraId="79DCEC63" w14:textId="723F8027" w:rsidR="00C2040A" w:rsidRPr="00200D44" w:rsidRDefault="00C2040A">
            <w:pPr>
              <w:rPr>
                <w:moveTo w:id="8119" w:author="Mohammad Nayeem Hasan" w:date="2023-01-21T00:38:00Z"/>
                <w:rFonts w:ascii="Times New Roman" w:hAnsi="Times New Roman" w:cs="Times New Roman"/>
                <w:sz w:val="20"/>
                <w:szCs w:val="20"/>
                <w:rPrChange w:id="8120" w:author="Mohammad Nayeem Hasan" w:date="2023-01-27T04:20:00Z">
                  <w:rPr>
                    <w:moveTo w:id="8121" w:author="Mohammad Nayeem Hasan" w:date="2023-01-21T00:38:00Z"/>
                    <w:rFonts w:ascii="Times New Roman" w:hAnsi="Times New Roman" w:cs="Times New Roman"/>
                    <w:sz w:val="24"/>
                    <w:szCs w:val="24"/>
                  </w:rPr>
                </w:rPrChange>
              </w:rPr>
              <w:pPrChange w:id="8122" w:author="Mohammad Nayeem Hasan" w:date="2023-01-21T14:56:00Z">
                <w:pPr>
                  <w:jc w:val="both"/>
                </w:pPr>
              </w:pPrChange>
            </w:pPr>
            <w:moveTo w:id="8123" w:author="Mohammad Nayeem Hasan" w:date="2023-01-21T00:38:00Z">
              <w:r w:rsidRPr="00200D44">
                <w:rPr>
                  <w:rFonts w:ascii="Times New Roman" w:hAnsi="Times New Roman" w:cs="Times New Roman"/>
                  <w:sz w:val="20"/>
                  <w:szCs w:val="20"/>
                  <w:rPrChange w:id="8124" w:author="Mohammad Nayeem Hasan" w:date="2023-01-27T04:20:00Z">
                    <w:rPr>
                      <w:rFonts w:ascii="Times New Roman" w:hAnsi="Times New Roman" w:cs="Times New Roman"/>
                      <w:sz w:val="24"/>
                      <w:szCs w:val="24"/>
                    </w:rPr>
                  </w:rPrChange>
                </w:rPr>
                <w:t>0.14</w:t>
              </w:r>
            </w:moveTo>
            <w:ins w:id="8125" w:author="Mohammad Nayeem Hasan" w:date="2023-01-26T21:37:00Z">
              <w:r w:rsidR="00AA2C5E" w:rsidRPr="00200D44">
                <w:rPr>
                  <w:rFonts w:ascii="Times New Roman" w:hAnsi="Times New Roman" w:cs="Times New Roman"/>
                  <w:sz w:val="20"/>
                  <w:szCs w:val="20"/>
                  <w:rPrChange w:id="8126" w:author="Mohammad Nayeem Hasan" w:date="2023-01-27T04:20:00Z">
                    <w:rPr>
                      <w:rFonts w:ascii="Times New Roman" w:hAnsi="Times New Roman" w:cs="Times New Roman"/>
                      <w:sz w:val="24"/>
                      <w:szCs w:val="24"/>
                    </w:rPr>
                  </w:rPrChange>
                </w:rPr>
                <w:t>4</w:t>
              </w:r>
            </w:ins>
            <w:moveTo w:id="8127" w:author="Mohammad Nayeem Hasan" w:date="2023-01-21T00:38:00Z">
              <w:del w:id="8128" w:author="Mohammad Nayeem Hasan" w:date="2023-01-26T21:37:00Z">
                <w:r w:rsidRPr="00200D44" w:rsidDel="00AA2C5E">
                  <w:rPr>
                    <w:rFonts w:ascii="Times New Roman" w:hAnsi="Times New Roman" w:cs="Times New Roman"/>
                    <w:sz w:val="20"/>
                    <w:szCs w:val="20"/>
                    <w:rPrChange w:id="8129" w:author="Mohammad Nayeem Hasan" w:date="2023-01-27T04:20:00Z">
                      <w:rPr>
                        <w:rFonts w:ascii="Times New Roman" w:hAnsi="Times New Roman" w:cs="Times New Roman"/>
                        <w:sz w:val="24"/>
                        <w:szCs w:val="24"/>
                      </w:rPr>
                    </w:rPrChange>
                  </w:rPr>
                  <w:delText>5</w:delText>
                </w:r>
              </w:del>
            </w:moveTo>
          </w:p>
        </w:tc>
        <w:tc>
          <w:tcPr>
            <w:tcW w:w="389" w:type="pct"/>
            <w:vAlign w:val="center"/>
          </w:tcPr>
          <w:p w14:paraId="2B6598B0" w14:textId="77777777" w:rsidR="00C2040A" w:rsidRPr="00200D44" w:rsidRDefault="00C2040A">
            <w:pPr>
              <w:rPr>
                <w:moveTo w:id="8130" w:author="Mohammad Nayeem Hasan" w:date="2023-01-21T00:38:00Z"/>
                <w:rFonts w:ascii="Times New Roman" w:hAnsi="Times New Roman" w:cs="Times New Roman"/>
                <w:sz w:val="20"/>
                <w:szCs w:val="20"/>
                <w:rPrChange w:id="8131" w:author="Mohammad Nayeem Hasan" w:date="2023-01-27T04:20:00Z">
                  <w:rPr>
                    <w:moveTo w:id="8132" w:author="Mohammad Nayeem Hasan" w:date="2023-01-21T00:38:00Z"/>
                    <w:rFonts w:ascii="Times New Roman" w:hAnsi="Times New Roman" w:cs="Times New Roman"/>
                    <w:sz w:val="24"/>
                    <w:szCs w:val="24"/>
                  </w:rPr>
                </w:rPrChange>
              </w:rPr>
              <w:pPrChange w:id="8133" w:author="Mohammad Nayeem Hasan" w:date="2023-01-21T14:56:00Z">
                <w:pPr>
                  <w:jc w:val="both"/>
                </w:pPr>
              </w:pPrChange>
            </w:pPr>
            <w:moveTo w:id="8134" w:author="Mohammad Nayeem Hasan" w:date="2023-01-21T00:38:00Z">
              <w:r w:rsidRPr="00200D44">
                <w:rPr>
                  <w:rFonts w:ascii="Times New Roman" w:hAnsi="Times New Roman" w:cs="Times New Roman"/>
                  <w:sz w:val="20"/>
                  <w:szCs w:val="20"/>
                  <w:rPrChange w:id="8135" w:author="Mohammad Nayeem Hasan" w:date="2023-01-27T04:20:00Z">
                    <w:rPr>
                      <w:rFonts w:ascii="Times New Roman" w:hAnsi="Times New Roman" w:cs="Times New Roman"/>
                      <w:sz w:val="24"/>
                      <w:szCs w:val="24"/>
                    </w:rPr>
                  </w:rPrChange>
                </w:rPr>
                <w:t>768 (4.0)</w:t>
              </w:r>
            </w:moveTo>
          </w:p>
        </w:tc>
        <w:tc>
          <w:tcPr>
            <w:tcW w:w="398" w:type="pct"/>
            <w:vAlign w:val="center"/>
          </w:tcPr>
          <w:p w14:paraId="739F6230" w14:textId="77777777" w:rsidR="00C2040A" w:rsidRPr="00200D44" w:rsidRDefault="00C2040A">
            <w:pPr>
              <w:rPr>
                <w:moveTo w:id="8136" w:author="Mohammad Nayeem Hasan" w:date="2023-01-21T00:38:00Z"/>
                <w:rFonts w:ascii="Times New Roman" w:hAnsi="Times New Roman" w:cs="Times New Roman"/>
                <w:sz w:val="20"/>
                <w:szCs w:val="20"/>
                <w:rPrChange w:id="8137" w:author="Mohammad Nayeem Hasan" w:date="2023-01-27T04:20:00Z">
                  <w:rPr>
                    <w:moveTo w:id="8138" w:author="Mohammad Nayeem Hasan" w:date="2023-01-21T00:38:00Z"/>
                    <w:rFonts w:ascii="Times New Roman" w:hAnsi="Times New Roman" w:cs="Times New Roman"/>
                    <w:sz w:val="24"/>
                    <w:szCs w:val="24"/>
                  </w:rPr>
                </w:rPrChange>
              </w:rPr>
              <w:pPrChange w:id="8139" w:author="Mohammad Nayeem Hasan" w:date="2023-01-21T14:56:00Z">
                <w:pPr>
                  <w:jc w:val="both"/>
                </w:pPr>
              </w:pPrChange>
            </w:pPr>
            <w:moveTo w:id="8140" w:author="Mohammad Nayeem Hasan" w:date="2023-01-21T00:38:00Z">
              <w:r w:rsidRPr="00200D44">
                <w:rPr>
                  <w:rFonts w:ascii="Times New Roman" w:hAnsi="Times New Roman" w:cs="Times New Roman"/>
                  <w:sz w:val="20"/>
                  <w:szCs w:val="20"/>
                  <w:rPrChange w:id="8141" w:author="Mohammad Nayeem Hasan" w:date="2023-01-27T04:20:00Z">
                    <w:rPr>
                      <w:rFonts w:ascii="Times New Roman" w:hAnsi="Times New Roman" w:cs="Times New Roman"/>
                      <w:sz w:val="24"/>
                      <w:szCs w:val="24"/>
                    </w:rPr>
                  </w:rPrChange>
                </w:rPr>
                <w:t>18505 (96.0)</w:t>
              </w:r>
            </w:moveTo>
          </w:p>
        </w:tc>
        <w:tc>
          <w:tcPr>
            <w:tcW w:w="435" w:type="pct"/>
            <w:vMerge w:val="restart"/>
            <w:vAlign w:val="center"/>
          </w:tcPr>
          <w:p w14:paraId="4486CBDD" w14:textId="77777777" w:rsidR="00C2040A" w:rsidRPr="00200D44" w:rsidRDefault="00C2040A">
            <w:pPr>
              <w:rPr>
                <w:moveTo w:id="8142" w:author="Mohammad Nayeem Hasan" w:date="2023-01-21T00:38:00Z"/>
                <w:rFonts w:ascii="Times New Roman" w:hAnsi="Times New Roman" w:cs="Times New Roman"/>
                <w:sz w:val="20"/>
                <w:szCs w:val="20"/>
                <w:rPrChange w:id="8143" w:author="Mohammad Nayeem Hasan" w:date="2023-01-27T04:20:00Z">
                  <w:rPr>
                    <w:moveTo w:id="8144" w:author="Mohammad Nayeem Hasan" w:date="2023-01-21T00:38:00Z"/>
                    <w:rFonts w:ascii="Times New Roman" w:hAnsi="Times New Roman" w:cs="Times New Roman"/>
                    <w:sz w:val="24"/>
                    <w:szCs w:val="24"/>
                  </w:rPr>
                </w:rPrChange>
              </w:rPr>
              <w:pPrChange w:id="8145" w:author="Mohammad Nayeem Hasan" w:date="2023-01-21T14:56:00Z">
                <w:pPr>
                  <w:jc w:val="both"/>
                </w:pPr>
              </w:pPrChange>
            </w:pPr>
            <w:moveTo w:id="8146" w:author="Mohammad Nayeem Hasan" w:date="2023-01-21T00:38:00Z">
              <w:r w:rsidRPr="00200D44">
                <w:rPr>
                  <w:rFonts w:ascii="Times New Roman" w:hAnsi="Times New Roman" w:cs="Times New Roman"/>
                  <w:sz w:val="20"/>
                  <w:szCs w:val="20"/>
                  <w:rPrChange w:id="8147" w:author="Mohammad Nayeem Hasan" w:date="2023-01-27T04:20:00Z">
                    <w:rPr>
                      <w:rFonts w:ascii="Times New Roman" w:hAnsi="Times New Roman" w:cs="Times New Roman"/>
                      <w:sz w:val="24"/>
                      <w:szCs w:val="24"/>
                    </w:rPr>
                  </w:rPrChange>
                </w:rPr>
                <w:t>0.814</w:t>
              </w:r>
            </w:moveTo>
          </w:p>
        </w:tc>
        <w:tc>
          <w:tcPr>
            <w:tcW w:w="389" w:type="pct"/>
            <w:vAlign w:val="center"/>
          </w:tcPr>
          <w:p w14:paraId="0247C404" w14:textId="77777777" w:rsidR="00C2040A" w:rsidRPr="00200D44" w:rsidRDefault="00C2040A">
            <w:pPr>
              <w:rPr>
                <w:moveTo w:id="8148" w:author="Mohammad Nayeem Hasan" w:date="2023-01-21T00:38:00Z"/>
                <w:rFonts w:ascii="Times New Roman" w:hAnsi="Times New Roman" w:cs="Times New Roman"/>
                <w:sz w:val="20"/>
                <w:szCs w:val="20"/>
                <w:rPrChange w:id="8149" w:author="Mohammad Nayeem Hasan" w:date="2023-01-27T04:20:00Z">
                  <w:rPr>
                    <w:moveTo w:id="8150" w:author="Mohammad Nayeem Hasan" w:date="2023-01-21T00:38:00Z"/>
                    <w:rFonts w:ascii="Times New Roman" w:hAnsi="Times New Roman" w:cs="Times New Roman"/>
                    <w:sz w:val="24"/>
                    <w:szCs w:val="24"/>
                  </w:rPr>
                </w:rPrChange>
              </w:rPr>
              <w:pPrChange w:id="8151" w:author="Mohammad Nayeem Hasan" w:date="2023-01-21T14:56:00Z">
                <w:pPr>
                  <w:jc w:val="both"/>
                </w:pPr>
              </w:pPrChange>
            </w:pPr>
            <w:moveTo w:id="8152" w:author="Mohammad Nayeem Hasan" w:date="2023-01-21T00:38:00Z">
              <w:r w:rsidRPr="00200D44">
                <w:rPr>
                  <w:rFonts w:ascii="Times New Roman" w:hAnsi="Times New Roman" w:cs="Times New Roman"/>
                  <w:sz w:val="20"/>
                  <w:szCs w:val="20"/>
                  <w:rPrChange w:id="8153" w:author="Mohammad Nayeem Hasan" w:date="2023-01-27T04:20:00Z">
                    <w:rPr>
                      <w:rFonts w:ascii="Times New Roman" w:hAnsi="Times New Roman" w:cs="Times New Roman"/>
                      <w:sz w:val="24"/>
                      <w:szCs w:val="24"/>
                    </w:rPr>
                  </w:rPrChange>
                </w:rPr>
                <w:t>1571 (6.9)</w:t>
              </w:r>
            </w:moveTo>
          </w:p>
        </w:tc>
        <w:tc>
          <w:tcPr>
            <w:tcW w:w="445" w:type="pct"/>
            <w:vAlign w:val="center"/>
          </w:tcPr>
          <w:p w14:paraId="1637820E" w14:textId="77777777" w:rsidR="00C2040A" w:rsidRPr="00200D44" w:rsidRDefault="00C2040A">
            <w:pPr>
              <w:rPr>
                <w:moveTo w:id="8154" w:author="Mohammad Nayeem Hasan" w:date="2023-01-21T00:38:00Z"/>
                <w:rFonts w:ascii="Times New Roman" w:hAnsi="Times New Roman" w:cs="Times New Roman"/>
                <w:sz w:val="20"/>
                <w:szCs w:val="20"/>
                <w:rPrChange w:id="8155" w:author="Mohammad Nayeem Hasan" w:date="2023-01-27T04:20:00Z">
                  <w:rPr>
                    <w:moveTo w:id="8156" w:author="Mohammad Nayeem Hasan" w:date="2023-01-21T00:38:00Z"/>
                    <w:rFonts w:ascii="Times New Roman" w:hAnsi="Times New Roman" w:cs="Times New Roman"/>
                    <w:sz w:val="24"/>
                    <w:szCs w:val="24"/>
                  </w:rPr>
                </w:rPrChange>
              </w:rPr>
              <w:pPrChange w:id="8157" w:author="Mohammad Nayeem Hasan" w:date="2023-01-21T14:56:00Z">
                <w:pPr>
                  <w:jc w:val="both"/>
                </w:pPr>
              </w:pPrChange>
            </w:pPr>
            <w:moveTo w:id="8158" w:author="Mohammad Nayeem Hasan" w:date="2023-01-21T00:38:00Z">
              <w:r w:rsidRPr="00200D44">
                <w:rPr>
                  <w:rFonts w:ascii="Times New Roman" w:hAnsi="Times New Roman" w:cs="Times New Roman"/>
                  <w:sz w:val="20"/>
                  <w:szCs w:val="20"/>
                  <w:rPrChange w:id="8159" w:author="Mohammad Nayeem Hasan" w:date="2023-01-27T04:20:00Z">
                    <w:rPr>
                      <w:rFonts w:ascii="Times New Roman" w:hAnsi="Times New Roman" w:cs="Times New Roman"/>
                      <w:sz w:val="24"/>
                      <w:szCs w:val="24"/>
                    </w:rPr>
                  </w:rPrChange>
                </w:rPr>
                <w:t>21263 (93.1)</w:t>
              </w:r>
            </w:moveTo>
          </w:p>
        </w:tc>
        <w:tc>
          <w:tcPr>
            <w:tcW w:w="435" w:type="pct"/>
            <w:vMerge w:val="restart"/>
            <w:vAlign w:val="center"/>
          </w:tcPr>
          <w:p w14:paraId="6A851A31" w14:textId="77777777" w:rsidR="00C2040A" w:rsidRPr="00200D44" w:rsidRDefault="00C2040A">
            <w:pPr>
              <w:rPr>
                <w:moveTo w:id="8160" w:author="Mohammad Nayeem Hasan" w:date="2023-01-21T00:38:00Z"/>
                <w:rFonts w:ascii="Times New Roman" w:hAnsi="Times New Roman" w:cs="Times New Roman"/>
                <w:b/>
                <w:bCs/>
                <w:sz w:val="20"/>
                <w:szCs w:val="20"/>
                <w:rPrChange w:id="8161" w:author="Mohammad Nayeem Hasan" w:date="2023-01-27T04:20:00Z">
                  <w:rPr>
                    <w:moveTo w:id="8162" w:author="Mohammad Nayeem Hasan" w:date="2023-01-21T00:38:00Z"/>
                    <w:rFonts w:ascii="Times New Roman" w:hAnsi="Times New Roman" w:cs="Times New Roman"/>
                    <w:b/>
                    <w:bCs/>
                    <w:sz w:val="24"/>
                    <w:szCs w:val="24"/>
                  </w:rPr>
                </w:rPrChange>
              </w:rPr>
              <w:pPrChange w:id="8163" w:author="Mohammad Nayeem Hasan" w:date="2023-01-21T14:56:00Z">
                <w:pPr>
                  <w:jc w:val="both"/>
                </w:pPr>
              </w:pPrChange>
            </w:pPr>
            <w:moveTo w:id="8164" w:author="Mohammad Nayeem Hasan" w:date="2023-01-21T00:38:00Z">
              <w:r w:rsidRPr="00200D44">
                <w:rPr>
                  <w:rFonts w:ascii="Times New Roman" w:hAnsi="Times New Roman" w:cs="Times New Roman"/>
                  <w:b/>
                  <w:bCs/>
                  <w:sz w:val="20"/>
                  <w:szCs w:val="20"/>
                  <w:rPrChange w:id="8165" w:author="Mohammad Nayeem Hasan" w:date="2023-01-27T04:20:00Z">
                    <w:rPr>
                      <w:rFonts w:ascii="Times New Roman" w:hAnsi="Times New Roman" w:cs="Times New Roman"/>
                      <w:b/>
                      <w:bCs/>
                      <w:sz w:val="24"/>
                      <w:szCs w:val="24"/>
                    </w:rPr>
                  </w:rPrChange>
                </w:rPr>
                <w:t>0.019</w:t>
              </w:r>
            </w:moveTo>
          </w:p>
        </w:tc>
      </w:tr>
      <w:tr w:rsidR="004266B3" w:rsidRPr="004266B3" w14:paraId="110BF8D8" w14:textId="77777777" w:rsidTr="006875DA">
        <w:trPr>
          <w:trHeight w:val="138"/>
          <w:jc w:val="center"/>
        </w:trPr>
        <w:tc>
          <w:tcPr>
            <w:tcW w:w="788" w:type="pct"/>
            <w:vAlign w:val="center"/>
          </w:tcPr>
          <w:p w14:paraId="4311DB96" w14:textId="77777777" w:rsidR="00C2040A" w:rsidRPr="00200D44" w:rsidRDefault="00C2040A">
            <w:pPr>
              <w:rPr>
                <w:moveTo w:id="8166" w:author="Mohammad Nayeem Hasan" w:date="2023-01-21T00:38:00Z"/>
                <w:rFonts w:ascii="Times New Roman" w:hAnsi="Times New Roman" w:cs="Times New Roman"/>
                <w:sz w:val="20"/>
                <w:szCs w:val="20"/>
                <w:rPrChange w:id="8167" w:author="Mohammad Nayeem Hasan" w:date="2023-01-27T04:20:00Z">
                  <w:rPr>
                    <w:moveTo w:id="8168" w:author="Mohammad Nayeem Hasan" w:date="2023-01-21T00:38:00Z"/>
                    <w:rFonts w:ascii="Times New Roman" w:hAnsi="Times New Roman" w:cs="Times New Roman"/>
                    <w:sz w:val="24"/>
                    <w:szCs w:val="24"/>
                  </w:rPr>
                </w:rPrChange>
              </w:rPr>
              <w:pPrChange w:id="8169" w:author="Mohammad Nayeem Hasan" w:date="2023-01-21T14:56:00Z">
                <w:pPr>
                  <w:jc w:val="both"/>
                </w:pPr>
              </w:pPrChange>
            </w:pPr>
            <w:moveTo w:id="8170" w:author="Mohammad Nayeem Hasan" w:date="2023-01-21T00:38:00Z">
              <w:r w:rsidRPr="00200D44">
                <w:rPr>
                  <w:rFonts w:ascii="Times New Roman" w:hAnsi="Times New Roman" w:cs="Times New Roman"/>
                  <w:sz w:val="20"/>
                  <w:szCs w:val="20"/>
                  <w:rPrChange w:id="8171" w:author="Mohammad Nayeem Hasan" w:date="2023-01-27T04:20:00Z">
                    <w:rPr>
                      <w:rFonts w:ascii="Times New Roman" w:hAnsi="Times New Roman" w:cs="Times New Roman"/>
                      <w:sz w:val="24"/>
                      <w:szCs w:val="24"/>
                    </w:rPr>
                  </w:rPrChange>
                </w:rPr>
                <w:t>Other</w:t>
              </w:r>
            </w:moveTo>
          </w:p>
        </w:tc>
        <w:tc>
          <w:tcPr>
            <w:tcW w:w="445" w:type="pct"/>
            <w:vAlign w:val="center"/>
          </w:tcPr>
          <w:p w14:paraId="1F21EDF9" w14:textId="77777777" w:rsidR="00C2040A" w:rsidRPr="00200D44" w:rsidRDefault="00C2040A">
            <w:pPr>
              <w:rPr>
                <w:moveTo w:id="8172" w:author="Mohammad Nayeem Hasan" w:date="2023-01-21T00:38:00Z"/>
                <w:rFonts w:ascii="Times New Roman" w:hAnsi="Times New Roman" w:cs="Times New Roman"/>
                <w:sz w:val="20"/>
                <w:szCs w:val="20"/>
                <w:rPrChange w:id="8173" w:author="Mohammad Nayeem Hasan" w:date="2023-01-27T04:20:00Z">
                  <w:rPr>
                    <w:moveTo w:id="8174" w:author="Mohammad Nayeem Hasan" w:date="2023-01-21T00:38:00Z"/>
                    <w:rFonts w:ascii="Times New Roman" w:hAnsi="Times New Roman" w:cs="Times New Roman"/>
                    <w:sz w:val="24"/>
                    <w:szCs w:val="24"/>
                  </w:rPr>
                </w:rPrChange>
              </w:rPr>
              <w:pPrChange w:id="8175" w:author="Mohammad Nayeem Hasan" w:date="2023-01-21T14:56:00Z">
                <w:pPr>
                  <w:jc w:val="both"/>
                </w:pPr>
              </w:pPrChange>
            </w:pPr>
            <w:moveTo w:id="8176" w:author="Mohammad Nayeem Hasan" w:date="2023-01-21T00:38:00Z">
              <w:r w:rsidRPr="00200D44">
                <w:rPr>
                  <w:rFonts w:ascii="Times New Roman" w:hAnsi="Times New Roman" w:cs="Times New Roman"/>
                  <w:sz w:val="20"/>
                  <w:szCs w:val="20"/>
                  <w:rPrChange w:id="8177" w:author="Mohammad Nayeem Hasan" w:date="2023-01-27T04:20:00Z">
                    <w:rPr>
                      <w:rFonts w:ascii="Times New Roman" w:hAnsi="Times New Roman" w:cs="Times New Roman"/>
                      <w:sz w:val="24"/>
                      <w:szCs w:val="24"/>
                    </w:rPr>
                  </w:rPrChange>
                </w:rPr>
                <w:t>29 (5.7)</w:t>
              </w:r>
            </w:moveTo>
          </w:p>
        </w:tc>
        <w:tc>
          <w:tcPr>
            <w:tcW w:w="587" w:type="pct"/>
            <w:vAlign w:val="center"/>
          </w:tcPr>
          <w:p w14:paraId="73B3332F" w14:textId="77777777" w:rsidR="00C2040A" w:rsidRPr="00200D44" w:rsidRDefault="00C2040A">
            <w:pPr>
              <w:rPr>
                <w:moveTo w:id="8178" w:author="Mohammad Nayeem Hasan" w:date="2023-01-21T00:38:00Z"/>
                <w:rFonts w:ascii="Times New Roman" w:hAnsi="Times New Roman" w:cs="Times New Roman"/>
                <w:sz w:val="20"/>
                <w:szCs w:val="20"/>
                <w:rPrChange w:id="8179" w:author="Mohammad Nayeem Hasan" w:date="2023-01-27T04:20:00Z">
                  <w:rPr>
                    <w:moveTo w:id="8180" w:author="Mohammad Nayeem Hasan" w:date="2023-01-21T00:38:00Z"/>
                    <w:rFonts w:ascii="Times New Roman" w:hAnsi="Times New Roman" w:cs="Times New Roman"/>
                    <w:sz w:val="24"/>
                    <w:szCs w:val="24"/>
                  </w:rPr>
                </w:rPrChange>
              </w:rPr>
              <w:pPrChange w:id="8181" w:author="Mohammad Nayeem Hasan" w:date="2023-01-21T14:56:00Z">
                <w:pPr>
                  <w:jc w:val="both"/>
                </w:pPr>
              </w:pPrChange>
            </w:pPr>
            <w:moveTo w:id="8182" w:author="Mohammad Nayeem Hasan" w:date="2023-01-21T00:38:00Z">
              <w:r w:rsidRPr="00200D44">
                <w:rPr>
                  <w:rFonts w:ascii="Times New Roman" w:hAnsi="Times New Roman" w:cs="Times New Roman"/>
                  <w:sz w:val="20"/>
                  <w:szCs w:val="20"/>
                  <w:rPrChange w:id="8183" w:author="Mohammad Nayeem Hasan" w:date="2023-01-27T04:20:00Z">
                    <w:rPr>
                      <w:rFonts w:ascii="Times New Roman" w:hAnsi="Times New Roman" w:cs="Times New Roman"/>
                      <w:sz w:val="24"/>
                      <w:szCs w:val="24"/>
                    </w:rPr>
                  </w:rPrChange>
                </w:rPr>
                <w:t>476 (94.3)</w:t>
              </w:r>
            </w:moveTo>
          </w:p>
        </w:tc>
        <w:tc>
          <w:tcPr>
            <w:tcW w:w="689" w:type="pct"/>
            <w:vMerge/>
            <w:vAlign w:val="center"/>
          </w:tcPr>
          <w:p w14:paraId="3CBF8816" w14:textId="77777777" w:rsidR="00C2040A" w:rsidRPr="00200D44" w:rsidRDefault="00C2040A">
            <w:pPr>
              <w:rPr>
                <w:moveTo w:id="8184" w:author="Mohammad Nayeem Hasan" w:date="2023-01-21T00:38:00Z"/>
                <w:rFonts w:ascii="Times New Roman" w:hAnsi="Times New Roman" w:cs="Times New Roman"/>
                <w:sz w:val="20"/>
                <w:szCs w:val="20"/>
                <w:rPrChange w:id="8185" w:author="Mohammad Nayeem Hasan" w:date="2023-01-27T04:20:00Z">
                  <w:rPr>
                    <w:moveTo w:id="8186" w:author="Mohammad Nayeem Hasan" w:date="2023-01-21T00:38:00Z"/>
                    <w:rFonts w:ascii="Times New Roman" w:hAnsi="Times New Roman" w:cs="Times New Roman"/>
                    <w:sz w:val="24"/>
                    <w:szCs w:val="24"/>
                  </w:rPr>
                </w:rPrChange>
              </w:rPr>
              <w:pPrChange w:id="8187" w:author="Mohammad Nayeem Hasan" w:date="2023-01-21T14:56:00Z">
                <w:pPr>
                  <w:jc w:val="both"/>
                </w:pPr>
              </w:pPrChange>
            </w:pPr>
          </w:p>
        </w:tc>
        <w:tc>
          <w:tcPr>
            <w:tcW w:w="389" w:type="pct"/>
            <w:vAlign w:val="center"/>
          </w:tcPr>
          <w:p w14:paraId="1AD49121" w14:textId="77777777" w:rsidR="00C2040A" w:rsidRPr="00200D44" w:rsidRDefault="00C2040A">
            <w:pPr>
              <w:rPr>
                <w:moveTo w:id="8188" w:author="Mohammad Nayeem Hasan" w:date="2023-01-21T00:38:00Z"/>
                <w:rFonts w:ascii="Times New Roman" w:hAnsi="Times New Roman" w:cs="Times New Roman"/>
                <w:sz w:val="20"/>
                <w:szCs w:val="20"/>
                <w:rPrChange w:id="8189" w:author="Mohammad Nayeem Hasan" w:date="2023-01-27T04:20:00Z">
                  <w:rPr>
                    <w:moveTo w:id="8190" w:author="Mohammad Nayeem Hasan" w:date="2023-01-21T00:38:00Z"/>
                    <w:rFonts w:ascii="Times New Roman" w:hAnsi="Times New Roman" w:cs="Times New Roman"/>
                    <w:sz w:val="24"/>
                    <w:szCs w:val="24"/>
                  </w:rPr>
                </w:rPrChange>
              </w:rPr>
              <w:pPrChange w:id="8191" w:author="Mohammad Nayeem Hasan" w:date="2023-01-21T14:56:00Z">
                <w:pPr>
                  <w:jc w:val="both"/>
                </w:pPr>
              </w:pPrChange>
            </w:pPr>
            <w:moveTo w:id="8192" w:author="Mohammad Nayeem Hasan" w:date="2023-01-21T00:38:00Z">
              <w:r w:rsidRPr="00200D44">
                <w:rPr>
                  <w:rFonts w:ascii="Times New Roman" w:hAnsi="Times New Roman" w:cs="Times New Roman"/>
                  <w:sz w:val="20"/>
                  <w:szCs w:val="20"/>
                  <w:rPrChange w:id="8193" w:author="Mohammad Nayeem Hasan" w:date="2023-01-27T04:20:00Z">
                    <w:rPr>
                      <w:rFonts w:ascii="Times New Roman" w:hAnsi="Times New Roman" w:cs="Times New Roman"/>
                      <w:sz w:val="24"/>
                      <w:szCs w:val="24"/>
                    </w:rPr>
                  </w:rPrChange>
                </w:rPr>
                <w:t>22 (3.7)</w:t>
              </w:r>
            </w:moveTo>
          </w:p>
        </w:tc>
        <w:tc>
          <w:tcPr>
            <w:tcW w:w="398" w:type="pct"/>
            <w:vAlign w:val="center"/>
          </w:tcPr>
          <w:p w14:paraId="67D0705C" w14:textId="77777777" w:rsidR="00C2040A" w:rsidRPr="00200D44" w:rsidRDefault="00C2040A">
            <w:pPr>
              <w:rPr>
                <w:moveTo w:id="8194" w:author="Mohammad Nayeem Hasan" w:date="2023-01-21T00:38:00Z"/>
                <w:rFonts w:ascii="Times New Roman" w:hAnsi="Times New Roman" w:cs="Times New Roman"/>
                <w:sz w:val="20"/>
                <w:szCs w:val="20"/>
                <w:rPrChange w:id="8195" w:author="Mohammad Nayeem Hasan" w:date="2023-01-27T04:20:00Z">
                  <w:rPr>
                    <w:moveTo w:id="8196" w:author="Mohammad Nayeem Hasan" w:date="2023-01-21T00:38:00Z"/>
                    <w:rFonts w:ascii="Times New Roman" w:hAnsi="Times New Roman" w:cs="Times New Roman"/>
                    <w:sz w:val="24"/>
                    <w:szCs w:val="24"/>
                  </w:rPr>
                </w:rPrChange>
              </w:rPr>
              <w:pPrChange w:id="8197" w:author="Mohammad Nayeem Hasan" w:date="2023-01-21T14:56:00Z">
                <w:pPr>
                  <w:jc w:val="both"/>
                </w:pPr>
              </w:pPrChange>
            </w:pPr>
            <w:moveTo w:id="8198" w:author="Mohammad Nayeem Hasan" w:date="2023-01-21T00:38:00Z">
              <w:r w:rsidRPr="00200D44">
                <w:rPr>
                  <w:rFonts w:ascii="Times New Roman" w:hAnsi="Times New Roman" w:cs="Times New Roman"/>
                  <w:sz w:val="20"/>
                  <w:szCs w:val="20"/>
                  <w:rPrChange w:id="8199" w:author="Mohammad Nayeem Hasan" w:date="2023-01-27T04:20:00Z">
                    <w:rPr>
                      <w:rFonts w:ascii="Times New Roman" w:hAnsi="Times New Roman" w:cs="Times New Roman"/>
                      <w:sz w:val="24"/>
                      <w:szCs w:val="24"/>
                    </w:rPr>
                  </w:rPrChange>
                </w:rPr>
                <w:t>567 (96.3)</w:t>
              </w:r>
            </w:moveTo>
          </w:p>
        </w:tc>
        <w:tc>
          <w:tcPr>
            <w:tcW w:w="435" w:type="pct"/>
            <w:vMerge/>
            <w:vAlign w:val="center"/>
          </w:tcPr>
          <w:p w14:paraId="42735D4D" w14:textId="77777777" w:rsidR="00C2040A" w:rsidRPr="00200D44" w:rsidRDefault="00C2040A">
            <w:pPr>
              <w:rPr>
                <w:moveTo w:id="8200" w:author="Mohammad Nayeem Hasan" w:date="2023-01-21T00:38:00Z"/>
                <w:rFonts w:ascii="Times New Roman" w:hAnsi="Times New Roman" w:cs="Times New Roman"/>
                <w:sz w:val="20"/>
                <w:szCs w:val="20"/>
                <w:rPrChange w:id="8201" w:author="Mohammad Nayeem Hasan" w:date="2023-01-27T04:20:00Z">
                  <w:rPr>
                    <w:moveTo w:id="8202" w:author="Mohammad Nayeem Hasan" w:date="2023-01-21T00:38:00Z"/>
                    <w:rFonts w:ascii="Times New Roman" w:hAnsi="Times New Roman" w:cs="Times New Roman"/>
                    <w:sz w:val="24"/>
                    <w:szCs w:val="24"/>
                  </w:rPr>
                </w:rPrChange>
              </w:rPr>
              <w:pPrChange w:id="8203" w:author="Mohammad Nayeem Hasan" w:date="2023-01-21T14:56:00Z">
                <w:pPr>
                  <w:jc w:val="both"/>
                </w:pPr>
              </w:pPrChange>
            </w:pPr>
          </w:p>
        </w:tc>
        <w:tc>
          <w:tcPr>
            <w:tcW w:w="389" w:type="pct"/>
            <w:vAlign w:val="center"/>
          </w:tcPr>
          <w:p w14:paraId="5ECF31AE" w14:textId="77777777" w:rsidR="00C2040A" w:rsidRPr="00200D44" w:rsidRDefault="00C2040A">
            <w:pPr>
              <w:rPr>
                <w:moveTo w:id="8204" w:author="Mohammad Nayeem Hasan" w:date="2023-01-21T00:38:00Z"/>
                <w:rFonts w:ascii="Times New Roman" w:hAnsi="Times New Roman" w:cs="Times New Roman"/>
                <w:sz w:val="20"/>
                <w:szCs w:val="20"/>
                <w:rPrChange w:id="8205" w:author="Mohammad Nayeem Hasan" w:date="2023-01-27T04:20:00Z">
                  <w:rPr>
                    <w:moveTo w:id="8206" w:author="Mohammad Nayeem Hasan" w:date="2023-01-21T00:38:00Z"/>
                    <w:rFonts w:ascii="Times New Roman" w:hAnsi="Times New Roman" w:cs="Times New Roman"/>
                    <w:sz w:val="24"/>
                    <w:szCs w:val="24"/>
                  </w:rPr>
                </w:rPrChange>
              </w:rPr>
              <w:pPrChange w:id="8207" w:author="Mohammad Nayeem Hasan" w:date="2023-01-21T14:56:00Z">
                <w:pPr>
                  <w:jc w:val="both"/>
                </w:pPr>
              </w:pPrChange>
            </w:pPr>
            <w:moveTo w:id="8208" w:author="Mohammad Nayeem Hasan" w:date="2023-01-21T00:38:00Z">
              <w:r w:rsidRPr="00200D44">
                <w:rPr>
                  <w:rFonts w:ascii="Times New Roman" w:hAnsi="Times New Roman" w:cs="Times New Roman"/>
                  <w:sz w:val="20"/>
                  <w:szCs w:val="20"/>
                  <w:rPrChange w:id="8209" w:author="Mohammad Nayeem Hasan" w:date="2023-01-27T04:20:00Z">
                    <w:rPr>
                      <w:rFonts w:ascii="Times New Roman" w:hAnsi="Times New Roman" w:cs="Times New Roman"/>
                      <w:sz w:val="24"/>
                      <w:szCs w:val="24"/>
                    </w:rPr>
                  </w:rPrChange>
                </w:rPr>
                <w:t>25 (10.0)</w:t>
              </w:r>
            </w:moveTo>
          </w:p>
        </w:tc>
        <w:tc>
          <w:tcPr>
            <w:tcW w:w="445" w:type="pct"/>
            <w:vAlign w:val="center"/>
          </w:tcPr>
          <w:p w14:paraId="4DB1D0D4" w14:textId="77777777" w:rsidR="00C2040A" w:rsidRPr="00200D44" w:rsidRDefault="00C2040A">
            <w:pPr>
              <w:rPr>
                <w:moveTo w:id="8210" w:author="Mohammad Nayeem Hasan" w:date="2023-01-21T00:38:00Z"/>
                <w:rFonts w:ascii="Times New Roman" w:hAnsi="Times New Roman" w:cs="Times New Roman"/>
                <w:sz w:val="20"/>
                <w:szCs w:val="20"/>
                <w:rPrChange w:id="8211" w:author="Mohammad Nayeem Hasan" w:date="2023-01-27T04:20:00Z">
                  <w:rPr>
                    <w:moveTo w:id="8212" w:author="Mohammad Nayeem Hasan" w:date="2023-01-21T00:38:00Z"/>
                    <w:rFonts w:ascii="Times New Roman" w:hAnsi="Times New Roman" w:cs="Times New Roman"/>
                    <w:sz w:val="24"/>
                    <w:szCs w:val="24"/>
                  </w:rPr>
                </w:rPrChange>
              </w:rPr>
              <w:pPrChange w:id="8213" w:author="Mohammad Nayeem Hasan" w:date="2023-01-21T14:56:00Z">
                <w:pPr>
                  <w:jc w:val="both"/>
                </w:pPr>
              </w:pPrChange>
            </w:pPr>
            <w:moveTo w:id="8214" w:author="Mohammad Nayeem Hasan" w:date="2023-01-21T00:38:00Z">
              <w:r w:rsidRPr="00200D44">
                <w:rPr>
                  <w:rFonts w:ascii="Times New Roman" w:hAnsi="Times New Roman" w:cs="Times New Roman"/>
                  <w:sz w:val="20"/>
                  <w:szCs w:val="20"/>
                  <w:rPrChange w:id="8215" w:author="Mohammad Nayeem Hasan" w:date="2023-01-27T04:20:00Z">
                    <w:rPr>
                      <w:rFonts w:ascii="Times New Roman" w:hAnsi="Times New Roman" w:cs="Times New Roman"/>
                      <w:sz w:val="24"/>
                      <w:szCs w:val="24"/>
                    </w:rPr>
                  </w:rPrChange>
                </w:rPr>
                <w:t>229 (90.0)</w:t>
              </w:r>
            </w:moveTo>
          </w:p>
        </w:tc>
        <w:tc>
          <w:tcPr>
            <w:tcW w:w="435" w:type="pct"/>
            <w:vMerge/>
            <w:vAlign w:val="center"/>
          </w:tcPr>
          <w:p w14:paraId="39A52F15" w14:textId="77777777" w:rsidR="00C2040A" w:rsidRPr="00200D44" w:rsidRDefault="00C2040A">
            <w:pPr>
              <w:rPr>
                <w:moveTo w:id="8216" w:author="Mohammad Nayeem Hasan" w:date="2023-01-21T00:38:00Z"/>
                <w:rFonts w:ascii="Times New Roman" w:hAnsi="Times New Roman" w:cs="Times New Roman"/>
                <w:sz w:val="20"/>
                <w:szCs w:val="20"/>
                <w:rPrChange w:id="8217" w:author="Mohammad Nayeem Hasan" w:date="2023-01-27T04:20:00Z">
                  <w:rPr>
                    <w:moveTo w:id="8218" w:author="Mohammad Nayeem Hasan" w:date="2023-01-21T00:38:00Z"/>
                    <w:rFonts w:ascii="Times New Roman" w:hAnsi="Times New Roman" w:cs="Times New Roman"/>
                    <w:sz w:val="24"/>
                    <w:szCs w:val="24"/>
                  </w:rPr>
                </w:rPrChange>
              </w:rPr>
              <w:pPrChange w:id="8219" w:author="Mohammad Nayeem Hasan" w:date="2023-01-21T14:56:00Z">
                <w:pPr>
                  <w:jc w:val="both"/>
                </w:pPr>
              </w:pPrChange>
            </w:pPr>
          </w:p>
        </w:tc>
      </w:tr>
      <w:tr w:rsidR="00C2040A" w:rsidRPr="00200D44" w14:paraId="6F682E7C" w14:textId="77777777" w:rsidTr="00F13B5B">
        <w:trPr>
          <w:trHeight w:val="138"/>
          <w:jc w:val="center"/>
        </w:trPr>
        <w:tc>
          <w:tcPr>
            <w:tcW w:w="5000" w:type="pct"/>
            <w:gridSpan w:val="10"/>
            <w:vAlign w:val="center"/>
          </w:tcPr>
          <w:p w14:paraId="13564380" w14:textId="77777777" w:rsidR="00C2040A" w:rsidRPr="00200D44" w:rsidRDefault="00C2040A">
            <w:pPr>
              <w:rPr>
                <w:moveTo w:id="8220" w:author="Mohammad Nayeem Hasan" w:date="2023-01-21T00:38:00Z"/>
                <w:rFonts w:ascii="Times New Roman" w:hAnsi="Times New Roman" w:cs="Times New Roman"/>
                <w:sz w:val="20"/>
                <w:szCs w:val="20"/>
                <w:rPrChange w:id="8221" w:author="Mohammad Nayeem Hasan" w:date="2023-01-27T04:20:00Z">
                  <w:rPr>
                    <w:moveTo w:id="8222" w:author="Mohammad Nayeem Hasan" w:date="2023-01-21T00:38:00Z"/>
                    <w:rFonts w:ascii="Times New Roman" w:hAnsi="Times New Roman" w:cs="Times New Roman"/>
                    <w:sz w:val="24"/>
                    <w:szCs w:val="24"/>
                  </w:rPr>
                </w:rPrChange>
              </w:rPr>
              <w:pPrChange w:id="8223" w:author="Mohammad Nayeem Hasan" w:date="2023-01-21T14:56:00Z">
                <w:pPr>
                  <w:jc w:val="both"/>
                </w:pPr>
              </w:pPrChange>
            </w:pPr>
            <w:moveTo w:id="8224" w:author="Mohammad Nayeem Hasan" w:date="2023-01-21T00:38:00Z">
              <w:r w:rsidRPr="00200D44">
                <w:rPr>
                  <w:rFonts w:ascii="Times New Roman" w:hAnsi="Times New Roman" w:cs="Times New Roman"/>
                  <w:sz w:val="20"/>
                  <w:szCs w:val="20"/>
                  <w:rPrChange w:id="8225" w:author="Mohammad Nayeem Hasan" w:date="2023-01-27T04:20:00Z">
                    <w:rPr>
                      <w:rFonts w:ascii="Times New Roman" w:hAnsi="Times New Roman" w:cs="Times New Roman"/>
                      <w:sz w:val="24"/>
                      <w:szCs w:val="24"/>
                    </w:rPr>
                  </w:rPrChange>
                </w:rPr>
                <w:t>Toilet facilities shared</w:t>
              </w:r>
            </w:moveTo>
          </w:p>
        </w:tc>
      </w:tr>
      <w:tr w:rsidR="004266B3" w:rsidRPr="004266B3" w14:paraId="0A961E05" w14:textId="77777777" w:rsidTr="006875DA">
        <w:trPr>
          <w:trHeight w:val="434"/>
          <w:jc w:val="center"/>
        </w:trPr>
        <w:tc>
          <w:tcPr>
            <w:tcW w:w="788" w:type="pct"/>
            <w:vAlign w:val="center"/>
          </w:tcPr>
          <w:p w14:paraId="0ACC329A" w14:textId="77777777" w:rsidR="00C2040A" w:rsidRPr="00200D44" w:rsidRDefault="00C2040A">
            <w:pPr>
              <w:rPr>
                <w:moveTo w:id="8226" w:author="Mohammad Nayeem Hasan" w:date="2023-01-21T00:38:00Z"/>
                <w:rFonts w:ascii="Times New Roman" w:hAnsi="Times New Roman" w:cs="Times New Roman"/>
                <w:sz w:val="20"/>
                <w:szCs w:val="20"/>
                <w:rPrChange w:id="8227" w:author="Mohammad Nayeem Hasan" w:date="2023-01-27T04:20:00Z">
                  <w:rPr>
                    <w:moveTo w:id="8228" w:author="Mohammad Nayeem Hasan" w:date="2023-01-21T00:38:00Z"/>
                    <w:rFonts w:ascii="Times New Roman" w:hAnsi="Times New Roman" w:cs="Times New Roman"/>
                    <w:sz w:val="24"/>
                    <w:szCs w:val="24"/>
                  </w:rPr>
                </w:rPrChange>
              </w:rPr>
              <w:pPrChange w:id="8229" w:author="Mohammad Nayeem Hasan" w:date="2023-01-21T14:56:00Z">
                <w:pPr>
                  <w:jc w:val="both"/>
                </w:pPr>
              </w:pPrChange>
            </w:pPr>
            <w:moveTo w:id="8230" w:author="Mohammad Nayeem Hasan" w:date="2023-01-21T00:38:00Z">
              <w:r w:rsidRPr="00200D44">
                <w:rPr>
                  <w:rFonts w:ascii="Times New Roman" w:hAnsi="Times New Roman" w:cs="Times New Roman"/>
                  <w:sz w:val="20"/>
                  <w:szCs w:val="20"/>
                  <w:rPrChange w:id="8231" w:author="Mohammad Nayeem Hasan" w:date="2023-01-27T04:20:00Z">
                    <w:rPr>
                      <w:rFonts w:ascii="Times New Roman" w:hAnsi="Times New Roman" w:cs="Times New Roman"/>
                      <w:sz w:val="24"/>
                      <w:szCs w:val="24"/>
                    </w:rPr>
                  </w:rPrChange>
                </w:rPr>
                <w:t>Yes</w:t>
              </w:r>
            </w:moveTo>
          </w:p>
        </w:tc>
        <w:tc>
          <w:tcPr>
            <w:tcW w:w="445" w:type="pct"/>
            <w:vAlign w:val="center"/>
          </w:tcPr>
          <w:p w14:paraId="56BDF29E" w14:textId="77777777" w:rsidR="00C2040A" w:rsidRPr="00200D44" w:rsidRDefault="00C2040A">
            <w:pPr>
              <w:rPr>
                <w:moveTo w:id="8232" w:author="Mohammad Nayeem Hasan" w:date="2023-01-21T00:38:00Z"/>
                <w:rFonts w:ascii="Times New Roman" w:hAnsi="Times New Roman" w:cs="Times New Roman"/>
                <w:sz w:val="20"/>
                <w:szCs w:val="20"/>
                <w:rPrChange w:id="8233" w:author="Mohammad Nayeem Hasan" w:date="2023-01-27T04:20:00Z">
                  <w:rPr>
                    <w:moveTo w:id="8234" w:author="Mohammad Nayeem Hasan" w:date="2023-01-21T00:38:00Z"/>
                    <w:rFonts w:ascii="Times New Roman" w:hAnsi="Times New Roman" w:cs="Times New Roman"/>
                    <w:sz w:val="24"/>
                    <w:szCs w:val="24"/>
                  </w:rPr>
                </w:rPrChange>
              </w:rPr>
              <w:pPrChange w:id="8235" w:author="Mohammad Nayeem Hasan" w:date="2023-01-21T14:56:00Z">
                <w:pPr>
                  <w:jc w:val="both"/>
                </w:pPr>
              </w:pPrChange>
            </w:pPr>
            <w:moveTo w:id="8236" w:author="Mohammad Nayeem Hasan" w:date="2023-01-21T00:38:00Z">
              <w:r w:rsidRPr="00200D44">
                <w:rPr>
                  <w:rFonts w:ascii="Times New Roman" w:hAnsi="Times New Roman" w:cs="Times New Roman"/>
                  <w:sz w:val="20"/>
                  <w:szCs w:val="20"/>
                  <w:rPrChange w:id="8237" w:author="Mohammad Nayeem Hasan" w:date="2023-01-27T04:20:00Z">
                    <w:rPr>
                      <w:rFonts w:ascii="Times New Roman" w:hAnsi="Times New Roman" w:cs="Times New Roman"/>
                      <w:sz w:val="24"/>
                      <w:szCs w:val="24"/>
                    </w:rPr>
                  </w:rPrChange>
                </w:rPr>
                <w:t>943 (7.5)</w:t>
              </w:r>
            </w:moveTo>
          </w:p>
        </w:tc>
        <w:tc>
          <w:tcPr>
            <w:tcW w:w="587" w:type="pct"/>
            <w:vAlign w:val="center"/>
          </w:tcPr>
          <w:p w14:paraId="50118BD6" w14:textId="77777777" w:rsidR="00C2040A" w:rsidRPr="00200D44" w:rsidRDefault="00C2040A">
            <w:pPr>
              <w:rPr>
                <w:moveTo w:id="8238" w:author="Mohammad Nayeem Hasan" w:date="2023-01-21T00:38:00Z"/>
                <w:rFonts w:ascii="Times New Roman" w:hAnsi="Times New Roman" w:cs="Times New Roman"/>
                <w:sz w:val="20"/>
                <w:szCs w:val="20"/>
                <w:rPrChange w:id="8239" w:author="Mohammad Nayeem Hasan" w:date="2023-01-27T04:20:00Z">
                  <w:rPr>
                    <w:moveTo w:id="8240" w:author="Mohammad Nayeem Hasan" w:date="2023-01-21T00:38:00Z"/>
                    <w:rFonts w:ascii="Times New Roman" w:hAnsi="Times New Roman" w:cs="Times New Roman"/>
                    <w:sz w:val="24"/>
                    <w:szCs w:val="24"/>
                  </w:rPr>
                </w:rPrChange>
              </w:rPr>
              <w:pPrChange w:id="8241" w:author="Mohammad Nayeem Hasan" w:date="2023-01-21T14:56:00Z">
                <w:pPr>
                  <w:jc w:val="both"/>
                </w:pPr>
              </w:pPrChange>
            </w:pPr>
            <w:moveTo w:id="8242" w:author="Mohammad Nayeem Hasan" w:date="2023-01-21T00:38:00Z">
              <w:r w:rsidRPr="00200D44">
                <w:rPr>
                  <w:rFonts w:ascii="Times New Roman" w:hAnsi="Times New Roman" w:cs="Times New Roman"/>
                  <w:sz w:val="20"/>
                  <w:szCs w:val="20"/>
                  <w:rPrChange w:id="8243" w:author="Mohammad Nayeem Hasan" w:date="2023-01-27T04:20:00Z">
                    <w:rPr>
                      <w:rFonts w:ascii="Times New Roman" w:hAnsi="Times New Roman" w:cs="Times New Roman"/>
                      <w:sz w:val="24"/>
                      <w:szCs w:val="24"/>
                    </w:rPr>
                  </w:rPrChange>
                </w:rPr>
                <w:t>11636 (92.5)</w:t>
              </w:r>
            </w:moveTo>
          </w:p>
        </w:tc>
        <w:tc>
          <w:tcPr>
            <w:tcW w:w="689" w:type="pct"/>
            <w:vMerge w:val="restart"/>
            <w:vAlign w:val="center"/>
          </w:tcPr>
          <w:p w14:paraId="4C2E74EC" w14:textId="77777777" w:rsidR="00C2040A" w:rsidRPr="00200D44" w:rsidRDefault="00C2040A">
            <w:pPr>
              <w:rPr>
                <w:moveTo w:id="8244" w:author="Mohammad Nayeem Hasan" w:date="2023-01-21T00:38:00Z"/>
                <w:rFonts w:ascii="Times New Roman" w:hAnsi="Times New Roman" w:cs="Times New Roman"/>
                <w:b/>
                <w:bCs/>
                <w:sz w:val="20"/>
                <w:szCs w:val="20"/>
                <w:rPrChange w:id="8245" w:author="Mohammad Nayeem Hasan" w:date="2023-01-27T04:20:00Z">
                  <w:rPr>
                    <w:moveTo w:id="8246" w:author="Mohammad Nayeem Hasan" w:date="2023-01-21T00:38:00Z"/>
                    <w:rFonts w:ascii="Times New Roman" w:hAnsi="Times New Roman" w:cs="Times New Roman"/>
                    <w:b/>
                    <w:bCs/>
                    <w:sz w:val="24"/>
                    <w:szCs w:val="24"/>
                  </w:rPr>
                </w:rPrChange>
              </w:rPr>
              <w:pPrChange w:id="8247" w:author="Mohammad Nayeem Hasan" w:date="2023-01-21T14:56:00Z">
                <w:pPr>
                  <w:jc w:val="both"/>
                </w:pPr>
              </w:pPrChange>
            </w:pPr>
            <w:moveTo w:id="8248" w:author="Mohammad Nayeem Hasan" w:date="2023-01-21T00:38:00Z">
              <w:r w:rsidRPr="00200D44">
                <w:rPr>
                  <w:rFonts w:ascii="Times New Roman" w:hAnsi="Times New Roman" w:cs="Times New Roman"/>
                  <w:b/>
                  <w:bCs/>
                  <w:sz w:val="20"/>
                  <w:szCs w:val="20"/>
                  <w:rPrChange w:id="8249" w:author="Mohammad Nayeem Hasan" w:date="2023-01-27T04:20:00Z">
                    <w:rPr>
                      <w:rFonts w:ascii="Times New Roman" w:hAnsi="Times New Roman" w:cs="Times New Roman"/>
                      <w:b/>
                      <w:bCs/>
                      <w:sz w:val="24"/>
                      <w:szCs w:val="24"/>
                    </w:rPr>
                  </w:rPrChange>
                </w:rPr>
                <w:t>0.016</w:t>
              </w:r>
            </w:moveTo>
          </w:p>
        </w:tc>
        <w:tc>
          <w:tcPr>
            <w:tcW w:w="389" w:type="pct"/>
            <w:vAlign w:val="center"/>
          </w:tcPr>
          <w:p w14:paraId="2D4855F5" w14:textId="77777777" w:rsidR="00C2040A" w:rsidRPr="00200D44" w:rsidRDefault="00C2040A">
            <w:pPr>
              <w:rPr>
                <w:moveTo w:id="8250" w:author="Mohammad Nayeem Hasan" w:date="2023-01-21T00:38:00Z"/>
                <w:rFonts w:ascii="Times New Roman" w:hAnsi="Times New Roman" w:cs="Times New Roman"/>
                <w:sz w:val="20"/>
                <w:szCs w:val="20"/>
                <w:rPrChange w:id="8251" w:author="Mohammad Nayeem Hasan" w:date="2023-01-27T04:20:00Z">
                  <w:rPr>
                    <w:moveTo w:id="8252" w:author="Mohammad Nayeem Hasan" w:date="2023-01-21T00:38:00Z"/>
                    <w:rFonts w:ascii="Times New Roman" w:hAnsi="Times New Roman" w:cs="Times New Roman"/>
                    <w:sz w:val="24"/>
                    <w:szCs w:val="24"/>
                  </w:rPr>
                </w:rPrChange>
              </w:rPr>
              <w:pPrChange w:id="8253" w:author="Mohammad Nayeem Hasan" w:date="2023-01-21T14:56:00Z">
                <w:pPr>
                  <w:jc w:val="both"/>
                </w:pPr>
              </w:pPrChange>
            </w:pPr>
            <w:moveTo w:id="8254" w:author="Mohammad Nayeem Hasan" w:date="2023-01-21T00:38:00Z">
              <w:r w:rsidRPr="00200D44">
                <w:rPr>
                  <w:rFonts w:ascii="Times New Roman" w:hAnsi="Times New Roman" w:cs="Times New Roman"/>
                  <w:sz w:val="20"/>
                  <w:szCs w:val="20"/>
                  <w:rPrChange w:id="8255" w:author="Mohammad Nayeem Hasan" w:date="2023-01-27T04:20:00Z">
                    <w:rPr>
                      <w:rFonts w:ascii="Times New Roman" w:hAnsi="Times New Roman" w:cs="Times New Roman"/>
                      <w:sz w:val="24"/>
                      <w:szCs w:val="24"/>
                    </w:rPr>
                  </w:rPrChange>
                </w:rPr>
                <w:t>175 (3.4)</w:t>
              </w:r>
            </w:moveTo>
          </w:p>
        </w:tc>
        <w:tc>
          <w:tcPr>
            <w:tcW w:w="398" w:type="pct"/>
            <w:vAlign w:val="center"/>
          </w:tcPr>
          <w:p w14:paraId="4B1651C6" w14:textId="77777777" w:rsidR="00C2040A" w:rsidRPr="00200D44" w:rsidRDefault="00C2040A">
            <w:pPr>
              <w:rPr>
                <w:moveTo w:id="8256" w:author="Mohammad Nayeem Hasan" w:date="2023-01-21T00:38:00Z"/>
                <w:rFonts w:ascii="Times New Roman" w:hAnsi="Times New Roman" w:cs="Times New Roman"/>
                <w:sz w:val="20"/>
                <w:szCs w:val="20"/>
                <w:rPrChange w:id="8257" w:author="Mohammad Nayeem Hasan" w:date="2023-01-27T04:20:00Z">
                  <w:rPr>
                    <w:moveTo w:id="8258" w:author="Mohammad Nayeem Hasan" w:date="2023-01-21T00:38:00Z"/>
                    <w:rFonts w:ascii="Times New Roman" w:hAnsi="Times New Roman" w:cs="Times New Roman"/>
                    <w:sz w:val="24"/>
                    <w:szCs w:val="24"/>
                  </w:rPr>
                </w:rPrChange>
              </w:rPr>
              <w:pPrChange w:id="8259" w:author="Mohammad Nayeem Hasan" w:date="2023-01-21T14:56:00Z">
                <w:pPr>
                  <w:jc w:val="both"/>
                </w:pPr>
              </w:pPrChange>
            </w:pPr>
            <w:moveTo w:id="8260" w:author="Mohammad Nayeem Hasan" w:date="2023-01-21T00:38:00Z">
              <w:r w:rsidRPr="00200D44">
                <w:rPr>
                  <w:rFonts w:ascii="Times New Roman" w:hAnsi="Times New Roman" w:cs="Times New Roman"/>
                  <w:sz w:val="20"/>
                  <w:szCs w:val="20"/>
                  <w:rPrChange w:id="8261" w:author="Mohammad Nayeem Hasan" w:date="2023-01-27T04:20:00Z">
                    <w:rPr>
                      <w:rFonts w:ascii="Times New Roman" w:hAnsi="Times New Roman" w:cs="Times New Roman"/>
                      <w:sz w:val="24"/>
                      <w:szCs w:val="24"/>
                    </w:rPr>
                  </w:rPrChange>
                </w:rPr>
                <w:t>4942 (96.6)</w:t>
              </w:r>
            </w:moveTo>
          </w:p>
        </w:tc>
        <w:tc>
          <w:tcPr>
            <w:tcW w:w="435" w:type="pct"/>
            <w:vMerge w:val="restart"/>
            <w:vAlign w:val="center"/>
          </w:tcPr>
          <w:p w14:paraId="324BF47E" w14:textId="77777777" w:rsidR="00C2040A" w:rsidRPr="00200D44" w:rsidRDefault="00C2040A">
            <w:pPr>
              <w:rPr>
                <w:moveTo w:id="8262" w:author="Mohammad Nayeem Hasan" w:date="2023-01-21T00:38:00Z"/>
                <w:rFonts w:ascii="Times New Roman" w:hAnsi="Times New Roman" w:cs="Times New Roman"/>
                <w:b/>
                <w:bCs/>
                <w:sz w:val="20"/>
                <w:szCs w:val="20"/>
                <w:rPrChange w:id="8263" w:author="Mohammad Nayeem Hasan" w:date="2023-01-27T04:20:00Z">
                  <w:rPr>
                    <w:moveTo w:id="8264" w:author="Mohammad Nayeem Hasan" w:date="2023-01-21T00:38:00Z"/>
                    <w:rFonts w:ascii="Times New Roman" w:hAnsi="Times New Roman" w:cs="Times New Roman"/>
                    <w:b/>
                    <w:bCs/>
                    <w:sz w:val="24"/>
                    <w:szCs w:val="24"/>
                  </w:rPr>
                </w:rPrChange>
              </w:rPr>
              <w:pPrChange w:id="8265" w:author="Mohammad Nayeem Hasan" w:date="2023-01-21T14:56:00Z">
                <w:pPr>
                  <w:jc w:val="both"/>
                </w:pPr>
              </w:pPrChange>
            </w:pPr>
            <w:moveTo w:id="8266" w:author="Mohammad Nayeem Hasan" w:date="2023-01-21T00:38:00Z">
              <w:r w:rsidRPr="00200D44">
                <w:rPr>
                  <w:rFonts w:ascii="Times New Roman" w:hAnsi="Times New Roman" w:cs="Times New Roman"/>
                  <w:b/>
                  <w:bCs/>
                  <w:sz w:val="20"/>
                  <w:szCs w:val="20"/>
                  <w:rPrChange w:id="8267" w:author="Mohammad Nayeem Hasan" w:date="2023-01-27T04:20:00Z">
                    <w:rPr>
                      <w:rFonts w:ascii="Times New Roman" w:hAnsi="Times New Roman" w:cs="Times New Roman"/>
                      <w:b/>
                      <w:bCs/>
                      <w:sz w:val="24"/>
                      <w:szCs w:val="24"/>
                    </w:rPr>
                  </w:rPrChange>
                </w:rPr>
                <w:t>0.038</w:t>
              </w:r>
            </w:moveTo>
          </w:p>
        </w:tc>
        <w:tc>
          <w:tcPr>
            <w:tcW w:w="389" w:type="pct"/>
            <w:vAlign w:val="center"/>
          </w:tcPr>
          <w:p w14:paraId="26EF5E44" w14:textId="77777777" w:rsidR="00C2040A" w:rsidRPr="00200D44" w:rsidRDefault="00C2040A">
            <w:pPr>
              <w:rPr>
                <w:moveTo w:id="8268" w:author="Mohammad Nayeem Hasan" w:date="2023-01-21T00:38:00Z"/>
                <w:rFonts w:ascii="Times New Roman" w:hAnsi="Times New Roman" w:cs="Times New Roman"/>
                <w:sz w:val="20"/>
                <w:szCs w:val="20"/>
                <w:rPrChange w:id="8269" w:author="Mohammad Nayeem Hasan" w:date="2023-01-27T04:20:00Z">
                  <w:rPr>
                    <w:moveTo w:id="8270" w:author="Mohammad Nayeem Hasan" w:date="2023-01-21T00:38:00Z"/>
                    <w:rFonts w:ascii="Times New Roman" w:hAnsi="Times New Roman" w:cs="Times New Roman"/>
                    <w:sz w:val="24"/>
                    <w:szCs w:val="24"/>
                  </w:rPr>
                </w:rPrChange>
              </w:rPr>
              <w:pPrChange w:id="8271" w:author="Mohammad Nayeem Hasan" w:date="2023-01-21T14:56:00Z">
                <w:pPr>
                  <w:jc w:val="both"/>
                </w:pPr>
              </w:pPrChange>
            </w:pPr>
            <w:moveTo w:id="8272" w:author="Mohammad Nayeem Hasan" w:date="2023-01-21T00:38:00Z">
              <w:r w:rsidRPr="00200D44">
                <w:rPr>
                  <w:rFonts w:ascii="Times New Roman" w:hAnsi="Times New Roman" w:cs="Times New Roman"/>
                  <w:sz w:val="20"/>
                  <w:szCs w:val="20"/>
                  <w:rPrChange w:id="8273" w:author="Mohammad Nayeem Hasan" w:date="2023-01-27T04:20:00Z">
                    <w:rPr>
                      <w:rFonts w:ascii="Times New Roman" w:hAnsi="Times New Roman" w:cs="Times New Roman"/>
                      <w:sz w:val="24"/>
                      <w:szCs w:val="24"/>
                    </w:rPr>
                  </w:rPrChange>
                </w:rPr>
                <w:t>541 (7.8)</w:t>
              </w:r>
            </w:moveTo>
          </w:p>
        </w:tc>
        <w:tc>
          <w:tcPr>
            <w:tcW w:w="445" w:type="pct"/>
            <w:vAlign w:val="center"/>
          </w:tcPr>
          <w:p w14:paraId="48001E09" w14:textId="77777777" w:rsidR="00C2040A" w:rsidRPr="00200D44" w:rsidRDefault="00C2040A">
            <w:pPr>
              <w:rPr>
                <w:moveTo w:id="8274" w:author="Mohammad Nayeem Hasan" w:date="2023-01-21T00:38:00Z"/>
                <w:rFonts w:ascii="Times New Roman" w:hAnsi="Times New Roman" w:cs="Times New Roman"/>
                <w:sz w:val="20"/>
                <w:szCs w:val="20"/>
                <w:rPrChange w:id="8275" w:author="Mohammad Nayeem Hasan" w:date="2023-01-27T04:20:00Z">
                  <w:rPr>
                    <w:moveTo w:id="8276" w:author="Mohammad Nayeem Hasan" w:date="2023-01-21T00:38:00Z"/>
                    <w:rFonts w:ascii="Times New Roman" w:hAnsi="Times New Roman" w:cs="Times New Roman"/>
                    <w:sz w:val="24"/>
                    <w:szCs w:val="24"/>
                  </w:rPr>
                </w:rPrChange>
              </w:rPr>
              <w:pPrChange w:id="8277" w:author="Mohammad Nayeem Hasan" w:date="2023-01-21T14:56:00Z">
                <w:pPr>
                  <w:jc w:val="both"/>
                </w:pPr>
              </w:pPrChange>
            </w:pPr>
            <w:moveTo w:id="8278" w:author="Mohammad Nayeem Hasan" w:date="2023-01-21T00:38:00Z">
              <w:r w:rsidRPr="00200D44">
                <w:rPr>
                  <w:rFonts w:ascii="Times New Roman" w:hAnsi="Times New Roman" w:cs="Times New Roman"/>
                  <w:sz w:val="20"/>
                  <w:szCs w:val="20"/>
                  <w:rPrChange w:id="8279" w:author="Mohammad Nayeem Hasan" w:date="2023-01-27T04:20:00Z">
                    <w:rPr>
                      <w:rFonts w:ascii="Times New Roman" w:hAnsi="Times New Roman" w:cs="Times New Roman"/>
                      <w:sz w:val="24"/>
                      <w:szCs w:val="24"/>
                    </w:rPr>
                  </w:rPrChange>
                </w:rPr>
                <w:t>6365 (92.2)</w:t>
              </w:r>
            </w:moveTo>
          </w:p>
        </w:tc>
        <w:tc>
          <w:tcPr>
            <w:tcW w:w="435" w:type="pct"/>
            <w:vMerge w:val="restart"/>
            <w:vAlign w:val="center"/>
          </w:tcPr>
          <w:p w14:paraId="478D161C" w14:textId="77777777" w:rsidR="00C2040A" w:rsidRPr="00200D44" w:rsidRDefault="00C2040A">
            <w:pPr>
              <w:rPr>
                <w:moveTo w:id="8280" w:author="Mohammad Nayeem Hasan" w:date="2023-01-21T00:38:00Z"/>
                <w:rFonts w:ascii="Times New Roman" w:hAnsi="Times New Roman" w:cs="Times New Roman"/>
                <w:b/>
                <w:bCs/>
                <w:sz w:val="20"/>
                <w:szCs w:val="20"/>
                <w:rPrChange w:id="8281" w:author="Mohammad Nayeem Hasan" w:date="2023-01-27T04:20:00Z">
                  <w:rPr>
                    <w:moveTo w:id="8282" w:author="Mohammad Nayeem Hasan" w:date="2023-01-21T00:38:00Z"/>
                    <w:rFonts w:ascii="Times New Roman" w:hAnsi="Times New Roman" w:cs="Times New Roman"/>
                    <w:b/>
                    <w:bCs/>
                    <w:sz w:val="24"/>
                    <w:szCs w:val="24"/>
                  </w:rPr>
                </w:rPrChange>
              </w:rPr>
              <w:pPrChange w:id="8283" w:author="Mohammad Nayeem Hasan" w:date="2023-01-21T14:56:00Z">
                <w:pPr>
                  <w:jc w:val="both"/>
                </w:pPr>
              </w:pPrChange>
            </w:pPr>
            <w:moveTo w:id="8284" w:author="Mohammad Nayeem Hasan" w:date="2023-01-21T00:38:00Z">
              <w:r w:rsidRPr="00200D44">
                <w:rPr>
                  <w:rFonts w:ascii="Times New Roman" w:hAnsi="Times New Roman" w:cs="Times New Roman"/>
                  <w:b/>
                  <w:bCs/>
                  <w:sz w:val="20"/>
                  <w:szCs w:val="20"/>
                  <w:rPrChange w:id="8285" w:author="Mohammad Nayeem Hasan" w:date="2023-01-27T04:20:00Z">
                    <w:rPr>
                      <w:rFonts w:ascii="Times New Roman" w:hAnsi="Times New Roman" w:cs="Times New Roman"/>
                      <w:b/>
                      <w:bCs/>
                      <w:sz w:val="24"/>
                      <w:szCs w:val="24"/>
                    </w:rPr>
                  </w:rPrChange>
                </w:rPr>
                <w:t>0.001</w:t>
              </w:r>
            </w:moveTo>
          </w:p>
        </w:tc>
      </w:tr>
      <w:tr w:rsidR="004266B3" w:rsidRPr="004266B3" w14:paraId="063AAC10" w14:textId="77777777" w:rsidTr="006875DA">
        <w:trPr>
          <w:trHeight w:val="288"/>
          <w:jc w:val="center"/>
        </w:trPr>
        <w:tc>
          <w:tcPr>
            <w:tcW w:w="788" w:type="pct"/>
            <w:vAlign w:val="center"/>
          </w:tcPr>
          <w:p w14:paraId="3C0A643B" w14:textId="77777777" w:rsidR="00C2040A" w:rsidRPr="00200D44" w:rsidRDefault="00C2040A">
            <w:pPr>
              <w:rPr>
                <w:moveTo w:id="8286" w:author="Mohammad Nayeem Hasan" w:date="2023-01-21T00:38:00Z"/>
                <w:rFonts w:ascii="Times New Roman" w:hAnsi="Times New Roman" w:cs="Times New Roman"/>
                <w:sz w:val="20"/>
                <w:szCs w:val="20"/>
                <w:rPrChange w:id="8287" w:author="Mohammad Nayeem Hasan" w:date="2023-01-27T04:20:00Z">
                  <w:rPr>
                    <w:moveTo w:id="8288" w:author="Mohammad Nayeem Hasan" w:date="2023-01-21T00:38:00Z"/>
                    <w:rFonts w:ascii="Times New Roman" w:hAnsi="Times New Roman" w:cs="Times New Roman"/>
                    <w:sz w:val="24"/>
                    <w:szCs w:val="24"/>
                  </w:rPr>
                </w:rPrChange>
              </w:rPr>
              <w:pPrChange w:id="8289" w:author="Mohammad Nayeem Hasan" w:date="2023-01-21T14:56:00Z">
                <w:pPr>
                  <w:jc w:val="both"/>
                </w:pPr>
              </w:pPrChange>
            </w:pPr>
            <w:moveTo w:id="8290" w:author="Mohammad Nayeem Hasan" w:date="2023-01-21T00:38:00Z">
              <w:r w:rsidRPr="00200D44">
                <w:rPr>
                  <w:rFonts w:ascii="Times New Roman" w:hAnsi="Times New Roman" w:cs="Times New Roman"/>
                  <w:sz w:val="20"/>
                  <w:szCs w:val="20"/>
                  <w:rPrChange w:id="8291" w:author="Mohammad Nayeem Hasan" w:date="2023-01-27T04:20:00Z">
                    <w:rPr>
                      <w:rFonts w:ascii="Times New Roman" w:hAnsi="Times New Roman" w:cs="Times New Roman"/>
                      <w:sz w:val="24"/>
                      <w:szCs w:val="24"/>
                    </w:rPr>
                  </w:rPrChange>
                </w:rPr>
                <w:t>No</w:t>
              </w:r>
            </w:moveTo>
          </w:p>
        </w:tc>
        <w:tc>
          <w:tcPr>
            <w:tcW w:w="445" w:type="pct"/>
            <w:vAlign w:val="center"/>
          </w:tcPr>
          <w:p w14:paraId="75B41109" w14:textId="77777777" w:rsidR="00C2040A" w:rsidRPr="00200D44" w:rsidRDefault="00C2040A">
            <w:pPr>
              <w:rPr>
                <w:moveTo w:id="8292" w:author="Mohammad Nayeem Hasan" w:date="2023-01-21T00:38:00Z"/>
                <w:rFonts w:ascii="Times New Roman" w:hAnsi="Times New Roman" w:cs="Times New Roman"/>
                <w:sz w:val="20"/>
                <w:szCs w:val="20"/>
                <w:rPrChange w:id="8293" w:author="Mohammad Nayeem Hasan" w:date="2023-01-27T04:20:00Z">
                  <w:rPr>
                    <w:moveTo w:id="8294" w:author="Mohammad Nayeem Hasan" w:date="2023-01-21T00:38:00Z"/>
                    <w:rFonts w:ascii="Times New Roman" w:hAnsi="Times New Roman" w:cs="Times New Roman"/>
                    <w:sz w:val="24"/>
                    <w:szCs w:val="24"/>
                  </w:rPr>
                </w:rPrChange>
              </w:rPr>
              <w:pPrChange w:id="8295" w:author="Mohammad Nayeem Hasan" w:date="2023-01-21T14:56:00Z">
                <w:pPr>
                  <w:jc w:val="both"/>
                </w:pPr>
              </w:pPrChange>
            </w:pPr>
            <w:moveTo w:id="8296" w:author="Mohammad Nayeem Hasan" w:date="2023-01-21T00:38:00Z">
              <w:r w:rsidRPr="00200D44">
                <w:rPr>
                  <w:rFonts w:ascii="Times New Roman" w:hAnsi="Times New Roman" w:cs="Times New Roman"/>
                  <w:sz w:val="20"/>
                  <w:szCs w:val="20"/>
                  <w:rPrChange w:id="8297" w:author="Mohammad Nayeem Hasan" w:date="2023-01-27T04:20:00Z">
                    <w:rPr>
                      <w:rFonts w:ascii="Times New Roman" w:hAnsi="Times New Roman" w:cs="Times New Roman"/>
                      <w:sz w:val="24"/>
                      <w:szCs w:val="24"/>
                    </w:rPr>
                  </w:rPrChange>
                </w:rPr>
                <w:t>1076 (6.6)</w:t>
              </w:r>
            </w:moveTo>
          </w:p>
        </w:tc>
        <w:tc>
          <w:tcPr>
            <w:tcW w:w="587" w:type="pct"/>
            <w:vAlign w:val="center"/>
          </w:tcPr>
          <w:p w14:paraId="17FE6BCD" w14:textId="77777777" w:rsidR="00C2040A" w:rsidRPr="00200D44" w:rsidRDefault="00C2040A">
            <w:pPr>
              <w:rPr>
                <w:moveTo w:id="8298" w:author="Mohammad Nayeem Hasan" w:date="2023-01-21T00:38:00Z"/>
                <w:rFonts w:ascii="Times New Roman" w:hAnsi="Times New Roman" w:cs="Times New Roman"/>
                <w:sz w:val="20"/>
                <w:szCs w:val="20"/>
                <w:rPrChange w:id="8299" w:author="Mohammad Nayeem Hasan" w:date="2023-01-27T04:20:00Z">
                  <w:rPr>
                    <w:moveTo w:id="8300" w:author="Mohammad Nayeem Hasan" w:date="2023-01-21T00:38:00Z"/>
                    <w:rFonts w:ascii="Times New Roman" w:hAnsi="Times New Roman" w:cs="Times New Roman"/>
                    <w:sz w:val="24"/>
                    <w:szCs w:val="24"/>
                  </w:rPr>
                </w:rPrChange>
              </w:rPr>
              <w:pPrChange w:id="8301" w:author="Mohammad Nayeem Hasan" w:date="2023-01-21T14:56:00Z">
                <w:pPr>
                  <w:jc w:val="both"/>
                </w:pPr>
              </w:pPrChange>
            </w:pPr>
            <w:moveTo w:id="8302" w:author="Mohammad Nayeem Hasan" w:date="2023-01-21T00:38:00Z">
              <w:r w:rsidRPr="00200D44">
                <w:rPr>
                  <w:rFonts w:ascii="Times New Roman" w:hAnsi="Times New Roman" w:cs="Times New Roman"/>
                  <w:sz w:val="20"/>
                  <w:szCs w:val="20"/>
                  <w:rPrChange w:id="8303" w:author="Mohammad Nayeem Hasan" w:date="2023-01-27T04:20:00Z">
                    <w:rPr>
                      <w:rFonts w:ascii="Times New Roman" w:hAnsi="Times New Roman" w:cs="Times New Roman"/>
                      <w:sz w:val="24"/>
                      <w:szCs w:val="24"/>
                    </w:rPr>
                  </w:rPrChange>
                </w:rPr>
                <w:t>15123 (93.4)</w:t>
              </w:r>
            </w:moveTo>
          </w:p>
        </w:tc>
        <w:tc>
          <w:tcPr>
            <w:tcW w:w="689" w:type="pct"/>
            <w:vMerge/>
            <w:vAlign w:val="center"/>
          </w:tcPr>
          <w:p w14:paraId="167A4FBF" w14:textId="77777777" w:rsidR="00C2040A" w:rsidRPr="00200D44" w:rsidRDefault="00C2040A">
            <w:pPr>
              <w:rPr>
                <w:moveTo w:id="8304" w:author="Mohammad Nayeem Hasan" w:date="2023-01-21T00:38:00Z"/>
                <w:rFonts w:ascii="Times New Roman" w:hAnsi="Times New Roman" w:cs="Times New Roman"/>
                <w:sz w:val="20"/>
                <w:szCs w:val="20"/>
                <w:rPrChange w:id="8305" w:author="Mohammad Nayeem Hasan" w:date="2023-01-27T04:20:00Z">
                  <w:rPr>
                    <w:moveTo w:id="8306" w:author="Mohammad Nayeem Hasan" w:date="2023-01-21T00:38:00Z"/>
                    <w:rFonts w:ascii="Times New Roman" w:hAnsi="Times New Roman" w:cs="Times New Roman"/>
                    <w:sz w:val="24"/>
                    <w:szCs w:val="24"/>
                  </w:rPr>
                </w:rPrChange>
              </w:rPr>
              <w:pPrChange w:id="8307" w:author="Mohammad Nayeem Hasan" w:date="2023-01-21T14:56:00Z">
                <w:pPr>
                  <w:jc w:val="both"/>
                </w:pPr>
              </w:pPrChange>
            </w:pPr>
          </w:p>
        </w:tc>
        <w:tc>
          <w:tcPr>
            <w:tcW w:w="389" w:type="pct"/>
            <w:vAlign w:val="center"/>
          </w:tcPr>
          <w:p w14:paraId="6D5215AB" w14:textId="77777777" w:rsidR="00C2040A" w:rsidRPr="00200D44" w:rsidRDefault="00C2040A">
            <w:pPr>
              <w:rPr>
                <w:moveTo w:id="8308" w:author="Mohammad Nayeem Hasan" w:date="2023-01-21T00:38:00Z"/>
                <w:rFonts w:ascii="Times New Roman" w:hAnsi="Times New Roman" w:cs="Times New Roman"/>
                <w:sz w:val="20"/>
                <w:szCs w:val="20"/>
                <w:rPrChange w:id="8309" w:author="Mohammad Nayeem Hasan" w:date="2023-01-27T04:20:00Z">
                  <w:rPr>
                    <w:moveTo w:id="8310" w:author="Mohammad Nayeem Hasan" w:date="2023-01-21T00:38:00Z"/>
                    <w:rFonts w:ascii="Times New Roman" w:hAnsi="Times New Roman" w:cs="Times New Roman"/>
                    <w:sz w:val="24"/>
                    <w:szCs w:val="24"/>
                  </w:rPr>
                </w:rPrChange>
              </w:rPr>
              <w:pPrChange w:id="8311" w:author="Mohammad Nayeem Hasan" w:date="2023-01-21T14:56:00Z">
                <w:pPr>
                  <w:jc w:val="both"/>
                </w:pPr>
              </w:pPrChange>
            </w:pPr>
            <w:moveTo w:id="8312" w:author="Mohammad Nayeem Hasan" w:date="2023-01-21T00:38:00Z">
              <w:r w:rsidRPr="00200D44">
                <w:rPr>
                  <w:rFonts w:ascii="Times New Roman" w:hAnsi="Times New Roman" w:cs="Times New Roman"/>
                  <w:sz w:val="20"/>
                  <w:szCs w:val="20"/>
                  <w:rPrChange w:id="8313" w:author="Mohammad Nayeem Hasan" w:date="2023-01-27T04:20:00Z">
                    <w:rPr>
                      <w:rFonts w:ascii="Times New Roman" w:hAnsi="Times New Roman" w:cs="Times New Roman"/>
                      <w:sz w:val="24"/>
                      <w:szCs w:val="24"/>
                    </w:rPr>
                  </w:rPrChange>
                </w:rPr>
                <w:t>603 (4.2)</w:t>
              </w:r>
            </w:moveTo>
          </w:p>
        </w:tc>
        <w:tc>
          <w:tcPr>
            <w:tcW w:w="398" w:type="pct"/>
            <w:vAlign w:val="center"/>
          </w:tcPr>
          <w:p w14:paraId="011645AC" w14:textId="77777777" w:rsidR="00C2040A" w:rsidRPr="00200D44" w:rsidRDefault="00C2040A">
            <w:pPr>
              <w:rPr>
                <w:moveTo w:id="8314" w:author="Mohammad Nayeem Hasan" w:date="2023-01-21T00:38:00Z"/>
                <w:rFonts w:ascii="Times New Roman" w:hAnsi="Times New Roman" w:cs="Times New Roman"/>
                <w:sz w:val="20"/>
                <w:szCs w:val="20"/>
                <w:rPrChange w:id="8315" w:author="Mohammad Nayeem Hasan" w:date="2023-01-27T04:20:00Z">
                  <w:rPr>
                    <w:moveTo w:id="8316" w:author="Mohammad Nayeem Hasan" w:date="2023-01-21T00:38:00Z"/>
                    <w:rFonts w:ascii="Times New Roman" w:hAnsi="Times New Roman" w:cs="Times New Roman"/>
                    <w:sz w:val="24"/>
                    <w:szCs w:val="24"/>
                  </w:rPr>
                </w:rPrChange>
              </w:rPr>
              <w:pPrChange w:id="8317" w:author="Mohammad Nayeem Hasan" w:date="2023-01-21T14:56:00Z">
                <w:pPr>
                  <w:jc w:val="both"/>
                </w:pPr>
              </w:pPrChange>
            </w:pPr>
            <w:moveTo w:id="8318" w:author="Mohammad Nayeem Hasan" w:date="2023-01-21T00:38:00Z">
              <w:r w:rsidRPr="00200D44">
                <w:rPr>
                  <w:rFonts w:ascii="Times New Roman" w:hAnsi="Times New Roman" w:cs="Times New Roman"/>
                  <w:sz w:val="20"/>
                  <w:szCs w:val="20"/>
                  <w:rPrChange w:id="8319" w:author="Mohammad Nayeem Hasan" w:date="2023-01-27T04:20:00Z">
                    <w:rPr>
                      <w:rFonts w:ascii="Times New Roman" w:hAnsi="Times New Roman" w:cs="Times New Roman"/>
                      <w:sz w:val="24"/>
                      <w:szCs w:val="24"/>
                    </w:rPr>
                  </w:rPrChange>
                </w:rPr>
                <w:t>13815 (95.8)</w:t>
              </w:r>
            </w:moveTo>
          </w:p>
        </w:tc>
        <w:tc>
          <w:tcPr>
            <w:tcW w:w="435" w:type="pct"/>
            <w:vMerge/>
            <w:vAlign w:val="center"/>
          </w:tcPr>
          <w:p w14:paraId="4E7B9766" w14:textId="77777777" w:rsidR="00C2040A" w:rsidRPr="00200D44" w:rsidRDefault="00C2040A">
            <w:pPr>
              <w:rPr>
                <w:moveTo w:id="8320" w:author="Mohammad Nayeem Hasan" w:date="2023-01-21T00:38:00Z"/>
                <w:rFonts w:ascii="Times New Roman" w:hAnsi="Times New Roman" w:cs="Times New Roman"/>
                <w:sz w:val="20"/>
                <w:szCs w:val="20"/>
                <w:rPrChange w:id="8321" w:author="Mohammad Nayeem Hasan" w:date="2023-01-27T04:20:00Z">
                  <w:rPr>
                    <w:moveTo w:id="8322" w:author="Mohammad Nayeem Hasan" w:date="2023-01-21T00:38:00Z"/>
                    <w:rFonts w:ascii="Times New Roman" w:hAnsi="Times New Roman" w:cs="Times New Roman"/>
                    <w:sz w:val="24"/>
                    <w:szCs w:val="24"/>
                  </w:rPr>
                </w:rPrChange>
              </w:rPr>
              <w:pPrChange w:id="8323" w:author="Mohammad Nayeem Hasan" w:date="2023-01-21T14:56:00Z">
                <w:pPr>
                  <w:jc w:val="both"/>
                </w:pPr>
              </w:pPrChange>
            </w:pPr>
          </w:p>
        </w:tc>
        <w:tc>
          <w:tcPr>
            <w:tcW w:w="389" w:type="pct"/>
            <w:vAlign w:val="center"/>
          </w:tcPr>
          <w:p w14:paraId="766BFB92" w14:textId="77777777" w:rsidR="00C2040A" w:rsidRPr="00200D44" w:rsidRDefault="00C2040A">
            <w:pPr>
              <w:rPr>
                <w:moveTo w:id="8324" w:author="Mohammad Nayeem Hasan" w:date="2023-01-21T00:38:00Z"/>
                <w:rFonts w:ascii="Times New Roman" w:hAnsi="Times New Roman" w:cs="Times New Roman"/>
                <w:sz w:val="20"/>
                <w:szCs w:val="20"/>
                <w:rPrChange w:id="8325" w:author="Mohammad Nayeem Hasan" w:date="2023-01-27T04:20:00Z">
                  <w:rPr>
                    <w:moveTo w:id="8326" w:author="Mohammad Nayeem Hasan" w:date="2023-01-21T00:38:00Z"/>
                    <w:rFonts w:ascii="Times New Roman" w:hAnsi="Times New Roman" w:cs="Times New Roman"/>
                    <w:sz w:val="24"/>
                    <w:szCs w:val="24"/>
                  </w:rPr>
                </w:rPrChange>
              </w:rPr>
              <w:pPrChange w:id="8327" w:author="Mohammad Nayeem Hasan" w:date="2023-01-21T14:56:00Z">
                <w:pPr>
                  <w:jc w:val="both"/>
                </w:pPr>
              </w:pPrChange>
            </w:pPr>
            <w:moveTo w:id="8328" w:author="Mohammad Nayeem Hasan" w:date="2023-01-21T00:38:00Z">
              <w:r w:rsidRPr="00200D44">
                <w:rPr>
                  <w:rFonts w:ascii="Times New Roman" w:hAnsi="Times New Roman" w:cs="Times New Roman"/>
                  <w:sz w:val="20"/>
                  <w:szCs w:val="20"/>
                  <w:rPrChange w:id="8329" w:author="Mohammad Nayeem Hasan" w:date="2023-01-27T04:20:00Z">
                    <w:rPr>
                      <w:rFonts w:ascii="Times New Roman" w:hAnsi="Times New Roman" w:cs="Times New Roman"/>
                      <w:sz w:val="24"/>
                      <w:szCs w:val="24"/>
                    </w:rPr>
                  </w:rPrChange>
                </w:rPr>
                <w:t>1027 (6.5)</w:t>
              </w:r>
            </w:moveTo>
          </w:p>
        </w:tc>
        <w:tc>
          <w:tcPr>
            <w:tcW w:w="445" w:type="pct"/>
            <w:vAlign w:val="center"/>
          </w:tcPr>
          <w:p w14:paraId="279EFB57" w14:textId="77777777" w:rsidR="00C2040A" w:rsidRPr="00200D44" w:rsidRDefault="00C2040A">
            <w:pPr>
              <w:rPr>
                <w:moveTo w:id="8330" w:author="Mohammad Nayeem Hasan" w:date="2023-01-21T00:38:00Z"/>
                <w:rFonts w:ascii="Times New Roman" w:hAnsi="Times New Roman" w:cs="Times New Roman"/>
                <w:sz w:val="20"/>
                <w:szCs w:val="20"/>
                <w:rPrChange w:id="8331" w:author="Mohammad Nayeem Hasan" w:date="2023-01-27T04:20:00Z">
                  <w:rPr>
                    <w:moveTo w:id="8332" w:author="Mohammad Nayeem Hasan" w:date="2023-01-21T00:38:00Z"/>
                    <w:rFonts w:ascii="Times New Roman" w:hAnsi="Times New Roman" w:cs="Times New Roman"/>
                    <w:sz w:val="24"/>
                    <w:szCs w:val="24"/>
                  </w:rPr>
                </w:rPrChange>
              </w:rPr>
              <w:pPrChange w:id="8333" w:author="Mohammad Nayeem Hasan" w:date="2023-01-21T14:56:00Z">
                <w:pPr>
                  <w:jc w:val="both"/>
                </w:pPr>
              </w:pPrChange>
            </w:pPr>
            <w:moveTo w:id="8334" w:author="Mohammad Nayeem Hasan" w:date="2023-01-21T00:38:00Z">
              <w:r w:rsidRPr="00200D44">
                <w:rPr>
                  <w:rFonts w:ascii="Times New Roman" w:hAnsi="Times New Roman" w:cs="Times New Roman"/>
                  <w:sz w:val="20"/>
                  <w:szCs w:val="20"/>
                  <w:rPrChange w:id="8335" w:author="Mohammad Nayeem Hasan" w:date="2023-01-27T04:20:00Z">
                    <w:rPr>
                      <w:rFonts w:ascii="Times New Roman" w:hAnsi="Times New Roman" w:cs="Times New Roman"/>
                      <w:sz w:val="24"/>
                      <w:szCs w:val="24"/>
                    </w:rPr>
                  </w:rPrChange>
                </w:rPr>
                <w:t>14781 (93.5)</w:t>
              </w:r>
            </w:moveTo>
          </w:p>
        </w:tc>
        <w:tc>
          <w:tcPr>
            <w:tcW w:w="435" w:type="pct"/>
            <w:vMerge/>
            <w:vAlign w:val="center"/>
          </w:tcPr>
          <w:p w14:paraId="191CF048" w14:textId="77777777" w:rsidR="00C2040A" w:rsidRPr="00200D44" w:rsidRDefault="00C2040A">
            <w:pPr>
              <w:rPr>
                <w:moveTo w:id="8336" w:author="Mohammad Nayeem Hasan" w:date="2023-01-21T00:38:00Z"/>
                <w:rFonts w:ascii="Times New Roman" w:hAnsi="Times New Roman" w:cs="Times New Roman"/>
                <w:sz w:val="20"/>
                <w:szCs w:val="20"/>
                <w:rPrChange w:id="8337" w:author="Mohammad Nayeem Hasan" w:date="2023-01-27T04:20:00Z">
                  <w:rPr>
                    <w:moveTo w:id="8338" w:author="Mohammad Nayeem Hasan" w:date="2023-01-21T00:38:00Z"/>
                    <w:rFonts w:ascii="Times New Roman" w:hAnsi="Times New Roman" w:cs="Times New Roman"/>
                    <w:sz w:val="24"/>
                    <w:szCs w:val="24"/>
                  </w:rPr>
                </w:rPrChange>
              </w:rPr>
              <w:pPrChange w:id="8339" w:author="Mohammad Nayeem Hasan" w:date="2023-01-21T14:56:00Z">
                <w:pPr>
                  <w:jc w:val="both"/>
                </w:pPr>
              </w:pPrChange>
            </w:pPr>
          </w:p>
        </w:tc>
      </w:tr>
      <w:tr w:rsidR="00C2040A" w:rsidRPr="00200D44" w14:paraId="362ECB5E" w14:textId="77777777" w:rsidTr="00F13B5B">
        <w:trPr>
          <w:trHeight w:val="288"/>
          <w:jc w:val="center"/>
        </w:trPr>
        <w:tc>
          <w:tcPr>
            <w:tcW w:w="5000" w:type="pct"/>
            <w:gridSpan w:val="10"/>
            <w:vAlign w:val="center"/>
          </w:tcPr>
          <w:p w14:paraId="13E7943E" w14:textId="77777777" w:rsidR="00C2040A" w:rsidRPr="00200D44" w:rsidRDefault="00C2040A">
            <w:pPr>
              <w:rPr>
                <w:moveTo w:id="8340" w:author="Mohammad Nayeem Hasan" w:date="2023-01-21T00:38:00Z"/>
                <w:rFonts w:ascii="Times New Roman" w:hAnsi="Times New Roman" w:cs="Times New Roman"/>
                <w:sz w:val="20"/>
                <w:szCs w:val="20"/>
                <w:rPrChange w:id="8341" w:author="Mohammad Nayeem Hasan" w:date="2023-01-27T04:20:00Z">
                  <w:rPr>
                    <w:moveTo w:id="8342" w:author="Mohammad Nayeem Hasan" w:date="2023-01-21T00:38:00Z"/>
                    <w:rFonts w:ascii="Times New Roman" w:hAnsi="Times New Roman" w:cs="Times New Roman"/>
                    <w:sz w:val="24"/>
                    <w:szCs w:val="24"/>
                  </w:rPr>
                </w:rPrChange>
              </w:rPr>
              <w:pPrChange w:id="8343" w:author="Mohammad Nayeem Hasan" w:date="2023-01-21T14:56:00Z">
                <w:pPr>
                  <w:jc w:val="both"/>
                </w:pPr>
              </w:pPrChange>
            </w:pPr>
            <w:moveTo w:id="8344" w:author="Mohammad Nayeem Hasan" w:date="2023-01-21T00:38:00Z">
              <w:r w:rsidRPr="00200D44">
                <w:rPr>
                  <w:rFonts w:ascii="Times New Roman" w:hAnsi="Times New Roman" w:cs="Times New Roman"/>
                  <w:sz w:val="20"/>
                  <w:szCs w:val="20"/>
                  <w:rPrChange w:id="8345" w:author="Mohammad Nayeem Hasan" w:date="2023-01-27T04:20:00Z">
                    <w:rPr>
                      <w:rFonts w:ascii="Times New Roman" w:hAnsi="Times New Roman" w:cs="Times New Roman"/>
                      <w:sz w:val="24"/>
                      <w:szCs w:val="24"/>
                    </w:rPr>
                  </w:rPrChange>
                </w:rPr>
                <w:t>Toilet facility type</w:t>
              </w:r>
            </w:moveTo>
          </w:p>
        </w:tc>
      </w:tr>
      <w:tr w:rsidR="004266B3" w:rsidRPr="004266B3" w14:paraId="62D73F16" w14:textId="77777777" w:rsidTr="006875DA">
        <w:trPr>
          <w:trHeight w:val="288"/>
          <w:jc w:val="center"/>
        </w:trPr>
        <w:tc>
          <w:tcPr>
            <w:tcW w:w="788" w:type="pct"/>
            <w:vAlign w:val="center"/>
          </w:tcPr>
          <w:p w14:paraId="3C3C9B82" w14:textId="77777777" w:rsidR="00C2040A" w:rsidRPr="00200D44" w:rsidRDefault="00C2040A">
            <w:pPr>
              <w:rPr>
                <w:moveTo w:id="8346" w:author="Mohammad Nayeem Hasan" w:date="2023-01-21T00:38:00Z"/>
                <w:rFonts w:ascii="Times New Roman" w:hAnsi="Times New Roman" w:cs="Times New Roman"/>
                <w:sz w:val="20"/>
                <w:szCs w:val="20"/>
                <w:rPrChange w:id="8347" w:author="Mohammad Nayeem Hasan" w:date="2023-01-27T04:20:00Z">
                  <w:rPr>
                    <w:moveTo w:id="8348" w:author="Mohammad Nayeem Hasan" w:date="2023-01-21T00:38:00Z"/>
                    <w:rFonts w:ascii="Times New Roman" w:hAnsi="Times New Roman" w:cs="Times New Roman"/>
                    <w:sz w:val="24"/>
                    <w:szCs w:val="24"/>
                  </w:rPr>
                </w:rPrChange>
              </w:rPr>
              <w:pPrChange w:id="8349" w:author="Mohammad Nayeem Hasan" w:date="2023-01-21T14:56:00Z">
                <w:pPr>
                  <w:jc w:val="both"/>
                </w:pPr>
              </w:pPrChange>
            </w:pPr>
            <w:moveTo w:id="8350" w:author="Mohammad Nayeem Hasan" w:date="2023-01-21T00:38:00Z">
              <w:r w:rsidRPr="00200D44">
                <w:rPr>
                  <w:rFonts w:ascii="Times New Roman" w:hAnsi="Times New Roman" w:cs="Times New Roman"/>
                  <w:sz w:val="20"/>
                  <w:szCs w:val="20"/>
                  <w:rPrChange w:id="8351" w:author="Mohammad Nayeem Hasan" w:date="2023-01-27T04:20:00Z">
                    <w:rPr>
                      <w:rFonts w:ascii="Times New Roman" w:hAnsi="Times New Roman" w:cs="Times New Roman"/>
                      <w:sz w:val="24"/>
                      <w:szCs w:val="24"/>
                    </w:rPr>
                  </w:rPrChange>
                </w:rPr>
                <w:t>Improved</w:t>
              </w:r>
            </w:moveTo>
          </w:p>
        </w:tc>
        <w:tc>
          <w:tcPr>
            <w:tcW w:w="445" w:type="pct"/>
            <w:vAlign w:val="center"/>
          </w:tcPr>
          <w:p w14:paraId="7C269334" w14:textId="77777777" w:rsidR="00C2040A" w:rsidRPr="00200D44" w:rsidRDefault="00C2040A">
            <w:pPr>
              <w:rPr>
                <w:moveTo w:id="8352" w:author="Mohammad Nayeem Hasan" w:date="2023-01-21T00:38:00Z"/>
                <w:rFonts w:ascii="Times New Roman" w:hAnsi="Times New Roman" w:cs="Times New Roman"/>
                <w:sz w:val="20"/>
                <w:szCs w:val="20"/>
                <w:rPrChange w:id="8353" w:author="Mohammad Nayeem Hasan" w:date="2023-01-27T04:20:00Z">
                  <w:rPr>
                    <w:moveTo w:id="8354" w:author="Mohammad Nayeem Hasan" w:date="2023-01-21T00:38:00Z"/>
                    <w:rFonts w:ascii="Times New Roman" w:hAnsi="Times New Roman" w:cs="Times New Roman"/>
                    <w:sz w:val="24"/>
                    <w:szCs w:val="24"/>
                  </w:rPr>
                </w:rPrChange>
              </w:rPr>
              <w:pPrChange w:id="8355" w:author="Mohammad Nayeem Hasan" w:date="2023-01-21T14:56:00Z">
                <w:pPr>
                  <w:jc w:val="both"/>
                </w:pPr>
              </w:pPrChange>
            </w:pPr>
            <w:moveTo w:id="8356" w:author="Mohammad Nayeem Hasan" w:date="2023-01-21T00:38:00Z">
              <w:r w:rsidRPr="00200D44">
                <w:rPr>
                  <w:rFonts w:ascii="Times New Roman" w:hAnsi="Times New Roman" w:cs="Times New Roman"/>
                  <w:sz w:val="20"/>
                  <w:szCs w:val="20"/>
                  <w:rPrChange w:id="8357" w:author="Mohammad Nayeem Hasan" w:date="2023-01-27T04:20:00Z">
                    <w:rPr>
                      <w:rFonts w:ascii="Times New Roman" w:hAnsi="Times New Roman" w:cs="Times New Roman"/>
                      <w:sz w:val="24"/>
                      <w:szCs w:val="24"/>
                    </w:rPr>
                  </w:rPrChange>
                </w:rPr>
                <w:t>1436 (6.5)</w:t>
              </w:r>
            </w:moveTo>
          </w:p>
        </w:tc>
        <w:tc>
          <w:tcPr>
            <w:tcW w:w="587" w:type="pct"/>
            <w:vAlign w:val="center"/>
          </w:tcPr>
          <w:p w14:paraId="6EEA2EF2" w14:textId="77777777" w:rsidR="00C2040A" w:rsidRPr="00200D44" w:rsidRDefault="00C2040A">
            <w:pPr>
              <w:rPr>
                <w:moveTo w:id="8358" w:author="Mohammad Nayeem Hasan" w:date="2023-01-21T00:38:00Z"/>
                <w:rFonts w:ascii="Times New Roman" w:hAnsi="Times New Roman" w:cs="Times New Roman"/>
                <w:sz w:val="20"/>
                <w:szCs w:val="20"/>
                <w:rPrChange w:id="8359" w:author="Mohammad Nayeem Hasan" w:date="2023-01-27T04:20:00Z">
                  <w:rPr>
                    <w:moveTo w:id="8360" w:author="Mohammad Nayeem Hasan" w:date="2023-01-21T00:38:00Z"/>
                    <w:rFonts w:ascii="Times New Roman" w:hAnsi="Times New Roman" w:cs="Times New Roman"/>
                    <w:sz w:val="24"/>
                    <w:szCs w:val="24"/>
                  </w:rPr>
                </w:rPrChange>
              </w:rPr>
              <w:pPrChange w:id="8361" w:author="Mohammad Nayeem Hasan" w:date="2023-01-21T14:56:00Z">
                <w:pPr>
                  <w:jc w:val="both"/>
                </w:pPr>
              </w:pPrChange>
            </w:pPr>
            <w:moveTo w:id="8362" w:author="Mohammad Nayeem Hasan" w:date="2023-01-21T00:38:00Z">
              <w:r w:rsidRPr="00200D44">
                <w:rPr>
                  <w:rFonts w:ascii="Times New Roman" w:hAnsi="Times New Roman" w:cs="Times New Roman"/>
                  <w:sz w:val="20"/>
                  <w:szCs w:val="20"/>
                  <w:rPrChange w:id="8363" w:author="Mohammad Nayeem Hasan" w:date="2023-01-27T04:20:00Z">
                    <w:rPr>
                      <w:rFonts w:ascii="Times New Roman" w:hAnsi="Times New Roman" w:cs="Times New Roman"/>
                      <w:sz w:val="24"/>
                      <w:szCs w:val="24"/>
                    </w:rPr>
                  </w:rPrChange>
                </w:rPr>
                <w:t>20646 (93.5)</w:t>
              </w:r>
            </w:moveTo>
          </w:p>
        </w:tc>
        <w:tc>
          <w:tcPr>
            <w:tcW w:w="689" w:type="pct"/>
            <w:vMerge w:val="restart"/>
            <w:vAlign w:val="center"/>
          </w:tcPr>
          <w:p w14:paraId="2917D9E6" w14:textId="77777777" w:rsidR="00C2040A" w:rsidRPr="00200D44" w:rsidRDefault="00C2040A">
            <w:pPr>
              <w:rPr>
                <w:moveTo w:id="8364" w:author="Mohammad Nayeem Hasan" w:date="2023-01-21T00:38:00Z"/>
                <w:rFonts w:ascii="Times New Roman" w:hAnsi="Times New Roman" w:cs="Times New Roman"/>
                <w:b/>
                <w:bCs/>
                <w:sz w:val="20"/>
                <w:szCs w:val="20"/>
                <w:rPrChange w:id="8365" w:author="Mohammad Nayeem Hasan" w:date="2023-01-27T04:20:00Z">
                  <w:rPr>
                    <w:moveTo w:id="8366" w:author="Mohammad Nayeem Hasan" w:date="2023-01-21T00:38:00Z"/>
                    <w:rFonts w:ascii="Times New Roman" w:hAnsi="Times New Roman" w:cs="Times New Roman"/>
                    <w:b/>
                    <w:bCs/>
                    <w:sz w:val="24"/>
                    <w:szCs w:val="24"/>
                  </w:rPr>
                </w:rPrChange>
              </w:rPr>
              <w:pPrChange w:id="8367" w:author="Mohammad Nayeem Hasan" w:date="2023-01-21T14:56:00Z">
                <w:pPr>
                  <w:jc w:val="both"/>
                </w:pPr>
              </w:pPrChange>
            </w:pPr>
            <w:moveTo w:id="8368" w:author="Mohammad Nayeem Hasan" w:date="2023-01-21T00:38:00Z">
              <w:r w:rsidRPr="00200D44">
                <w:rPr>
                  <w:rFonts w:ascii="Times New Roman" w:hAnsi="Times New Roman" w:cs="Times New Roman"/>
                  <w:b/>
                  <w:bCs/>
                  <w:sz w:val="20"/>
                  <w:szCs w:val="20"/>
                  <w:rPrChange w:id="8369" w:author="Mohammad Nayeem Hasan" w:date="2023-01-27T04:20:00Z">
                    <w:rPr>
                      <w:rFonts w:ascii="Times New Roman" w:hAnsi="Times New Roman" w:cs="Times New Roman"/>
                      <w:b/>
                      <w:bCs/>
                      <w:sz w:val="24"/>
                      <w:szCs w:val="24"/>
                    </w:rPr>
                  </w:rPrChange>
                </w:rPr>
                <w:t>&lt;0.001</w:t>
              </w:r>
            </w:moveTo>
          </w:p>
        </w:tc>
        <w:tc>
          <w:tcPr>
            <w:tcW w:w="389" w:type="pct"/>
            <w:vAlign w:val="center"/>
          </w:tcPr>
          <w:p w14:paraId="130F1A42" w14:textId="77777777" w:rsidR="00C2040A" w:rsidRPr="00200D44" w:rsidRDefault="00C2040A">
            <w:pPr>
              <w:rPr>
                <w:moveTo w:id="8370" w:author="Mohammad Nayeem Hasan" w:date="2023-01-21T00:38:00Z"/>
                <w:rFonts w:ascii="Times New Roman" w:hAnsi="Times New Roman" w:cs="Times New Roman"/>
                <w:sz w:val="20"/>
                <w:szCs w:val="20"/>
                <w:rPrChange w:id="8371" w:author="Mohammad Nayeem Hasan" w:date="2023-01-27T04:20:00Z">
                  <w:rPr>
                    <w:moveTo w:id="8372" w:author="Mohammad Nayeem Hasan" w:date="2023-01-21T00:38:00Z"/>
                    <w:rFonts w:ascii="Times New Roman" w:hAnsi="Times New Roman" w:cs="Times New Roman"/>
                    <w:sz w:val="24"/>
                    <w:szCs w:val="24"/>
                  </w:rPr>
                </w:rPrChange>
              </w:rPr>
              <w:pPrChange w:id="8373" w:author="Mohammad Nayeem Hasan" w:date="2023-01-21T14:56:00Z">
                <w:pPr>
                  <w:jc w:val="both"/>
                </w:pPr>
              </w:pPrChange>
            </w:pPr>
            <w:moveTo w:id="8374" w:author="Mohammad Nayeem Hasan" w:date="2023-01-21T00:38:00Z">
              <w:r w:rsidRPr="00200D44">
                <w:rPr>
                  <w:rFonts w:ascii="Times New Roman" w:hAnsi="Times New Roman" w:cs="Times New Roman"/>
                  <w:sz w:val="20"/>
                  <w:szCs w:val="20"/>
                  <w:rPrChange w:id="8375" w:author="Mohammad Nayeem Hasan" w:date="2023-01-27T04:20:00Z">
                    <w:rPr>
                      <w:rFonts w:ascii="Times New Roman" w:hAnsi="Times New Roman" w:cs="Times New Roman"/>
                      <w:sz w:val="24"/>
                      <w:szCs w:val="24"/>
                    </w:rPr>
                  </w:rPrChange>
                </w:rPr>
                <w:t>758 (4.0)</w:t>
              </w:r>
            </w:moveTo>
          </w:p>
        </w:tc>
        <w:tc>
          <w:tcPr>
            <w:tcW w:w="398" w:type="pct"/>
            <w:vAlign w:val="center"/>
          </w:tcPr>
          <w:p w14:paraId="456F1750" w14:textId="77777777" w:rsidR="00C2040A" w:rsidRPr="00200D44" w:rsidRDefault="00C2040A">
            <w:pPr>
              <w:rPr>
                <w:moveTo w:id="8376" w:author="Mohammad Nayeem Hasan" w:date="2023-01-21T00:38:00Z"/>
                <w:rFonts w:ascii="Times New Roman" w:hAnsi="Times New Roman" w:cs="Times New Roman"/>
                <w:sz w:val="20"/>
                <w:szCs w:val="20"/>
                <w:rPrChange w:id="8377" w:author="Mohammad Nayeem Hasan" w:date="2023-01-27T04:20:00Z">
                  <w:rPr>
                    <w:moveTo w:id="8378" w:author="Mohammad Nayeem Hasan" w:date="2023-01-21T00:38:00Z"/>
                    <w:rFonts w:ascii="Times New Roman" w:hAnsi="Times New Roman" w:cs="Times New Roman"/>
                    <w:sz w:val="24"/>
                    <w:szCs w:val="24"/>
                  </w:rPr>
                </w:rPrChange>
              </w:rPr>
              <w:pPrChange w:id="8379" w:author="Mohammad Nayeem Hasan" w:date="2023-01-21T14:56:00Z">
                <w:pPr>
                  <w:jc w:val="both"/>
                </w:pPr>
              </w:pPrChange>
            </w:pPr>
            <w:moveTo w:id="8380" w:author="Mohammad Nayeem Hasan" w:date="2023-01-21T00:38:00Z">
              <w:r w:rsidRPr="00200D44">
                <w:rPr>
                  <w:rFonts w:ascii="Times New Roman" w:hAnsi="Times New Roman" w:cs="Times New Roman"/>
                  <w:sz w:val="20"/>
                  <w:szCs w:val="20"/>
                  <w:rPrChange w:id="8381" w:author="Mohammad Nayeem Hasan" w:date="2023-01-27T04:20:00Z">
                    <w:rPr>
                      <w:rFonts w:ascii="Times New Roman" w:hAnsi="Times New Roman" w:cs="Times New Roman"/>
                      <w:sz w:val="24"/>
                      <w:szCs w:val="24"/>
                    </w:rPr>
                  </w:rPrChange>
                </w:rPr>
                <w:t>18343 (96.0)</w:t>
              </w:r>
            </w:moveTo>
          </w:p>
        </w:tc>
        <w:tc>
          <w:tcPr>
            <w:tcW w:w="435" w:type="pct"/>
            <w:vMerge w:val="restart"/>
            <w:vAlign w:val="center"/>
          </w:tcPr>
          <w:p w14:paraId="51DE40E3" w14:textId="7D54F7AC" w:rsidR="00C2040A" w:rsidRPr="00200D44" w:rsidRDefault="00C2040A">
            <w:pPr>
              <w:rPr>
                <w:moveTo w:id="8382" w:author="Mohammad Nayeem Hasan" w:date="2023-01-21T00:38:00Z"/>
                <w:rFonts w:ascii="Times New Roman" w:hAnsi="Times New Roman" w:cs="Times New Roman"/>
                <w:sz w:val="20"/>
                <w:szCs w:val="20"/>
                <w:rPrChange w:id="8383" w:author="Mohammad Nayeem Hasan" w:date="2023-01-27T04:20:00Z">
                  <w:rPr>
                    <w:moveTo w:id="8384" w:author="Mohammad Nayeem Hasan" w:date="2023-01-21T00:38:00Z"/>
                    <w:rFonts w:ascii="Times New Roman" w:hAnsi="Times New Roman" w:cs="Times New Roman"/>
                    <w:sz w:val="24"/>
                    <w:szCs w:val="24"/>
                  </w:rPr>
                </w:rPrChange>
              </w:rPr>
              <w:pPrChange w:id="8385" w:author="Mohammad Nayeem Hasan" w:date="2023-01-21T14:56:00Z">
                <w:pPr>
                  <w:jc w:val="both"/>
                </w:pPr>
              </w:pPrChange>
            </w:pPr>
            <w:moveTo w:id="8386" w:author="Mohammad Nayeem Hasan" w:date="2023-01-21T00:38:00Z">
              <w:r w:rsidRPr="00200D44">
                <w:rPr>
                  <w:rFonts w:ascii="Times New Roman" w:hAnsi="Times New Roman" w:cs="Times New Roman"/>
                  <w:sz w:val="20"/>
                  <w:szCs w:val="20"/>
                  <w:rPrChange w:id="8387" w:author="Mohammad Nayeem Hasan" w:date="2023-01-27T04:20:00Z">
                    <w:rPr>
                      <w:rFonts w:ascii="Times New Roman" w:hAnsi="Times New Roman" w:cs="Times New Roman"/>
                      <w:sz w:val="24"/>
                      <w:szCs w:val="24"/>
                    </w:rPr>
                  </w:rPrChange>
                </w:rPr>
                <w:t>0.</w:t>
              </w:r>
            </w:moveTo>
            <w:ins w:id="8388" w:author="Mohammad Nayeem Hasan" w:date="2023-01-27T16:12:00Z">
              <w:r w:rsidR="004266B3">
                <w:rPr>
                  <w:rFonts w:ascii="Times New Roman" w:hAnsi="Times New Roman" w:cs="Times New Roman"/>
                  <w:sz w:val="20"/>
                  <w:szCs w:val="20"/>
                </w:rPr>
                <w:t>8</w:t>
              </w:r>
            </w:ins>
            <w:ins w:id="8389" w:author="Mohammad Nayeem Hasan" w:date="2023-01-27T16:13:00Z">
              <w:r w:rsidR="004266B3">
                <w:rPr>
                  <w:rFonts w:ascii="Times New Roman" w:hAnsi="Times New Roman" w:cs="Times New Roman"/>
                  <w:sz w:val="20"/>
                  <w:szCs w:val="20"/>
                </w:rPr>
                <w:t>68</w:t>
              </w:r>
            </w:ins>
            <w:moveTo w:id="8390" w:author="Mohammad Nayeem Hasan" w:date="2023-01-21T00:38:00Z">
              <w:del w:id="8391" w:author="Mohammad Nayeem Hasan" w:date="2023-01-27T16:12:00Z">
                <w:r w:rsidRPr="00200D44" w:rsidDel="004266B3">
                  <w:rPr>
                    <w:rFonts w:ascii="Times New Roman" w:hAnsi="Times New Roman" w:cs="Times New Roman"/>
                    <w:sz w:val="20"/>
                    <w:szCs w:val="20"/>
                    <w:rPrChange w:id="8392" w:author="Mohammad Nayeem Hasan" w:date="2023-01-27T04:20:00Z">
                      <w:rPr>
                        <w:rFonts w:ascii="Times New Roman" w:hAnsi="Times New Roman" w:cs="Times New Roman"/>
                        <w:sz w:val="24"/>
                        <w:szCs w:val="24"/>
                      </w:rPr>
                    </w:rPrChange>
                  </w:rPr>
                  <w:delText>108</w:delText>
                </w:r>
              </w:del>
            </w:moveTo>
          </w:p>
        </w:tc>
        <w:tc>
          <w:tcPr>
            <w:tcW w:w="389" w:type="pct"/>
            <w:vAlign w:val="center"/>
          </w:tcPr>
          <w:p w14:paraId="566C22B9" w14:textId="77777777" w:rsidR="00C2040A" w:rsidRPr="00200D44" w:rsidRDefault="00C2040A">
            <w:pPr>
              <w:rPr>
                <w:moveTo w:id="8393" w:author="Mohammad Nayeem Hasan" w:date="2023-01-21T00:38:00Z"/>
                <w:rFonts w:ascii="Times New Roman" w:hAnsi="Times New Roman" w:cs="Times New Roman"/>
                <w:sz w:val="20"/>
                <w:szCs w:val="20"/>
                <w:rPrChange w:id="8394" w:author="Mohammad Nayeem Hasan" w:date="2023-01-27T04:20:00Z">
                  <w:rPr>
                    <w:moveTo w:id="8395" w:author="Mohammad Nayeem Hasan" w:date="2023-01-21T00:38:00Z"/>
                    <w:rFonts w:ascii="Times New Roman" w:hAnsi="Times New Roman" w:cs="Times New Roman"/>
                    <w:sz w:val="24"/>
                    <w:szCs w:val="24"/>
                  </w:rPr>
                </w:rPrChange>
              </w:rPr>
              <w:pPrChange w:id="8396" w:author="Mohammad Nayeem Hasan" w:date="2023-01-21T14:56:00Z">
                <w:pPr>
                  <w:jc w:val="both"/>
                </w:pPr>
              </w:pPrChange>
            </w:pPr>
            <w:moveTo w:id="8397" w:author="Mohammad Nayeem Hasan" w:date="2023-01-21T00:38:00Z">
              <w:r w:rsidRPr="00200D44">
                <w:rPr>
                  <w:rFonts w:ascii="Times New Roman" w:hAnsi="Times New Roman" w:cs="Times New Roman"/>
                  <w:sz w:val="20"/>
                  <w:szCs w:val="20"/>
                  <w:rPrChange w:id="8398" w:author="Mohammad Nayeem Hasan" w:date="2023-01-27T04:20:00Z">
                    <w:rPr>
                      <w:rFonts w:ascii="Times New Roman" w:hAnsi="Times New Roman" w:cs="Times New Roman"/>
                      <w:sz w:val="24"/>
                      <w:szCs w:val="24"/>
                    </w:rPr>
                  </w:rPrChange>
                </w:rPr>
                <w:t>1491 (6.8)</w:t>
              </w:r>
            </w:moveTo>
          </w:p>
        </w:tc>
        <w:tc>
          <w:tcPr>
            <w:tcW w:w="445" w:type="pct"/>
            <w:vAlign w:val="center"/>
          </w:tcPr>
          <w:p w14:paraId="0D7D0062" w14:textId="77777777" w:rsidR="00C2040A" w:rsidRPr="00200D44" w:rsidRDefault="00C2040A">
            <w:pPr>
              <w:rPr>
                <w:moveTo w:id="8399" w:author="Mohammad Nayeem Hasan" w:date="2023-01-21T00:38:00Z"/>
                <w:rFonts w:ascii="Times New Roman" w:hAnsi="Times New Roman" w:cs="Times New Roman"/>
                <w:sz w:val="20"/>
                <w:szCs w:val="20"/>
                <w:rPrChange w:id="8400" w:author="Mohammad Nayeem Hasan" w:date="2023-01-27T04:20:00Z">
                  <w:rPr>
                    <w:moveTo w:id="8401" w:author="Mohammad Nayeem Hasan" w:date="2023-01-21T00:38:00Z"/>
                    <w:rFonts w:ascii="Times New Roman" w:hAnsi="Times New Roman" w:cs="Times New Roman"/>
                    <w:sz w:val="24"/>
                    <w:szCs w:val="24"/>
                  </w:rPr>
                </w:rPrChange>
              </w:rPr>
              <w:pPrChange w:id="8402" w:author="Mohammad Nayeem Hasan" w:date="2023-01-21T14:56:00Z">
                <w:pPr>
                  <w:jc w:val="both"/>
                </w:pPr>
              </w:pPrChange>
            </w:pPr>
            <w:moveTo w:id="8403" w:author="Mohammad Nayeem Hasan" w:date="2023-01-21T00:38:00Z">
              <w:r w:rsidRPr="00200D44">
                <w:rPr>
                  <w:rFonts w:ascii="Times New Roman" w:hAnsi="Times New Roman" w:cs="Times New Roman"/>
                  <w:sz w:val="20"/>
                  <w:szCs w:val="20"/>
                  <w:rPrChange w:id="8404" w:author="Mohammad Nayeem Hasan" w:date="2023-01-27T04:20:00Z">
                    <w:rPr>
                      <w:rFonts w:ascii="Times New Roman" w:hAnsi="Times New Roman" w:cs="Times New Roman"/>
                      <w:sz w:val="24"/>
                      <w:szCs w:val="24"/>
                    </w:rPr>
                  </w:rPrChange>
                </w:rPr>
                <w:t>20531 (93.2)</w:t>
              </w:r>
            </w:moveTo>
          </w:p>
        </w:tc>
        <w:tc>
          <w:tcPr>
            <w:tcW w:w="435" w:type="pct"/>
            <w:vMerge w:val="restart"/>
            <w:vAlign w:val="center"/>
          </w:tcPr>
          <w:p w14:paraId="0F8455AB" w14:textId="77777777" w:rsidR="00C2040A" w:rsidRPr="00200D44" w:rsidRDefault="00C2040A">
            <w:pPr>
              <w:rPr>
                <w:moveTo w:id="8405" w:author="Mohammad Nayeem Hasan" w:date="2023-01-21T00:38:00Z"/>
                <w:rFonts w:ascii="Times New Roman" w:hAnsi="Times New Roman" w:cs="Times New Roman"/>
                <w:b/>
                <w:bCs/>
                <w:sz w:val="20"/>
                <w:szCs w:val="20"/>
                <w:rPrChange w:id="8406" w:author="Mohammad Nayeem Hasan" w:date="2023-01-27T04:20:00Z">
                  <w:rPr>
                    <w:moveTo w:id="8407" w:author="Mohammad Nayeem Hasan" w:date="2023-01-21T00:38:00Z"/>
                    <w:rFonts w:ascii="Times New Roman" w:hAnsi="Times New Roman" w:cs="Times New Roman"/>
                    <w:b/>
                    <w:bCs/>
                    <w:sz w:val="24"/>
                    <w:szCs w:val="24"/>
                  </w:rPr>
                </w:rPrChange>
              </w:rPr>
              <w:pPrChange w:id="8408" w:author="Mohammad Nayeem Hasan" w:date="2023-01-21T14:56:00Z">
                <w:pPr>
                  <w:jc w:val="both"/>
                </w:pPr>
              </w:pPrChange>
            </w:pPr>
            <w:moveTo w:id="8409" w:author="Mohammad Nayeem Hasan" w:date="2023-01-21T00:38:00Z">
              <w:r w:rsidRPr="00200D44">
                <w:rPr>
                  <w:rFonts w:ascii="Times New Roman" w:hAnsi="Times New Roman" w:cs="Times New Roman"/>
                  <w:b/>
                  <w:bCs/>
                  <w:sz w:val="20"/>
                  <w:szCs w:val="20"/>
                  <w:rPrChange w:id="8410" w:author="Mohammad Nayeem Hasan" w:date="2023-01-27T04:20:00Z">
                    <w:rPr>
                      <w:rFonts w:ascii="Times New Roman" w:hAnsi="Times New Roman" w:cs="Times New Roman"/>
                      <w:b/>
                      <w:bCs/>
                      <w:sz w:val="24"/>
                      <w:szCs w:val="24"/>
                    </w:rPr>
                  </w:rPrChange>
                </w:rPr>
                <w:t>0.001</w:t>
              </w:r>
            </w:moveTo>
          </w:p>
        </w:tc>
      </w:tr>
      <w:tr w:rsidR="004266B3" w:rsidRPr="004266B3" w14:paraId="381D96AE" w14:textId="77777777" w:rsidTr="006875DA">
        <w:trPr>
          <w:trHeight w:val="288"/>
          <w:jc w:val="center"/>
        </w:trPr>
        <w:tc>
          <w:tcPr>
            <w:tcW w:w="788" w:type="pct"/>
            <w:vAlign w:val="center"/>
          </w:tcPr>
          <w:p w14:paraId="769C1125" w14:textId="77777777" w:rsidR="00C2040A" w:rsidRPr="00200D44" w:rsidRDefault="00C2040A">
            <w:pPr>
              <w:rPr>
                <w:moveTo w:id="8411" w:author="Mohammad Nayeem Hasan" w:date="2023-01-21T00:38:00Z"/>
                <w:rFonts w:ascii="Times New Roman" w:hAnsi="Times New Roman" w:cs="Times New Roman"/>
                <w:sz w:val="20"/>
                <w:szCs w:val="20"/>
                <w:rPrChange w:id="8412" w:author="Mohammad Nayeem Hasan" w:date="2023-01-27T04:20:00Z">
                  <w:rPr>
                    <w:moveTo w:id="8413" w:author="Mohammad Nayeem Hasan" w:date="2023-01-21T00:38:00Z"/>
                    <w:rFonts w:ascii="Times New Roman" w:hAnsi="Times New Roman" w:cs="Times New Roman"/>
                    <w:sz w:val="24"/>
                    <w:szCs w:val="24"/>
                  </w:rPr>
                </w:rPrChange>
              </w:rPr>
              <w:pPrChange w:id="8414" w:author="Mohammad Nayeem Hasan" w:date="2023-01-21T14:56:00Z">
                <w:pPr>
                  <w:jc w:val="both"/>
                </w:pPr>
              </w:pPrChange>
            </w:pPr>
            <w:moveTo w:id="8415" w:author="Mohammad Nayeem Hasan" w:date="2023-01-21T00:38:00Z">
              <w:r w:rsidRPr="00200D44">
                <w:rPr>
                  <w:rFonts w:ascii="Times New Roman" w:hAnsi="Times New Roman" w:cs="Times New Roman"/>
                  <w:sz w:val="20"/>
                  <w:szCs w:val="20"/>
                  <w:rPrChange w:id="8416" w:author="Mohammad Nayeem Hasan" w:date="2023-01-27T04:20:00Z">
                    <w:rPr>
                      <w:rFonts w:ascii="Times New Roman" w:hAnsi="Times New Roman" w:cs="Times New Roman"/>
                      <w:sz w:val="24"/>
                      <w:szCs w:val="24"/>
                    </w:rPr>
                  </w:rPrChange>
                </w:rPr>
                <w:t>Non-improved</w:t>
              </w:r>
            </w:moveTo>
          </w:p>
        </w:tc>
        <w:tc>
          <w:tcPr>
            <w:tcW w:w="445" w:type="pct"/>
            <w:vAlign w:val="center"/>
          </w:tcPr>
          <w:p w14:paraId="5C4AB6B2" w14:textId="3D96499D" w:rsidR="00C2040A" w:rsidRPr="00200D44" w:rsidRDefault="00C2040A">
            <w:pPr>
              <w:rPr>
                <w:moveTo w:id="8417" w:author="Mohammad Nayeem Hasan" w:date="2023-01-21T00:38:00Z"/>
                <w:rFonts w:ascii="Times New Roman" w:hAnsi="Times New Roman" w:cs="Times New Roman"/>
                <w:sz w:val="20"/>
                <w:szCs w:val="20"/>
                <w:rPrChange w:id="8418" w:author="Mohammad Nayeem Hasan" w:date="2023-01-27T04:20:00Z">
                  <w:rPr>
                    <w:moveTo w:id="8419" w:author="Mohammad Nayeem Hasan" w:date="2023-01-21T00:38:00Z"/>
                    <w:rFonts w:ascii="Times New Roman" w:hAnsi="Times New Roman" w:cs="Times New Roman"/>
                    <w:sz w:val="24"/>
                    <w:szCs w:val="24"/>
                  </w:rPr>
                </w:rPrChange>
              </w:rPr>
              <w:pPrChange w:id="8420" w:author="Mohammad Nayeem Hasan" w:date="2023-01-21T14:56:00Z">
                <w:pPr>
                  <w:jc w:val="both"/>
                </w:pPr>
              </w:pPrChange>
            </w:pPr>
            <w:moveTo w:id="8421" w:author="Mohammad Nayeem Hasan" w:date="2023-01-21T00:38:00Z">
              <w:r w:rsidRPr="00200D44">
                <w:rPr>
                  <w:rFonts w:ascii="Times New Roman" w:hAnsi="Times New Roman" w:cs="Times New Roman"/>
                  <w:sz w:val="20"/>
                  <w:szCs w:val="20"/>
                  <w:rPrChange w:id="8422" w:author="Mohammad Nayeem Hasan" w:date="2023-01-27T04:20:00Z">
                    <w:rPr>
                      <w:rFonts w:ascii="Times New Roman" w:hAnsi="Times New Roman" w:cs="Times New Roman"/>
                      <w:sz w:val="24"/>
                      <w:szCs w:val="24"/>
                    </w:rPr>
                  </w:rPrChange>
                </w:rPr>
                <w:t>81</w:t>
              </w:r>
            </w:moveTo>
            <w:ins w:id="8423" w:author="Mohammad Nayeem Hasan" w:date="2023-01-26T23:47:00Z">
              <w:r w:rsidR="00D305FD" w:rsidRPr="00200D44">
                <w:rPr>
                  <w:rFonts w:ascii="Times New Roman" w:hAnsi="Times New Roman" w:cs="Times New Roman"/>
                  <w:sz w:val="20"/>
                  <w:szCs w:val="20"/>
                  <w:rPrChange w:id="8424" w:author="Mohammad Nayeem Hasan" w:date="2023-01-27T04:20:00Z">
                    <w:rPr>
                      <w:rFonts w:ascii="Times New Roman" w:hAnsi="Times New Roman" w:cs="Times New Roman"/>
                      <w:sz w:val="24"/>
                      <w:szCs w:val="24"/>
                    </w:rPr>
                  </w:rPrChange>
                </w:rPr>
                <w:t>4</w:t>
              </w:r>
            </w:ins>
            <w:moveTo w:id="8425" w:author="Mohammad Nayeem Hasan" w:date="2023-01-21T00:38:00Z">
              <w:del w:id="8426" w:author="Mohammad Nayeem Hasan" w:date="2023-01-26T23:47:00Z">
                <w:r w:rsidRPr="00200D44" w:rsidDel="00D305FD">
                  <w:rPr>
                    <w:rFonts w:ascii="Times New Roman" w:hAnsi="Times New Roman" w:cs="Times New Roman"/>
                    <w:sz w:val="20"/>
                    <w:szCs w:val="20"/>
                    <w:rPrChange w:id="8427" w:author="Mohammad Nayeem Hasan" w:date="2023-01-27T04:20:00Z">
                      <w:rPr>
                        <w:rFonts w:ascii="Times New Roman" w:hAnsi="Times New Roman" w:cs="Times New Roman"/>
                        <w:sz w:val="24"/>
                        <w:szCs w:val="24"/>
                      </w:rPr>
                    </w:rPrChange>
                  </w:rPr>
                  <w:delText>1</w:delText>
                </w:r>
              </w:del>
              <w:r w:rsidRPr="00200D44">
                <w:rPr>
                  <w:rFonts w:ascii="Times New Roman" w:hAnsi="Times New Roman" w:cs="Times New Roman"/>
                  <w:sz w:val="20"/>
                  <w:szCs w:val="20"/>
                  <w:rPrChange w:id="8428" w:author="Mohammad Nayeem Hasan" w:date="2023-01-27T04:20:00Z">
                    <w:rPr>
                      <w:rFonts w:ascii="Times New Roman" w:hAnsi="Times New Roman" w:cs="Times New Roman"/>
                      <w:sz w:val="24"/>
                      <w:szCs w:val="24"/>
                    </w:rPr>
                  </w:rPrChange>
                </w:rPr>
                <w:t xml:space="preserve"> (8.7)</w:t>
              </w:r>
            </w:moveTo>
          </w:p>
        </w:tc>
        <w:tc>
          <w:tcPr>
            <w:tcW w:w="587" w:type="pct"/>
            <w:vAlign w:val="center"/>
          </w:tcPr>
          <w:p w14:paraId="394FA70D" w14:textId="63E8438B" w:rsidR="00C2040A" w:rsidRPr="00200D44" w:rsidRDefault="00C2040A">
            <w:pPr>
              <w:rPr>
                <w:moveTo w:id="8429" w:author="Mohammad Nayeem Hasan" w:date="2023-01-21T00:38:00Z"/>
                <w:rFonts w:ascii="Times New Roman" w:hAnsi="Times New Roman" w:cs="Times New Roman"/>
                <w:sz w:val="20"/>
                <w:szCs w:val="20"/>
                <w:rPrChange w:id="8430" w:author="Mohammad Nayeem Hasan" w:date="2023-01-27T04:20:00Z">
                  <w:rPr>
                    <w:moveTo w:id="8431" w:author="Mohammad Nayeem Hasan" w:date="2023-01-21T00:38:00Z"/>
                    <w:rFonts w:ascii="Times New Roman" w:hAnsi="Times New Roman" w:cs="Times New Roman"/>
                    <w:sz w:val="24"/>
                    <w:szCs w:val="24"/>
                  </w:rPr>
                </w:rPrChange>
              </w:rPr>
              <w:pPrChange w:id="8432" w:author="Mohammad Nayeem Hasan" w:date="2023-01-21T14:56:00Z">
                <w:pPr>
                  <w:jc w:val="both"/>
                </w:pPr>
              </w:pPrChange>
            </w:pPr>
            <w:moveTo w:id="8433" w:author="Mohammad Nayeem Hasan" w:date="2023-01-21T00:38:00Z">
              <w:r w:rsidRPr="00200D44">
                <w:rPr>
                  <w:rFonts w:ascii="Times New Roman" w:hAnsi="Times New Roman" w:cs="Times New Roman"/>
                  <w:sz w:val="20"/>
                  <w:szCs w:val="20"/>
                  <w:rPrChange w:id="8434" w:author="Mohammad Nayeem Hasan" w:date="2023-01-27T04:20:00Z">
                    <w:rPr>
                      <w:rFonts w:ascii="Times New Roman" w:hAnsi="Times New Roman" w:cs="Times New Roman"/>
                      <w:sz w:val="24"/>
                      <w:szCs w:val="24"/>
                    </w:rPr>
                  </w:rPrChange>
                </w:rPr>
                <w:t>85</w:t>
              </w:r>
            </w:moveTo>
            <w:ins w:id="8435" w:author="Mohammad Nayeem Hasan" w:date="2023-01-26T23:47:00Z">
              <w:r w:rsidR="00D305FD" w:rsidRPr="00200D44">
                <w:rPr>
                  <w:rFonts w:ascii="Times New Roman" w:hAnsi="Times New Roman" w:cs="Times New Roman"/>
                  <w:sz w:val="20"/>
                  <w:szCs w:val="20"/>
                  <w:rPrChange w:id="8436" w:author="Mohammad Nayeem Hasan" w:date="2023-01-27T04:20:00Z">
                    <w:rPr>
                      <w:rFonts w:ascii="Times New Roman" w:hAnsi="Times New Roman" w:cs="Times New Roman"/>
                      <w:sz w:val="24"/>
                      <w:szCs w:val="24"/>
                    </w:rPr>
                  </w:rPrChange>
                </w:rPr>
                <w:t xml:space="preserve">97 </w:t>
              </w:r>
            </w:ins>
            <w:moveTo w:id="8437" w:author="Mohammad Nayeem Hasan" w:date="2023-01-21T00:38:00Z">
              <w:del w:id="8438" w:author="Mohammad Nayeem Hasan" w:date="2023-01-26T23:47:00Z">
                <w:r w:rsidRPr="00200D44" w:rsidDel="00D305FD">
                  <w:rPr>
                    <w:rFonts w:ascii="Times New Roman" w:hAnsi="Times New Roman" w:cs="Times New Roman"/>
                    <w:sz w:val="20"/>
                    <w:szCs w:val="20"/>
                    <w:rPrChange w:id="8439" w:author="Mohammad Nayeem Hasan" w:date="2023-01-27T04:20:00Z">
                      <w:rPr>
                        <w:rFonts w:ascii="Times New Roman" w:hAnsi="Times New Roman" w:cs="Times New Roman"/>
                        <w:sz w:val="24"/>
                        <w:szCs w:val="24"/>
                      </w:rPr>
                    </w:rPrChange>
                  </w:rPr>
                  <w:delText xml:space="preserve">68 </w:delText>
                </w:r>
              </w:del>
              <w:r w:rsidRPr="00200D44">
                <w:rPr>
                  <w:rFonts w:ascii="Times New Roman" w:hAnsi="Times New Roman" w:cs="Times New Roman"/>
                  <w:sz w:val="20"/>
                  <w:szCs w:val="20"/>
                  <w:rPrChange w:id="8440" w:author="Mohammad Nayeem Hasan" w:date="2023-01-27T04:20:00Z">
                    <w:rPr>
                      <w:rFonts w:ascii="Times New Roman" w:hAnsi="Times New Roman" w:cs="Times New Roman"/>
                      <w:sz w:val="24"/>
                      <w:szCs w:val="24"/>
                    </w:rPr>
                  </w:rPrChange>
                </w:rPr>
                <w:t>(91.4)</w:t>
              </w:r>
            </w:moveTo>
          </w:p>
        </w:tc>
        <w:tc>
          <w:tcPr>
            <w:tcW w:w="689" w:type="pct"/>
            <w:vMerge/>
            <w:vAlign w:val="center"/>
          </w:tcPr>
          <w:p w14:paraId="3FC87623" w14:textId="77777777" w:rsidR="00C2040A" w:rsidRPr="00200D44" w:rsidRDefault="00C2040A">
            <w:pPr>
              <w:rPr>
                <w:moveTo w:id="8441" w:author="Mohammad Nayeem Hasan" w:date="2023-01-21T00:38:00Z"/>
                <w:rFonts w:ascii="Times New Roman" w:hAnsi="Times New Roman" w:cs="Times New Roman"/>
                <w:sz w:val="20"/>
                <w:szCs w:val="20"/>
                <w:rPrChange w:id="8442" w:author="Mohammad Nayeem Hasan" w:date="2023-01-27T04:20:00Z">
                  <w:rPr>
                    <w:moveTo w:id="8443" w:author="Mohammad Nayeem Hasan" w:date="2023-01-21T00:38:00Z"/>
                    <w:rFonts w:ascii="Times New Roman" w:hAnsi="Times New Roman" w:cs="Times New Roman"/>
                    <w:sz w:val="24"/>
                    <w:szCs w:val="24"/>
                  </w:rPr>
                </w:rPrChange>
              </w:rPr>
              <w:pPrChange w:id="8444" w:author="Mohammad Nayeem Hasan" w:date="2023-01-21T14:56:00Z">
                <w:pPr>
                  <w:jc w:val="both"/>
                </w:pPr>
              </w:pPrChange>
            </w:pPr>
          </w:p>
        </w:tc>
        <w:tc>
          <w:tcPr>
            <w:tcW w:w="389" w:type="pct"/>
            <w:vAlign w:val="center"/>
          </w:tcPr>
          <w:p w14:paraId="08690372" w14:textId="189BA6E7" w:rsidR="00C2040A" w:rsidRPr="00200D44" w:rsidRDefault="00C2040A">
            <w:pPr>
              <w:rPr>
                <w:moveTo w:id="8445" w:author="Mohammad Nayeem Hasan" w:date="2023-01-21T00:38:00Z"/>
                <w:rFonts w:ascii="Times New Roman" w:hAnsi="Times New Roman" w:cs="Times New Roman"/>
                <w:sz w:val="20"/>
                <w:szCs w:val="20"/>
                <w:rPrChange w:id="8446" w:author="Mohammad Nayeem Hasan" w:date="2023-01-27T04:20:00Z">
                  <w:rPr>
                    <w:moveTo w:id="8447" w:author="Mohammad Nayeem Hasan" w:date="2023-01-21T00:38:00Z"/>
                    <w:rFonts w:ascii="Times New Roman" w:hAnsi="Times New Roman" w:cs="Times New Roman"/>
                    <w:sz w:val="24"/>
                    <w:szCs w:val="24"/>
                  </w:rPr>
                </w:rPrChange>
              </w:rPr>
              <w:pPrChange w:id="8448" w:author="Mohammad Nayeem Hasan" w:date="2023-01-21T14:56:00Z">
                <w:pPr>
                  <w:jc w:val="both"/>
                </w:pPr>
              </w:pPrChange>
            </w:pPr>
            <w:moveTo w:id="8449" w:author="Mohammad Nayeem Hasan" w:date="2023-01-21T00:38:00Z">
              <w:r w:rsidRPr="00200D44">
                <w:rPr>
                  <w:rFonts w:ascii="Times New Roman" w:hAnsi="Times New Roman" w:cs="Times New Roman"/>
                  <w:sz w:val="20"/>
                  <w:szCs w:val="20"/>
                  <w:rPrChange w:id="8450" w:author="Mohammad Nayeem Hasan" w:date="2023-01-27T04:20:00Z">
                    <w:rPr>
                      <w:rFonts w:ascii="Times New Roman" w:hAnsi="Times New Roman" w:cs="Times New Roman"/>
                      <w:sz w:val="24"/>
                      <w:szCs w:val="24"/>
                    </w:rPr>
                  </w:rPrChange>
                </w:rPr>
                <w:t>3</w:t>
              </w:r>
            </w:moveTo>
            <w:ins w:id="8451" w:author="Mohammad Nayeem Hasan" w:date="2023-01-27T16:12:00Z">
              <w:r w:rsidR="004266B3">
                <w:rPr>
                  <w:rFonts w:ascii="Times New Roman" w:hAnsi="Times New Roman" w:cs="Times New Roman"/>
                  <w:sz w:val="20"/>
                  <w:szCs w:val="20"/>
                </w:rPr>
                <w:t xml:space="preserve">1 </w:t>
              </w:r>
            </w:ins>
            <w:moveTo w:id="8452" w:author="Mohammad Nayeem Hasan" w:date="2023-01-21T00:38:00Z">
              <w:del w:id="8453" w:author="Mohammad Nayeem Hasan" w:date="2023-01-27T16:12:00Z">
                <w:r w:rsidRPr="00200D44" w:rsidDel="004266B3">
                  <w:rPr>
                    <w:rFonts w:ascii="Times New Roman" w:hAnsi="Times New Roman" w:cs="Times New Roman"/>
                    <w:sz w:val="20"/>
                    <w:szCs w:val="20"/>
                    <w:rPrChange w:id="8454" w:author="Mohammad Nayeem Hasan" w:date="2023-01-27T04:20:00Z">
                      <w:rPr>
                        <w:rFonts w:ascii="Times New Roman" w:hAnsi="Times New Roman" w:cs="Times New Roman"/>
                        <w:sz w:val="24"/>
                        <w:szCs w:val="24"/>
                      </w:rPr>
                    </w:rPrChange>
                  </w:rPr>
                  <w:delText xml:space="preserve">0 </w:delText>
                </w:r>
              </w:del>
              <w:r w:rsidRPr="00200D44">
                <w:rPr>
                  <w:rFonts w:ascii="Times New Roman" w:hAnsi="Times New Roman" w:cs="Times New Roman"/>
                  <w:sz w:val="20"/>
                  <w:szCs w:val="20"/>
                  <w:rPrChange w:id="8455" w:author="Mohammad Nayeem Hasan" w:date="2023-01-27T04:20:00Z">
                    <w:rPr>
                      <w:rFonts w:ascii="Times New Roman" w:hAnsi="Times New Roman" w:cs="Times New Roman"/>
                      <w:sz w:val="24"/>
                      <w:szCs w:val="24"/>
                    </w:rPr>
                  </w:rPrChange>
                </w:rPr>
                <w:t>(4.</w:t>
              </w:r>
            </w:moveTo>
            <w:ins w:id="8456" w:author="Mohammad Nayeem Hasan" w:date="2023-01-27T16:12:00Z">
              <w:r w:rsidR="004266B3">
                <w:rPr>
                  <w:rFonts w:ascii="Times New Roman" w:hAnsi="Times New Roman" w:cs="Times New Roman"/>
                  <w:sz w:val="20"/>
                  <w:szCs w:val="20"/>
                </w:rPr>
                <w:t>1</w:t>
              </w:r>
            </w:ins>
            <w:moveTo w:id="8457" w:author="Mohammad Nayeem Hasan" w:date="2023-01-21T00:38:00Z">
              <w:del w:id="8458" w:author="Mohammad Nayeem Hasan" w:date="2023-01-27T16:12:00Z">
                <w:r w:rsidRPr="00200D44" w:rsidDel="004266B3">
                  <w:rPr>
                    <w:rFonts w:ascii="Times New Roman" w:hAnsi="Times New Roman" w:cs="Times New Roman"/>
                    <w:sz w:val="20"/>
                    <w:szCs w:val="20"/>
                    <w:rPrChange w:id="8459" w:author="Mohammad Nayeem Hasan" w:date="2023-01-27T04:20:00Z">
                      <w:rPr>
                        <w:rFonts w:ascii="Times New Roman" w:hAnsi="Times New Roman" w:cs="Times New Roman"/>
                        <w:sz w:val="24"/>
                        <w:szCs w:val="24"/>
                      </w:rPr>
                    </w:rPrChange>
                  </w:rPr>
                  <w:delText>0</w:delText>
                </w:r>
              </w:del>
              <w:r w:rsidRPr="00200D44">
                <w:rPr>
                  <w:rFonts w:ascii="Times New Roman" w:hAnsi="Times New Roman" w:cs="Times New Roman"/>
                  <w:sz w:val="20"/>
                  <w:szCs w:val="20"/>
                  <w:rPrChange w:id="8460" w:author="Mohammad Nayeem Hasan" w:date="2023-01-27T04:20:00Z">
                    <w:rPr>
                      <w:rFonts w:ascii="Times New Roman" w:hAnsi="Times New Roman" w:cs="Times New Roman"/>
                      <w:sz w:val="24"/>
                      <w:szCs w:val="24"/>
                    </w:rPr>
                  </w:rPrChange>
                </w:rPr>
                <w:t>)</w:t>
              </w:r>
            </w:moveTo>
          </w:p>
        </w:tc>
        <w:tc>
          <w:tcPr>
            <w:tcW w:w="398" w:type="pct"/>
            <w:vAlign w:val="center"/>
          </w:tcPr>
          <w:p w14:paraId="3FB5E104" w14:textId="47FCA97E" w:rsidR="00C2040A" w:rsidRPr="00200D44" w:rsidRDefault="00C2040A">
            <w:pPr>
              <w:rPr>
                <w:moveTo w:id="8461" w:author="Mohammad Nayeem Hasan" w:date="2023-01-21T00:38:00Z"/>
                <w:rFonts w:ascii="Times New Roman" w:hAnsi="Times New Roman" w:cs="Times New Roman"/>
                <w:sz w:val="20"/>
                <w:szCs w:val="20"/>
                <w:rPrChange w:id="8462" w:author="Mohammad Nayeem Hasan" w:date="2023-01-27T04:20:00Z">
                  <w:rPr>
                    <w:moveTo w:id="8463" w:author="Mohammad Nayeem Hasan" w:date="2023-01-21T00:38:00Z"/>
                    <w:rFonts w:ascii="Times New Roman" w:hAnsi="Times New Roman" w:cs="Times New Roman"/>
                    <w:sz w:val="24"/>
                    <w:szCs w:val="24"/>
                  </w:rPr>
                </w:rPrChange>
              </w:rPr>
              <w:pPrChange w:id="8464" w:author="Mohammad Nayeem Hasan" w:date="2023-01-21T14:56:00Z">
                <w:pPr>
                  <w:jc w:val="both"/>
                </w:pPr>
              </w:pPrChange>
            </w:pPr>
            <w:moveTo w:id="8465" w:author="Mohammad Nayeem Hasan" w:date="2023-01-21T00:38:00Z">
              <w:r w:rsidRPr="00200D44">
                <w:rPr>
                  <w:rFonts w:ascii="Times New Roman" w:hAnsi="Times New Roman" w:cs="Times New Roman"/>
                  <w:sz w:val="20"/>
                  <w:szCs w:val="20"/>
                  <w:rPrChange w:id="8466" w:author="Mohammad Nayeem Hasan" w:date="2023-01-27T04:20:00Z">
                    <w:rPr>
                      <w:rFonts w:ascii="Times New Roman" w:hAnsi="Times New Roman" w:cs="Times New Roman"/>
                      <w:sz w:val="24"/>
                      <w:szCs w:val="24"/>
                    </w:rPr>
                  </w:rPrChange>
                </w:rPr>
                <w:t>72</w:t>
              </w:r>
            </w:moveTo>
            <w:ins w:id="8467" w:author="Mohammad Nayeem Hasan" w:date="2023-01-27T16:12:00Z">
              <w:r w:rsidR="004266B3">
                <w:rPr>
                  <w:rFonts w:ascii="Times New Roman" w:hAnsi="Times New Roman" w:cs="Times New Roman"/>
                  <w:sz w:val="20"/>
                  <w:szCs w:val="20"/>
                </w:rPr>
                <w:t>9</w:t>
              </w:r>
            </w:ins>
            <w:moveTo w:id="8468" w:author="Mohammad Nayeem Hasan" w:date="2023-01-21T00:38:00Z">
              <w:del w:id="8469" w:author="Mohammad Nayeem Hasan" w:date="2023-01-27T16:12:00Z">
                <w:r w:rsidRPr="00200D44" w:rsidDel="004266B3">
                  <w:rPr>
                    <w:rFonts w:ascii="Times New Roman" w:hAnsi="Times New Roman" w:cs="Times New Roman"/>
                    <w:sz w:val="20"/>
                    <w:szCs w:val="20"/>
                    <w:rPrChange w:id="8470" w:author="Mohammad Nayeem Hasan" w:date="2023-01-27T04:20:00Z">
                      <w:rPr>
                        <w:rFonts w:ascii="Times New Roman" w:hAnsi="Times New Roman" w:cs="Times New Roman"/>
                        <w:sz w:val="24"/>
                        <w:szCs w:val="24"/>
                      </w:rPr>
                    </w:rPrChange>
                  </w:rPr>
                  <w:delText>3</w:delText>
                </w:r>
              </w:del>
              <w:r w:rsidRPr="00200D44">
                <w:rPr>
                  <w:rFonts w:ascii="Times New Roman" w:hAnsi="Times New Roman" w:cs="Times New Roman"/>
                  <w:sz w:val="20"/>
                  <w:szCs w:val="20"/>
                  <w:rPrChange w:id="8471" w:author="Mohammad Nayeem Hasan" w:date="2023-01-27T04:20:00Z">
                    <w:rPr>
                      <w:rFonts w:ascii="Times New Roman" w:hAnsi="Times New Roman" w:cs="Times New Roman"/>
                      <w:sz w:val="24"/>
                      <w:szCs w:val="24"/>
                    </w:rPr>
                  </w:rPrChange>
                </w:rPr>
                <w:t xml:space="preserve"> (9</w:t>
              </w:r>
            </w:moveTo>
            <w:ins w:id="8472" w:author="Mohammad Nayeem Hasan" w:date="2023-01-27T16:12:00Z">
              <w:r w:rsidR="004266B3">
                <w:rPr>
                  <w:rFonts w:ascii="Times New Roman" w:hAnsi="Times New Roman" w:cs="Times New Roman"/>
                  <w:sz w:val="20"/>
                  <w:szCs w:val="20"/>
                </w:rPr>
                <w:t>5.9</w:t>
              </w:r>
            </w:ins>
            <w:moveTo w:id="8473" w:author="Mohammad Nayeem Hasan" w:date="2023-01-21T00:38:00Z">
              <w:del w:id="8474" w:author="Mohammad Nayeem Hasan" w:date="2023-01-27T16:12:00Z">
                <w:r w:rsidRPr="00200D44" w:rsidDel="004266B3">
                  <w:rPr>
                    <w:rFonts w:ascii="Times New Roman" w:hAnsi="Times New Roman" w:cs="Times New Roman"/>
                    <w:sz w:val="20"/>
                    <w:szCs w:val="20"/>
                    <w:rPrChange w:id="8475" w:author="Mohammad Nayeem Hasan" w:date="2023-01-27T04:20:00Z">
                      <w:rPr>
                        <w:rFonts w:ascii="Times New Roman" w:hAnsi="Times New Roman" w:cs="Times New Roman"/>
                        <w:sz w:val="24"/>
                        <w:szCs w:val="24"/>
                      </w:rPr>
                    </w:rPrChange>
                  </w:rPr>
                  <w:delText>6.0</w:delText>
                </w:r>
              </w:del>
              <w:r w:rsidRPr="00200D44">
                <w:rPr>
                  <w:rFonts w:ascii="Times New Roman" w:hAnsi="Times New Roman" w:cs="Times New Roman"/>
                  <w:sz w:val="20"/>
                  <w:szCs w:val="20"/>
                  <w:rPrChange w:id="8476" w:author="Mohammad Nayeem Hasan" w:date="2023-01-27T04:20:00Z">
                    <w:rPr>
                      <w:rFonts w:ascii="Times New Roman" w:hAnsi="Times New Roman" w:cs="Times New Roman"/>
                      <w:sz w:val="24"/>
                      <w:szCs w:val="24"/>
                    </w:rPr>
                  </w:rPrChange>
                </w:rPr>
                <w:t>)</w:t>
              </w:r>
            </w:moveTo>
          </w:p>
        </w:tc>
        <w:tc>
          <w:tcPr>
            <w:tcW w:w="435" w:type="pct"/>
            <w:vMerge/>
            <w:vAlign w:val="center"/>
          </w:tcPr>
          <w:p w14:paraId="3F861D8F" w14:textId="77777777" w:rsidR="00C2040A" w:rsidRPr="00200D44" w:rsidRDefault="00C2040A">
            <w:pPr>
              <w:rPr>
                <w:moveTo w:id="8477" w:author="Mohammad Nayeem Hasan" w:date="2023-01-21T00:38:00Z"/>
                <w:rFonts w:ascii="Times New Roman" w:hAnsi="Times New Roman" w:cs="Times New Roman"/>
                <w:sz w:val="20"/>
                <w:szCs w:val="20"/>
                <w:rPrChange w:id="8478" w:author="Mohammad Nayeem Hasan" w:date="2023-01-27T04:20:00Z">
                  <w:rPr>
                    <w:moveTo w:id="8479" w:author="Mohammad Nayeem Hasan" w:date="2023-01-21T00:38:00Z"/>
                    <w:rFonts w:ascii="Times New Roman" w:hAnsi="Times New Roman" w:cs="Times New Roman"/>
                    <w:sz w:val="24"/>
                    <w:szCs w:val="24"/>
                  </w:rPr>
                </w:rPrChange>
              </w:rPr>
              <w:pPrChange w:id="8480" w:author="Mohammad Nayeem Hasan" w:date="2023-01-21T14:56:00Z">
                <w:pPr>
                  <w:jc w:val="both"/>
                </w:pPr>
              </w:pPrChange>
            </w:pPr>
          </w:p>
        </w:tc>
        <w:tc>
          <w:tcPr>
            <w:tcW w:w="389" w:type="pct"/>
            <w:vAlign w:val="center"/>
          </w:tcPr>
          <w:p w14:paraId="1728DF41" w14:textId="77777777" w:rsidR="00C2040A" w:rsidRPr="00200D44" w:rsidRDefault="00C2040A">
            <w:pPr>
              <w:rPr>
                <w:moveTo w:id="8481" w:author="Mohammad Nayeem Hasan" w:date="2023-01-21T00:38:00Z"/>
                <w:rFonts w:ascii="Times New Roman" w:hAnsi="Times New Roman" w:cs="Times New Roman"/>
                <w:sz w:val="20"/>
                <w:szCs w:val="20"/>
                <w:rPrChange w:id="8482" w:author="Mohammad Nayeem Hasan" w:date="2023-01-27T04:20:00Z">
                  <w:rPr>
                    <w:moveTo w:id="8483" w:author="Mohammad Nayeem Hasan" w:date="2023-01-21T00:38:00Z"/>
                    <w:rFonts w:ascii="Times New Roman" w:hAnsi="Times New Roman" w:cs="Times New Roman"/>
                    <w:sz w:val="24"/>
                    <w:szCs w:val="24"/>
                  </w:rPr>
                </w:rPrChange>
              </w:rPr>
              <w:pPrChange w:id="8484" w:author="Mohammad Nayeem Hasan" w:date="2023-01-21T14:56:00Z">
                <w:pPr>
                  <w:jc w:val="both"/>
                </w:pPr>
              </w:pPrChange>
            </w:pPr>
            <w:moveTo w:id="8485" w:author="Mohammad Nayeem Hasan" w:date="2023-01-21T00:38:00Z">
              <w:r w:rsidRPr="00200D44">
                <w:rPr>
                  <w:rFonts w:ascii="Times New Roman" w:hAnsi="Times New Roman" w:cs="Times New Roman"/>
                  <w:sz w:val="20"/>
                  <w:szCs w:val="20"/>
                  <w:rPrChange w:id="8486" w:author="Mohammad Nayeem Hasan" w:date="2023-01-27T04:20:00Z">
                    <w:rPr>
                      <w:rFonts w:ascii="Times New Roman" w:hAnsi="Times New Roman" w:cs="Times New Roman"/>
                      <w:sz w:val="24"/>
                      <w:szCs w:val="24"/>
                    </w:rPr>
                  </w:rPrChange>
                </w:rPr>
                <w:t>104 (9.8)</w:t>
              </w:r>
            </w:moveTo>
          </w:p>
        </w:tc>
        <w:tc>
          <w:tcPr>
            <w:tcW w:w="445" w:type="pct"/>
            <w:vAlign w:val="center"/>
          </w:tcPr>
          <w:p w14:paraId="16096E19" w14:textId="77777777" w:rsidR="00C2040A" w:rsidRPr="00200D44" w:rsidRDefault="00C2040A">
            <w:pPr>
              <w:rPr>
                <w:moveTo w:id="8487" w:author="Mohammad Nayeem Hasan" w:date="2023-01-21T00:38:00Z"/>
                <w:rFonts w:ascii="Times New Roman" w:hAnsi="Times New Roman" w:cs="Times New Roman"/>
                <w:sz w:val="20"/>
                <w:szCs w:val="20"/>
                <w:rPrChange w:id="8488" w:author="Mohammad Nayeem Hasan" w:date="2023-01-27T04:20:00Z">
                  <w:rPr>
                    <w:moveTo w:id="8489" w:author="Mohammad Nayeem Hasan" w:date="2023-01-21T00:38:00Z"/>
                    <w:rFonts w:ascii="Times New Roman" w:hAnsi="Times New Roman" w:cs="Times New Roman"/>
                    <w:sz w:val="24"/>
                    <w:szCs w:val="24"/>
                  </w:rPr>
                </w:rPrChange>
              </w:rPr>
              <w:pPrChange w:id="8490" w:author="Mohammad Nayeem Hasan" w:date="2023-01-21T14:56:00Z">
                <w:pPr>
                  <w:jc w:val="both"/>
                </w:pPr>
              </w:pPrChange>
            </w:pPr>
            <w:moveTo w:id="8491" w:author="Mohammad Nayeem Hasan" w:date="2023-01-21T00:38:00Z">
              <w:r w:rsidRPr="00200D44">
                <w:rPr>
                  <w:rFonts w:ascii="Times New Roman" w:hAnsi="Times New Roman" w:cs="Times New Roman"/>
                  <w:sz w:val="20"/>
                  <w:szCs w:val="20"/>
                  <w:rPrChange w:id="8492" w:author="Mohammad Nayeem Hasan" w:date="2023-01-27T04:20:00Z">
                    <w:rPr>
                      <w:rFonts w:ascii="Times New Roman" w:hAnsi="Times New Roman" w:cs="Times New Roman"/>
                      <w:sz w:val="24"/>
                      <w:szCs w:val="24"/>
                    </w:rPr>
                  </w:rPrChange>
                </w:rPr>
                <w:t>958 (90.2)</w:t>
              </w:r>
            </w:moveTo>
          </w:p>
        </w:tc>
        <w:tc>
          <w:tcPr>
            <w:tcW w:w="435" w:type="pct"/>
            <w:vMerge/>
            <w:vAlign w:val="center"/>
          </w:tcPr>
          <w:p w14:paraId="02D17261" w14:textId="77777777" w:rsidR="00C2040A" w:rsidRPr="00200D44" w:rsidRDefault="00C2040A">
            <w:pPr>
              <w:rPr>
                <w:moveTo w:id="8493" w:author="Mohammad Nayeem Hasan" w:date="2023-01-21T00:38:00Z"/>
                <w:rFonts w:ascii="Times New Roman" w:hAnsi="Times New Roman" w:cs="Times New Roman"/>
                <w:sz w:val="20"/>
                <w:szCs w:val="20"/>
                <w:rPrChange w:id="8494" w:author="Mohammad Nayeem Hasan" w:date="2023-01-27T04:20:00Z">
                  <w:rPr>
                    <w:moveTo w:id="8495" w:author="Mohammad Nayeem Hasan" w:date="2023-01-21T00:38:00Z"/>
                    <w:rFonts w:ascii="Times New Roman" w:hAnsi="Times New Roman" w:cs="Times New Roman"/>
                    <w:sz w:val="24"/>
                    <w:szCs w:val="24"/>
                  </w:rPr>
                </w:rPrChange>
              </w:rPr>
              <w:pPrChange w:id="8496" w:author="Mohammad Nayeem Hasan" w:date="2023-01-21T14:56:00Z">
                <w:pPr>
                  <w:jc w:val="both"/>
                </w:pPr>
              </w:pPrChange>
            </w:pPr>
          </w:p>
        </w:tc>
      </w:tr>
      <w:tr w:rsidR="004266B3" w:rsidRPr="004266B3" w:rsidDel="00D305FD" w14:paraId="122DE25D" w14:textId="77777777" w:rsidTr="006875DA">
        <w:trPr>
          <w:trHeight w:val="288"/>
          <w:jc w:val="center"/>
          <w:del w:id="8497" w:author="Mohammad Nayeem Hasan" w:date="2023-01-26T23:46:00Z"/>
        </w:trPr>
        <w:tc>
          <w:tcPr>
            <w:tcW w:w="788" w:type="pct"/>
            <w:vAlign w:val="center"/>
          </w:tcPr>
          <w:p w14:paraId="622A67D4" w14:textId="6A66F1B9" w:rsidR="00C2040A" w:rsidRPr="00200D44" w:rsidDel="00D305FD" w:rsidRDefault="00C2040A">
            <w:pPr>
              <w:rPr>
                <w:del w:id="8498" w:author="Mohammad Nayeem Hasan" w:date="2023-01-26T23:46:00Z"/>
                <w:moveTo w:id="8499" w:author="Mohammad Nayeem Hasan" w:date="2023-01-21T00:38:00Z"/>
                <w:rFonts w:ascii="Times New Roman" w:hAnsi="Times New Roman" w:cs="Times New Roman"/>
                <w:sz w:val="20"/>
                <w:szCs w:val="20"/>
                <w:rPrChange w:id="8500" w:author="Mohammad Nayeem Hasan" w:date="2023-01-27T04:20:00Z">
                  <w:rPr>
                    <w:del w:id="8501" w:author="Mohammad Nayeem Hasan" w:date="2023-01-26T23:46:00Z"/>
                    <w:moveTo w:id="8502" w:author="Mohammad Nayeem Hasan" w:date="2023-01-21T00:38:00Z"/>
                    <w:rFonts w:ascii="Times New Roman" w:hAnsi="Times New Roman" w:cs="Times New Roman"/>
                    <w:sz w:val="24"/>
                    <w:szCs w:val="24"/>
                  </w:rPr>
                </w:rPrChange>
              </w:rPr>
              <w:pPrChange w:id="8503" w:author="Mohammad Nayeem Hasan" w:date="2023-01-21T14:56:00Z">
                <w:pPr>
                  <w:jc w:val="both"/>
                </w:pPr>
              </w:pPrChange>
            </w:pPr>
            <w:moveTo w:id="8504" w:author="Mohammad Nayeem Hasan" w:date="2023-01-21T00:38:00Z">
              <w:del w:id="8505" w:author="Mohammad Nayeem Hasan" w:date="2023-01-26T23:46:00Z">
                <w:r w:rsidRPr="00200D44" w:rsidDel="00D305FD">
                  <w:rPr>
                    <w:rFonts w:ascii="Times New Roman" w:hAnsi="Times New Roman" w:cs="Times New Roman"/>
                    <w:sz w:val="20"/>
                    <w:szCs w:val="20"/>
                    <w:rPrChange w:id="8506" w:author="Mohammad Nayeem Hasan" w:date="2023-01-27T04:20:00Z">
                      <w:rPr>
                        <w:rFonts w:ascii="Times New Roman" w:hAnsi="Times New Roman" w:cs="Times New Roman"/>
                        <w:sz w:val="24"/>
                        <w:szCs w:val="24"/>
                      </w:rPr>
                    </w:rPrChange>
                  </w:rPr>
                  <w:delText>Other</w:delText>
                </w:r>
              </w:del>
            </w:moveTo>
          </w:p>
        </w:tc>
        <w:tc>
          <w:tcPr>
            <w:tcW w:w="445" w:type="pct"/>
            <w:vAlign w:val="center"/>
          </w:tcPr>
          <w:p w14:paraId="0FDE1FF6" w14:textId="59F0ABED" w:rsidR="00C2040A" w:rsidRPr="00200D44" w:rsidDel="00D305FD" w:rsidRDefault="00C2040A">
            <w:pPr>
              <w:rPr>
                <w:del w:id="8507" w:author="Mohammad Nayeem Hasan" w:date="2023-01-26T23:46:00Z"/>
                <w:moveTo w:id="8508" w:author="Mohammad Nayeem Hasan" w:date="2023-01-21T00:38:00Z"/>
                <w:rFonts w:ascii="Times New Roman" w:hAnsi="Times New Roman" w:cs="Times New Roman"/>
                <w:sz w:val="20"/>
                <w:szCs w:val="20"/>
                <w:rPrChange w:id="8509" w:author="Mohammad Nayeem Hasan" w:date="2023-01-27T04:20:00Z">
                  <w:rPr>
                    <w:del w:id="8510" w:author="Mohammad Nayeem Hasan" w:date="2023-01-26T23:46:00Z"/>
                    <w:moveTo w:id="8511" w:author="Mohammad Nayeem Hasan" w:date="2023-01-21T00:38:00Z"/>
                    <w:rFonts w:ascii="Times New Roman" w:hAnsi="Times New Roman" w:cs="Times New Roman"/>
                    <w:sz w:val="24"/>
                    <w:szCs w:val="24"/>
                  </w:rPr>
                </w:rPrChange>
              </w:rPr>
              <w:pPrChange w:id="8512" w:author="Mohammad Nayeem Hasan" w:date="2023-01-21T14:56:00Z">
                <w:pPr>
                  <w:jc w:val="both"/>
                </w:pPr>
              </w:pPrChange>
            </w:pPr>
            <w:moveTo w:id="8513" w:author="Mohammad Nayeem Hasan" w:date="2023-01-21T00:38:00Z">
              <w:del w:id="8514" w:author="Mohammad Nayeem Hasan" w:date="2023-01-26T23:46:00Z">
                <w:r w:rsidRPr="00200D44" w:rsidDel="00D305FD">
                  <w:rPr>
                    <w:rFonts w:ascii="Times New Roman" w:hAnsi="Times New Roman" w:cs="Times New Roman"/>
                    <w:sz w:val="20"/>
                    <w:szCs w:val="20"/>
                    <w:rPrChange w:id="8515" w:author="Mohammad Nayeem Hasan" w:date="2023-01-27T04:20:00Z">
                      <w:rPr>
                        <w:rFonts w:ascii="Times New Roman" w:hAnsi="Times New Roman" w:cs="Times New Roman"/>
                        <w:sz w:val="24"/>
                        <w:szCs w:val="24"/>
                      </w:rPr>
                    </w:rPrChange>
                  </w:rPr>
                  <w:delText>3 (8.8)</w:delText>
                </w:r>
              </w:del>
            </w:moveTo>
          </w:p>
        </w:tc>
        <w:tc>
          <w:tcPr>
            <w:tcW w:w="587" w:type="pct"/>
            <w:vAlign w:val="center"/>
          </w:tcPr>
          <w:p w14:paraId="577CE214" w14:textId="0A7B183A" w:rsidR="00C2040A" w:rsidRPr="00200D44" w:rsidDel="00D305FD" w:rsidRDefault="00C2040A">
            <w:pPr>
              <w:rPr>
                <w:del w:id="8516" w:author="Mohammad Nayeem Hasan" w:date="2023-01-26T23:46:00Z"/>
                <w:moveTo w:id="8517" w:author="Mohammad Nayeem Hasan" w:date="2023-01-21T00:38:00Z"/>
                <w:rFonts w:ascii="Times New Roman" w:hAnsi="Times New Roman" w:cs="Times New Roman"/>
                <w:sz w:val="20"/>
                <w:szCs w:val="20"/>
                <w:rPrChange w:id="8518" w:author="Mohammad Nayeem Hasan" w:date="2023-01-27T04:20:00Z">
                  <w:rPr>
                    <w:del w:id="8519" w:author="Mohammad Nayeem Hasan" w:date="2023-01-26T23:46:00Z"/>
                    <w:moveTo w:id="8520" w:author="Mohammad Nayeem Hasan" w:date="2023-01-21T00:38:00Z"/>
                    <w:rFonts w:ascii="Times New Roman" w:hAnsi="Times New Roman" w:cs="Times New Roman"/>
                    <w:sz w:val="24"/>
                    <w:szCs w:val="24"/>
                  </w:rPr>
                </w:rPrChange>
              </w:rPr>
              <w:pPrChange w:id="8521" w:author="Mohammad Nayeem Hasan" w:date="2023-01-21T14:56:00Z">
                <w:pPr>
                  <w:jc w:val="both"/>
                </w:pPr>
              </w:pPrChange>
            </w:pPr>
            <w:moveTo w:id="8522" w:author="Mohammad Nayeem Hasan" w:date="2023-01-21T00:38:00Z">
              <w:del w:id="8523" w:author="Mohammad Nayeem Hasan" w:date="2023-01-26T23:46:00Z">
                <w:r w:rsidRPr="00200D44" w:rsidDel="00D305FD">
                  <w:rPr>
                    <w:rFonts w:ascii="Times New Roman" w:hAnsi="Times New Roman" w:cs="Times New Roman"/>
                    <w:sz w:val="20"/>
                    <w:szCs w:val="20"/>
                    <w:rPrChange w:id="8524" w:author="Mohammad Nayeem Hasan" w:date="2023-01-27T04:20:00Z">
                      <w:rPr>
                        <w:rFonts w:ascii="Times New Roman" w:hAnsi="Times New Roman" w:cs="Times New Roman"/>
                        <w:sz w:val="24"/>
                        <w:szCs w:val="24"/>
                      </w:rPr>
                    </w:rPrChange>
                  </w:rPr>
                  <w:delText>29 (91.2)</w:delText>
                </w:r>
              </w:del>
            </w:moveTo>
          </w:p>
        </w:tc>
        <w:tc>
          <w:tcPr>
            <w:tcW w:w="689" w:type="pct"/>
            <w:vAlign w:val="center"/>
          </w:tcPr>
          <w:p w14:paraId="6CF9FE91" w14:textId="2F5D1428" w:rsidR="00C2040A" w:rsidRPr="00200D44" w:rsidDel="00D305FD" w:rsidRDefault="00C2040A" w:rsidP="00B622B5">
            <w:pPr>
              <w:rPr>
                <w:del w:id="8525" w:author="Mohammad Nayeem Hasan" w:date="2023-01-26T23:46:00Z"/>
                <w:moveTo w:id="8526" w:author="Mohammad Nayeem Hasan" w:date="2023-01-21T00:38:00Z"/>
                <w:rFonts w:ascii="Times New Roman" w:hAnsi="Times New Roman" w:cs="Times New Roman"/>
                <w:sz w:val="20"/>
                <w:szCs w:val="20"/>
                <w:rPrChange w:id="8527" w:author="Mohammad Nayeem Hasan" w:date="2023-01-27T04:20:00Z">
                  <w:rPr>
                    <w:del w:id="8528" w:author="Mohammad Nayeem Hasan" w:date="2023-01-26T23:46:00Z"/>
                    <w:moveTo w:id="8529" w:author="Mohammad Nayeem Hasan" w:date="2023-01-21T00:38:00Z"/>
                    <w:rFonts w:ascii="Times New Roman" w:hAnsi="Times New Roman" w:cs="Times New Roman"/>
                    <w:sz w:val="24"/>
                    <w:szCs w:val="24"/>
                  </w:rPr>
                </w:rPrChange>
              </w:rPr>
              <w:pPrChange w:id="8530" w:author="Mohammad Nayeem Hasan" w:date="2023-01-21T14:56:00Z">
                <w:pPr>
                  <w:jc w:val="both"/>
                </w:pPr>
              </w:pPrChange>
            </w:pPr>
          </w:p>
        </w:tc>
        <w:tc>
          <w:tcPr>
            <w:tcW w:w="389" w:type="pct"/>
            <w:vAlign w:val="center"/>
          </w:tcPr>
          <w:p w14:paraId="4DA7F0B1" w14:textId="0F623B31" w:rsidR="00C2040A" w:rsidRPr="00200D44" w:rsidDel="00D305FD" w:rsidRDefault="00C2040A">
            <w:pPr>
              <w:rPr>
                <w:del w:id="8531" w:author="Mohammad Nayeem Hasan" w:date="2023-01-26T23:46:00Z"/>
                <w:moveTo w:id="8532" w:author="Mohammad Nayeem Hasan" w:date="2023-01-21T00:38:00Z"/>
                <w:rFonts w:ascii="Times New Roman" w:hAnsi="Times New Roman" w:cs="Times New Roman"/>
                <w:sz w:val="20"/>
                <w:szCs w:val="20"/>
                <w:rPrChange w:id="8533" w:author="Mohammad Nayeem Hasan" w:date="2023-01-27T04:20:00Z">
                  <w:rPr>
                    <w:del w:id="8534" w:author="Mohammad Nayeem Hasan" w:date="2023-01-26T23:46:00Z"/>
                    <w:moveTo w:id="8535" w:author="Mohammad Nayeem Hasan" w:date="2023-01-21T00:38:00Z"/>
                    <w:rFonts w:ascii="Times New Roman" w:hAnsi="Times New Roman" w:cs="Times New Roman"/>
                    <w:sz w:val="24"/>
                    <w:szCs w:val="24"/>
                  </w:rPr>
                </w:rPrChange>
              </w:rPr>
              <w:pPrChange w:id="8536" w:author="Mohammad Nayeem Hasan" w:date="2023-01-21T14:56:00Z">
                <w:pPr>
                  <w:jc w:val="both"/>
                </w:pPr>
              </w:pPrChange>
            </w:pPr>
            <w:moveTo w:id="8537" w:author="Mohammad Nayeem Hasan" w:date="2023-01-21T00:38:00Z">
              <w:del w:id="8538" w:author="Mohammad Nayeem Hasan" w:date="2023-01-26T23:46:00Z">
                <w:r w:rsidRPr="00200D44" w:rsidDel="00D305FD">
                  <w:rPr>
                    <w:rFonts w:ascii="Times New Roman" w:hAnsi="Times New Roman" w:cs="Times New Roman"/>
                    <w:sz w:val="20"/>
                    <w:szCs w:val="20"/>
                    <w:rPrChange w:id="8539" w:author="Mohammad Nayeem Hasan" w:date="2023-01-27T04:20:00Z">
                      <w:rPr>
                        <w:rFonts w:ascii="Times New Roman" w:hAnsi="Times New Roman" w:cs="Times New Roman"/>
                        <w:sz w:val="24"/>
                        <w:szCs w:val="24"/>
                      </w:rPr>
                    </w:rPrChange>
                  </w:rPr>
                  <w:delText>2 (21.7)</w:delText>
                </w:r>
              </w:del>
            </w:moveTo>
          </w:p>
        </w:tc>
        <w:tc>
          <w:tcPr>
            <w:tcW w:w="398" w:type="pct"/>
            <w:vAlign w:val="center"/>
          </w:tcPr>
          <w:p w14:paraId="3EC9A56B" w14:textId="0D38CECC" w:rsidR="00C2040A" w:rsidRPr="00200D44" w:rsidDel="00D305FD" w:rsidRDefault="00C2040A">
            <w:pPr>
              <w:rPr>
                <w:del w:id="8540" w:author="Mohammad Nayeem Hasan" w:date="2023-01-26T23:46:00Z"/>
                <w:moveTo w:id="8541" w:author="Mohammad Nayeem Hasan" w:date="2023-01-21T00:38:00Z"/>
                <w:rFonts w:ascii="Times New Roman" w:hAnsi="Times New Roman" w:cs="Times New Roman"/>
                <w:sz w:val="20"/>
                <w:szCs w:val="20"/>
                <w:rPrChange w:id="8542" w:author="Mohammad Nayeem Hasan" w:date="2023-01-27T04:20:00Z">
                  <w:rPr>
                    <w:del w:id="8543" w:author="Mohammad Nayeem Hasan" w:date="2023-01-26T23:46:00Z"/>
                    <w:moveTo w:id="8544" w:author="Mohammad Nayeem Hasan" w:date="2023-01-21T00:38:00Z"/>
                    <w:rFonts w:ascii="Times New Roman" w:hAnsi="Times New Roman" w:cs="Times New Roman"/>
                    <w:sz w:val="24"/>
                    <w:szCs w:val="24"/>
                  </w:rPr>
                </w:rPrChange>
              </w:rPr>
              <w:pPrChange w:id="8545" w:author="Mohammad Nayeem Hasan" w:date="2023-01-21T14:56:00Z">
                <w:pPr>
                  <w:jc w:val="both"/>
                </w:pPr>
              </w:pPrChange>
            </w:pPr>
            <w:moveTo w:id="8546" w:author="Mohammad Nayeem Hasan" w:date="2023-01-21T00:38:00Z">
              <w:del w:id="8547" w:author="Mohammad Nayeem Hasan" w:date="2023-01-26T23:46:00Z">
                <w:r w:rsidRPr="00200D44" w:rsidDel="00D305FD">
                  <w:rPr>
                    <w:rFonts w:ascii="Times New Roman" w:hAnsi="Times New Roman" w:cs="Times New Roman"/>
                    <w:sz w:val="20"/>
                    <w:szCs w:val="20"/>
                    <w:rPrChange w:id="8548" w:author="Mohammad Nayeem Hasan" w:date="2023-01-27T04:20:00Z">
                      <w:rPr>
                        <w:rFonts w:ascii="Times New Roman" w:hAnsi="Times New Roman" w:cs="Times New Roman"/>
                        <w:sz w:val="24"/>
                        <w:szCs w:val="24"/>
                      </w:rPr>
                    </w:rPrChange>
                  </w:rPr>
                  <w:delText>6 (78.3)</w:delText>
                </w:r>
              </w:del>
            </w:moveTo>
          </w:p>
        </w:tc>
        <w:tc>
          <w:tcPr>
            <w:tcW w:w="435" w:type="pct"/>
            <w:vAlign w:val="center"/>
          </w:tcPr>
          <w:p w14:paraId="58DBE205" w14:textId="57621045" w:rsidR="00C2040A" w:rsidRPr="00200D44" w:rsidDel="00D305FD" w:rsidRDefault="00C2040A" w:rsidP="00B622B5">
            <w:pPr>
              <w:rPr>
                <w:del w:id="8549" w:author="Mohammad Nayeem Hasan" w:date="2023-01-26T23:46:00Z"/>
                <w:moveTo w:id="8550" w:author="Mohammad Nayeem Hasan" w:date="2023-01-21T00:38:00Z"/>
                <w:rFonts w:ascii="Times New Roman" w:hAnsi="Times New Roman" w:cs="Times New Roman"/>
                <w:sz w:val="20"/>
                <w:szCs w:val="20"/>
                <w:rPrChange w:id="8551" w:author="Mohammad Nayeem Hasan" w:date="2023-01-27T04:20:00Z">
                  <w:rPr>
                    <w:del w:id="8552" w:author="Mohammad Nayeem Hasan" w:date="2023-01-26T23:46:00Z"/>
                    <w:moveTo w:id="8553" w:author="Mohammad Nayeem Hasan" w:date="2023-01-21T00:38:00Z"/>
                    <w:rFonts w:ascii="Times New Roman" w:hAnsi="Times New Roman" w:cs="Times New Roman"/>
                    <w:sz w:val="24"/>
                    <w:szCs w:val="24"/>
                  </w:rPr>
                </w:rPrChange>
              </w:rPr>
              <w:pPrChange w:id="8554" w:author="Mohammad Nayeem Hasan" w:date="2023-01-21T14:56:00Z">
                <w:pPr>
                  <w:jc w:val="both"/>
                </w:pPr>
              </w:pPrChange>
            </w:pPr>
          </w:p>
        </w:tc>
        <w:tc>
          <w:tcPr>
            <w:tcW w:w="389" w:type="pct"/>
            <w:vAlign w:val="center"/>
          </w:tcPr>
          <w:p w14:paraId="067AC617" w14:textId="579B7E28" w:rsidR="00C2040A" w:rsidRPr="00200D44" w:rsidDel="00D305FD" w:rsidRDefault="00C2040A">
            <w:pPr>
              <w:rPr>
                <w:del w:id="8555" w:author="Mohammad Nayeem Hasan" w:date="2023-01-26T23:46:00Z"/>
                <w:moveTo w:id="8556" w:author="Mohammad Nayeem Hasan" w:date="2023-01-21T00:38:00Z"/>
                <w:rFonts w:ascii="Times New Roman" w:hAnsi="Times New Roman" w:cs="Times New Roman"/>
                <w:sz w:val="20"/>
                <w:szCs w:val="20"/>
                <w:rPrChange w:id="8557" w:author="Mohammad Nayeem Hasan" w:date="2023-01-27T04:20:00Z">
                  <w:rPr>
                    <w:del w:id="8558" w:author="Mohammad Nayeem Hasan" w:date="2023-01-26T23:46:00Z"/>
                    <w:moveTo w:id="8559" w:author="Mohammad Nayeem Hasan" w:date="2023-01-21T00:38:00Z"/>
                    <w:rFonts w:ascii="Times New Roman" w:hAnsi="Times New Roman" w:cs="Times New Roman"/>
                    <w:sz w:val="24"/>
                    <w:szCs w:val="24"/>
                  </w:rPr>
                </w:rPrChange>
              </w:rPr>
              <w:pPrChange w:id="8560" w:author="Mohammad Nayeem Hasan" w:date="2023-01-21T14:56:00Z">
                <w:pPr>
                  <w:jc w:val="both"/>
                </w:pPr>
              </w:pPrChange>
            </w:pPr>
            <w:moveTo w:id="8561" w:author="Mohammad Nayeem Hasan" w:date="2023-01-21T00:38:00Z">
              <w:del w:id="8562" w:author="Mohammad Nayeem Hasan" w:date="2023-01-26T23:46:00Z">
                <w:r w:rsidRPr="00200D44" w:rsidDel="00D305FD">
                  <w:rPr>
                    <w:rFonts w:ascii="Times New Roman" w:hAnsi="Times New Roman" w:cs="Times New Roman"/>
                    <w:sz w:val="20"/>
                    <w:szCs w:val="20"/>
                    <w:rPrChange w:id="8563" w:author="Mohammad Nayeem Hasan" w:date="2023-01-27T04:20:00Z">
                      <w:rPr>
                        <w:rFonts w:ascii="Times New Roman" w:hAnsi="Times New Roman" w:cs="Times New Roman"/>
                        <w:sz w:val="24"/>
                        <w:szCs w:val="24"/>
                      </w:rPr>
                    </w:rPrChange>
                  </w:rPr>
                  <w:delText>0.25 (8.9)</w:delText>
                </w:r>
              </w:del>
            </w:moveTo>
          </w:p>
        </w:tc>
        <w:tc>
          <w:tcPr>
            <w:tcW w:w="445" w:type="pct"/>
            <w:vAlign w:val="center"/>
          </w:tcPr>
          <w:p w14:paraId="2F0E25E4" w14:textId="55672570" w:rsidR="00C2040A" w:rsidRPr="00200D44" w:rsidDel="00D305FD" w:rsidRDefault="00C2040A">
            <w:pPr>
              <w:rPr>
                <w:del w:id="8564" w:author="Mohammad Nayeem Hasan" w:date="2023-01-26T23:46:00Z"/>
                <w:moveTo w:id="8565" w:author="Mohammad Nayeem Hasan" w:date="2023-01-21T00:38:00Z"/>
                <w:rFonts w:ascii="Times New Roman" w:hAnsi="Times New Roman" w:cs="Times New Roman"/>
                <w:sz w:val="20"/>
                <w:szCs w:val="20"/>
                <w:rPrChange w:id="8566" w:author="Mohammad Nayeem Hasan" w:date="2023-01-27T04:20:00Z">
                  <w:rPr>
                    <w:del w:id="8567" w:author="Mohammad Nayeem Hasan" w:date="2023-01-26T23:46:00Z"/>
                    <w:moveTo w:id="8568" w:author="Mohammad Nayeem Hasan" w:date="2023-01-21T00:38:00Z"/>
                    <w:rFonts w:ascii="Times New Roman" w:hAnsi="Times New Roman" w:cs="Times New Roman"/>
                    <w:sz w:val="24"/>
                    <w:szCs w:val="24"/>
                  </w:rPr>
                </w:rPrChange>
              </w:rPr>
              <w:pPrChange w:id="8569" w:author="Mohammad Nayeem Hasan" w:date="2023-01-21T14:56:00Z">
                <w:pPr>
                  <w:jc w:val="both"/>
                </w:pPr>
              </w:pPrChange>
            </w:pPr>
            <w:moveTo w:id="8570" w:author="Mohammad Nayeem Hasan" w:date="2023-01-21T00:38:00Z">
              <w:del w:id="8571" w:author="Mohammad Nayeem Hasan" w:date="2023-01-26T23:46:00Z">
                <w:r w:rsidRPr="00200D44" w:rsidDel="00D305FD">
                  <w:rPr>
                    <w:rFonts w:ascii="Times New Roman" w:hAnsi="Times New Roman" w:cs="Times New Roman"/>
                    <w:sz w:val="20"/>
                    <w:szCs w:val="20"/>
                    <w:rPrChange w:id="8572" w:author="Mohammad Nayeem Hasan" w:date="2023-01-27T04:20:00Z">
                      <w:rPr>
                        <w:rFonts w:ascii="Times New Roman" w:hAnsi="Times New Roman" w:cs="Times New Roman"/>
                        <w:sz w:val="24"/>
                        <w:szCs w:val="24"/>
                      </w:rPr>
                    </w:rPrChange>
                  </w:rPr>
                  <w:delText>2.6 (93.1)</w:delText>
                </w:r>
              </w:del>
            </w:moveTo>
          </w:p>
        </w:tc>
        <w:tc>
          <w:tcPr>
            <w:tcW w:w="435" w:type="pct"/>
            <w:vAlign w:val="center"/>
          </w:tcPr>
          <w:p w14:paraId="4CD064E2" w14:textId="71143000" w:rsidR="00C2040A" w:rsidRPr="00200D44" w:rsidDel="00D305FD" w:rsidRDefault="00C2040A" w:rsidP="00B622B5">
            <w:pPr>
              <w:rPr>
                <w:del w:id="8573" w:author="Mohammad Nayeem Hasan" w:date="2023-01-26T23:46:00Z"/>
                <w:moveTo w:id="8574" w:author="Mohammad Nayeem Hasan" w:date="2023-01-21T00:38:00Z"/>
                <w:rFonts w:ascii="Times New Roman" w:hAnsi="Times New Roman" w:cs="Times New Roman"/>
                <w:sz w:val="20"/>
                <w:szCs w:val="20"/>
                <w:rPrChange w:id="8575" w:author="Mohammad Nayeem Hasan" w:date="2023-01-27T04:20:00Z">
                  <w:rPr>
                    <w:del w:id="8576" w:author="Mohammad Nayeem Hasan" w:date="2023-01-26T23:46:00Z"/>
                    <w:moveTo w:id="8577" w:author="Mohammad Nayeem Hasan" w:date="2023-01-21T00:38:00Z"/>
                    <w:rFonts w:ascii="Times New Roman" w:hAnsi="Times New Roman" w:cs="Times New Roman"/>
                    <w:sz w:val="24"/>
                    <w:szCs w:val="24"/>
                  </w:rPr>
                </w:rPrChange>
              </w:rPr>
              <w:pPrChange w:id="8578" w:author="Mohammad Nayeem Hasan" w:date="2023-01-21T14:56:00Z">
                <w:pPr>
                  <w:jc w:val="both"/>
                </w:pPr>
              </w:pPrChange>
            </w:pPr>
          </w:p>
        </w:tc>
      </w:tr>
      <w:tr w:rsidR="00C2040A" w:rsidRPr="00200D44" w14:paraId="4F57F298" w14:textId="77777777" w:rsidTr="00F13B5B">
        <w:trPr>
          <w:trHeight w:val="288"/>
          <w:jc w:val="center"/>
        </w:trPr>
        <w:tc>
          <w:tcPr>
            <w:tcW w:w="5000" w:type="pct"/>
            <w:gridSpan w:val="10"/>
            <w:vAlign w:val="center"/>
          </w:tcPr>
          <w:p w14:paraId="305887A1" w14:textId="77777777" w:rsidR="00C2040A" w:rsidRPr="00200D44" w:rsidRDefault="00C2040A">
            <w:pPr>
              <w:rPr>
                <w:moveTo w:id="8579" w:author="Mohammad Nayeem Hasan" w:date="2023-01-21T00:38:00Z"/>
                <w:rFonts w:ascii="Times New Roman" w:hAnsi="Times New Roman" w:cs="Times New Roman"/>
                <w:sz w:val="20"/>
                <w:szCs w:val="20"/>
                <w:rPrChange w:id="8580" w:author="Mohammad Nayeem Hasan" w:date="2023-01-27T04:20:00Z">
                  <w:rPr>
                    <w:moveTo w:id="8581" w:author="Mohammad Nayeem Hasan" w:date="2023-01-21T00:38:00Z"/>
                    <w:rFonts w:ascii="Times New Roman" w:hAnsi="Times New Roman" w:cs="Times New Roman"/>
                    <w:sz w:val="24"/>
                    <w:szCs w:val="24"/>
                  </w:rPr>
                </w:rPrChange>
              </w:rPr>
              <w:pPrChange w:id="8582" w:author="Mohammad Nayeem Hasan" w:date="2023-01-21T14:56:00Z">
                <w:pPr>
                  <w:jc w:val="both"/>
                </w:pPr>
              </w:pPrChange>
            </w:pPr>
            <w:moveTo w:id="8583" w:author="Mohammad Nayeem Hasan" w:date="2023-01-21T00:38:00Z">
              <w:r w:rsidRPr="00200D44">
                <w:rPr>
                  <w:rFonts w:ascii="Times New Roman" w:hAnsi="Times New Roman" w:cs="Times New Roman"/>
                  <w:sz w:val="20"/>
                  <w:szCs w:val="20"/>
                  <w:rPrChange w:id="8584" w:author="Mohammad Nayeem Hasan" w:date="2023-01-27T04:20:00Z">
                    <w:rPr>
                      <w:rFonts w:ascii="Times New Roman" w:hAnsi="Times New Roman" w:cs="Times New Roman"/>
                      <w:sz w:val="24"/>
                      <w:szCs w:val="24"/>
                    </w:rPr>
                  </w:rPrChange>
                </w:rPr>
                <w:t>Salt Iodization</w:t>
              </w:r>
            </w:moveTo>
          </w:p>
        </w:tc>
      </w:tr>
      <w:tr w:rsidR="004266B3" w:rsidRPr="004266B3" w14:paraId="16F4E12D" w14:textId="77777777" w:rsidTr="006875DA">
        <w:trPr>
          <w:trHeight w:val="288"/>
          <w:jc w:val="center"/>
        </w:trPr>
        <w:tc>
          <w:tcPr>
            <w:tcW w:w="788" w:type="pct"/>
            <w:vAlign w:val="center"/>
          </w:tcPr>
          <w:p w14:paraId="7C029984" w14:textId="77777777" w:rsidR="00C2040A" w:rsidRPr="00200D44" w:rsidRDefault="00C2040A">
            <w:pPr>
              <w:rPr>
                <w:moveTo w:id="8585" w:author="Mohammad Nayeem Hasan" w:date="2023-01-21T00:38:00Z"/>
                <w:rFonts w:ascii="Times New Roman" w:hAnsi="Times New Roman" w:cs="Times New Roman"/>
                <w:sz w:val="20"/>
                <w:szCs w:val="20"/>
                <w:rPrChange w:id="8586" w:author="Mohammad Nayeem Hasan" w:date="2023-01-27T04:20:00Z">
                  <w:rPr>
                    <w:moveTo w:id="8587" w:author="Mohammad Nayeem Hasan" w:date="2023-01-21T00:38:00Z"/>
                    <w:rFonts w:ascii="Times New Roman" w:hAnsi="Times New Roman" w:cs="Times New Roman"/>
                    <w:sz w:val="24"/>
                    <w:szCs w:val="24"/>
                  </w:rPr>
                </w:rPrChange>
              </w:rPr>
              <w:pPrChange w:id="8588" w:author="Mohammad Nayeem Hasan" w:date="2023-01-21T14:56:00Z">
                <w:pPr>
                  <w:jc w:val="both"/>
                </w:pPr>
              </w:pPrChange>
            </w:pPr>
            <w:moveTo w:id="8589" w:author="Mohammad Nayeem Hasan" w:date="2023-01-21T00:38:00Z">
              <w:r w:rsidRPr="00200D44">
                <w:rPr>
                  <w:rFonts w:ascii="Times New Roman" w:hAnsi="Times New Roman" w:cs="Times New Roman"/>
                  <w:sz w:val="20"/>
                  <w:szCs w:val="20"/>
                  <w:rPrChange w:id="8590" w:author="Mohammad Nayeem Hasan" w:date="2023-01-27T04:20:00Z">
                    <w:rPr>
                      <w:rFonts w:ascii="Times New Roman" w:hAnsi="Times New Roman" w:cs="Times New Roman"/>
                      <w:sz w:val="24"/>
                      <w:szCs w:val="24"/>
                    </w:rPr>
                  </w:rPrChange>
                </w:rPr>
                <w:t>Yes</w:t>
              </w:r>
            </w:moveTo>
          </w:p>
        </w:tc>
        <w:tc>
          <w:tcPr>
            <w:tcW w:w="445" w:type="pct"/>
            <w:vAlign w:val="center"/>
          </w:tcPr>
          <w:p w14:paraId="0AC8572A" w14:textId="77777777" w:rsidR="00C2040A" w:rsidRPr="00200D44" w:rsidRDefault="00C2040A">
            <w:pPr>
              <w:rPr>
                <w:moveTo w:id="8591" w:author="Mohammad Nayeem Hasan" w:date="2023-01-21T00:38:00Z"/>
                <w:rFonts w:ascii="Times New Roman" w:hAnsi="Times New Roman" w:cs="Times New Roman"/>
                <w:sz w:val="20"/>
                <w:szCs w:val="20"/>
                <w:rPrChange w:id="8592" w:author="Mohammad Nayeem Hasan" w:date="2023-01-27T04:20:00Z">
                  <w:rPr>
                    <w:moveTo w:id="8593" w:author="Mohammad Nayeem Hasan" w:date="2023-01-21T00:38:00Z"/>
                    <w:rFonts w:ascii="Times New Roman" w:hAnsi="Times New Roman" w:cs="Times New Roman"/>
                    <w:sz w:val="24"/>
                    <w:szCs w:val="24"/>
                  </w:rPr>
                </w:rPrChange>
              </w:rPr>
              <w:pPrChange w:id="8594" w:author="Mohammad Nayeem Hasan" w:date="2023-01-21T14:56:00Z">
                <w:pPr>
                  <w:jc w:val="both"/>
                </w:pPr>
              </w:pPrChange>
            </w:pPr>
            <w:moveTo w:id="8595" w:author="Mohammad Nayeem Hasan" w:date="2023-01-21T00:38:00Z">
              <w:r w:rsidRPr="00200D44">
                <w:rPr>
                  <w:rFonts w:ascii="Times New Roman" w:hAnsi="Times New Roman" w:cs="Times New Roman"/>
                  <w:sz w:val="20"/>
                  <w:szCs w:val="20"/>
                  <w:rPrChange w:id="8596" w:author="Mohammad Nayeem Hasan" w:date="2023-01-27T04:20:00Z">
                    <w:rPr>
                      <w:rFonts w:ascii="Times New Roman" w:hAnsi="Times New Roman" w:cs="Times New Roman"/>
                      <w:sz w:val="24"/>
                      <w:szCs w:val="24"/>
                    </w:rPr>
                  </w:rPrChange>
                </w:rPr>
                <w:t>1803 (6.9)</w:t>
              </w:r>
            </w:moveTo>
          </w:p>
        </w:tc>
        <w:tc>
          <w:tcPr>
            <w:tcW w:w="587" w:type="pct"/>
            <w:vAlign w:val="center"/>
          </w:tcPr>
          <w:p w14:paraId="42C4A3A0" w14:textId="77777777" w:rsidR="00C2040A" w:rsidRPr="00200D44" w:rsidRDefault="00C2040A">
            <w:pPr>
              <w:rPr>
                <w:moveTo w:id="8597" w:author="Mohammad Nayeem Hasan" w:date="2023-01-21T00:38:00Z"/>
                <w:rFonts w:ascii="Times New Roman" w:hAnsi="Times New Roman" w:cs="Times New Roman"/>
                <w:sz w:val="20"/>
                <w:szCs w:val="20"/>
                <w:rPrChange w:id="8598" w:author="Mohammad Nayeem Hasan" w:date="2023-01-27T04:20:00Z">
                  <w:rPr>
                    <w:moveTo w:id="8599" w:author="Mohammad Nayeem Hasan" w:date="2023-01-21T00:38:00Z"/>
                    <w:rFonts w:ascii="Times New Roman" w:hAnsi="Times New Roman" w:cs="Times New Roman"/>
                    <w:sz w:val="24"/>
                    <w:szCs w:val="24"/>
                  </w:rPr>
                </w:rPrChange>
              </w:rPr>
              <w:pPrChange w:id="8600" w:author="Mohammad Nayeem Hasan" w:date="2023-01-21T14:56:00Z">
                <w:pPr>
                  <w:jc w:val="both"/>
                </w:pPr>
              </w:pPrChange>
            </w:pPr>
            <w:moveTo w:id="8601" w:author="Mohammad Nayeem Hasan" w:date="2023-01-21T00:38:00Z">
              <w:r w:rsidRPr="00200D44">
                <w:rPr>
                  <w:rFonts w:ascii="Times New Roman" w:hAnsi="Times New Roman" w:cs="Times New Roman"/>
                  <w:sz w:val="20"/>
                  <w:szCs w:val="20"/>
                  <w:rPrChange w:id="8602" w:author="Mohammad Nayeem Hasan" w:date="2023-01-27T04:20:00Z">
                    <w:rPr>
                      <w:rFonts w:ascii="Times New Roman" w:hAnsi="Times New Roman" w:cs="Times New Roman"/>
                      <w:sz w:val="24"/>
                      <w:szCs w:val="24"/>
                    </w:rPr>
                  </w:rPrChange>
                </w:rPr>
                <w:t>24430 (93.1)</w:t>
              </w:r>
            </w:moveTo>
          </w:p>
        </w:tc>
        <w:tc>
          <w:tcPr>
            <w:tcW w:w="689" w:type="pct"/>
            <w:vMerge w:val="restart"/>
            <w:vAlign w:val="center"/>
          </w:tcPr>
          <w:p w14:paraId="0CC601E7" w14:textId="77777777" w:rsidR="00C2040A" w:rsidRPr="00200D44" w:rsidRDefault="00C2040A">
            <w:pPr>
              <w:rPr>
                <w:moveTo w:id="8603" w:author="Mohammad Nayeem Hasan" w:date="2023-01-21T00:38:00Z"/>
                <w:rFonts w:ascii="Times New Roman" w:hAnsi="Times New Roman" w:cs="Times New Roman"/>
                <w:b/>
                <w:bCs/>
                <w:sz w:val="20"/>
                <w:szCs w:val="20"/>
                <w:rPrChange w:id="8604" w:author="Mohammad Nayeem Hasan" w:date="2023-01-27T04:20:00Z">
                  <w:rPr>
                    <w:moveTo w:id="8605" w:author="Mohammad Nayeem Hasan" w:date="2023-01-21T00:38:00Z"/>
                    <w:rFonts w:ascii="Times New Roman" w:hAnsi="Times New Roman" w:cs="Times New Roman"/>
                    <w:b/>
                    <w:bCs/>
                    <w:sz w:val="24"/>
                    <w:szCs w:val="24"/>
                  </w:rPr>
                </w:rPrChange>
              </w:rPr>
              <w:pPrChange w:id="8606" w:author="Mohammad Nayeem Hasan" w:date="2023-01-21T14:56:00Z">
                <w:pPr>
                  <w:jc w:val="both"/>
                </w:pPr>
              </w:pPrChange>
            </w:pPr>
            <w:moveTo w:id="8607" w:author="Mohammad Nayeem Hasan" w:date="2023-01-21T00:38:00Z">
              <w:r w:rsidRPr="00200D44">
                <w:rPr>
                  <w:rFonts w:ascii="Times New Roman" w:hAnsi="Times New Roman" w:cs="Times New Roman"/>
                  <w:b/>
                  <w:bCs/>
                  <w:sz w:val="20"/>
                  <w:szCs w:val="20"/>
                  <w:rPrChange w:id="8608" w:author="Mohammad Nayeem Hasan" w:date="2023-01-27T04:20:00Z">
                    <w:rPr>
                      <w:rFonts w:ascii="Times New Roman" w:hAnsi="Times New Roman" w:cs="Times New Roman"/>
                      <w:b/>
                      <w:bCs/>
                      <w:sz w:val="24"/>
                      <w:szCs w:val="24"/>
                    </w:rPr>
                  </w:rPrChange>
                </w:rPr>
                <w:t>&lt;0.001</w:t>
              </w:r>
            </w:moveTo>
          </w:p>
        </w:tc>
        <w:tc>
          <w:tcPr>
            <w:tcW w:w="389" w:type="pct"/>
            <w:vAlign w:val="center"/>
          </w:tcPr>
          <w:p w14:paraId="2343A70E" w14:textId="77777777" w:rsidR="00C2040A" w:rsidRPr="00200D44" w:rsidRDefault="00C2040A">
            <w:pPr>
              <w:rPr>
                <w:moveTo w:id="8609" w:author="Mohammad Nayeem Hasan" w:date="2023-01-21T00:38:00Z"/>
                <w:rFonts w:ascii="Times New Roman" w:hAnsi="Times New Roman" w:cs="Times New Roman"/>
                <w:sz w:val="20"/>
                <w:szCs w:val="20"/>
                <w:rPrChange w:id="8610" w:author="Mohammad Nayeem Hasan" w:date="2023-01-27T04:20:00Z">
                  <w:rPr>
                    <w:moveTo w:id="8611" w:author="Mohammad Nayeem Hasan" w:date="2023-01-21T00:38:00Z"/>
                    <w:rFonts w:ascii="Times New Roman" w:hAnsi="Times New Roman" w:cs="Times New Roman"/>
                    <w:sz w:val="24"/>
                    <w:szCs w:val="24"/>
                  </w:rPr>
                </w:rPrChange>
              </w:rPr>
              <w:pPrChange w:id="8612" w:author="Mohammad Nayeem Hasan" w:date="2023-01-21T14:56:00Z">
                <w:pPr>
                  <w:jc w:val="both"/>
                </w:pPr>
              </w:pPrChange>
            </w:pPr>
            <w:moveTo w:id="8613" w:author="Mohammad Nayeem Hasan" w:date="2023-01-21T00:38:00Z">
              <w:r w:rsidRPr="00200D44">
                <w:rPr>
                  <w:rFonts w:ascii="Times New Roman" w:hAnsi="Times New Roman" w:cs="Times New Roman"/>
                  <w:sz w:val="20"/>
                  <w:szCs w:val="20"/>
                  <w:rPrChange w:id="8614" w:author="Mohammad Nayeem Hasan" w:date="2023-01-27T04:20:00Z">
                    <w:rPr>
                      <w:rFonts w:ascii="Times New Roman" w:hAnsi="Times New Roman" w:cs="Times New Roman"/>
                      <w:sz w:val="24"/>
                      <w:szCs w:val="24"/>
                    </w:rPr>
                  </w:rPrChange>
                </w:rPr>
                <w:t>591 (4.0)</w:t>
              </w:r>
            </w:moveTo>
          </w:p>
        </w:tc>
        <w:tc>
          <w:tcPr>
            <w:tcW w:w="398" w:type="pct"/>
            <w:vAlign w:val="center"/>
          </w:tcPr>
          <w:p w14:paraId="756C7709" w14:textId="77777777" w:rsidR="00C2040A" w:rsidRPr="00200D44" w:rsidRDefault="00C2040A">
            <w:pPr>
              <w:rPr>
                <w:moveTo w:id="8615" w:author="Mohammad Nayeem Hasan" w:date="2023-01-21T00:38:00Z"/>
                <w:rFonts w:ascii="Times New Roman" w:hAnsi="Times New Roman" w:cs="Times New Roman"/>
                <w:sz w:val="20"/>
                <w:szCs w:val="20"/>
                <w:rPrChange w:id="8616" w:author="Mohammad Nayeem Hasan" w:date="2023-01-27T04:20:00Z">
                  <w:rPr>
                    <w:moveTo w:id="8617" w:author="Mohammad Nayeem Hasan" w:date="2023-01-21T00:38:00Z"/>
                    <w:rFonts w:ascii="Times New Roman" w:hAnsi="Times New Roman" w:cs="Times New Roman"/>
                    <w:sz w:val="24"/>
                    <w:szCs w:val="24"/>
                  </w:rPr>
                </w:rPrChange>
              </w:rPr>
              <w:pPrChange w:id="8618" w:author="Mohammad Nayeem Hasan" w:date="2023-01-21T14:56:00Z">
                <w:pPr>
                  <w:jc w:val="both"/>
                </w:pPr>
              </w:pPrChange>
            </w:pPr>
            <w:moveTo w:id="8619" w:author="Mohammad Nayeem Hasan" w:date="2023-01-21T00:38:00Z">
              <w:r w:rsidRPr="00200D44">
                <w:rPr>
                  <w:rFonts w:ascii="Times New Roman" w:hAnsi="Times New Roman" w:cs="Times New Roman"/>
                  <w:sz w:val="20"/>
                  <w:szCs w:val="20"/>
                  <w:rPrChange w:id="8620" w:author="Mohammad Nayeem Hasan" w:date="2023-01-27T04:20:00Z">
                    <w:rPr>
                      <w:rFonts w:ascii="Times New Roman" w:hAnsi="Times New Roman" w:cs="Times New Roman"/>
                      <w:sz w:val="24"/>
                      <w:szCs w:val="24"/>
                    </w:rPr>
                  </w:rPrChange>
                </w:rPr>
                <w:t>14067 (96.0)</w:t>
              </w:r>
            </w:moveTo>
          </w:p>
        </w:tc>
        <w:tc>
          <w:tcPr>
            <w:tcW w:w="435" w:type="pct"/>
            <w:vMerge w:val="restart"/>
            <w:vAlign w:val="center"/>
          </w:tcPr>
          <w:p w14:paraId="5D1F81E3" w14:textId="77777777" w:rsidR="00C2040A" w:rsidRPr="00200D44" w:rsidRDefault="00C2040A">
            <w:pPr>
              <w:rPr>
                <w:moveTo w:id="8621" w:author="Mohammad Nayeem Hasan" w:date="2023-01-21T00:38:00Z"/>
                <w:rFonts w:ascii="Times New Roman" w:hAnsi="Times New Roman" w:cs="Times New Roman"/>
                <w:sz w:val="20"/>
                <w:szCs w:val="20"/>
                <w:rPrChange w:id="8622" w:author="Mohammad Nayeem Hasan" w:date="2023-01-27T04:20:00Z">
                  <w:rPr>
                    <w:moveTo w:id="8623" w:author="Mohammad Nayeem Hasan" w:date="2023-01-21T00:38:00Z"/>
                    <w:rFonts w:ascii="Times New Roman" w:hAnsi="Times New Roman" w:cs="Times New Roman"/>
                    <w:sz w:val="24"/>
                    <w:szCs w:val="24"/>
                  </w:rPr>
                </w:rPrChange>
              </w:rPr>
              <w:pPrChange w:id="8624" w:author="Mohammad Nayeem Hasan" w:date="2023-01-21T14:56:00Z">
                <w:pPr>
                  <w:jc w:val="both"/>
                </w:pPr>
              </w:pPrChange>
            </w:pPr>
            <w:moveTo w:id="8625" w:author="Mohammad Nayeem Hasan" w:date="2023-01-21T00:38:00Z">
              <w:r w:rsidRPr="00200D44">
                <w:rPr>
                  <w:rFonts w:ascii="Times New Roman" w:hAnsi="Times New Roman" w:cs="Times New Roman"/>
                  <w:sz w:val="20"/>
                  <w:szCs w:val="20"/>
                  <w:rPrChange w:id="8626" w:author="Mohammad Nayeem Hasan" w:date="2023-01-27T04:20:00Z">
                    <w:rPr>
                      <w:rFonts w:ascii="Times New Roman" w:hAnsi="Times New Roman" w:cs="Times New Roman"/>
                      <w:sz w:val="24"/>
                      <w:szCs w:val="24"/>
                    </w:rPr>
                  </w:rPrChange>
                </w:rPr>
                <w:t>0.601</w:t>
              </w:r>
            </w:moveTo>
          </w:p>
        </w:tc>
        <w:tc>
          <w:tcPr>
            <w:tcW w:w="389" w:type="pct"/>
            <w:vAlign w:val="center"/>
          </w:tcPr>
          <w:p w14:paraId="1CC6D7C7" w14:textId="77777777" w:rsidR="00C2040A" w:rsidRPr="00200D44" w:rsidRDefault="00C2040A">
            <w:pPr>
              <w:rPr>
                <w:moveTo w:id="8627" w:author="Mohammad Nayeem Hasan" w:date="2023-01-21T00:38:00Z"/>
                <w:rFonts w:ascii="Times New Roman" w:hAnsi="Times New Roman" w:cs="Times New Roman"/>
                <w:sz w:val="20"/>
                <w:szCs w:val="20"/>
                <w:rPrChange w:id="8628" w:author="Mohammad Nayeem Hasan" w:date="2023-01-27T04:20:00Z">
                  <w:rPr>
                    <w:moveTo w:id="8629" w:author="Mohammad Nayeem Hasan" w:date="2023-01-21T00:38:00Z"/>
                    <w:rFonts w:ascii="Times New Roman" w:hAnsi="Times New Roman" w:cs="Times New Roman"/>
                    <w:sz w:val="24"/>
                    <w:szCs w:val="24"/>
                  </w:rPr>
                </w:rPrChange>
              </w:rPr>
              <w:pPrChange w:id="8630" w:author="Mohammad Nayeem Hasan" w:date="2023-01-21T14:56:00Z">
                <w:pPr>
                  <w:jc w:val="both"/>
                </w:pPr>
              </w:pPrChange>
            </w:pPr>
            <w:moveTo w:id="8631" w:author="Mohammad Nayeem Hasan" w:date="2023-01-21T00:38:00Z">
              <w:r w:rsidRPr="00200D44">
                <w:rPr>
                  <w:rFonts w:ascii="Times New Roman" w:hAnsi="Times New Roman" w:cs="Times New Roman"/>
                  <w:sz w:val="20"/>
                  <w:szCs w:val="20"/>
                  <w:rPrChange w:id="8632" w:author="Mohammad Nayeem Hasan" w:date="2023-01-27T04:20:00Z">
                    <w:rPr>
                      <w:rFonts w:ascii="Times New Roman" w:hAnsi="Times New Roman" w:cs="Times New Roman"/>
                      <w:sz w:val="24"/>
                      <w:szCs w:val="24"/>
                    </w:rPr>
                  </w:rPrChange>
                </w:rPr>
                <w:t>1141 (6.6)</w:t>
              </w:r>
            </w:moveTo>
          </w:p>
        </w:tc>
        <w:tc>
          <w:tcPr>
            <w:tcW w:w="445" w:type="pct"/>
            <w:vAlign w:val="center"/>
          </w:tcPr>
          <w:p w14:paraId="1350BFDE" w14:textId="77777777" w:rsidR="00C2040A" w:rsidRPr="00200D44" w:rsidRDefault="00C2040A">
            <w:pPr>
              <w:rPr>
                <w:moveTo w:id="8633" w:author="Mohammad Nayeem Hasan" w:date="2023-01-21T00:38:00Z"/>
                <w:rFonts w:ascii="Times New Roman" w:hAnsi="Times New Roman" w:cs="Times New Roman"/>
                <w:sz w:val="20"/>
                <w:szCs w:val="20"/>
                <w:rPrChange w:id="8634" w:author="Mohammad Nayeem Hasan" w:date="2023-01-27T04:20:00Z">
                  <w:rPr>
                    <w:moveTo w:id="8635" w:author="Mohammad Nayeem Hasan" w:date="2023-01-21T00:38:00Z"/>
                    <w:rFonts w:ascii="Times New Roman" w:hAnsi="Times New Roman" w:cs="Times New Roman"/>
                    <w:sz w:val="24"/>
                    <w:szCs w:val="24"/>
                  </w:rPr>
                </w:rPrChange>
              </w:rPr>
              <w:pPrChange w:id="8636" w:author="Mohammad Nayeem Hasan" w:date="2023-01-21T14:56:00Z">
                <w:pPr>
                  <w:jc w:val="both"/>
                </w:pPr>
              </w:pPrChange>
            </w:pPr>
            <w:moveTo w:id="8637" w:author="Mohammad Nayeem Hasan" w:date="2023-01-21T00:38:00Z">
              <w:r w:rsidRPr="00200D44">
                <w:rPr>
                  <w:rFonts w:ascii="Times New Roman" w:hAnsi="Times New Roman" w:cs="Times New Roman"/>
                  <w:sz w:val="20"/>
                  <w:szCs w:val="20"/>
                  <w:rPrChange w:id="8638" w:author="Mohammad Nayeem Hasan" w:date="2023-01-27T04:20:00Z">
                    <w:rPr>
                      <w:rFonts w:ascii="Times New Roman" w:hAnsi="Times New Roman" w:cs="Times New Roman"/>
                      <w:sz w:val="24"/>
                      <w:szCs w:val="24"/>
                    </w:rPr>
                  </w:rPrChange>
                </w:rPr>
                <w:t>16239 (93.4)</w:t>
              </w:r>
            </w:moveTo>
          </w:p>
        </w:tc>
        <w:tc>
          <w:tcPr>
            <w:tcW w:w="435" w:type="pct"/>
            <w:vMerge w:val="restart"/>
            <w:vAlign w:val="center"/>
          </w:tcPr>
          <w:p w14:paraId="1BDD6192" w14:textId="77777777" w:rsidR="00C2040A" w:rsidRPr="00200D44" w:rsidRDefault="00C2040A">
            <w:pPr>
              <w:rPr>
                <w:moveTo w:id="8639" w:author="Mohammad Nayeem Hasan" w:date="2023-01-21T00:38:00Z"/>
                <w:rFonts w:ascii="Times New Roman" w:hAnsi="Times New Roman" w:cs="Times New Roman"/>
                <w:b/>
                <w:bCs/>
                <w:sz w:val="20"/>
                <w:szCs w:val="20"/>
                <w:rPrChange w:id="8640" w:author="Mohammad Nayeem Hasan" w:date="2023-01-27T04:20:00Z">
                  <w:rPr>
                    <w:moveTo w:id="8641" w:author="Mohammad Nayeem Hasan" w:date="2023-01-21T00:38:00Z"/>
                    <w:rFonts w:ascii="Times New Roman" w:hAnsi="Times New Roman" w:cs="Times New Roman"/>
                    <w:b/>
                    <w:bCs/>
                    <w:sz w:val="24"/>
                    <w:szCs w:val="24"/>
                  </w:rPr>
                </w:rPrChange>
              </w:rPr>
              <w:pPrChange w:id="8642" w:author="Mohammad Nayeem Hasan" w:date="2023-01-21T14:56:00Z">
                <w:pPr>
                  <w:jc w:val="both"/>
                </w:pPr>
              </w:pPrChange>
            </w:pPr>
            <w:moveTo w:id="8643" w:author="Mohammad Nayeem Hasan" w:date="2023-01-21T00:38:00Z">
              <w:r w:rsidRPr="00200D44">
                <w:rPr>
                  <w:rFonts w:ascii="Times New Roman" w:hAnsi="Times New Roman" w:cs="Times New Roman"/>
                  <w:b/>
                  <w:bCs/>
                  <w:sz w:val="20"/>
                  <w:szCs w:val="20"/>
                  <w:rPrChange w:id="8644" w:author="Mohammad Nayeem Hasan" w:date="2023-01-27T04:20:00Z">
                    <w:rPr>
                      <w:rFonts w:ascii="Times New Roman" w:hAnsi="Times New Roman" w:cs="Times New Roman"/>
                      <w:b/>
                      <w:bCs/>
                      <w:sz w:val="24"/>
                      <w:szCs w:val="24"/>
                    </w:rPr>
                  </w:rPrChange>
                </w:rPr>
                <w:t>0.002</w:t>
              </w:r>
            </w:moveTo>
          </w:p>
        </w:tc>
      </w:tr>
      <w:tr w:rsidR="004266B3" w:rsidRPr="004266B3" w14:paraId="2FCBCD42" w14:textId="77777777" w:rsidTr="006875DA">
        <w:trPr>
          <w:trHeight w:val="288"/>
          <w:jc w:val="center"/>
        </w:trPr>
        <w:tc>
          <w:tcPr>
            <w:tcW w:w="788" w:type="pct"/>
            <w:vAlign w:val="center"/>
          </w:tcPr>
          <w:p w14:paraId="4B6F4B98" w14:textId="77777777" w:rsidR="00C2040A" w:rsidRPr="00200D44" w:rsidRDefault="00C2040A">
            <w:pPr>
              <w:rPr>
                <w:moveTo w:id="8645" w:author="Mohammad Nayeem Hasan" w:date="2023-01-21T00:38:00Z"/>
                <w:rFonts w:ascii="Times New Roman" w:hAnsi="Times New Roman" w:cs="Times New Roman"/>
                <w:sz w:val="20"/>
                <w:szCs w:val="20"/>
                <w:rPrChange w:id="8646" w:author="Mohammad Nayeem Hasan" w:date="2023-01-27T04:20:00Z">
                  <w:rPr>
                    <w:moveTo w:id="8647" w:author="Mohammad Nayeem Hasan" w:date="2023-01-21T00:38:00Z"/>
                    <w:rFonts w:ascii="Times New Roman" w:hAnsi="Times New Roman" w:cs="Times New Roman"/>
                    <w:sz w:val="24"/>
                    <w:szCs w:val="24"/>
                  </w:rPr>
                </w:rPrChange>
              </w:rPr>
              <w:pPrChange w:id="8648" w:author="Mohammad Nayeem Hasan" w:date="2023-01-21T14:56:00Z">
                <w:pPr>
                  <w:jc w:val="both"/>
                </w:pPr>
              </w:pPrChange>
            </w:pPr>
            <w:moveTo w:id="8649" w:author="Mohammad Nayeem Hasan" w:date="2023-01-21T00:38:00Z">
              <w:r w:rsidRPr="00200D44">
                <w:rPr>
                  <w:rFonts w:ascii="Times New Roman" w:hAnsi="Times New Roman" w:cs="Times New Roman"/>
                  <w:sz w:val="20"/>
                  <w:szCs w:val="20"/>
                  <w:rPrChange w:id="8650" w:author="Mohammad Nayeem Hasan" w:date="2023-01-27T04:20:00Z">
                    <w:rPr>
                      <w:rFonts w:ascii="Times New Roman" w:hAnsi="Times New Roman" w:cs="Times New Roman"/>
                      <w:sz w:val="24"/>
                      <w:szCs w:val="24"/>
                    </w:rPr>
                  </w:rPrChange>
                </w:rPr>
                <w:t>No</w:t>
              </w:r>
            </w:moveTo>
          </w:p>
        </w:tc>
        <w:tc>
          <w:tcPr>
            <w:tcW w:w="445" w:type="pct"/>
            <w:vAlign w:val="center"/>
          </w:tcPr>
          <w:p w14:paraId="07B3F4AB" w14:textId="77777777" w:rsidR="00C2040A" w:rsidRPr="00200D44" w:rsidRDefault="00C2040A">
            <w:pPr>
              <w:rPr>
                <w:moveTo w:id="8651" w:author="Mohammad Nayeem Hasan" w:date="2023-01-21T00:38:00Z"/>
                <w:rFonts w:ascii="Times New Roman" w:hAnsi="Times New Roman" w:cs="Times New Roman"/>
                <w:sz w:val="20"/>
                <w:szCs w:val="20"/>
                <w:rPrChange w:id="8652" w:author="Mohammad Nayeem Hasan" w:date="2023-01-27T04:20:00Z">
                  <w:rPr>
                    <w:moveTo w:id="8653" w:author="Mohammad Nayeem Hasan" w:date="2023-01-21T00:38:00Z"/>
                    <w:rFonts w:ascii="Times New Roman" w:hAnsi="Times New Roman" w:cs="Times New Roman"/>
                    <w:sz w:val="24"/>
                    <w:szCs w:val="24"/>
                  </w:rPr>
                </w:rPrChange>
              </w:rPr>
              <w:pPrChange w:id="8654" w:author="Mohammad Nayeem Hasan" w:date="2023-01-21T14:56:00Z">
                <w:pPr>
                  <w:jc w:val="both"/>
                </w:pPr>
              </w:pPrChange>
            </w:pPr>
            <w:moveTo w:id="8655" w:author="Mohammad Nayeem Hasan" w:date="2023-01-21T00:38:00Z">
              <w:r w:rsidRPr="00200D44">
                <w:rPr>
                  <w:rFonts w:ascii="Times New Roman" w:hAnsi="Times New Roman" w:cs="Times New Roman"/>
                  <w:sz w:val="20"/>
                  <w:szCs w:val="20"/>
                  <w:rPrChange w:id="8656" w:author="Mohammad Nayeem Hasan" w:date="2023-01-27T04:20:00Z">
                    <w:rPr>
                      <w:rFonts w:ascii="Times New Roman" w:hAnsi="Times New Roman" w:cs="Times New Roman"/>
                      <w:sz w:val="24"/>
                      <w:szCs w:val="24"/>
                    </w:rPr>
                  </w:rPrChange>
                </w:rPr>
                <w:t>449 (8.6)</w:t>
              </w:r>
            </w:moveTo>
          </w:p>
        </w:tc>
        <w:tc>
          <w:tcPr>
            <w:tcW w:w="587" w:type="pct"/>
            <w:vAlign w:val="center"/>
          </w:tcPr>
          <w:p w14:paraId="1DBDED8F" w14:textId="77777777" w:rsidR="00C2040A" w:rsidRPr="00200D44" w:rsidRDefault="00C2040A">
            <w:pPr>
              <w:rPr>
                <w:moveTo w:id="8657" w:author="Mohammad Nayeem Hasan" w:date="2023-01-21T00:38:00Z"/>
                <w:rFonts w:ascii="Times New Roman" w:hAnsi="Times New Roman" w:cs="Times New Roman"/>
                <w:sz w:val="20"/>
                <w:szCs w:val="20"/>
                <w:rPrChange w:id="8658" w:author="Mohammad Nayeem Hasan" w:date="2023-01-27T04:20:00Z">
                  <w:rPr>
                    <w:moveTo w:id="8659" w:author="Mohammad Nayeem Hasan" w:date="2023-01-21T00:38:00Z"/>
                    <w:rFonts w:ascii="Times New Roman" w:hAnsi="Times New Roman" w:cs="Times New Roman"/>
                    <w:sz w:val="24"/>
                    <w:szCs w:val="24"/>
                  </w:rPr>
                </w:rPrChange>
              </w:rPr>
              <w:pPrChange w:id="8660" w:author="Mohammad Nayeem Hasan" w:date="2023-01-21T14:56:00Z">
                <w:pPr>
                  <w:jc w:val="both"/>
                </w:pPr>
              </w:pPrChange>
            </w:pPr>
            <w:moveTo w:id="8661" w:author="Mohammad Nayeem Hasan" w:date="2023-01-21T00:38:00Z">
              <w:r w:rsidRPr="00200D44">
                <w:rPr>
                  <w:rFonts w:ascii="Times New Roman" w:hAnsi="Times New Roman" w:cs="Times New Roman"/>
                  <w:sz w:val="20"/>
                  <w:szCs w:val="20"/>
                  <w:rPrChange w:id="8662" w:author="Mohammad Nayeem Hasan" w:date="2023-01-27T04:20:00Z">
                    <w:rPr>
                      <w:rFonts w:ascii="Times New Roman" w:hAnsi="Times New Roman" w:cs="Times New Roman"/>
                      <w:sz w:val="24"/>
                      <w:szCs w:val="24"/>
                    </w:rPr>
                  </w:rPrChange>
                </w:rPr>
                <w:t>4793 (91.4)</w:t>
              </w:r>
            </w:moveTo>
          </w:p>
        </w:tc>
        <w:tc>
          <w:tcPr>
            <w:tcW w:w="689" w:type="pct"/>
            <w:vMerge/>
            <w:vAlign w:val="center"/>
          </w:tcPr>
          <w:p w14:paraId="1A4F4B96" w14:textId="77777777" w:rsidR="00C2040A" w:rsidRPr="00200D44" w:rsidRDefault="00C2040A">
            <w:pPr>
              <w:rPr>
                <w:moveTo w:id="8663" w:author="Mohammad Nayeem Hasan" w:date="2023-01-21T00:38:00Z"/>
                <w:rFonts w:ascii="Times New Roman" w:hAnsi="Times New Roman" w:cs="Times New Roman"/>
                <w:sz w:val="20"/>
                <w:szCs w:val="20"/>
                <w:rPrChange w:id="8664" w:author="Mohammad Nayeem Hasan" w:date="2023-01-27T04:20:00Z">
                  <w:rPr>
                    <w:moveTo w:id="8665" w:author="Mohammad Nayeem Hasan" w:date="2023-01-21T00:38:00Z"/>
                    <w:rFonts w:ascii="Times New Roman" w:hAnsi="Times New Roman" w:cs="Times New Roman"/>
                    <w:sz w:val="24"/>
                    <w:szCs w:val="24"/>
                  </w:rPr>
                </w:rPrChange>
              </w:rPr>
              <w:pPrChange w:id="8666" w:author="Mohammad Nayeem Hasan" w:date="2023-01-21T14:56:00Z">
                <w:pPr>
                  <w:jc w:val="both"/>
                </w:pPr>
              </w:pPrChange>
            </w:pPr>
          </w:p>
        </w:tc>
        <w:tc>
          <w:tcPr>
            <w:tcW w:w="389" w:type="pct"/>
            <w:vAlign w:val="center"/>
          </w:tcPr>
          <w:p w14:paraId="6F137BA7" w14:textId="77777777" w:rsidR="00C2040A" w:rsidRPr="00200D44" w:rsidRDefault="00C2040A">
            <w:pPr>
              <w:rPr>
                <w:moveTo w:id="8667" w:author="Mohammad Nayeem Hasan" w:date="2023-01-21T00:38:00Z"/>
                <w:rFonts w:ascii="Times New Roman" w:hAnsi="Times New Roman" w:cs="Times New Roman"/>
                <w:sz w:val="20"/>
                <w:szCs w:val="20"/>
                <w:rPrChange w:id="8668" w:author="Mohammad Nayeem Hasan" w:date="2023-01-27T04:20:00Z">
                  <w:rPr>
                    <w:moveTo w:id="8669" w:author="Mohammad Nayeem Hasan" w:date="2023-01-21T00:38:00Z"/>
                    <w:rFonts w:ascii="Times New Roman" w:hAnsi="Times New Roman" w:cs="Times New Roman"/>
                    <w:sz w:val="24"/>
                    <w:szCs w:val="24"/>
                  </w:rPr>
                </w:rPrChange>
              </w:rPr>
              <w:pPrChange w:id="8670" w:author="Mohammad Nayeem Hasan" w:date="2023-01-21T14:56:00Z">
                <w:pPr>
                  <w:jc w:val="both"/>
                </w:pPr>
              </w:pPrChange>
            </w:pPr>
            <w:moveTo w:id="8671" w:author="Mohammad Nayeem Hasan" w:date="2023-01-21T00:38:00Z">
              <w:r w:rsidRPr="00200D44">
                <w:rPr>
                  <w:rFonts w:ascii="Times New Roman" w:hAnsi="Times New Roman" w:cs="Times New Roman"/>
                  <w:sz w:val="20"/>
                  <w:szCs w:val="20"/>
                  <w:rPrChange w:id="8672" w:author="Mohammad Nayeem Hasan" w:date="2023-01-27T04:20:00Z">
                    <w:rPr>
                      <w:rFonts w:ascii="Times New Roman" w:hAnsi="Times New Roman" w:cs="Times New Roman"/>
                      <w:sz w:val="24"/>
                      <w:szCs w:val="24"/>
                    </w:rPr>
                  </w:rPrChange>
                </w:rPr>
                <w:t>199 (3.8)</w:t>
              </w:r>
            </w:moveTo>
          </w:p>
        </w:tc>
        <w:tc>
          <w:tcPr>
            <w:tcW w:w="398" w:type="pct"/>
            <w:vAlign w:val="center"/>
          </w:tcPr>
          <w:p w14:paraId="597B9E6B" w14:textId="77777777" w:rsidR="00C2040A" w:rsidRPr="00200D44" w:rsidRDefault="00C2040A">
            <w:pPr>
              <w:rPr>
                <w:moveTo w:id="8673" w:author="Mohammad Nayeem Hasan" w:date="2023-01-21T00:38:00Z"/>
                <w:rFonts w:ascii="Times New Roman" w:hAnsi="Times New Roman" w:cs="Times New Roman"/>
                <w:sz w:val="20"/>
                <w:szCs w:val="20"/>
                <w:rPrChange w:id="8674" w:author="Mohammad Nayeem Hasan" w:date="2023-01-27T04:20:00Z">
                  <w:rPr>
                    <w:moveTo w:id="8675" w:author="Mohammad Nayeem Hasan" w:date="2023-01-21T00:38:00Z"/>
                    <w:rFonts w:ascii="Times New Roman" w:hAnsi="Times New Roman" w:cs="Times New Roman"/>
                    <w:sz w:val="24"/>
                    <w:szCs w:val="24"/>
                  </w:rPr>
                </w:rPrChange>
              </w:rPr>
              <w:pPrChange w:id="8676" w:author="Mohammad Nayeem Hasan" w:date="2023-01-21T14:56:00Z">
                <w:pPr>
                  <w:jc w:val="both"/>
                </w:pPr>
              </w:pPrChange>
            </w:pPr>
            <w:moveTo w:id="8677" w:author="Mohammad Nayeem Hasan" w:date="2023-01-21T00:38:00Z">
              <w:r w:rsidRPr="00200D44">
                <w:rPr>
                  <w:rFonts w:ascii="Times New Roman" w:hAnsi="Times New Roman" w:cs="Times New Roman"/>
                  <w:sz w:val="20"/>
                  <w:szCs w:val="20"/>
                  <w:rPrChange w:id="8678" w:author="Mohammad Nayeem Hasan" w:date="2023-01-27T04:20:00Z">
                    <w:rPr>
                      <w:rFonts w:ascii="Times New Roman" w:hAnsi="Times New Roman" w:cs="Times New Roman"/>
                      <w:sz w:val="24"/>
                      <w:szCs w:val="24"/>
                    </w:rPr>
                  </w:rPrChange>
                </w:rPr>
                <w:t>5002 (96.2)</w:t>
              </w:r>
            </w:moveTo>
          </w:p>
        </w:tc>
        <w:tc>
          <w:tcPr>
            <w:tcW w:w="435" w:type="pct"/>
            <w:vMerge/>
            <w:vAlign w:val="center"/>
          </w:tcPr>
          <w:p w14:paraId="7679464F" w14:textId="77777777" w:rsidR="00C2040A" w:rsidRPr="00200D44" w:rsidRDefault="00C2040A">
            <w:pPr>
              <w:rPr>
                <w:moveTo w:id="8679" w:author="Mohammad Nayeem Hasan" w:date="2023-01-21T00:38:00Z"/>
                <w:rFonts w:ascii="Times New Roman" w:hAnsi="Times New Roman" w:cs="Times New Roman"/>
                <w:sz w:val="20"/>
                <w:szCs w:val="20"/>
                <w:rPrChange w:id="8680" w:author="Mohammad Nayeem Hasan" w:date="2023-01-27T04:20:00Z">
                  <w:rPr>
                    <w:moveTo w:id="8681" w:author="Mohammad Nayeem Hasan" w:date="2023-01-21T00:38:00Z"/>
                    <w:rFonts w:ascii="Times New Roman" w:hAnsi="Times New Roman" w:cs="Times New Roman"/>
                    <w:sz w:val="24"/>
                    <w:szCs w:val="24"/>
                  </w:rPr>
                </w:rPrChange>
              </w:rPr>
              <w:pPrChange w:id="8682" w:author="Mohammad Nayeem Hasan" w:date="2023-01-21T14:56:00Z">
                <w:pPr>
                  <w:jc w:val="both"/>
                </w:pPr>
              </w:pPrChange>
            </w:pPr>
          </w:p>
        </w:tc>
        <w:tc>
          <w:tcPr>
            <w:tcW w:w="389" w:type="pct"/>
            <w:vAlign w:val="center"/>
          </w:tcPr>
          <w:p w14:paraId="258B43EE" w14:textId="77777777" w:rsidR="00C2040A" w:rsidRPr="00200D44" w:rsidRDefault="00C2040A">
            <w:pPr>
              <w:rPr>
                <w:moveTo w:id="8683" w:author="Mohammad Nayeem Hasan" w:date="2023-01-21T00:38:00Z"/>
                <w:rFonts w:ascii="Times New Roman" w:hAnsi="Times New Roman" w:cs="Times New Roman"/>
                <w:sz w:val="20"/>
                <w:szCs w:val="20"/>
                <w:rPrChange w:id="8684" w:author="Mohammad Nayeem Hasan" w:date="2023-01-27T04:20:00Z">
                  <w:rPr>
                    <w:moveTo w:id="8685" w:author="Mohammad Nayeem Hasan" w:date="2023-01-21T00:38:00Z"/>
                    <w:rFonts w:ascii="Times New Roman" w:hAnsi="Times New Roman" w:cs="Times New Roman"/>
                    <w:sz w:val="24"/>
                    <w:szCs w:val="24"/>
                  </w:rPr>
                </w:rPrChange>
              </w:rPr>
              <w:pPrChange w:id="8686" w:author="Mohammad Nayeem Hasan" w:date="2023-01-21T14:56:00Z">
                <w:pPr>
                  <w:jc w:val="both"/>
                </w:pPr>
              </w:pPrChange>
            </w:pPr>
            <w:moveTo w:id="8687" w:author="Mohammad Nayeem Hasan" w:date="2023-01-21T00:38:00Z">
              <w:r w:rsidRPr="00200D44">
                <w:rPr>
                  <w:rFonts w:ascii="Times New Roman" w:hAnsi="Times New Roman" w:cs="Times New Roman"/>
                  <w:sz w:val="20"/>
                  <w:szCs w:val="20"/>
                  <w:rPrChange w:id="8688" w:author="Mohammad Nayeem Hasan" w:date="2023-01-27T04:20:00Z">
                    <w:rPr>
                      <w:rFonts w:ascii="Times New Roman" w:hAnsi="Times New Roman" w:cs="Times New Roman"/>
                      <w:sz w:val="24"/>
                      <w:szCs w:val="24"/>
                    </w:rPr>
                  </w:rPrChange>
                </w:rPr>
                <w:t>455 (8.0)</w:t>
              </w:r>
            </w:moveTo>
          </w:p>
        </w:tc>
        <w:tc>
          <w:tcPr>
            <w:tcW w:w="445" w:type="pct"/>
            <w:vAlign w:val="center"/>
          </w:tcPr>
          <w:p w14:paraId="6AB9C56B" w14:textId="77777777" w:rsidR="00C2040A" w:rsidRPr="00200D44" w:rsidRDefault="00C2040A">
            <w:pPr>
              <w:rPr>
                <w:moveTo w:id="8689" w:author="Mohammad Nayeem Hasan" w:date="2023-01-21T00:38:00Z"/>
                <w:rFonts w:ascii="Times New Roman" w:hAnsi="Times New Roman" w:cs="Times New Roman"/>
                <w:sz w:val="20"/>
                <w:szCs w:val="20"/>
                <w:rPrChange w:id="8690" w:author="Mohammad Nayeem Hasan" w:date="2023-01-27T04:20:00Z">
                  <w:rPr>
                    <w:moveTo w:id="8691" w:author="Mohammad Nayeem Hasan" w:date="2023-01-21T00:38:00Z"/>
                    <w:rFonts w:ascii="Times New Roman" w:hAnsi="Times New Roman" w:cs="Times New Roman"/>
                    <w:sz w:val="24"/>
                    <w:szCs w:val="24"/>
                  </w:rPr>
                </w:rPrChange>
              </w:rPr>
              <w:pPrChange w:id="8692" w:author="Mohammad Nayeem Hasan" w:date="2023-01-21T14:56:00Z">
                <w:pPr>
                  <w:jc w:val="both"/>
                </w:pPr>
              </w:pPrChange>
            </w:pPr>
            <w:moveTo w:id="8693" w:author="Mohammad Nayeem Hasan" w:date="2023-01-21T00:38:00Z">
              <w:r w:rsidRPr="00200D44">
                <w:rPr>
                  <w:rFonts w:ascii="Times New Roman" w:hAnsi="Times New Roman" w:cs="Times New Roman"/>
                  <w:sz w:val="20"/>
                  <w:szCs w:val="20"/>
                  <w:rPrChange w:id="8694" w:author="Mohammad Nayeem Hasan" w:date="2023-01-27T04:20:00Z">
                    <w:rPr>
                      <w:rFonts w:ascii="Times New Roman" w:hAnsi="Times New Roman" w:cs="Times New Roman"/>
                      <w:sz w:val="24"/>
                      <w:szCs w:val="24"/>
                    </w:rPr>
                  </w:rPrChange>
                </w:rPr>
                <w:t>5244 (92.0)</w:t>
              </w:r>
            </w:moveTo>
          </w:p>
        </w:tc>
        <w:tc>
          <w:tcPr>
            <w:tcW w:w="435" w:type="pct"/>
            <w:vMerge/>
            <w:vAlign w:val="center"/>
          </w:tcPr>
          <w:p w14:paraId="73D79068" w14:textId="77777777" w:rsidR="00C2040A" w:rsidRPr="00200D44" w:rsidRDefault="00C2040A">
            <w:pPr>
              <w:rPr>
                <w:moveTo w:id="8695" w:author="Mohammad Nayeem Hasan" w:date="2023-01-21T00:38:00Z"/>
                <w:rFonts w:ascii="Times New Roman" w:hAnsi="Times New Roman" w:cs="Times New Roman"/>
                <w:sz w:val="20"/>
                <w:szCs w:val="20"/>
                <w:rPrChange w:id="8696" w:author="Mohammad Nayeem Hasan" w:date="2023-01-27T04:20:00Z">
                  <w:rPr>
                    <w:moveTo w:id="8697" w:author="Mohammad Nayeem Hasan" w:date="2023-01-21T00:38:00Z"/>
                    <w:rFonts w:ascii="Times New Roman" w:hAnsi="Times New Roman" w:cs="Times New Roman"/>
                    <w:sz w:val="24"/>
                    <w:szCs w:val="24"/>
                  </w:rPr>
                </w:rPrChange>
              </w:rPr>
              <w:pPrChange w:id="8698" w:author="Mohammad Nayeem Hasan" w:date="2023-01-21T14:56:00Z">
                <w:pPr>
                  <w:jc w:val="both"/>
                </w:pPr>
              </w:pPrChange>
            </w:pPr>
          </w:p>
        </w:tc>
      </w:tr>
      <w:tr w:rsidR="00C2040A" w:rsidRPr="00200D44" w14:paraId="41F98BAF" w14:textId="77777777" w:rsidTr="00F13B5B">
        <w:trPr>
          <w:trHeight w:val="288"/>
          <w:jc w:val="center"/>
        </w:trPr>
        <w:tc>
          <w:tcPr>
            <w:tcW w:w="5000" w:type="pct"/>
            <w:gridSpan w:val="10"/>
            <w:vAlign w:val="center"/>
          </w:tcPr>
          <w:p w14:paraId="388E30F9" w14:textId="77777777" w:rsidR="00C2040A" w:rsidRPr="00200D44" w:rsidRDefault="00C2040A">
            <w:pPr>
              <w:rPr>
                <w:moveTo w:id="8699" w:author="Mohammad Nayeem Hasan" w:date="2023-01-21T00:38:00Z"/>
                <w:rFonts w:ascii="Times New Roman" w:hAnsi="Times New Roman" w:cs="Times New Roman"/>
                <w:sz w:val="20"/>
                <w:szCs w:val="20"/>
                <w:rPrChange w:id="8700" w:author="Mohammad Nayeem Hasan" w:date="2023-01-27T04:20:00Z">
                  <w:rPr>
                    <w:moveTo w:id="8701" w:author="Mohammad Nayeem Hasan" w:date="2023-01-21T00:38:00Z"/>
                    <w:rFonts w:ascii="Times New Roman" w:hAnsi="Times New Roman" w:cs="Times New Roman"/>
                    <w:sz w:val="24"/>
                    <w:szCs w:val="24"/>
                  </w:rPr>
                </w:rPrChange>
              </w:rPr>
              <w:pPrChange w:id="8702" w:author="Mohammad Nayeem Hasan" w:date="2023-01-21T14:56:00Z">
                <w:pPr>
                  <w:jc w:val="both"/>
                </w:pPr>
              </w:pPrChange>
            </w:pPr>
            <w:moveTo w:id="8703" w:author="Mohammad Nayeem Hasan" w:date="2023-01-21T00:38:00Z">
              <w:r w:rsidRPr="00200D44">
                <w:rPr>
                  <w:rFonts w:ascii="Times New Roman" w:hAnsi="Times New Roman" w:cs="Times New Roman"/>
                  <w:sz w:val="20"/>
                  <w:szCs w:val="20"/>
                  <w:rPrChange w:id="8704" w:author="Mohammad Nayeem Hasan" w:date="2023-01-27T04:20:00Z">
                    <w:rPr>
                      <w:rFonts w:ascii="Times New Roman" w:hAnsi="Times New Roman" w:cs="Times New Roman"/>
                      <w:sz w:val="24"/>
                      <w:szCs w:val="24"/>
                    </w:rPr>
                  </w:rPrChange>
                </w:rPr>
                <w:t>Mass Media</w:t>
              </w:r>
            </w:moveTo>
          </w:p>
        </w:tc>
      </w:tr>
      <w:tr w:rsidR="004266B3" w:rsidRPr="004266B3" w14:paraId="001C0045" w14:textId="77777777" w:rsidTr="006875DA">
        <w:trPr>
          <w:trHeight w:val="288"/>
          <w:jc w:val="center"/>
        </w:trPr>
        <w:tc>
          <w:tcPr>
            <w:tcW w:w="788" w:type="pct"/>
            <w:vAlign w:val="center"/>
          </w:tcPr>
          <w:p w14:paraId="1D70A081" w14:textId="77777777" w:rsidR="00C2040A" w:rsidRPr="00200D44" w:rsidRDefault="00C2040A">
            <w:pPr>
              <w:rPr>
                <w:moveTo w:id="8705" w:author="Mohammad Nayeem Hasan" w:date="2023-01-21T00:38:00Z"/>
                <w:rFonts w:ascii="Times New Roman" w:hAnsi="Times New Roman" w:cs="Times New Roman"/>
                <w:sz w:val="20"/>
                <w:szCs w:val="20"/>
                <w:rPrChange w:id="8706" w:author="Mohammad Nayeem Hasan" w:date="2023-01-27T04:20:00Z">
                  <w:rPr>
                    <w:moveTo w:id="8707" w:author="Mohammad Nayeem Hasan" w:date="2023-01-21T00:38:00Z"/>
                    <w:rFonts w:ascii="Times New Roman" w:hAnsi="Times New Roman" w:cs="Times New Roman"/>
                    <w:sz w:val="24"/>
                    <w:szCs w:val="24"/>
                  </w:rPr>
                </w:rPrChange>
              </w:rPr>
              <w:pPrChange w:id="8708" w:author="Mohammad Nayeem Hasan" w:date="2023-01-21T14:56:00Z">
                <w:pPr>
                  <w:jc w:val="both"/>
                </w:pPr>
              </w:pPrChange>
            </w:pPr>
            <w:moveTo w:id="8709" w:author="Mohammad Nayeem Hasan" w:date="2023-01-21T00:38:00Z">
              <w:r w:rsidRPr="00200D44">
                <w:rPr>
                  <w:rFonts w:ascii="Times New Roman" w:hAnsi="Times New Roman" w:cs="Times New Roman"/>
                  <w:sz w:val="20"/>
                  <w:szCs w:val="20"/>
                  <w:rPrChange w:id="8710" w:author="Mohammad Nayeem Hasan" w:date="2023-01-27T04:20:00Z">
                    <w:rPr>
                      <w:rFonts w:ascii="Times New Roman" w:hAnsi="Times New Roman" w:cs="Times New Roman"/>
                      <w:sz w:val="24"/>
                      <w:szCs w:val="24"/>
                    </w:rPr>
                  </w:rPrChange>
                </w:rPr>
                <w:t>Yes</w:t>
              </w:r>
            </w:moveTo>
          </w:p>
        </w:tc>
        <w:tc>
          <w:tcPr>
            <w:tcW w:w="445" w:type="pct"/>
            <w:vAlign w:val="center"/>
          </w:tcPr>
          <w:p w14:paraId="04CA25DF" w14:textId="77777777" w:rsidR="00C2040A" w:rsidRPr="00200D44" w:rsidRDefault="00C2040A">
            <w:pPr>
              <w:rPr>
                <w:moveTo w:id="8711" w:author="Mohammad Nayeem Hasan" w:date="2023-01-21T00:38:00Z"/>
                <w:rFonts w:ascii="Times New Roman" w:hAnsi="Times New Roman" w:cs="Times New Roman"/>
                <w:sz w:val="20"/>
                <w:szCs w:val="20"/>
                <w:rPrChange w:id="8712" w:author="Mohammad Nayeem Hasan" w:date="2023-01-27T04:20:00Z">
                  <w:rPr>
                    <w:moveTo w:id="8713" w:author="Mohammad Nayeem Hasan" w:date="2023-01-21T00:38:00Z"/>
                    <w:rFonts w:ascii="Times New Roman" w:hAnsi="Times New Roman" w:cs="Times New Roman"/>
                    <w:sz w:val="24"/>
                    <w:szCs w:val="24"/>
                  </w:rPr>
                </w:rPrChange>
              </w:rPr>
              <w:pPrChange w:id="8714" w:author="Mohammad Nayeem Hasan" w:date="2023-01-21T14:56:00Z">
                <w:pPr>
                  <w:jc w:val="both"/>
                </w:pPr>
              </w:pPrChange>
            </w:pPr>
            <w:moveTo w:id="8715" w:author="Mohammad Nayeem Hasan" w:date="2023-01-21T00:38:00Z">
              <w:r w:rsidRPr="00200D44">
                <w:rPr>
                  <w:rFonts w:ascii="Times New Roman" w:hAnsi="Times New Roman" w:cs="Times New Roman"/>
                  <w:sz w:val="20"/>
                  <w:szCs w:val="20"/>
                  <w:rPrChange w:id="8716" w:author="Mohammad Nayeem Hasan" w:date="2023-01-27T04:20:00Z">
                    <w:rPr>
                      <w:rFonts w:ascii="Times New Roman" w:hAnsi="Times New Roman" w:cs="Times New Roman"/>
                      <w:sz w:val="24"/>
                      <w:szCs w:val="24"/>
                    </w:rPr>
                  </w:rPrChange>
                </w:rPr>
                <w:t>-</w:t>
              </w:r>
            </w:moveTo>
          </w:p>
        </w:tc>
        <w:tc>
          <w:tcPr>
            <w:tcW w:w="587" w:type="pct"/>
            <w:vAlign w:val="center"/>
          </w:tcPr>
          <w:p w14:paraId="5A1B878B" w14:textId="77777777" w:rsidR="00C2040A" w:rsidRPr="00200D44" w:rsidRDefault="00C2040A">
            <w:pPr>
              <w:rPr>
                <w:moveTo w:id="8717" w:author="Mohammad Nayeem Hasan" w:date="2023-01-21T00:38:00Z"/>
                <w:rFonts w:ascii="Times New Roman" w:hAnsi="Times New Roman" w:cs="Times New Roman"/>
                <w:sz w:val="20"/>
                <w:szCs w:val="20"/>
                <w:rPrChange w:id="8718" w:author="Mohammad Nayeem Hasan" w:date="2023-01-27T04:20:00Z">
                  <w:rPr>
                    <w:moveTo w:id="8719" w:author="Mohammad Nayeem Hasan" w:date="2023-01-21T00:38:00Z"/>
                    <w:rFonts w:ascii="Times New Roman" w:hAnsi="Times New Roman" w:cs="Times New Roman"/>
                    <w:sz w:val="24"/>
                    <w:szCs w:val="24"/>
                  </w:rPr>
                </w:rPrChange>
              </w:rPr>
              <w:pPrChange w:id="8720" w:author="Mohammad Nayeem Hasan" w:date="2023-01-21T14:56:00Z">
                <w:pPr>
                  <w:jc w:val="both"/>
                </w:pPr>
              </w:pPrChange>
            </w:pPr>
            <w:moveTo w:id="8721" w:author="Mohammad Nayeem Hasan" w:date="2023-01-21T00:38:00Z">
              <w:r w:rsidRPr="00200D44">
                <w:rPr>
                  <w:rFonts w:ascii="Times New Roman" w:hAnsi="Times New Roman" w:cs="Times New Roman"/>
                  <w:sz w:val="20"/>
                  <w:szCs w:val="20"/>
                  <w:rPrChange w:id="8722" w:author="Mohammad Nayeem Hasan" w:date="2023-01-27T04:20:00Z">
                    <w:rPr>
                      <w:rFonts w:ascii="Times New Roman" w:hAnsi="Times New Roman" w:cs="Times New Roman"/>
                      <w:sz w:val="24"/>
                      <w:szCs w:val="24"/>
                    </w:rPr>
                  </w:rPrChange>
                </w:rPr>
                <w:t>-</w:t>
              </w:r>
            </w:moveTo>
          </w:p>
        </w:tc>
        <w:tc>
          <w:tcPr>
            <w:tcW w:w="689" w:type="pct"/>
            <w:vMerge w:val="restart"/>
            <w:vAlign w:val="center"/>
          </w:tcPr>
          <w:p w14:paraId="6D2BCDCA" w14:textId="77777777" w:rsidR="00C2040A" w:rsidRPr="00200D44" w:rsidRDefault="00C2040A">
            <w:pPr>
              <w:rPr>
                <w:moveTo w:id="8723" w:author="Mohammad Nayeem Hasan" w:date="2023-01-21T00:38:00Z"/>
                <w:rFonts w:ascii="Times New Roman" w:hAnsi="Times New Roman" w:cs="Times New Roman"/>
                <w:sz w:val="20"/>
                <w:szCs w:val="20"/>
                <w:rPrChange w:id="8724" w:author="Mohammad Nayeem Hasan" w:date="2023-01-27T04:20:00Z">
                  <w:rPr>
                    <w:moveTo w:id="8725" w:author="Mohammad Nayeem Hasan" w:date="2023-01-21T00:38:00Z"/>
                    <w:rFonts w:ascii="Times New Roman" w:hAnsi="Times New Roman" w:cs="Times New Roman"/>
                    <w:sz w:val="24"/>
                    <w:szCs w:val="24"/>
                  </w:rPr>
                </w:rPrChange>
              </w:rPr>
              <w:pPrChange w:id="8726" w:author="Mohammad Nayeem Hasan" w:date="2023-01-21T14:56:00Z">
                <w:pPr>
                  <w:jc w:val="both"/>
                </w:pPr>
              </w:pPrChange>
            </w:pPr>
            <w:moveTo w:id="8727" w:author="Mohammad Nayeem Hasan" w:date="2023-01-21T00:38:00Z">
              <w:r w:rsidRPr="00200D44">
                <w:rPr>
                  <w:rFonts w:ascii="Times New Roman" w:hAnsi="Times New Roman" w:cs="Times New Roman"/>
                  <w:sz w:val="20"/>
                  <w:szCs w:val="20"/>
                  <w:rPrChange w:id="8728" w:author="Mohammad Nayeem Hasan" w:date="2023-01-27T04:20:00Z">
                    <w:rPr>
                      <w:rFonts w:ascii="Times New Roman" w:hAnsi="Times New Roman" w:cs="Times New Roman"/>
                      <w:sz w:val="24"/>
                      <w:szCs w:val="24"/>
                    </w:rPr>
                  </w:rPrChange>
                </w:rPr>
                <w:t>-</w:t>
              </w:r>
            </w:moveTo>
          </w:p>
        </w:tc>
        <w:tc>
          <w:tcPr>
            <w:tcW w:w="389" w:type="pct"/>
            <w:vAlign w:val="center"/>
          </w:tcPr>
          <w:p w14:paraId="4482A69C" w14:textId="77777777" w:rsidR="00C2040A" w:rsidRPr="00200D44" w:rsidRDefault="00C2040A">
            <w:pPr>
              <w:rPr>
                <w:moveTo w:id="8729" w:author="Mohammad Nayeem Hasan" w:date="2023-01-21T00:38:00Z"/>
                <w:rFonts w:ascii="Times New Roman" w:hAnsi="Times New Roman" w:cs="Times New Roman"/>
                <w:sz w:val="20"/>
                <w:szCs w:val="20"/>
                <w:rPrChange w:id="8730" w:author="Mohammad Nayeem Hasan" w:date="2023-01-27T04:20:00Z">
                  <w:rPr>
                    <w:moveTo w:id="8731" w:author="Mohammad Nayeem Hasan" w:date="2023-01-21T00:38:00Z"/>
                    <w:rFonts w:ascii="Times New Roman" w:hAnsi="Times New Roman" w:cs="Times New Roman"/>
                    <w:sz w:val="24"/>
                    <w:szCs w:val="24"/>
                  </w:rPr>
                </w:rPrChange>
              </w:rPr>
              <w:pPrChange w:id="8732" w:author="Mohammad Nayeem Hasan" w:date="2023-01-21T14:56:00Z">
                <w:pPr>
                  <w:jc w:val="both"/>
                </w:pPr>
              </w:pPrChange>
            </w:pPr>
            <w:moveTo w:id="8733" w:author="Mohammad Nayeem Hasan" w:date="2023-01-21T00:38:00Z">
              <w:r w:rsidRPr="00200D44">
                <w:rPr>
                  <w:rFonts w:ascii="Times New Roman" w:hAnsi="Times New Roman" w:cs="Times New Roman"/>
                  <w:sz w:val="20"/>
                  <w:szCs w:val="20"/>
                  <w:rPrChange w:id="8734" w:author="Mohammad Nayeem Hasan" w:date="2023-01-27T04:20:00Z">
                    <w:rPr>
                      <w:rFonts w:ascii="Times New Roman" w:hAnsi="Times New Roman" w:cs="Times New Roman"/>
                      <w:sz w:val="24"/>
                      <w:szCs w:val="24"/>
                    </w:rPr>
                  </w:rPrChange>
                </w:rPr>
                <w:t>398 (4.3)</w:t>
              </w:r>
            </w:moveTo>
          </w:p>
        </w:tc>
        <w:tc>
          <w:tcPr>
            <w:tcW w:w="398" w:type="pct"/>
            <w:vAlign w:val="center"/>
          </w:tcPr>
          <w:p w14:paraId="633E7B9F" w14:textId="57D9B72D" w:rsidR="00C2040A" w:rsidRPr="00200D44" w:rsidRDefault="00C2040A">
            <w:pPr>
              <w:rPr>
                <w:moveTo w:id="8735" w:author="Mohammad Nayeem Hasan" w:date="2023-01-21T00:38:00Z"/>
                <w:rFonts w:ascii="Times New Roman" w:hAnsi="Times New Roman" w:cs="Times New Roman"/>
                <w:sz w:val="20"/>
                <w:szCs w:val="20"/>
                <w:rPrChange w:id="8736" w:author="Mohammad Nayeem Hasan" w:date="2023-01-27T04:20:00Z">
                  <w:rPr>
                    <w:moveTo w:id="8737" w:author="Mohammad Nayeem Hasan" w:date="2023-01-21T00:38:00Z"/>
                    <w:rFonts w:ascii="Times New Roman" w:hAnsi="Times New Roman" w:cs="Times New Roman"/>
                    <w:sz w:val="24"/>
                    <w:szCs w:val="24"/>
                  </w:rPr>
                </w:rPrChange>
              </w:rPr>
              <w:pPrChange w:id="8738" w:author="Mohammad Nayeem Hasan" w:date="2023-01-21T14:56:00Z">
                <w:pPr>
                  <w:jc w:val="both"/>
                </w:pPr>
              </w:pPrChange>
            </w:pPr>
            <w:moveTo w:id="8739" w:author="Mohammad Nayeem Hasan" w:date="2023-01-21T00:38:00Z">
              <w:r w:rsidRPr="00200D44">
                <w:rPr>
                  <w:rFonts w:ascii="Times New Roman" w:hAnsi="Times New Roman" w:cs="Times New Roman"/>
                  <w:sz w:val="20"/>
                  <w:szCs w:val="20"/>
                  <w:rPrChange w:id="8740" w:author="Mohammad Nayeem Hasan" w:date="2023-01-27T04:20:00Z">
                    <w:rPr>
                      <w:rFonts w:ascii="Times New Roman" w:hAnsi="Times New Roman" w:cs="Times New Roman"/>
                      <w:sz w:val="24"/>
                      <w:szCs w:val="24"/>
                    </w:rPr>
                  </w:rPrChange>
                </w:rPr>
                <w:t>8845 (95.</w:t>
              </w:r>
            </w:moveTo>
            <w:ins w:id="8741" w:author="Mohammad Nayeem Hasan" w:date="2023-01-27T16:14:00Z">
              <w:r w:rsidR="004266B3">
                <w:rPr>
                  <w:rFonts w:ascii="Times New Roman" w:hAnsi="Times New Roman" w:cs="Times New Roman"/>
                  <w:sz w:val="20"/>
                  <w:szCs w:val="20"/>
                </w:rPr>
                <w:t>7</w:t>
              </w:r>
            </w:ins>
            <w:moveTo w:id="8742" w:author="Mohammad Nayeem Hasan" w:date="2023-01-21T00:38:00Z">
              <w:del w:id="8743" w:author="Mohammad Nayeem Hasan" w:date="2023-01-27T16:14:00Z">
                <w:r w:rsidRPr="00200D44" w:rsidDel="004266B3">
                  <w:rPr>
                    <w:rFonts w:ascii="Times New Roman" w:hAnsi="Times New Roman" w:cs="Times New Roman"/>
                    <w:sz w:val="20"/>
                    <w:szCs w:val="20"/>
                    <w:rPrChange w:id="8744" w:author="Mohammad Nayeem Hasan" w:date="2023-01-27T04:20:00Z">
                      <w:rPr>
                        <w:rFonts w:ascii="Times New Roman" w:hAnsi="Times New Roman" w:cs="Times New Roman"/>
                        <w:sz w:val="24"/>
                        <w:szCs w:val="24"/>
                      </w:rPr>
                    </w:rPrChange>
                  </w:rPr>
                  <w:delText>7</w:delText>
                </w:r>
              </w:del>
              <w:r w:rsidRPr="00200D44">
                <w:rPr>
                  <w:rFonts w:ascii="Times New Roman" w:hAnsi="Times New Roman" w:cs="Times New Roman"/>
                  <w:sz w:val="20"/>
                  <w:szCs w:val="20"/>
                  <w:rPrChange w:id="8745" w:author="Mohammad Nayeem Hasan" w:date="2023-01-27T04:20:00Z">
                    <w:rPr>
                      <w:rFonts w:ascii="Times New Roman" w:hAnsi="Times New Roman" w:cs="Times New Roman"/>
                      <w:sz w:val="24"/>
                      <w:szCs w:val="24"/>
                    </w:rPr>
                  </w:rPrChange>
                </w:rPr>
                <w:t>)</w:t>
              </w:r>
            </w:moveTo>
          </w:p>
        </w:tc>
        <w:tc>
          <w:tcPr>
            <w:tcW w:w="435" w:type="pct"/>
            <w:vMerge w:val="restart"/>
            <w:vAlign w:val="center"/>
          </w:tcPr>
          <w:p w14:paraId="6F197181" w14:textId="77777777" w:rsidR="00C2040A" w:rsidRPr="00200D44" w:rsidRDefault="00C2040A">
            <w:pPr>
              <w:rPr>
                <w:moveTo w:id="8746" w:author="Mohammad Nayeem Hasan" w:date="2023-01-21T00:38:00Z"/>
                <w:rFonts w:ascii="Times New Roman" w:hAnsi="Times New Roman" w:cs="Times New Roman"/>
                <w:sz w:val="20"/>
                <w:szCs w:val="20"/>
                <w:rPrChange w:id="8747" w:author="Mohammad Nayeem Hasan" w:date="2023-01-27T04:20:00Z">
                  <w:rPr>
                    <w:moveTo w:id="8748" w:author="Mohammad Nayeem Hasan" w:date="2023-01-21T00:38:00Z"/>
                    <w:rFonts w:ascii="Times New Roman" w:hAnsi="Times New Roman" w:cs="Times New Roman"/>
                    <w:sz w:val="24"/>
                    <w:szCs w:val="24"/>
                  </w:rPr>
                </w:rPrChange>
              </w:rPr>
              <w:pPrChange w:id="8749" w:author="Mohammad Nayeem Hasan" w:date="2023-01-21T14:56:00Z">
                <w:pPr>
                  <w:jc w:val="both"/>
                </w:pPr>
              </w:pPrChange>
            </w:pPr>
            <w:moveTo w:id="8750" w:author="Mohammad Nayeem Hasan" w:date="2023-01-21T00:38:00Z">
              <w:r w:rsidRPr="00200D44">
                <w:rPr>
                  <w:rFonts w:ascii="Times New Roman" w:hAnsi="Times New Roman" w:cs="Times New Roman"/>
                  <w:sz w:val="20"/>
                  <w:szCs w:val="20"/>
                  <w:rPrChange w:id="8751" w:author="Mohammad Nayeem Hasan" w:date="2023-01-27T04:20:00Z">
                    <w:rPr>
                      <w:rFonts w:ascii="Times New Roman" w:hAnsi="Times New Roman" w:cs="Times New Roman"/>
                      <w:sz w:val="24"/>
                      <w:szCs w:val="24"/>
                    </w:rPr>
                  </w:rPrChange>
                </w:rPr>
                <w:t>0.817</w:t>
              </w:r>
            </w:moveTo>
          </w:p>
        </w:tc>
        <w:tc>
          <w:tcPr>
            <w:tcW w:w="389" w:type="pct"/>
            <w:vAlign w:val="center"/>
          </w:tcPr>
          <w:p w14:paraId="3E244D89" w14:textId="77777777" w:rsidR="00C2040A" w:rsidRPr="00200D44" w:rsidRDefault="00C2040A">
            <w:pPr>
              <w:rPr>
                <w:moveTo w:id="8752" w:author="Mohammad Nayeem Hasan" w:date="2023-01-21T00:38:00Z"/>
                <w:rFonts w:ascii="Times New Roman" w:hAnsi="Times New Roman" w:cs="Times New Roman"/>
                <w:sz w:val="20"/>
                <w:szCs w:val="20"/>
                <w:rPrChange w:id="8753" w:author="Mohammad Nayeem Hasan" w:date="2023-01-27T04:20:00Z">
                  <w:rPr>
                    <w:moveTo w:id="8754" w:author="Mohammad Nayeem Hasan" w:date="2023-01-21T00:38:00Z"/>
                    <w:rFonts w:ascii="Times New Roman" w:hAnsi="Times New Roman" w:cs="Times New Roman"/>
                    <w:sz w:val="24"/>
                    <w:szCs w:val="24"/>
                  </w:rPr>
                </w:rPrChange>
              </w:rPr>
              <w:pPrChange w:id="8755" w:author="Mohammad Nayeem Hasan" w:date="2023-01-21T14:56:00Z">
                <w:pPr>
                  <w:jc w:val="both"/>
                </w:pPr>
              </w:pPrChange>
            </w:pPr>
            <w:moveTo w:id="8756" w:author="Mohammad Nayeem Hasan" w:date="2023-01-21T00:38:00Z">
              <w:r w:rsidRPr="00200D44">
                <w:rPr>
                  <w:rFonts w:ascii="Times New Roman" w:hAnsi="Times New Roman" w:cs="Times New Roman"/>
                  <w:sz w:val="20"/>
                  <w:szCs w:val="20"/>
                  <w:rPrChange w:id="8757" w:author="Mohammad Nayeem Hasan" w:date="2023-01-27T04:20:00Z">
                    <w:rPr>
                      <w:rFonts w:ascii="Times New Roman" w:hAnsi="Times New Roman" w:cs="Times New Roman"/>
                      <w:sz w:val="24"/>
                      <w:szCs w:val="24"/>
                    </w:rPr>
                  </w:rPrChange>
                </w:rPr>
                <w:t>851 (6.6)</w:t>
              </w:r>
            </w:moveTo>
          </w:p>
        </w:tc>
        <w:tc>
          <w:tcPr>
            <w:tcW w:w="445" w:type="pct"/>
            <w:vAlign w:val="center"/>
          </w:tcPr>
          <w:p w14:paraId="11BF5B5C" w14:textId="77777777" w:rsidR="00C2040A" w:rsidRPr="00200D44" w:rsidRDefault="00C2040A">
            <w:pPr>
              <w:rPr>
                <w:moveTo w:id="8758" w:author="Mohammad Nayeem Hasan" w:date="2023-01-21T00:38:00Z"/>
                <w:rFonts w:ascii="Times New Roman" w:hAnsi="Times New Roman" w:cs="Times New Roman"/>
                <w:sz w:val="20"/>
                <w:szCs w:val="20"/>
                <w:rPrChange w:id="8759" w:author="Mohammad Nayeem Hasan" w:date="2023-01-27T04:20:00Z">
                  <w:rPr>
                    <w:moveTo w:id="8760" w:author="Mohammad Nayeem Hasan" w:date="2023-01-21T00:38:00Z"/>
                    <w:rFonts w:ascii="Times New Roman" w:hAnsi="Times New Roman" w:cs="Times New Roman"/>
                    <w:sz w:val="24"/>
                    <w:szCs w:val="24"/>
                  </w:rPr>
                </w:rPrChange>
              </w:rPr>
              <w:pPrChange w:id="8761" w:author="Mohammad Nayeem Hasan" w:date="2023-01-21T14:56:00Z">
                <w:pPr>
                  <w:jc w:val="both"/>
                </w:pPr>
              </w:pPrChange>
            </w:pPr>
            <w:moveTo w:id="8762" w:author="Mohammad Nayeem Hasan" w:date="2023-01-21T00:38:00Z">
              <w:r w:rsidRPr="00200D44">
                <w:rPr>
                  <w:rFonts w:ascii="Times New Roman" w:hAnsi="Times New Roman" w:cs="Times New Roman"/>
                  <w:sz w:val="20"/>
                  <w:szCs w:val="20"/>
                  <w:rPrChange w:id="8763" w:author="Mohammad Nayeem Hasan" w:date="2023-01-27T04:20:00Z">
                    <w:rPr>
                      <w:rFonts w:ascii="Times New Roman" w:hAnsi="Times New Roman" w:cs="Times New Roman"/>
                      <w:sz w:val="24"/>
                      <w:szCs w:val="24"/>
                    </w:rPr>
                  </w:rPrChange>
                </w:rPr>
                <w:t>11968 (93.4)</w:t>
              </w:r>
            </w:moveTo>
          </w:p>
        </w:tc>
        <w:tc>
          <w:tcPr>
            <w:tcW w:w="435" w:type="pct"/>
            <w:vMerge w:val="restart"/>
            <w:vAlign w:val="center"/>
          </w:tcPr>
          <w:p w14:paraId="7520A30C" w14:textId="77777777" w:rsidR="00C2040A" w:rsidRPr="00200D44" w:rsidRDefault="00C2040A">
            <w:pPr>
              <w:rPr>
                <w:moveTo w:id="8764" w:author="Mohammad Nayeem Hasan" w:date="2023-01-21T00:38:00Z"/>
                <w:rFonts w:ascii="Times New Roman" w:hAnsi="Times New Roman" w:cs="Times New Roman"/>
                <w:sz w:val="20"/>
                <w:szCs w:val="20"/>
                <w:rPrChange w:id="8765" w:author="Mohammad Nayeem Hasan" w:date="2023-01-27T04:20:00Z">
                  <w:rPr>
                    <w:moveTo w:id="8766" w:author="Mohammad Nayeem Hasan" w:date="2023-01-21T00:38:00Z"/>
                    <w:rFonts w:ascii="Times New Roman" w:hAnsi="Times New Roman" w:cs="Times New Roman"/>
                    <w:sz w:val="24"/>
                    <w:szCs w:val="24"/>
                  </w:rPr>
                </w:rPrChange>
              </w:rPr>
              <w:pPrChange w:id="8767" w:author="Mohammad Nayeem Hasan" w:date="2023-01-21T14:56:00Z">
                <w:pPr>
                  <w:jc w:val="both"/>
                </w:pPr>
              </w:pPrChange>
            </w:pPr>
            <w:moveTo w:id="8768" w:author="Mohammad Nayeem Hasan" w:date="2023-01-21T00:38:00Z">
              <w:r w:rsidRPr="00200D44">
                <w:rPr>
                  <w:rFonts w:ascii="Times New Roman" w:hAnsi="Times New Roman" w:cs="Times New Roman"/>
                  <w:sz w:val="20"/>
                  <w:szCs w:val="20"/>
                  <w:rPrChange w:id="8769" w:author="Mohammad Nayeem Hasan" w:date="2023-01-27T04:20:00Z">
                    <w:rPr>
                      <w:rFonts w:ascii="Times New Roman" w:hAnsi="Times New Roman" w:cs="Times New Roman"/>
                      <w:sz w:val="24"/>
                      <w:szCs w:val="24"/>
                    </w:rPr>
                  </w:rPrChange>
                </w:rPr>
                <w:t>0.059</w:t>
              </w:r>
            </w:moveTo>
          </w:p>
        </w:tc>
      </w:tr>
      <w:tr w:rsidR="004266B3" w:rsidRPr="004266B3" w14:paraId="287CBF8B" w14:textId="77777777" w:rsidTr="006875DA">
        <w:trPr>
          <w:trHeight w:val="288"/>
          <w:jc w:val="center"/>
        </w:trPr>
        <w:tc>
          <w:tcPr>
            <w:tcW w:w="788" w:type="pct"/>
            <w:vAlign w:val="center"/>
          </w:tcPr>
          <w:p w14:paraId="4D4302C0" w14:textId="77777777" w:rsidR="00C2040A" w:rsidRPr="00200D44" w:rsidRDefault="00C2040A">
            <w:pPr>
              <w:rPr>
                <w:moveTo w:id="8770" w:author="Mohammad Nayeem Hasan" w:date="2023-01-21T00:38:00Z"/>
                <w:rFonts w:ascii="Times New Roman" w:hAnsi="Times New Roman" w:cs="Times New Roman"/>
                <w:sz w:val="20"/>
                <w:szCs w:val="20"/>
                <w:rPrChange w:id="8771" w:author="Mohammad Nayeem Hasan" w:date="2023-01-27T04:20:00Z">
                  <w:rPr>
                    <w:moveTo w:id="8772" w:author="Mohammad Nayeem Hasan" w:date="2023-01-21T00:38:00Z"/>
                    <w:rFonts w:ascii="Times New Roman" w:hAnsi="Times New Roman" w:cs="Times New Roman"/>
                    <w:sz w:val="24"/>
                    <w:szCs w:val="24"/>
                  </w:rPr>
                </w:rPrChange>
              </w:rPr>
              <w:pPrChange w:id="8773" w:author="Mohammad Nayeem Hasan" w:date="2023-01-21T14:56:00Z">
                <w:pPr>
                  <w:jc w:val="both"/>
                </w:pPr>
              </w:pPrChange>
            </w:pPr>
            <w:moveTo w:id="8774" w:author="Mohammad Nayeem Hasan" w:date="2023-01-21T00:38:00Z">
              <w:r w:rsidRPr="00200D44">
                <w:rPr>
                  <w:rFonts w:ascii="Times New Roman" w:hAnsi="Times New Roman" w:cs="Times New Roman"/>
                  <w:sz w:val="20"/>
                  <w:szCs w:val="20"/>
                  <w:rPrChange w:id="8775" w:author="Mohammad Nayeem Hasan" w:date="2023-01-27T04:20:00Z">
                    <w:rPr>
                      <w:rFonts w:ascii="Times New Roman" w:hAnsi="Times New Roman" w:cs="Times New Roman"/>
                      <w:sz w:val="24"/>
                      <w:szCs w:val="24"/>
                    </w:rPr>
                  </w:rPrChange>
                </w:rPr>
                <w:t>No</w:t>
              </w:r>
            </w:moveTo>
          </w:p>
        </w:tc>
        <w:tc>
          <w:tcPr>
            <w:tcW w:w="445" w:type="pct"/>
            <w:vAlign w:val="center"/>
          </w:tcPr>
          <w:p w14:paraId="1ECD559F" w14:textId="77777777" w:rsidR="00C2040A" w:rsidRPr="00200D44" w:rsidRDefault="00C2040A">
            <w:pPr>
              <w:rPr>
                <w:moveTo w:id="8776" w:author="Mohammad Nayeem Hasan" w:date="2023-01-21T00:38:00Z"/>
                <w:rFonts w:ascii="Times New Roman" w:hAnsi="Times New Roman" w:cs="Times New Roman"/>
                <w:sz w:val="20"/>
                <w:szCs w:val="20"/>
                <w:rPrChange w:id="8777" w:author="Mohammad Nayeem Hasan" w:date="2023-01-27T04:20:00Z">
                  <w:rPr>
                    <w:moveTo w:id="8778" w:author="Mohammad Nayeem Hasan" w:date="2023-01-21T00:38:00Z"/>
                    <w:rFonts w:ascii="Times New Roman" w:hAnsi="Times New Roman" w:cs="Times New Roman"/>
                    <w:sz w:val="24"/>
                    <w:szCs w:val="24"/>
                  </w:rPr>
                </w:rPrChange>
              </w:rPr>
              <w:pPrChange w:id="8779" w:author="Mohammad Nayeem Hasan" w:date="2023-01-21T14:56:00Z">
                <w:pPr>
                  <w:jc w:val="both"/>
                </w:pPr>
              </w:pPrChange>
            </w:pPr>
            <w:moveTo w:id="8780" w:author="Mohammad Nayeem Hasan" w:date="2023-01-21T00:38:00Z">
              <w:r w:rsidRPr="00200D44">
                <w:rPr>
                  <w:rFonts w:ascii="Times New Roman" w:hAnsi="Times New Roman" w:cs="Times New Roman"/>
                  <w:sz w:val="20"/>
                  <w:szCs w:val="20"/>
                  <w:rPrChange w:id="8781" w:author="Mohammad Nayeem Hasan" w:date="2023-01-27T04:20:00Z">
                    <w:rPr>
                      <w:rFonts w:ascii="Times New Roman" w:hAnsi="Times New Roman" w:cs="Times New Roman"/>
                      <w:sz w:val="24"/>
                      <w:szCs w:val="24"/>
                    </w:rPr>
                  </w:rPrChange>
                </w:rPr>
                <w:t>-</w:t>
              </w:r>
            </w:moveTo>
          </w:p>
        </w:tc>
        <w:tc>
          <w:tcPr>
            <w:tcW w:w="587" w:type="pct"/>
            <w:vAlign w:val="center"/>
          </w:tcPr>
          <w:p w14:paraId="465A7CC5" w14:textId="77777777" w:rsidR="00C2040A" w:rsidRPr="00200D44" w:rsidRDefault="00C2040A">
            <w:pPr>
              <w:rPr>
                <w:moveTo w:id="8782" w:author="Mohammad Nayeem Hasan" w:date="2023-01-21T00:38:00Z"/>
                <w:rFonts w:ascii="Times New Roman" w:hAnsi="Times New Roman" w:cs="Times New Roman"/>
                <w:sz w:val="20"/>
                <w:szCs w:val="20"/>
                <w:rPrChange w:id="8783" w:author="Mohammad Nayeem Hasan" w:date="2023-01-27T04:20:00Z">
                  <w:rPr>
                    <w:moveTo w:id="8784" w:author="Mohammad Nayeem Hasan" w:date="2023-01-21T00:38:00Z"/>
                    <w:rFonts w:ascii="Times New Roman" w:hAnsi="Times New Roman" w:cs="Times New Roman"/>
                    <w:sz w:val="24"/>
                    <w:szCs w:val="24"/>
                  </w:rPr>
                </w:rPrChange>
              </w:rPr>
              <w:pPrChange w:id="8785" w:author="Mohammad Nayeem Hasan" w:date="2023-01-21T14:56:00Z">
                <w:pPr>
                  <w:jc w:val="both"/>
                </w:pPr>
              </w:pPrChange>
            </w:pPr>
            <w:moveTo w:id="8786" w:author="Mohammad Nayeem Hasan" w:date="2023-01-21T00:38:00Z">
              <w:r w:rsidRPr="00200D44">
                <w:rPr>
                  <w:rFonts w:ascii="Times New Roman" w:hAnsi="Times New Roman" w:cs="Times New Roman"/>
                  <w:sz w:val="20"/>
                  <w:szCs w:val="20"/>
                  <w:rPrChange w:id="8787" w:author="Mohammad Nayeem Hasan" w:date="2023-01-27T04:20:00Z">
                    <w:rPr>
                      <w:rFonts w:ascii="Times New Roman" w:hAnsi="Times New Roman" w:cs="Times New Roman"/>
                      <w:sz w:val="24"/>
                      <w:szCs w:val="24"/>
                    </w:rPr>
                  </w:rPrChange>
                </w:rPr>
                <w:t>-</w:t>
              </w:r>
            </w:moveTo>
          </w:p>
        </w:tc>
        <w:tc>
          <w:tcPr>
            <w:tcW w:w="689" w:type="pct"/>
            <w:vMerge/>
            <w:vAlign w:val="center"/>
          </w:tcPr>
          <w:p w14:paraId="18715A66" w14:textId="77777777" w:rsidR="00C2040A" w:rsidRPr="00200D44" w:rsidRDefault="00C2040A">
            <w:pPr>
              <w:rPr>
                <w:moveTo w:id="8788" w:author="Mohammad Nayeem Hasan" w:date="2023-01-21T00:38:00Z"/>
                <w:rFonts w:ascii="Times New Roman" w:hAnsi="Times New Roman" w:cs="Times New Roman"/>
                <w:sz w:val="20"/>
                <w:szCs w:val="20"/>
                <w:rPrChange w:id="8789" w:author="Mohammad Nayeem Hasan" w:date="2023-01-27T04:20:00Z">
                  <w:rPr>
                    <w:moveTo w:id="8790" w:author="Mohammad Nayeem Hasan" w:date="2023-01-21T00:38:00Z"/>
                    <w:rFonts w:ascii="Times New Roman" w:hAnsi="Times New Roman" w:cs="Times New Roman"/>
                    <w:sz w:val="24"/>
                    <w:szCs w:val="24"/>
                  </w:rPr>
                </w:rPrChange>
              </w:rPr>
              <w:pPrChange w:id="8791" w:author="Mohammad Nayeem Hasan" w:date="2023-01-21T14:56:00Z">
                <w:pPr>
                  <w:jc w:val="both"/>
                </w:pPr>
              </w:pPrChange>
            </w:pPr>
          </w:p>
        </w:tc>
        <w:tc>
          <w:tcPr>
            <w:tcW w:w="389" w:type="pct"/>
            <w:vAlign w:val="center"/>
          </w:tcPr>
          <w:p w14:paraId="4FA5C3CF" w14:textId="77777777" w:rsidR="00C2040A" w:rsidRPr="00200D44" w:rsidRDefault="00C2040A">
            <w:pPr>
              <w:rPr>
                <w:moveTo w:id="8792" w:author="Mohammad Nayeem Hasan" w:date="2023-01-21T00:38:00Z"/>
                <w:rFonts w:ascii="Times New Roman" w:hAnsi="Times New Roman" w:cs="Times New Roman"/>
                <w:sz w:val="20"/>
                <w:szCs w:val="20"/>
                <w:rPrChange w:id="8793" w:author="Mohammad Nayeem Hasan" w:date="2023-01-27T04:20:00Z">
                  <w:rPr>
                    <w:moveTo w:id="8794" w:author="Mohammad Nayeem Hasan" w:date="2023-01-21T00:38:00Z"/>
                    <w:rFonts w:ascii="Times New Roman" w:hAnsi="Times New Roman" w:cs="Times New Roman"/>
                    <w:sz w:val="24"/>
                    <w:szCs w:val="24"/>
                  </w:rPr>
                </w:rPrChange>
              </w:rPr>
              <w:pPrChange w:id="8795" w:author="Mohammad Nayeem Hasan" w:date="2023-01-21T14:56:00Z">
                <w:pPr>
                  <w:jc w:val="both"/>
                </w:pPr>
              </w:pPrChange>
            </w:pPr>
            <w:moveTo w:id="8796" w:author="Mohammad Nayeem Hasan" w:date="2023-01-21T00:38:00Z">
              <w:r w:rsidRPr="00200D44">
                <w:rPr>
                  <w:rFonts w:ascii="Times New Roman" w:hAnsi="Times New Roman" w:cs="Times New Roman"/>
                  <w:sz w:val="20"/>
                  <w:szCs w:val="20"/>
                  <w:rPrChange w:id="8797" w:author="Mohammad Nayeem Hasan" w:date="2023-01-27T04:20:00Z">
                    <w:rPr>
                      <w:rFonts w:ascii="Times New Roman" w:hAnsi="Times New Roman" w:cs="Times New Roman"/>
                      <w:sz w:val="24"/>
                      <w:szCs w:val="24"/>
                    </w:rPr>
                  </w:rPrChange>
                </w:rPr>
                <w:t>363 (4.2)</w:t>
              </w:r>
            </w:moveTo>
          </w:p>
        </w:tc>
        <w:tc>
          <w:tcPr>
            <w:tcW w:w="398" w:type="pct"/>
            <w:vAlign w:val="center"/>
          </w:tcPr>
          <w:p w14:paraId="2555C45A" w14:textId="77777777" w:rsidR="00C2040A" w:rsidRPr="00200D44" w:rsidRDefault="00C2040A">
            <w:pPr>
              <w:rPr>
                <w:moveTo w:id="8798" w:author="Mohammad Nayeem Hasan" w:date="2023-01-21T00:38:00Z"/>
                <w:rFonts w:ascii="Times New Roman" w:hAnsi="Times New Roman" w:cs="Times New Roman"/>
                <w:sz w:val="20"/>
                <w:szCs w:val="20"/>
                <w:rPrChange w:id="8799" w:author="Mohammad Nayeem Hasan" w:date="2023-01-27T04:20:00Z">
                  <w:rPr>
                    <w:moveTo w:id="8800" w:author="Mohammad Nayeem Hasan" w:date="2023-01-21T00:38:00Z"/>
                    <w:rFonts w:ascii="Times New Roman" w:hAnsi="Times New Roman" w:cs="Times New Roman"/>
                    <w:sz w:val="24"/>
                    <w:szCs w:val="24"/>
                  </w:rPr>
                </w:rPrChange>
              </w:rPr>
              <w:pPrChange w:id="8801" w:author="Mohammad Nayeem Hasan" w:date="2023-01-21T14:56:00Z">
                <w:pPr>
                  <w:jc w:val="both"/>
                </w:pPr>
              </w:pPrChange>
            </w:pPr>
            <w:moveTo w:id="8802" w:author="Mohammad Nayeem Hasan" w:date="2023-01-21T00:38:00Z">
              <w:r w:rsidRPr="00200D44">
                <w:rPr>
                  <w:rFonts w:ascii="Times New Roman" w:hAnsi="Times New Roman" w:cs="Times New Roman"/>
                  <w:sz w:val="20"/>
                  <w:szCs w:val="20"/>
                  <w:rPrChange w:id="8803" w:author="Mohammad Nayeem Hasan" w:date="2023-01-27T04:20:00Z">
                    <w:rPr>
                      <w:rFonts w:ascii="Times New Roman" w:hAnsi="Times New Roman" w:cs="Times New Roman"/>
                      <w:sz w:val="24"/>
                      <w:szCs w:val="24"/>
                    </w:rPr>
                  </w:rPrChange>
                </w:rPr>
                <w:t>8250 (95.8)</w:t>
              </w:r>
            </w:moveTo>
          </w:p>
        </w:tc>
        <w:tc>
          <w:tcPr>
            <w:tcW w:w="435" w:type="pct"/>
            <w:vMerge/>
            <w:vAlign w:val="center"/>
          </w:tcPr>
          <w:p w14:paraId="665A769A" w14:textId="77777777" w:rsidR="00C2040A" w:rsidRPr="00200D44" w:rsidRDefault="00C2040A">
            <w:pPr>
              <w:rPr>
                <w:moveTo w:id="8804" w:author="Mohammad Nayeem Hasan" w:date="2023-01-21T00:38:00Z"/>
                <w:rFonts w:ascii="Times New Roman" w:hAnsi="Times New Roman" w:cs="Times New Roman"/>
                <w:sz w:val="20"/>
                <w:szCs w:val="20"/>
                <w:rPrChange w:id="8805" w:author="Mohammad Nayeem Hasan" w:date="2023-01-27T04:20:00Z">
                  <w:rPr>
                    <w:moveTo w:id="8806" w:author="Mohammad Nayeem Hasan" w:date="2023-01-21T00:38:00Z"/>
                    <w:rFonts w:ascii="Times New Roman" w:hAnsi="Times New Roman" w:cs="Times New Roman"/>
                    <w:sz w:val="24"/>
                    <w:szCs w:val="24"/>
                  </w:rPr>
                </w:rPrChange>
              </w:rPr>
              <w:pPrChange w:id="8807" w:author="Mohammad Nayeem Hasan" w:date="2023-01-21T14:56:00Z">
                <w:pPr>
                  <w:jc w:val="both"/>
                </w:pPr>
              </w:pPrChange>
            </w:pPr>
          </w:p>
        </w:tc>
        <w:tc>
          <w:tcPr>
            <w:tcW w:w="389" w:type="pct"/>
            <w:vAlign w:val="center"/>
          </w:tcPr>
          <w:p w14:paraId="3784DDD8" w14:textId="77777777" w:rsidR="00C2040A" w:rsidRPr="00200D44" w:rsidRDefault="00C2040A">
            <w:pPr>
              <w:rPr>
                <w:moveTo w:id="8808" w:author="Mohammad Nayeem Hasan" w:date="2023-01-21T00:38:00Z"/>
                <w:rFonts w:ascii="Times New Roman" w:hAnsi="Times New Roman" w:cs="Times New Roman"/>
                <w:sz w:val="20"/>
                <w:szCs w:val="20"/>
                <w:rPrChange w:id="8809" w:author="Mohammad Nayeem Hasan" w:date="2023-01-27T04:20:00Z">
                  <w:rPr>
                    <w:moveTo w:id="8810" w:author="Mohammad Nayeem Hasan" w:date="2023-01-21T00:38:00Z"/>
                    <w:rFonts w:ascii="Times New Roman" w:hAnsi="Times New Roman" w:cs="Times New Roman"/>
                    <w:sz w:val="24"/>
                    <w:szCs w:val="24"/>
                  </w:rPr>
                </w:rPrChange>
              </w:rPr>
              <w:pPrChange w:id="8811" w:author="Mohammad Nayeem Hasan" w:date="2023-01-21T14:56:00Z">
                <w:pPr>
                  <w:jc w:val="both"/>
                </w:pPr>
              </w:pPrChange>
            </w:pPr>
            <w:moveTo w:id="8812" w:author="Mohammad Nayeem Hasan" w:date="2023-01-21T00:38:00Z">
              <w:r w:rsidRPr="00200D44">
                <w:rPr>
                  <w:rFonts w:ascii="Times New Roman" w:hAnsi="Times New Roman" w:cs="Times New Roman"/>
                  <w:sz w:val="20"/>
                  <w:szCs w:val="20"/>
                  <w:rPrChange w:id="8813" w:author="Mohammad Nayeem Hasan" w:date="2023-01-27T04:20:00Z">
                    <w:rPr>
                      <w:rFonts w:ascii="Times New Roman" w:hAnsi="Times New Roman" w:cs="Times New Roman"/>
                      <w:sz w:val="24"/>
                      <w:szCs w:val="24"/>
                    </w:rPr>
                  </w:rPrChange>
                </w:rPr>
                <w:t>634 (7.4)</w:t>
              </w:r>
            </w:moveTo>
          </w:p>
        </w:tc>
        <w:tc>
          <w:tcPr>
            <w:tcW w:w="445" w:type="pct"/>
            <w:vAlign w:val="center"/>
          </w:tcPr>
          <w:p w14:paraId="7F3F7085" w14:textId="77777777" w:rsidR="00C2040A" w:rsidRPr="00200D44" w:rsidRDefault="00C2040A">
            <w:pPr>
              <w:rPr>
                <w:moveTo w:id="8814" w:author="Mohammad Nayeem Hasan" w:date="2023-01-21T00:38:00Z"/>
                <w:rFonts w:ascii="Times New Roman" w:hAnsi="Times New Roman" w:cs="Times New Roman"/>
                <w:sz w:val="20"/>
                <w:szCs w:val="20"/>
                <w:rPrChange w:id="8815" w:author="Mohammad Nayeem Hasan" w:date="2023-01-27T04:20:00Z">
                  <w:rPr>
                    <w:moveTo w:id="8816" w:author="Mohammad Nayeem Hasan" w:date="2023-01-21T00:38:00Z"/>
                    <w:rFonts w:ascii="Times New Roman" w:hAnsi="Times New Roman" w:cs="Times New Roman"/>
                    <w:sz w:val="24"/>
                    <w:szCs w:val="24"/>
                  </w:rPr>
                </w:rPrChange>
              </w:rPr>
              <w:pPrChange w:id="8817" w:author="Mohammad Nayeem Hasan" w:date="2023-01-21T14:56:00Z">
                <w:pPr>
                  <w:jc w:val="both"/>
                </w:pPr>
              </w:pPrChange>
            </w:pPr>
            <w:moveTo w:id="8818" w:author="Mohammad Nayeem Hasan" w:date="2023-01-21T00:38:00Z">
              <w:r w:rsidRPr="00200D44">
                <w:rPr>
                  <w:rFonts w:ascii="Times New Roman" w:hAnsi="Times New Roman" w:cs="Times New Roman"/>
                  <w:sz w:val="20"/>
                  <w:szCs w:val="20"/>
                  <w:rPrChange w:id="8819" w:author="Mohammad Nayeem Hasan" w:date="2023-01-27T04:20:00Z">
                    <w:rPr>
                      <w:rFonts w:ascii="Times New Roman" w:hAnsi="Times New Roman" w:cs="Times New Roman"/>
                      <w:sz w:val="24"/>
                      <w:szCs w:val="24"/>
                    </w:rPr>
                  </w:rPrChange>
                </w:rPr>
                <w:t>7930 (92.6)</w:t>
              </w:r>
            </w:moveTo>
          </w:p>
        </w:tc>
        <w:tc>
          <w:tcPr>
            <w:tcW w:w="435" w:type="pct"/>
            <w:vMerge/>
            <w:vAlign w:val="center"/>
          </w:tcPr>
          <w:p w14:paraId="3FCCA257" w14:textId="77777777" w:rsidR="00C2040A" w:rsidRPr="00200D44" w:rsidRDefault="00C2040A">
            <w:pPr>
              <w:rPr>
                <w:moveTo w:id="8820" w:author="Mohammad Nayeem Hasan" w:date="2023-01-21T00:38:00Z"/>
                <w:rFonts w:ascii="Times New Roman" w:hAnsi="Times New Roman" w:cs="Times New Roman"/>
                <w:sz w:val="20"/>
                <w:szCs w:val="20"/>
                <w:rPrChange w:id="8821" w:author="Mohammad Nayeem Hasan" w:date="2023-01-27T04:20:00Z">
                  <w:rPr>
                    <w:moveTo w:id="8822" w:author="Mohammad Nayeem Hasan" w:date="2023-01-21T00:38:00Z"/>
                    <w:rFonts w:ascii="Times New Roman" w:hAnsi="Times New Roman" w:cs="Times New Roman"/>
                    <w:sz w:val="24"/>
                    <w:szCs w:val="24"/>
                  </w:rPr>
                </w:rPrChange>
              </w:rPr>
              <w:pPrChange w:id="8823" w:author="Mohammad Nayeem Hasan" w:date="2023-01-21T14:56:00Z">
                <w:pPr>
                  <w:jc w:val="both"/>
                </w:pPr>
              </w:pPrChange>
            </w:pPr>
          </w:p>
        </w:tc>
      </w:tr>
      <w:tr w:rsidR="00C2040A" w:rsidRPr="00200D44" w14:paraId="59640A52" w14:textId="77777777" w:rsidTr="00F13B5B">
        <w:trPr>
          <w:trHeight w:val="257"/>
          <w:jc w:val="center"/>
        </w:trPr>
        <w:tc>
          <w:tcPr>
            <w:tcW w:w="5000" w:type="pct"/>
            <w:gridSpan w:val="10"/>
            <w:vAlign w:val="center"/>
          </w:tcPr>
          <w:p w14:paraId="54CD0C77" w14:textId="77777777" w:rsidR="00C2040A" w:rsidRPr="00200D44" w:rsidRDefault="00C2040A">
            <w:pPr>
              <w:rPr>
                <w:moveTo w:id="8824" w:author="Mohammad Nayeem Hasan" w:date="2023-01-21T00:38:00Z"/>
                <w:rFonts w:ascii="Times New Roman" w:hAnsi="Times New Roman" w:cs="Times New Roman"/>
                <w:sz w:val="20"/>
                <w:szCs w:val="20"/>
                <w:rPrChange w:id="8825" w:author="Mohammad Nayeem Hasan" w:date="2023-01-27T04:20:00Z">
                  <w:rPr>
                    <w:moveTo w:id="8826" w:author="Mohammad Nayeem Hasan" w:date="2023-01-21T00:38:00Z"/>
                    <w:rFonts w:ascii="Times New Roman" w:hAnsi="Times New Roman" w:cs="Times New Roman"/>
                    <w:sz w:val="24"/>
                    <w:szCs w:val="24"/>
                  </w:rPr>
                </w:rPrChange>
              </w:rPr>
              <w:pPrChange w:id="8827" w:author="Mohammad Nayeem Hasan" w:date="2023-01-21T14:56:00Z">
                <w:pPr>
                  <w:jc w:val="both"/>
                </w:pPr>
              </w:pPrChange>
            </w:pPr>
            <w:moveTo w:id="8828" w:author="Mohammad Nayeem Hasan" w:date="2023-01-21T00:38:00Z">
              <w:r w:rsidRPr="00200D44">
                <w:rPr>
                  <w:rFonts w:ascii="Times New Roman" w:hAnsi="Times New Roman" w:cs="Times New Roman"/>
                  <w:sz w:val="20"/>
                  <w:szCs w:val="20"/>
                  <w:rPrChange w:id="8829" w:author="Mohammad Nayeem Hasan" w:date="2023-01-27T04:20:00Z">
                    <w:rPr>
                      <w:rFonts w:ascii="Times New Roman" w:hAnsi="Times New Roman" w:cs="Times New Roman"/>
                      <w:sz w:val="24"/>
                      <w:szCs w:val="24"/>
                    </w:rPr>
                  </w:rPrChange>
                </w:rPr>
                <w:t>Household size</w:t>
              </w:r>
            </w:moveTo>
          </w:p>
        </w:tc>
      </w:tr>
      <w:tr w:rsidR="004266B3" w:rsidRPr="004266B3" w14:paraId="709CEB85" w14:textId="77777777" w:rsidTr="006875DA">
        <w:trPr>
          <w:trHeight w:val="257"/>
          <w:jc w:val="center"/>
        </w:trPr>
        <w:tc>
          <w:tcPr>
            <w:tcW w:w="788" w:type="pct"/>
            <w:vAlign w:val="center"/>
          </w:tcPr>
          <w:p w14:paraId="6DECC480" w14:textId="77777777" w:rsidR="00C2040A" w:rsidRPr="00200D44" w:rsidRDefault="00C2040A">
            <w:pPr>
              <w:rPr>
                <w:moveTo w:id="8830" w:author="Mohammad Nayeem Hasan" w:date="2023-01-21T00:38:00Z"/>
                <w:rFonts w:ascii="Times New Roman" w:hAnsi="Times New Roman" w:cs="Times New Roman"/>
                <w:sz w:val="20"/>
                <w:szCs w:val="20"/>
                <w:rPrChange w:id="8831" w:author="Mohammad Nayeem Hasan" w:date="2023-01-27T04:20:00Z">
                  <w:rPr>
                    <w:moveTo w:id="8832" w:author="Mohammad Nayeem Hasan" w:date="2023-01-21T00:38:00Z"/>
                    <w:rFonts w:ascii="Times New Roman" w:hAnsi="Times New Roman" w:cs="Times New Roman"/>
                    <w:sz w:val="24"/>
                    <w:szCs w:val="24"/>
                  </w:rPr>
                </w:rPrChange>
              </w:rPr>
              <w:pPrChange w:id="8833" w:author="Mohammad Nayeem Hasan" w:date="2023-01-21T14:56:00Z">
                <w:pPr>
                  <w:jc w:val="both"/>
                </w:pPr>
              </w:pPrChange>
            </w:pPr>
            <w:moveTo w:id="8834" w:author="Mohammad Nayeem Hasan" w:date="2023-01-21T00:38:00Z">
              <w:r w:rsidRPr="00200D44">
                <w:rPr>
                  <w:rFonts w:ascii="Times New Roman" w:hAnsi="Times New Roman" w:cs="Times New Roman"/>
                  <w:sz w:val="20"/>
                  <w:szCs w:val="20"/>
                  <w:rPrChange w:id="8835" w:author="Mohammad Nayeem Hasan" w:date="2023-01-27T04:20:00Z">
                    <w:rPr>
                      <w:rFonts w:ascii="Times New Roman" w:hAnsi="Times New Roman" w:cs="Times New Roman"/>
                      <w:sz w:val="24"/>
                      <w:szCs w:val="24"/>
                    </w:rPr>
                  </w:rPrChange>
                </w:rPr>
                <w:t>&lt;5</w:t>
              </w:r>
            </w:moveTo>
          </w:p>
        </w:tc>
        <w:tc>
          <w:tcPr>
            <w:tcW w:w="445" w:type="pct"/>
            <w:vAlign w:val="center"/>
          </w:tcPr>
          <w:p w14:paraId="2F3B651A" w14:textId="77777777" w:rsidR="00C2040A" w:rsidRPr="00200D44" w:rsidRDefault="00C2040A">
            <w:pPr>
              <w:rPr>
                <w:moveTo w:id="8836" w:author="Mohammad Nayeem Hasan" w:date="2023-01-21T00:38:00Z"/>
                <w:rFonts w:ascii="Times New Roman" w:hAnsi="Times New Roman" w:cs="Times New Roman"/>
                <w:sz w:val="20"/>
                <w:szCs w:val="20"/>
                <w:rPrChange w:id="8837" w:author="Mohammad Nayeem Hasan" w:date="2023-01-27T04:20:00Z">
                  <w:rPr>
                    <w:moveTo w:id="8838" w:author="Mohammad Nayeem Hasan" w:date="2023-01-21T00:38:00Z"/>
                    <w:rFonts w:ascii="Times New Roman" w:hAnsi="Times New Roman" w:cs="Times New Roman"/>
                    <w:sz w:val="24"/>
                    <w:szCs w:val="24"/>
                  </w:rPr>
                </w:rPrChange>
              </w:rPr>
              <w:pPrChange w:id="8839" w:author="Mohammad Nayeem Hasan" w:date="2023-01-21T14:56:00Z">
                <w:pPr>
                  <w:jc w:val="both"/>
                </w:pPr>
              </w:pPrChange>
            </w:pPr>
            <w:moveTo w:id="8840" w:author="Mohammad Nayeem Hasan" w:date="2023-01-21T00:38:00Z">
              <w:r w:rsidRPr="00200D44">
                <w:rPr>
                  <w:rFonts w:ascii="Times New Roman" w:hAnsi="Times New Roman" w:cs="Times New Roman"/>
                  <w:sz w:val="20"/>
                  <w:szCs w:val="20"/>
                  <w:rPrChange w:id="8841" w:author="Mohammad Nayeem Hasan" w:date="2023-01-27T04:20:00Z">
                    <w:rPr>
                      <w:rFonts w:ascii="Times New Roman" w:hAnsi="Times New Roman" w:cs="Times New Roman"/>
                      <w:sz w:val="24"/>
                      <w:szCs w:val="24"/>
                    </w:rPr>
                  </w:rPrChange>
                </w:rPr>
                <w:t>718 (6.9)</w:t>
              </w:r>
            </w:moveTo>
          </w:p>
        </w:tc>
        <w:tc>
          <w:tcPr>
            <w:tcW w:w="587" w:type="pct"/>
            <w:vAlign w:val="center"/>
          </w:tcPr>
          <w:p w14:paraId="14A26100" w14:textId="77777777" w:rsidR="00C2040A" w:rsidRPr="00200D44" w:rsidRDefault="00C2040A">
            <w:pPr>
              <w:rPr>
                <w:moveTo w:id="8842" w:author="Mohammad Nayeem Hasan" w:date="2023-01-21T00:38:00Z"/>
                <w:rFonts w:ascii="Times New Roman" w:hAnsi="Times New Roman" w:cs="Times New Roman"/>
                <w:sz w:val="20"/>
                <w:szCs w:val="20"/>
                <w:rPrChange w:id="8843" w:author="Mohammad Nayeem Hasan" w:date="2023-01-27T04:20:00Z">
                  <w:rPr>
                    <w:moveTo w:id="8844" w:author="Mohammad Nayeem Hasan" w:date="2023-01-21T00:38:00Z"/>
                    <w:rFonts w:ascii="Times New Roman" w:hAnsi="Times New Roman" w:cs="Times New Roman"/>
                    <w:sz w:val="24"/>
                    <w:szCs w:val="24"/>
                  </w:rPr>
                </w:rPrChange>
              </w:rPr>
              <w:pPrChange w:id="8845" w:author="Mohammad Nayeem Hasan" w:date="2023-01-21T14:56:00Z">
                <w:pPr>
                  <w:jc w:val="both"/>
                </w:pPr>
              </w:pPrChange>
            </w:pPr>
            <w:moveTo w:id="8846" w:author="Mohammad Nayeem Hasan" w:date="2023-01-21T00:38:00Z">
              <w:r w:rsidRPr="00200D44">
                <w:rPr>
                  <w:rFonts w:ascii="Times New Roman" w:hAnsi="Times New Roman" w:cs="Times New Roman"/>
                  <w:sz w:val="20"/>
                  <w:szCs w:val="20"/>
                  <w:rPrChange w:id="8847" w:author="Mohammad Nayeem Hasan" w:date="2023-01-27T04:20:00Z">
                    <w:rPr>
                      <w:rFonts w:ascii="Times New Roman" w:hAnsi="Times New Roman" w:cs="Times New Roman"/>
                      <w:sz w:val="24"/>
                      <w:szCs w:val="24"/>
                    </w:rPr>
                  </w:rPrChange>
                </w:rPr>
                <w:t>9708 (93.1)</w:t>
              </w:r>
            </w:moveTo>
          </w:p>
        </w:tc>
        <w:tc>
          <w:tcPr>
            <w:tcW w:w="689" w:type="pct"/>
            <w:vMerge w:val="restart"/>
            <w:vAlign w:val="center"/>
          </w:tcPr>
          <w:p w14:paraId="34700C93" w14:textId="77777777" w:rsidR="00C2040A" w:rsidRPr="00200D44" w:rsidRDefault="00C2040A">
            <w:pPr>
              <w:rPr>
                <w:moveTo w:id="8848" w:author="Mohammad Nayeem Hasan" w:date="2023-01-21T00:38:00Z"/>
                <w:rFonts w:ascii="Times New Roman" w:hAnsi="Times New Roman" w:cs="Times New Roman"/>
                <w:sz w:val="20"/>
                <w:szCs w:val="20"/>
                <w:rPrChange w:id="8849" w:author="Mohammad Nayeem Hasan" w:date="2023-01-27T04:20:00Z">
                  <w:rPr>
                    <w:moveTo w:id="8850" w:author="Mohammad Nayeem Hasan" w:date="2023-01-21T00:38:00Z"/>
                    <w:rFonts w:ascii="Times New Roman" w:hAnsi="Times New Roman" w:cs="Times New Roman"/>
                    <w:sz w:val="24"/>
                    <w:szCs w:val="24"/>
                  </w:rPr>
                </w:rPrChange>
              </w:rPr>
              <w:pPrChange w:id="8851" w:author="Mohammad Nayeem Hasan" w:date="2023-01-21T14:56:00Z">
                <w:pPr>
                  <w:jc w:val="both"/>
                </w:pPr>
              </w:pPrChange>
            </w:pPr>
            <w:moveTo w:id="8852" w:author="Mohammad Nayeem Hasan" w:date="2023-01-21T00:38:00Z">
              <w:r w:rsidRPr="00200D44">
                <w:rPr>
                  <w:rFonts w:ascii="Times New Roman" w:hAnsi="Times New Roman" w:cs="Times New Roman"/>
                  <w:sz w:val="20"/>
                  <w:szCs w:val="20"/>
                  <w:rPrChange w:id="8853" w:author="Mohammad Nayeem Hasan" w:date="2023-01-27T04:20:00Z">
                    <w:rPr>
                      <w:rFonts w:ascii="Times New Roman" w:hAnsi="Times New Roman" w:cs="Times New Roman"/>
                      <w:sz w:val="24"/>
                      <w:szCs w:val="24"/>
                    </w:rPr>
                  </w:rPrChange>
                </w:rPr>
                <w:t>0.322</w:t>
              </w:r>
            </w:moveTo>
          </w:p>
        </w:tc>
        <w:tc>
          <w:tcPr>
            <w:tcW w:w="389" w:type="pct"/>
            <w:vAlign w:val="center"/>
          </w:tcPr>
          <w:p w14:paraId="499F397F" w14:textId="77777777" w:rsidR="00C2040A" w:rsidRPr="00200D44" w:rsidRDefault="00C2040A">
            <w:pPr>
              <w:rPr>
                <w:moveTo w:id="8854" w:author="Mohammad Nayeem Hasan" w:date="2023-01-21T00:38:00Z"/>
                <w:rFonts w:ascii="Times New Roman" w:hAnsi="Times New Roman" w:cs="Times New Roman"/>
                <w:sz w:val="20"/>
                <w:szCs w:val="20"/>
                <w:rPrChange w:id="8855" w:author="Mohammad Nayeem Hasan" w:date="2023-01-27T04:20:00Z">
                  <w:rPr>
                    <w:moveTo w:id="8856" w:author="Mohammad Nayeem Hasan" w:date="2023-01-21T00:38:00Z"/>
                    <w:rFonts w:ascii="Times New Roman" w:hAnsi="Times New Roman" w:cs="Times New Roman"/>
                    <w:sz w:val="24"/>
                    <w:szCs w:val="24"/>
                  </w:rPr>
                </w:rPrChange>
              </w:rPr>
              <w:pPrChange w:id="8857" w:author="Mohammad Nayeem Hasan" w:date="2023-01-21T14:56:00Z">
                <w:pPr>
                  <w:jc w:val="both"/>
                </w:pPr>
              </w:pPrChange>
            </w:pPr>
            <w:moveTo w:id="8858" w:author="Mohammad Nayeem Hasan" w:date="2023-01-21T00:38:00Z">
              <w:r w:rsidRPr="00200D44">
                <w:rPr>
                  <w:rFonts w:ascii="Times New Roman" w:hAnsi="Times New Roman" w:cs="Times New Roman"/>
                  <w:sz w:val="20"/>
                  <w:szCs w:val="20"/>
                  <w:rPrChange w:id="8859" w:author="Mohammad Nayeem Hasan" w:date="2023-01-27T04:20:00Z">
                    <w:rPr>
                      <w:rFonts w:ascii="Times New Roman" w:hAnsi="Times New Roman" w:cs="Times New Roman"/>
                      <w:sz w:val="24"/>
                      <w:szCs w:val="24"/>
                    </w:rPr>
                  </w:rPrChange>
                </w:rPr>
                <w:t>426 (3.8)</w:t>
              </w:r>
            </w:moveTo>
          </w:p>
        </w:tc>
        <w:tc>
          <w:tcPr>
            <w:tcW w:w="398" w:type="pct"/>
            <w:vAlign w:val="center"/>
          </w:tcPr>
          <w:p w14:paraId="7C6D8BA9" w14:textId="77777777" w:rsidR="00C2040A" w:rsidRPr="00200D44" w:rsidRDefault="00C2040A">
            <w:pPr>
              <w:rPr>
                <w:moveTo w:id="8860" w:author="Mohammad Nayeem Hasan" w:date="2023-01-21T00:38:00Z"/>
                <w:rFonts w:ascii="Times New Roman" w:hAnsi="Times New Roman" w:cs="Times New Roman"/>
                <w:sz w:val="20"/>
                <w:szCs w:val="20"/>
                <w:rPrChange w:id="8861" w:author="Mohammad Nayeem Hasan" w:date="2023-01-27T04:20:00Z">
                  <w:rPr>
                    <w:moveTo w:id="8862" w:author="Mohammad Nayeem Hasan" w:date="2023-01-21T00:38:00Z"/>
                    <w:rFonts w:ascii="Times New Roman" w:hAnsi="Times New Roman" w:cs="Times New Roman"/>
                    <w:sz w:val="24"/>
                    <w:szCs w:val="24"/>
                  </w:rPr>
                </w:rPrChange>
              </w:rPr>
              <w:pPrChange w:id="8863" w:author="Mohammad Nayeem Hasan" w:date="2023-01-21T14:56:00Z">
                <w:pPr>
                  <w:jc w:val="both"/>
                </w:pPr>
              </w:pPrChange>
            </w:pPr>
            <w:moveTo w:id="8864" w:author="Mohammad Nayeem Hasan" w:date="2023-01-21T00:38:00Z">
              <w:r w:rsidRPr="00200D44">
                <w:rPr>
                  <w:rFonts w:ascii="Times New Roman" w:hAnsi="Times New Roman" w:cs="Times New Roman"/>
                  <w:sz w:val="20"/>
                  <w:szCs w:val="20"/>
                  <w:rPrChange w:id="8865" w:author="Mohammad Nayeem Hasan" w:date="2023-01-27T04:20:00Z">
                    <w:rPr>
                      <w:rFonts w:ascii="Times New Roman" w:hAnsi="Times New Roman" w:cs="Times New Roman"/>
                      <w:sz w:val="24"/>
                      <w:szCs w:val="24"/>
                    </w:rPr>
                  </w:rPrChange>
                </w:rPr>
                <w:t>10960 (96.3)</w:t>
              </w:r>
            </w:moveTo>
          </w:p>
        </w:tc>
        <w:tc>
          <w:tcPr>
            <w:tcW w:w="435" w:type="pct"/>
            <w:vMerge w:val="restart"/>
            <w:vAlign w:val="center"/>
          </w:tcPr>
          <w:p w14:paraId="1193BA06" w14:textId="77777777" w:rsidR="00C2040A" w:rsidRPr="00200D44" w:rsidRDefault="00C2040A">
            <w:pPr>
              <w:rPr>
                <w:moveTo w:id="8866" w:author="Mohammad Nayeem Hasan" w:date="2023-01-21T00:38:00Z"/>
                <w:rFonts w:ascii="Times New Roman" w:hAnsi="Times New Roman" w:cs="Times New Roman"/>
                <w:sz w:val="20"/>
                <w:szCs w:val="20"/>
                <w:rPrChange w:id="8867" w:author="Mohammad Nayeem Hasan" w:date="2023-01-27T04:20:00Z">
                  <w:rPr>
                    <w:moveTo w:id="8868" w:author="Mohammad Nayeem Hasan" w:date="2023-01-21T00:38:00Z"/>
                    <w:rFonts w:ascii="Times New Roman" w:hAnsi="Times New Roman" w:cs="Times New Roman"/>
                    <w:sz w:val="24"/>
                    <w:szCs w:val="24"/>
                  </w:rPr>
                </w:rPrChange>
              </w:rPr>
              <w:pPrChange w:id="8869" w:author="Mohammad Nayeem Hasan" w:date="2023-01-21T14:56:00Z">
                <w:pPr>
                  <w:jc w:val="both"/>
                </w:pPr>
              </w:pPrChange>
            </w:pPr>
            <w:moveTo w:id="8870" w:author="Mohammad Nayeem Hasan" w:date="2023-01-21T00:38:00Z">
              <w:r w:rsidRPr="00200D44">
                <w:rPr>
                  <w:rFonts w:ascii="Times New Roman" w:hAnsi="Times New Roman" w:cs="Times New Roman"/>
                  <w:sz w:val="20"/>
                  <w:szCs w:val="20"/>
                  <w:rPrChange w:id="8871" w:author="Mohammad Nayeem Hasan" w:date="2023-01-27T04:20:00Z">
                    <w:rPr>
                      <w:rFonts w:ascii="Times New Roman" w:hAnsi="Times New Roman" w:cs="Times New Roman"/>
                      <w:sz w:val="24"/>
                      <w:szCs w:val="24"/>
                    </w:rPr>
                  </w:rPrChange>
                </w:rPr>
                <w:t>0.154</w:t>
              </w:r>
            </w:moveTo>
          </w:p>
        </w:tc>
        <w:tc>
          <w:tcPr>
            <w:tcW w:w="389" w:type="pct"/>
            <w:vAlign w:val="center"/>
          </w:tcPr>
          <w:p w14:paraId="6B5433BF" w14:textId="77777777" w:rsidR="00C2040A" w:rsidRPr="00200D44" w:rsidRDefault="00C2040A">
            <w:pPr>
              <w:rPr>
                <w:moveTo w:id="8872" w:author="Mohammad Nayeem Hasan" w:date="2023-01-21T00:38:00Z"/>
                <w:rFonts w:ascii="Times New Roman" w:hAnsi="Times New Roman" w:cs="Times New Roman"/>
                <w:sz w:val="20"/>
                <w:szCs w:val="20"/>
                <w:rPrChange w:id="8873" w:author="Mohammad Nayeem Hasan" w:date="2023-01-27T04:20:00Z">
                  <w:rPr>
                    <w:moveTo w:id="8874" w:author="Mohammad Nayeem Hasan" w:date="2023-01-21T00:38:00Z"/>
                    <w:rFonts w:ascii="Times New Roman" w:hAnsi="Times New Roman" w:cs="Times New Roman"/>
                    <w:sz w:val="24"/>
                    <w:szCs w:val="24"/>
                  </w:rPr>
                </w:rPrChange>
              </w:rPr>
              <w:pPrChange w:id="8875" w:author="Mohammad Nayeem Hasan" w:date="2023-01-21T14:56:00Z">
                <w:pPr>
                  <w:jc w:val="both"/>
                </w:pPr>
              </w:pPrChange>
            </w:pPr>
            <w:moveTo w:id="8876" w:author="Mohammad Nayeem Hasan" w:date="2023-01-21T00:38:00Z">
              <w:r w:rsidRPr="00200D44">
                <w:rPr>
                  <w:rFonts w:ascii="Times New Roman" w:hAnsi="Times New Roman" w:cs="Times New Roman"/>
                  <w:sz w:val="20"/>
                  <w:szCs w:val="20"/>
                  <w:rPrChange w:id="8877" w:author="Mohammad Nayeem Hasan" w:date="2023-01-27T04:20:00Z">
                    <w:rPr>
                      <w:rFonts w:ascii="Times New Roman" w:hAnsi="Times New Roman" w:cs="Times New Roman"/>
                      <w:sz w:val="24"/>
                      <w:szCs w:val="24"/>
                    </w:rPr>
                  </w:rPrChange>
                </w:rPr>
                <w:t>925 (6.7)</w:t>
              </w:r>
            </w:moveTo>
          </w:p>
        </w:tc>
        <w:tc>
          <w:tcPr>
            <w:tcW w:w="445" w:type="pct"/>
            <w:vAlign w:val="center"/>
          </w:tcPr>
          <w:p w14:paraId="18520FBD" w14:textId="77777777" w:rsidR="00C2040A" w:rsidRPr="00200D44" w:rsidRDefault="00C2040A">
            <w:pPr>
              <w:rPr>
                <w:moveTo w:id="8878" w:author="Mohammad Nayeem Hasan" w:date="2023-01-21T00:38:00Z"/>
                <w:rFonts w:ascii="Times New Roman" w:hAnsi="Times New Roman" w:cs="Times New Roman"/>
                <w:sz w:val="20"/>
                <w:szCs w:val="20"/>
                <w:rPrChange w:id="8879" w:author="Mohammad Nayeem Hasan" w:date="2023-01-27T04:20:00Z">
                  <w:rPr>
                    <w:moveTo w:id="8880" w:author="Mohammad Nayeem Hasan" w:date="2023-01-21T00:38:00Z"/>
                    <w:rFonts w:ascii="Times New Roman" w:hAnsi="Times New Roman" w:cs="Times New Roman"/>
                    <w:sz w:val="24"/>
                    <w:szCs w:val="24"/>
                  </w:rPr>
                </w:rPrChange>
              </w:rPr>
              <w:pPrChange w:id="8881" w:author="Mohammad Nayeem Hasan" w:date="2023-01-21T14:56:00Z">
                <w:pPr>
                  <w:jc w:val="both"/>
                </w:pPr>
              </w:pPrChange>
            </w:pPr>
            <w:moveTo w:id="8882" w:author="Mohammad Nayeem Hasan" w:date="2023-01-21T00:38:00Z">
              <w:r w:rsidRPr="00200D44">
                <w:rPr>
                  <w:rFonts w:ascii="Times New Roman" w:hAnsi="Times New Roman" w:cs="Times New Roman"/>
                  <w:sz w:val="20"/>
                  <w:szCs w:val="20"/>
                  <w:rPrChange w:id="8883" w:author="Mohammad Nayeem Hasan" w:date="2023-01-27T04:20:00Z">
                    <w:rPr>
                      <w:rFonts w:ascii="Times New Roman" w:hAnsi="Times New Roman" w:cs="Times New Roman"/>
                      <w:sz w:val="24"/>
                      <w:szCs w:val="24"/>
                    </w:rPr>
                  </w:rPrChange>
                </w:rPr>
                <w:t>12865 (93.3)</w:t>
              </w:r>
            </w:moveTo>
          </w:p>
        </w:tc>
        <w:tc>
          <w:tcPr>
            <w:tcW w:w="435" w:type="pct"/>
            <w:vMerge w:val="restart"/>
            <w:vAlign w:val="center"/>
          </w:tcPr>
          <w:p w14:paraId="1F328820" w14:textId="77777777" w:rsidR="00C2040A" w:rsidRPr="00200D44" w:rsidRDefault="00C2040A">
            <w:pPr>
              <w:rPr>
                <w:moveTo w:id="8884" w:author="Mohammad Nayeem Hasan" w:date="2023-01-21T00:38:00Z"/>
                <w:rFonts w:ascii="Times New Roman" w:hAnsi="Times New Roman" w:cs="Times New Roman"/>
                <w:sz w:val="20"/>
                <w:szCs w:val="20"/>
                <w:rPrChange w:id="8885" w:author="Mohammad Nayeem Hasan" w:date="2023-01-27T04:20:00Z">
                  <w:rPr>
                    <w:moveTo w:id="8886" w:author="Mohammad Nayeem Hasan" w:date="2023-01-21T00:38:00Z"/>
                    <w:rFonts w:ascii="Times New Roman" w:hAnsi="Times New Roman" w:cs="Times New Roman"/>
                    <w:sz w:val="24"/>
                    <w:szCs w:val="24"/>
                  </w:rPr>
                </w:rPrChange>
              </w:rPr>
              <w:pPrChange w:id="8887" w:author="Mohammad Nayeem Hasan" w:date="2023-01-21T14:56:00Z">
                <w:pPr>
                  <w:jc w:val="both"/>
                </w:pPr>
              </w:pPrChange>
            </w:pPr>
            <w:moveTo w:id="8888" w:author="Mohammad Nayeem Hasan" w:date="2023-01-21T00:38:00Z">
              <w:r w:rsidRPr="00200D44">
                <w:rPr>
                  <w:rFonts w:ascii="Times New Roman" w:hAnsi="Times New Roman" w:cs="Times New Roman"/>
                  <w:sz w:val="20"/>
                  <w:szCs w:val="20"/>
                  <w:rPrChange w:id="8889" w:author="Mohammad Nayeem Hasan" w:date="2023-01-27T04:20:00Z">
                    <w:rPr>
                      <w:rFonts w:ascii="Times New Roman" w:hAnsi="Times New Roman" w:cs="Times New Roman"/>
                      <w:sz w:val="24"/>
                      <w:szCs w:val="24"/>
                    </w:rPr>
                  </w:rPrChange>
                </w:rPr>
                <w:t>0.191</w:t>
              </w:r>
            </w:moveTo>
          </w:p>
        </w:tc>
      </w:tr>
      <w:tr w:rsidR="004266B3" w:rsidRPr="004266B3" w14:paraId="33DDD261" w14:textId="77777777" w:rsidTr="006875DA">
        <w:trPr>
          <w:trHeight w:val="257"/>
          <w:jc w:val="center"/>
        </w:trPr>
        <w:tc>
          <w:tcPr>
            <w:tcW w:w="788" w:type="pct"/>
            <w:vAlign w:val="center"/>
          </w:tcPr>
          <w:p w14:paraId="4F043A7D" w14:textId="77777777" w:rsidR="00C2040A" w:rsidRPr="00200D44" w:rsidRDefault="00C2040A">
            <w:pPr>
              <w:rPr>
                <w:moveTo w:id="8890" w:author="Mohammad Nayeem Hasan" w:date="2023-01-21T00:38:00Z"/>
                <w:rFonts w:ascii="Times New Roman" w:hAnsi="Times New Roman" w:cs="Times New Roman"/>
                <w:sz w:val="20"/>
                <w:szCs w:val="20"/>
                <w:rPrChange w:id="8891" w:author="Mohammad Nayeem Hasan" w:date="2023-01-27T04:20:00Z">
                  <w:rPr>
                    <w:moveTo w:id="8892" w:author="Mohammad Nayeem Hasan" w:date="2023-01-21T00:38:00Z"/>
                    <w:rFonts w:ascii="Times New Roman" w:hAnsi="Times New Roman" w:cs="Times New Roman"/>
                    <w:sz w:val="24"/>
                    <w:szCs w:val="24"/>
                  </w:rPr>
                </w:rPrChange>
              </w:rPr>
              <w:pPrChange w:id="8893" w:author="Mohammad Nayeem Hasan" w:date="2023-01-21T14:56:00Z">
                <w:pPr>
                  <w:jc w:val="both"/>
                </w:pPr>
              </w:pPrChange>
            </w:pPr>
            <w:moveTo w:id="8894" w:author="Mohammad Nayeem Hasan" w:date="2023-01-21T00:38:00Z">
              <w:r w:rsidRPr="00200D44">
                <w:rPr>
                  <w:rFonts w:ascii="Times New Roman" w:hAnsi="Times New Roman" w:cs="Times New Roman"/>
                  <w:sz w:val="20"/>
                  <w:szCs w:val="20"/>
                  <w:rPrChange w:id="8895" w:author="Mohammad Nayeem Hasan" w:date="2023-01-27T04:20:00Z">
                    <w:rPr>
                      <w:rFonts w:ascii="Times New Roman" w:hAnsi="Times New Roman" w:cs="Times New Roman"/>
                      <w:sz w:val="24"/>
                      <w:szCs w:val="24"/>
                    </w:rPr>
                  </w:rPrChange>
                </w:rPr>
                <w:t>5/5+</w:t>
              </w:r>
            </w:moveTo>
          </w:p>
        </w:tc>
        <w:tc>
          <w:tcPr>
            <w:tcW w:w="445" w:type="pct"/>
            <w:vAlign w:val="center"/>
          </w:tcPr>
          <w:p w14:paraId="704499E9" w14:textId="77777777" w:rsidR="00C2040A" w:rsidRPr="00200D44" w:rsidRDefault="00C2040A">
            <w:pPr>
              <w:rPr>
                <w:moveTo w:id="8896" w:author="Mohammad Nayeem Hasan" w:date="2023-01-21T00:38:00Z"/>
                <w:rFonts w:ascii="Times New Roman" w:hAnsi="Times New Roman" w:cs="Times New Roman"/>
                <w:sz w:val="20"/>
                <w:szCs w:val="20"/>
                <w:rPrChange w:id="8897" w:author="Mohammad Nayeem Hasan" w:date="2023-01-27T04:20:00Z">
                  <w:rPr>
                    <w:moveTo w:id="8898" w:author="Mohammad Nayeem Hasan" w:date="2023-01-21T00:38:00Z"/>
                    <w:rFonts w:ascii="Times New Roman" w:hAnsi="Times New Roman" w:cs="Times New Roman"/>
                    <w:sz w:val="24"/>
                    <w:szCs w:val="24"/>
                  </w:rPr>
                </w:rPrChange>
              </w:rPr>
              <w:pPrChange w:id="8899" w:author="Mohammad Nayeem Hasan" w:date="2023-01-21T14:56:00Z">
                <w:pPr>
                  <w:jc w:val="both"/>
                </w:pPr>
              </w:pPrChange>
            </w:pPr>
            <w:moveTo w:id="8900" w:author="Mohammad Nayeem Hasan" w:date="2023-01-21T00:38:00Z">
              <w:r w:rsidRPr="00200D44">
                <w:rPr>
                  <w:rFonts w:ascii="Times New Roman" w:hAnsi="Times New Roman" w:cs="Times New Roman"/>
                  <w:sz w:val="20"/>
                  <w:szCs w:val="20"/>
                  <w:rPrChange w:id="8901" w:author="Mohammad Nayeem Hasan" w:date="2023-01-27T04:20:00Z">
                    <w:rPr>
                      <w:rFonts w:ascii="Times New Roman" w:hAnsi="Times New Roman" w:cs="Times New Roman"/>
                      <w:sz w:val="24"/>
                      <w:szCs w:val="24"/>
                    </w:rPr>
                  </w:rPrChange>
                </w:rPr>
                <w:t>1536 (7.3)</w:t>
              </w:r>
            </w:moveTo>
          </w:p>
        </w:tc>
        <w:tc>
          <w:tcPr>
            <w:tcW w:w="587" w:type="pct"/>
            <w:vAlign w:val="center"/>
          </w:tcPr>
          <w:p w14:paraId="12D16AF2" w14:textId="77777777" w:rsidR="00C2040A" w:rsidRPr="00200D44" w:rsidRDefault="00C2040A">
            <w:pPr>
              <w:rPr>
                <w:moveTo w:id="8902" w:author="Mohammad Nayeem Hasan" w:date="2023-01-21T00:38:00Z"/>
                <w:rFonts w:ascii="Times New Roman" w:hAnsi="Times New Roman" w:cs="Times New Roman"/>
                <w:sz w:val="20"/>
                <w:szCs w:val="20"/>
                <w:rPrChange w:id="8903" w:author="Mohammad Nayeem Hasan" w:date="2023-01-27T04:20:00Z">
                  <w:rPr>
                    <w:moveTo w:id="8904" w:author="Mohammad Nayeem Hasan" w:date="2023-01-21T00:38:00Z"/>
                    <w:rFonts w:ascii="Times New Roman" w:hAnsi="Times New Roman" w:cs="Times New Roman"/>
                    <w:sz w:val="24"/>
                    <w:szCs w:val="24"/>
                  </w:rPr>
                </w:rPrChange>
              </w:rPr>
              <w:pPrChange w:id="8905" w:author="Mohammad Nayeem Hasan" w:date="2023-01-21T14:56:00Z">
                <w:pPr>
                  <w:jc w:val="both"/>
                </w:pPr>
              </w:pPrChange>
            </w:pPr>
            <w:moveTo w:id="8906" w:author="Mohammad Nayeem Hasan" w:date="2023-01-21T00:38:00Z">
              <w:r w:rsidRPr="00200D44">
                <w:rPr>
                  <w:rFonts w:ascii="Times New Roman" w:hAnsi="Times New Roman" w:cs="Times New Roman"/>
                  <w:sz w:val="20"/>
                  <w:szCs w:val="20"/>
                  <w:rPrChange w:id="8907" w:author="Mohammad Nayeem Hasan" w:date="2023-01-27T04:20:00Z">
                    <w:rPr>
                      <w:rFonts w:ascii="Times New Roman" w:hAnsi="Times New Roman" w:cs="Times New Roman"/>
                      <w:sz w:val="24"/>
                      <w:szCs w:val="24"/>
                    </w:rPr>
                  </w:rPrChange>
                </w:rPr>
                <w:t>19587 (92.7)</w:t>
              </w:r>
            </w:moveTo>
          </w:p>
        </w:tc>
        <w:tc>
          <w:tcPr>
            <w:tcW w:w="689" w:type="pct"/>
            <w:vMerge/>
            <w:vAlign w:val="center"/>
          </w:tcPr>
          <w:p w14:paraId="07007D97" w14:textId="77777777" w:rsidR="00C2040A" w:rsidRPr="00200D44" w:rsidRDefault="00C2040A">
            <w:pPr>
              <w:rPr>
                <w:moveTo w:id="8908" w:author="Mohammad Nayeem Hasan" w:date="2023-01-21T00:38:00Z"/>
                <w:rFonts w:ascii="Times New Roman" w:hAnsi="Times New Roman" w:cs="Times New Roman"/>
                <w:sz w:val="20"/>
                <w:szCs w:val="20"/>
                <w:rPrChange w:id="8909" w:author="Mohammad Nayeem Hasan" w:date="2023-01-27T04:20:00Z">
                  <w:rPr>
                    <w:moveTo w:id="8910" w:author="Mohammad Nayeem Hasan" w:date="2023-01-21T00:38:00Z"/>
                    <w:rFonts w:ascii="Times New Roman" w:hAnsi="Times New Roman" w:cs="Times New Roman"/>
                    <w:sz w:val="24"/>
                    <w:szCs w:val="24"/>
                  </w:rPr>
                </w:rPrChange>
              </w:rPr>
              <w:pPrChange w:id="8911" w:author="Mohammad Nayeem Hasan" w:date="2023-01-21T14:56:00Z">
                <w:pPr>
                  <w:jc w:val="both"/>
                </w:pPr>
              </w:pPrChange>
            </w:pPr>
          </w:p>
        </w:tc>
        <w:tc>
          <w:tcPr>
            <w:tcW w:w="389" w:type="pct"/>
            <w:vAlign w:val="center"/>
          </w:tcPr>
          <w:p w14:paraId="38DEBBC2" w14:textId="77777777" w:rsidR="00C2040A" w:rsidRPr="00200D44" w:rsidRDefault="00C2040A">
            <w:pPr>
              <w:rPr>
                <w:moveTo w:id="8912" w:author="Mohammad Nayeem Hasan" w:date="2023-01-21T00:38:00Z"/>
                <w:rFonts w:ascii="Times New Roman" w:hAnsi="Times New Roman" w:cs="Times New Roman"/>
                <w:sz w:val="20"/>
                <w:szCs w:val="20"/>
                <w:rPrChange w:id="8913" w:author="Mohammad Nayeem Hasan" w:date="2023-01-27T04:20:00Z">
                  <w:rPr>
                    <w:moveTo w:id="8914" w:author="Mohammad Nayeem Hasan" w:date="2023-01-21T00:38:00Z"/>
                    <w:rFonts w:ascii="Times New Roman" w:hAnsi="Times New Roman" w:cs="Times New Roman"/>
                    <w:sz w:val="24"/>
                    <w:szCs w:val="24"/>
                  </w:rPr>
                </w:rPrChange>
              </w:rPr>
              <w:pPrChange w:id="8915" w:author="Mohammad Nayeem Hasan" w:date="2023-01-21T14:56:00Z">
                <w:pPr>
                  <w:jc w:val="both"/>
                </w:pPr>
              </w:pPrChange>
            </w:pPr>
            <w:moveTo w:id="8916" w:author="Mohammad Nayeem Hasan" w:date="2023-01-21T00:38:00Z">
              <w:r w:rsidRPr="00200D44">
                <w:rPr>
                  <w:rFonts w:ascii="Times New Roman" w:hAnsi="Times New Roman" w:cs="Times New Roman"/>
                  <w:sz w:val="20"/>
                  <w:szCs w:val="20"/>
                  <w:rPrChange w:id="8917" w:author="Mohammad Nayeem Hasan" w:date="2023-01-27T04:20:00Z">
                    <w:rPr>
                      <w:rFonts w:ascii="Times New Roman" w:hAnsi="Times New Roman" w:cs="Times New Roman"/>
                      <w:sz w:val="24"/>
                      <w:szCs w:val="24"/>
                    </w:rPr>
                  </w:rPrChange>
                </w:rPr>
                <w:t>363 (4.3)</w:t>
              </w:r>
            </w:moveTo>
          </w:p>
        </w:tc>
        <w:tc>
          <w:tcPr>
            <w:tcW w:w="398" w:type="pct"/>
            <w:vAlign w:val="center"/>
          </w:tcPr>
          <w:p w14:paraId="53D5DA44" w14:textId="77777777" w:rsidR="00C2040A" w:rsidRPr="00200D44" w:rsidRDefault="00C2040A">
            <w:pPr>
              <w:rPr>
                <w:moveTo w:id="8918" w:author="Mohammad Nayeem Hasan" w:date="2023-01-21T00:38:00Z"/>
                <w:rFonts w:ascii="Times New Roman" w:hAnsi="Times New Roman" w:cs="Times New Roman"/>
                <w:sz w:val="20"/>
                <w:szCs w:val="20"/>
                <w:rPrChange w:id="8919" w:author="Mohammad Nayeem Hasan" w:date="2023-01-27T04:20:00Z">
                  <w:rPr>
                    <w:moveTo w:id="8920" w:author="Mohammad Nayeem Hasan" w:date="2023-01-21T00:38:00Z"/>
                    <w:rFonts w:ascii="Times New Roman" w:hAnsi="Times New Roman" w:cs="Times New Roman"/>
                    <w:sz w:val="24"/>
                    <w:szCs w:val="24"/>
                  </w:rPr>
                </w:rPrChange>
              </w:rPr>
              <w:pPrChange w:id="8921" w:author="Mohammad Nayeem Hasan" w:date="2023-01-21T14:56:00Z">
                <w:pPr>
                  <w:jc w:val="both"/>
                </w:pPr>
              </w:pPrChange>
            </w:pPr>
            <w:moveTo w:id="8922" w:author="Mohammad Nayeem Hasan" w:date="2023-01-21T00:38:00Z">
              <w:r w:rsidRPr="00200D44">
                <w:rPr>
                  <w:rFonts w:ascii="Times New Roman" w:hAnsi="Times New Roman" w:cs="Times New Roman"/>
                  <w:sz w:val="20"/>
                  <w:szCs w:val="20"/>
                  <w:rPrChange w:id="8923" w:author="Mohammad Nayeem Hasan" w:date="2023-01-27T04:20:00Z">
                    <w:rPr>
                      <w:rFonts w:ascii="Times New Roman" w:hAnsi="Times New Roman" w:cs="Times New Roman"/>
                      <w:sz w:val="24"/>
                      <w:szCs w:val="24"/>
                    </w:rPr>
                  </w:rPrChange>
                </w:rPr>
                <w:t>8111 (95.7)</w:t>
              </w:r>
            </w:moveTo>
          </w:p>
        </w:tc>
        <w:tc>
          <w:tcPr>
            <w:tcW w:w="435" w:type="pct"/>
            <w:vMerge/>
            <w:vAlign w:val="center"/>
          </w:tcPr>
          <w:p w14:paraId="4E2345E8" w14:textId="77777777" w:rsidR="00C2040A" w:rsidRPr="00200D44" w:rsidRDefault="00C2040A">
            <w:pPr>
              <w:rPr>
                <w:moveTo w:id="8924" w:author="Mohammad Nayeem Hasan" w:date="2023-01-21T00:38:00Z"/>
                <w:rFonts w:ascii="Times New Roman" w:hAnsi="Times New Roman" w:cs="Times New Roman"/>
                <w:sz w:val="20"/>
                <w:szCs w:val="20"/>
                <w:rPrChange w:id="8925" w:author="Mohammad Nayeem Hasan" w:date="2023-01-27T04:20:00Z">
                  <w:rPr>
                    <w:moveTo w:id="8926" w:author="Mohammad Nayeem Hasan" w:date="2023-01-21T00:38:00Z"/>
                    <w:rFonts w:ascii="Times New Roman" w:hAnsi="Times New Roman" w:cs="Times New Roman"/>
                    <w:sz w:val="24"/>
                    <w:szCs w:val="24"/>
                  </w:rPr>
                </w:rPrChange>
              </w:rPr>
              <w:pPrChange w:id="8927" w:author="Mohammad Nayeem Hasan" w:date="2023-01-21T14:56:00Z">
                <w:pPr>
                  <w:jc w:val="both"/>
                </w:pPr>
              </w:pPrChange>
            </w:pPr>
          </w:p>
        </w:tc>
        <w:tc>
          <w:tcPr>
            <w:tcW w:w="389" w:type="pct"/>
            <w:vAlign w:val="center"/>
          </w:tcPr>
          <w:p w14:paraId="3A3DC201" w14:textId="77777777" w:rsidR="00C2040A" w:rsidRPr="00200D44" w:rsidRDefault="00C2040A">
            <w:pPr>
              <w:rPr>
                <w:moveTo w:id="8928" w:author="Mohammad Nayeem Hasan" w:date="2023-01-21T00:38:00Z"/>
                <w:rFonts w:ascii="Times New Roman" w:hAnsi="Times New Roman" w:cs="Times New Roman"/>
                <w:sz w:val="20"/>
                <w:szCs w:val="20"/>
                <w:rPrChange w:id="8929" w:author="Mohammad Nayeem Hasan" w:date="2023-01-27T04:20:00Z">
                  <w:rPr>
                    <w:moveTo w:id="8930" w:author="Mohammad Nayeem Hasan" w:date="2023-01-21T00:38:00Z"/>
                    <w:rFonts w:ascii="Times New Roman" w:hAnsi="Times New Roman" w:cs="Times New Roman"/>
                    <w:sz w:val="24"/>
                    <w:szCs w:val="24"/>
                  </w:rPr>
                </w:rPrChange>
              </w:rPr>
              <w:pPrChange w:id="8931" w:author="Mohammad Nayeem Hasan" w:date="2023-01-21T14:56:00Z">
                <w:pPr>
                  <w:jc w:val="both"/>
                </w:pPr>
              </w:pPrChange>
            </w:pPr>
            <w:moveTo w:id="8932" w:author="Mohammad Nayeem Hasan" w:date="2023-01-21T00:38:00Z">
              <w:r w:rsidRPr="00200D44">
                <w:rPr>
                  <w:rFonts w:ascii="Times New Roman" w:hAnsi="Times New Roman" w:cs="Times New Roman"/>
                  <w:sz w:val="20"/>
                  <w:szCs w:val="20"/>
                  <w:rPrChange w:id="8933" w:author="Mohammad Nayeem Hasan" w:date="2023-01-27T04:20:00Z">
                    <w:rPr>
                      <w:rFonts w:ascii="Times New Roman" w:hAnsi="Times New Roman" w:cs="Times New Roman"/>
                      <w:sz w:val="24"/>
                      <w:szCs w:val="24"/>
                    </w:rPr>
                  </w:rPrChange>
                </w:rPr>
                <w:t>671 (7.2)</w:t>
              </w:r>
            </w:moveTo>
          </w:p>
        </w:tc>
        <w:tc>
          <w:tcPr>
            <w:tcW w:w="445" w:type="pct"/>
            <w:vAlign w:val="center"/>
          </w:tcPr>
          <w:p w14:paraId="6E486957" w14:textId="77777777" w:rsidR="00C2040A" w:rsidRPr="00200D44" w:rsidRDefault="00C2040A">
            <w:pPr>
              <w:rPr>
                <w:moveTo w:id="8934" w:author="Mohammad Nayeem Hasan" w:date="2023-01-21T00:38:00Z"/>
                <w:rFonts w:ascii="Times New Roman" w:hAnsi="Times New Roman" w:cs="Times New Roman"/>
                <w:sz w:val="20"/>
                <w:szCs w:val="20"/>
                <w:rPrChange w:id="8935" w:author="Mohammad Nayeem Hasan" w:date="2023-01-27T04:20:00Z">
                  <w:rPr>
                    <w:moveTo w:id="8936" w:author="Mohammad Nayeem Hasan" w:date="2023-01-21T00:38:00Z"/>
                    <w:rFonts w:ascii="Times New Roman" w:hAnsi="Times New Roman" w:cs="Times New Roman"/>
                    <w:sz w:val="24"/>
                    <w:szCs w:val="24"/>
                  </w:rPr>
                </w:rPrChange>
              </w:rPr>
              <w:pPrChange w:id="8937" w:author="Mohammad Nayeem Hasan" w:date="2023-01-21T14:56:00Z">
                <w:pPr>
                  <w:jc w:val="both"/>
                </w:pPr>
              </w:pPrChange>
            </w:pPr>
            <w:moveTo w:id="8938" w:author="Mohammad Nayeem Hasan" w:date="2023-01-21T00:38:00Z">
              <w:r w:rsidRPr="00200D44">
                <w:rPr>
                  <w:rFonts w:ascii="Times New Roman" w:hAnsi="Times New Roman" w:cs="Times New Roman"/>
                  <w:sz w:val="20"/>
                  <w:szCs w:val="20"/>
                  <w:rPrChange w:id="8939" w:author="Mohammad Nayeem Hasan" w:date="2023-01-27T04:20:00Z">
                    <w:rPr>
                      <w:rFonts w:ascii="Times New Roman" w:hAnsi="Times New Roman" w:cs="Times New Roman"/>
                      <w:sz w:val="24"/>
                      <w:szCs w:val="24"/>
                    </w:rPr>
                  </w:rPrChange>
                </w:rPr>
                <w:t>8626 (92.8)</w:t>
              </w:r>
            </w:moveTo>
          </w:p>
        </w:tc>
        <w:tc>
          <w:tcPr>
            <w:tcW w:w="435" w:type="pct"/>
            <w:vMerge/>
            <w:vAlign w:val="center"/>
          </w:tcPr>
          <w:p w14:paraId="6AFE2BA9" w14:textId="77777777" w:rsidR="00C2040A" w:rsidRPr="00200D44" w:rsidRDefault="00C2040A">
            <w:pPr>
              <w:rPr>
                <w:moveTo w:id="8940" w:author="Mohammad Nayeem Hasan" w:date="2023-01-21T00:38:00Z"/>
                <w:rFonts w:ascii="Times New Roman" w:hAnsi="Times New Roman" w:cs="Times New Roman"/>
                <w:sz w:val="20"/>
                <w:szCs w:val="20"/>
                <w:rPrChange w:id="8941" w:author="Mohammad Nayeem Hasan" w:date="2023-01-27T04:20:00Z">
                  <w:rPr>
                    <w:moveTo w:id="8942" w:author="Mohammad Nayeem Hasan" w:date="2023-01-21T00:38:00Z"/>
                    <w:rFonts w:ascii="Times New Roman" w:hAnsi="Times New Roman" w:cs="Times New Roman"/>
                    <w:sz w:val="24"/>
                    <w:szCs w:val="24"/>
                  </w:rPr>
                </w:rPrChange>
              </w:rPr>
              <w:pPrChange w:id="8943" w:author="Mohammad Nayeem Hasan" w:date="2023-01-21T14:56:00Z">
                <w:pPr>
                  <w:jc w:val="both"/>
                </w:pPr>
              </w:pPrChange>
            </w:pPr>
          </w:p>
        </w:tc>
      </w:tr>
      <w:tr w:rsidR="00C2040A" w:rsidRPr="00200D44" w14:paraId="2E16FEE4" w14:textId="77777777" w:rsidTr="00F13B5B">
        <w:trPr>
          <w:trHeight w:val="257"/>
          <w:jc w:val="center"/>
        </w:trPr>
        <w:tc>
          <w:tcPr>
            <w:tcW w:w="5000" w:type="pct"/>
            <w:gridSpan w:val="10"/>
            <w:vAlign w:val="center"/>
          </w:tcPr>
          <w:p w14:paraId="5FDCA0F0" w14:textId="77777777" w:rsidR="00C2040A" w:rsidRPr="00200D44" w:rsidRDefault="00C2040A">
            <w:pPr>
              <w:rPr>
                <w:moveTo w:id="8944" w:author="Mohammad Nayeem Hasan" w:date="2023-01-21T00:38:00Z"/>
                <w:rFonts w:ascii="Times New Roman" w:hAnsi="Times New Roman" w:cs="Times New Roman"/>
                <w:sz w:val="20"/>
                <w:szCs w:val="20"/>
                <w:rPrChange w:id="8945" w:author="Mohammad Nayeem Hasan" w:date="2023-01-27T04:20:00Z">
                  <w:rPr>
                    <w:moveTo w:id="8946" w:author="Mohammad Nayeem Hasan" w:date="2023-01-21T00:38:00Z"/>
                    <w:rFonts w:ascii="Times New Roman" w:hAnsi="Times New Roman" w:cs="Times New Roman"/>
                    <w:sz w:val="24"/>
                    <w:szCs w:val="24"/>
                  </w:rPr>
                </w:rPrChange>
              </w:rPr>
              <w:pPrChange w:id="8947" w:author="Mohammad Nayeem Hasan" w:date="2023-01-21T14:56:00Z">
                <w:pPr>
                  <w:jc w:val="both"/>
                </w:pPr>
              </w:pPrChange>
            </w:pPr>
            <w:moveTo w:id="8948" w:author="Mohammad Nayeem Hasan" w:date="2023-01-21T00:38:00Z">
              <w:r w:rsidRPr="00200D44">
                <w:rPr>
                  <w:rFonts w:ascii="Times New Roman" w:hAnsi="Times New Roman" w:cs="Times New Roman"/>
                  <w:sz w:val="20"/>
                  <w:szCs w:val="20"/>
                  <w:rPrChange w:id="8949" w:author="Mohammad Nayeem Hasan" w:date="2023-01-27T04:20:00Z">
                    <w:rPr>
                      <w:rFonts w:ascii="Times New Roman" w:hAnsi="Times New Roman" w:cs="Times New Roman"/>
                      <w:sz w:val="24"/>
                      <w:szCs w:val="24"/>
                    </w:rPr>
                  </w:rPrChange>
                </w:rPr>
                <w:t>Livestock ownership</w:t>
              </w:r>
            </w:moveTo>
          </w:p>
        </w:tc>
      </w:tr>
      <w:tr w:rsidR="004266B3" w:rsidRPr="004266B3" w14:paraId="6A9AC20E" w14:textId="77777777" w:rsidTr="006875DA">
        <w:trPr>
          <w:trHeight w:val="257"/>
          <w:jc w:val="center"/>
        </w:trPr>
        <w:tc>
          <w:tcPr>
            <w:tcW w:w="788" w:type="pct"/>
            <w:vAlign w:val="center"/>
          </w:tcPr>
          <w:p w14:paraId="433D334A" w14:textId="77777777" w:rsidR="00C2040A" w:rsidRPr="00200D44" w:rsidRDefault="00C2040A">
            <w:pPr>
              <w:rPr>
                <w:moveTo w:id="8950" w:author="Mohammad Nayeem Hasan" w:date="2023-01-21T00:38:00Z"/>
                <w:rFonts w:ascii="Times New Roman" w:hAnsi="Times New Roman" w:cs="Times New Roman"/>
                <w:sz w:val="20"/>
                <w:szCs w:val="20"/>
                <w:rPrChange w:id="8951" w:author="Mohammad Nayeem Hasan" w:date="2023-01-27T04:20:00Z">
                  <w:rPr>
                    <w:moveTo w:id="8952" w:author="Mohammad Nayeem Hasan" w:date="2023-01-21T00:38:00Z"/>
                    <w:rFonts w:ascii="Times New Roman" w:hAnsi="Times New Roman" w:cs="Times New Roman"/>
                    <w:sz w:val="24"/>
                    <w:szCs w:val="24"/>
                  </w:rPr>
                </w:rPrChange>
              </w:rPr>
              <w:pPrChange w:id="8953" w:author="Mohammad Nayeem Hasan" w:date="2023-01-21T14:56:00Z">
                <w:pPr>
                  <w:jc w:val="both"/>
                </w:pPr>
              </w:pPrChange>
            </w:pPr>
            <w:moveTo w:id="8954" w:author="Mohammad Nayeem Hasan" w:date="2023-01-21T00:38:00Z">
              <w:r w:rsidRPr="00200D44">
                <w:rPr>
                  <w:rFonts w:ascii="Times New Roman" w:hAnsi="Times New Roman" w:cs="Times New Roman"/>
                  <w:sz w:val="20"/>
                  <w:szCs w:val="20"/>
                  <w:rPrChange w:id="8955" w:author="Mohammad Nayeem Hasan" w:date="2023-01-27T04:20:00Z">
                    <w:rPr>
                      <w:rFonts w:ascii="Times New Roman" w:hAnsi="Times New Roman" w:cs="Times New Roman"/>
                      <w:sz w:val="24"/>
                      <w:szCs w:val="24"/>
                    </w:rPr>
                  </w:rPrChange>
                </w:rPr>
                <w:t>Yes</w:t>
              </w:r>
            </w:moveTo>
          </w:p>
        </w:tc>
        <w:tc>
          <w:tcPr>
            <w:tcW w:w="445" w:type="pct"/>
            <w:vAlign w:val="center"/>
          </w:tcPr>
          <w:p w14:paraId="1DE57C25" w14:textId="77777777" w:rsidR="00C2040A" w:rsidRPr="00200D44" w:rsidRDefault="00C2040A">
            <w:pPr>
              <w:rPr>
                <w:moveTo w:id="8956" w:author="Mohammad Nayeem Hasan" w:date="2023-01-21T00:38:00Z"/>
                <w:rFonts w:ascii="Times New Roman" w:hAnsi="Times New Roman" w:cs="Times New Roman"/>
                <w:sz w:val="20"/>
                <w:szCs w:val="20"/>
                <w:rPrChange w:id="8957" w:author="Mohammad Nayeem Hasan" w:date="2023-01-27T04:20:00Z">
                  <w:rPr>
                    <w:moveTo w:id="8958" w:author="Mohammad Nayeem Hasan" w:date="2023-01-21T00:38:00Z"/>
                    <w:rFonts w:ascii="Times New Roman" w:hAnsi="Times New Roman" w:cs="Times New Roman"/>
                    <w:sz w:val="24"/>
                    <w:szCs w:val="24"/>
                  </w:rPr>
                </w:rPrChange>
              </w:rPr>
              <w:pPrChange w:id="8959" w:author="Mohammad Nayeem Hasan" w:date="2023-01-21T14:56:00Z">
                <w:pPr>
                  <w:jc w:val="both"/>
                </w:pPr>
              </w:pPrChange>
            </w:pPr>
            <w:moveTo w:id="8960" w:author="Mohammad Nayeem Hasan" w:date="2023-01-21T00:38:00Z">
              <w:r w:rsidRPr="00200D44">
                <w:rPr>
                  <w:rFonts w:ascii="Times New Roman" w:hAnsi="Times New Roman" w:cs="Times New Roman"/>
                  <w:sz w:val="20"/>
                  <w:szCs w:val="20"/>
                  <w:rPrChange w:id="8961" w:author="Mohammad Nayeem Hasan" w:date="2023-01-27T04:20:00Z">
                    <w:rPr>
                      <w:rFonts w:ascii="Times New Roman" w:hAnsi="Times New Roman" w:cs="Times New Roman"/>
                      <w:sz w:val="24"/>
                      <w:szCs w:val="24"/>
                    </w:rPr>
                  </w:rPrChange>
                </w:rPr>
                <w:t>-</w:t>
              </w:r>
            </w:moveTo>
          </w:p>
        </w:tc>
        <w:tc>
          <w:tcPr>
            <w:tcW w:w="587" w:type="pct"/>
            <w:vAlign w:val="center"/>
          </w:tcPr>
          <w:p w14:paraId="07D85E41" w14:textId="77777777" w:rsidR="00C2040A" w:rsidRPr="00200D44" w:rsidRDefault="00C2040A">
            <w:pPr>
              <w:rPr>
                <w:moveTo w:id="8962" w:author="Mohammad Nayeem Hasan" w:date="2023-01-21T00:38:00Z"/>
                <w:rFonts w:ascii="Times New Roman" w:hAnsi="Times New Roman" w:cs="Times New Roman"/>
                <w:sz w:val="20"/>
                <w:szCs w:val="20"/>
                <w:rPrChange w:id="8963" w:author="Mohammad Nayeem Hasan" w:date="2023-01-27T04:20:00Z">
                  <w:rPr>
                    <w:moveTo w:id="8964" w:author="Mohammad Nayeem Hasan" w:date="2023-01-21T00:38:00Z"/>
                    <w:rFonts w:ascii="Times New Roman" w:hAnsi="Times New Roman" w:cs="Times New Roman"/>
                    <w:sz w:val="24"/>
                    <w:szCs w:val="24"/>
                  </w:rPr>
                </w:rPrChange>
              </w:rPr>
              <w:pPrChange w:id="8965" w:author="Mohammad Nayeem Hasan" w:date="2023-01-21T14:56:00Z">
                <w:pPr>
                  <w:jc w:val="both"/>
                </w:pPr>
              </w:pPrChange>
            </w:pPr>
            <w:moveTo w:id="8966" w:author="Mohammad Nayeem Hasan" w:date="2023-01-21T00:38:00Z">
              <w:r w:rsidRPr="00200D44">
                <w:rPr>
                  <w:rFonts w:ascii="Times New Roman" w:hAnsi="Times New Roman" w:cs="Times New Roman"/>
                  <w:sz w:val="20"/>
                  <w:szCs w:val="20"/>
                  <w:rPrChange w:id="8967" w:author="Mohammad Nayeem Hasan" w:date="2023-01-27T04:20:00Z">
                    <w:rPr>
                      <w:rFonts w:ascii="Times New Roman" w:hAnsi="Times New Roman" w:cs="Times New Roman"/>
                      <w:sz w:val="24"/>
                      <w:szCs w:val="24"/>
                    </w:rPr>
                  </w:rPrChange>
                </w:rPr>
                <w:t>-</w:t>
              </w:r>
            </w:moveTo>
          </w:p>
        </w:tc>
        <w:tc>
          <w:tcPr>
            <w:tcW w:w="689" w:type="pct"/>
            <w:vMerge w:val="restart"/>
            <w:vAlign w:val="center"/>
          </w:tcPr>
          <w:p w14:paraId="12A489AE" w14:textId="77777777" w:rsidR="00C2040A" w:rsidRPr="00200D44" w:rsidRDefault="00C2040A">
            <w:pPr>
              <w:rPr>
                <w:moveTo w:id="8968" w:author="Mohammad Nayeem Hasan" w:date="2023-01-21T00:38:00Z"/>
                <w:rFonts w:ascii="Times New Roman" w:hAnsi="Times New Roman" w:cs="Times New Roman"/>
                <w:sz w:val="20"/>
                <w:szCs w:val="20"/>
                <w:rPrChange w:id="8969" w:author="Mohammad Nayeem Hasan" w:date="2023-01-27T04:20:00Z">
                  <w:rPr>
                    <w:moveTo w:id="8970" w:author="Mohammad Nayeem Hasan" w:date="2023-01-21T00:38:00Z"/>
                    <w:rFonts w:ascii="Times New Roman" w:hAnsi="Times New Roman" w:cs="Times New Roman"/>
                    <w:sz w:val="24"/>
                    <w:szCs w:val="24"/>
                  </w:rPr>
                </w:rPrChange>
              </w:rPr>
              <w:pPrChange w:id="8971" w:author="Mohammad Nayeem Hasan" w:date="2023-01-21T14:56:00Z">
                <w:pPr>
                  <w:jc w:val="both"/>
                </w:pPr>
              </w:pPrChange>
            </w:pPr>
            <w:moveTo w:id="8972" w:author="Mohammad Nayeem Hasan" w:date="2023-01-21T00:38:00Z">
              <w:r w:rsidRPr="00200D44">
                <w:rPr>
                  <w:rFonts w:ascii="Times New Roman" w:hAnsi="Times New Roman" w:cs="Times New Roman"/>
                  <w:sz w:val="20"/>
                  <w:szCs w:val="20"/>
                  <w:rPrChange w:id="8973" w:author="Mohammad Nayeem Hasan" w:date="2023-01-27T04:20:00Z">
                    <w:rPr>
                      <w:rFonts w:ascii="Times New Roman" w:hAnsi="Times New Roman" w:cs="Times New Roman"/>
                      <w:sz w:val="24"/>
                      <w:szCs w:val="24"/>
                    </w:rPr>
                  </w:rPrChange>
                </w:rPr>
                <w:t>-</w:t>
              </w:r>
            </w:moveTo>
          </w:p>
        </w:tc>
        <w:tc>
          <w:tcPr>
            <w:tcW w:w="389" w:type="pct"/>
            <w:vAlign w:val="center"/>
          </w:tcPr>
          <w:p w14:paraId="4D42962D" w14:textId="77777777" w:rsidR="00C2040A" w:rsidRPr="00200D44" w:rsidRDefault="00C2040A">
            <w:pPr>
              <w:rPr>
                <w:moveTo w:id="8974" w:author="Mohammad Nayeem Hasan" w:date="2023-01-21T00:38:00Z"/>
                <w:rFonts w:ascii="Times New Roman" w:hAnsi="Times New Roman" w:cs="Times New Roman"/>
                <w:sz w:val="20"/>
                <w:szCs w:val="20"/>
                <w:rPrChange w:id="8975" w:author="Mohammad Nayeem Hasan" w:date="2023-01-27T04:20:00Z">
                  <w:rPr>
                    <w:moveTo w:id="8976" w:author="Mohammad Nayeem Hasan" w:date="2023-01-21T00:38:00Z"/>
                    <w:rFonts w:ascii="Times New Roman" w:hAnsi="Times New Roman" w:cs="Times New Roman"/>
                    <w:sz w:val="24"/>
                    <w:szCs w:val="24"/>
                  </w:rPr>
                </w:rPrChange>
              </w:rPr>
              <w:pPrChange w:id="8977" w:author="Mohammad Nayeem Hasan" w:date="2023-01-21T14:56:00Z">
                <w:pPr>
                  <w:jc w:val="both"/>
                </w:pPr>
              </w:pPrChange>
            </w:pPr>
            <w:moveTo w:id="8978" w:author="Mohammad Nayeem Hasan" w:date="2023-01-21T00:38:00Z">
              <w:r w:rsidRPr="00200D44">
                <w:rPr>
                  <w:rFonts w:ascii="Times New Roman" w:hAnsi="Times New Roman" w:cs="Times New Roman"/>
                  <w:sz w:val="20"/>
                  <w:szCs w:val="20"/>
                  <w:rPrChange w:id="8979" w:author="Mohammad Nayeem Hasan" w:date="2023-01-27T04:20:00Z">
                    <w:rPr>
                      <w:rFonts w:ascii="Times New Roman" w:hAnsi="Times New Roman" w:cs="Times New Roman"/>
                      <w:sz w:val="24"/>
                      <w:szCs w:val="24"/>
                    </w:rPr>
                  </w:rPrChange>
                </w:rPr>
                <w:t>452 (4.0)</w:t>
              </w:r>
            </w:moveTo>
          </w:p>
        </w:tc>
        <w:tc>
          <w:tcPr>
            <w:tcW w:w="398" w:type="pct"/>
            <w:vAlign w:val="center"/>
          </w:tcPr>
          <w:p w14:paraId="0E881E82" w14:textId="77777777" w:rsidR="00C2040A" w:rsidRPr="00200D44" w:rsidRDefault="00C2040A">
            <w:pPr>
              <w:rPr>
                <w:moveTo w:id="8980" w:author="Mohammad Nayeem Hasan" w:date="2023-01-21T00:38:00Z"/>
                <w:rFonts w:ascii="Times New Roman" w:hAnsi="Times New Roman" w:cs="Times New Roman"/>
                <w:sz w:val="20"/>
                <w:szCs w:val="20"/>
                <w:rPrChange w:id="8981" w:author="Mohammad Nayeem Hasan" w:date="2023-01-27T04:20:00Z">
                  <w:rPr>
                    <w:moveTo w:id="8982" w:author="Mohammad Nayeem Hasan" w:date="2023-01-21T00:38:00Z"/>
                    <w:rFonts w:ascii="Times New Roman" w:hAnsi="Times New Roman" w:cs="Times New Roman"/>
                    <w:sz w:val="24"/>
                    <w:szCs w:val="24"/>
                  </w:rPr>
                </w:rPrChange>
              </w:rPr>
              <w:pPrChange w:id="8983" w:author="Mohammad Nayeem Hasan" w:date="2023-01-21T14:56:00Z">
                <w:pPr>
                  <w:jc w:val="both"/>
                </w:pPr>
              </w:pPrChange>
            </w:pPr>
            <w:moveTo w:id="8984" w:author="Mohammad Nayeem Hasan" w:date="2023-01-21T00:38:00Z">
              <w:r w:rsidRPr="00200D44">
                <w:rPr>
                  <w:rFonts w:ascii="Times New Roman" w:hAnsi="Times New Roman" w:cs="Times New Roman"/>
                  <w:sz w:val="20"/>
                  <w:szCs w:val="20"/>
                  <w:rPrChange w:id="8985" w:author="Mohammad Nayeem Hasan" w:date="2023-01-27T04:20:00Z">
                    <w:rPr>
                      <w:rFonts w:ascii="Times New Roman" w:hAnsi="Times New Roman" w:cs="Times New Roman"/>
                      <w:sz w:val="24"/>
                      <w:szCs w:val="24"/>
                    </w:rPr>
                  </w:rPrChange>
                </w:rPr>
                <w:t>10773 (96.0)</w:t>
              </w:r>
            </w:moveTo>
          </w:p>
        </w:tc>
        <w:tc>
          <w:tcPr>
            <w:tcW w:w="435" w:type="pct"/>
            <w:vMerge w:val="restart"/>
            <w:vAlign w:val="center"/>
          </w:tcPr>
          <w:p w14:paraId="170712C2" w14:textId="77777777" w:rsidR="00C2040A" w:rsidRPr="00200D44" w:rsidRDefault="00C2040A">
            <w:pPr>
              <w:rPr>
                <w:moveTo w:id="8986" w:author="Mohammad Nayeem Hasan" w:date="2023-01-21T00:38:00Z"/>
                <w:rFonts w:ascii="Times New Roman" w:hAnsi="Times New Roman" w:cs="Times New Roman"/>
                <w:sz w:val="20"/>
                <w:szCs w:val="20"/>
                <w:rPrChange w:id="8987" w:author="Mohammad Nayeem Hasan" w:date="2023-01-27T04:20:00Z">
                  <w:rPr>
                    <w:moveTo w:id="8988" w:author="Mohammad Nayeem Hasan" w:date="2023-01-21T00:38:00Z"/>
                    <w:rFonts w:ascii="Times New Roman" w:hAnsi="Times New Roman" w:cs="Times New Roman"/>
                    <w:sz w:val="24"/>
                    <w:szCs w:val="24"/>
                  </w:rPr>
                </w:rPrChange>
              </w:rPr>
              <w:pPrChange w:id="8989" w:author="Mohammad Nayeem Hasan" w:date="2023-01-21T14:56:00Z">
                <w:pPr>
                  <w:jc w:val="both"/>
                </w:pPr>
              </w:pPrChange>
            </w:pPr>
            <w:moveTo w:id="8990" w:author="Mohammad Nayeem Hasan" w:date="2023-01-21T00:38:00Z">
              <w:r w:rsidRPr="00200D44">
                <w:rPr>
                  <w:rFonts w:ascii="Times New Roman" w:hAnsi="Times New Roman" w:cs="Times New Roman"/>
                  <w:sz w:val="20"/>
                  <w:szCs w:val="20"/>
                  <w:rPrChange w:id="8991" w:author="Mohammad Nayeem Hasan" w:date="2023-01-27T04:20:00Z">
                    <w:rPr>
                      <w:rFonts w:ascii="Times New Roman" w:hAnsi="Times New Roman" w:cs="Times New Roman"/>
                      <w:sz w:val="24"/>
                      <w:szCs w:val="24"/>
                    </w:rPr>
                  </w:rPrChange>
                </w:rPr>
                <w:t>0.786</w:t>
              </w:r>
            </w:moveTo>
          </w:p>
        </w:tc>
        <w:tc>
          <w:tcPr>
            <w:tcW w:w="389" w:type="pct"/>
            <w:vAlign w:val="center"/>
          </w:tcPr>
          <w:p w14:paraId="0567526E" w14:textId="77777777" w:rsidR="00C2040A" w:rsidRPr="00200D44" w:rsidRDefault="00C2040A">
            <w:pPr>
              <w:rPr>
                <w:moveTo w:id="8992" w:author="Mohammad Nayeem Hasan" w:date="2023-01-21T00:38:00Z"/>
                <w:rFonts w:ascii="Times New Roman" w:hAnsi="Times New Roman" w:cs="Times New Roman"/>
                <w:sz w:val="20"/>
                <w:szCs w:val="20"/>
                <w:rPrChange w:id="8993" w:author="Mohammad Nayeem Hasan" w:date="2023-01-27T04:20:00Z">
                  <w:rPr>
                    <w:moveTo w:id="8994" w:author="Mohammad Nayeem Hasan" w:date="2023-01-21T00:38:00Z"/>
                    <w:rFonts w:ascii="Times New Roman" w:hAnsi="Times New Roman" w:cs="Times New Roman"/>
                    <w:sz w:val="24"/>
                    <w:szCs w:val="24"/>
                  </w:rPr>
                </w:rPrChange>
              </w:rPr>
              <w:pPrChange w:id="8995" w:author="Mohammad Nayeem Hasan" w:date="2023-01-21T14:56:00Z">
                <w:pPr>
                  <w:jc w:val="both"/>
                </w:pPr>
              </w:pPrChange>
            </w:pPr>
            <w:moveTo w:id="8996" w:author="Mohammad Nayeem Hasan" w:date="2023-01-21T00:38:00Z">
              <w:r w:rsidRPr="00200D44">
                <w:rPr>
                  <w:rFonts w:ascii="Times New Roman" w:hAnsi="Times New Roman" w:cs="Times New Roman"/>
                  <w:sz w:val="20"/>
                  <w:szCs w:val="20"/>
                  <w:rPrChange w:id="8997" w:author="Mohammad Nayeem Hasan" w:date="2023-01-27T04:20:00Z">
                    <w:rPr>
                      <w:rFonts w:ascii="Times New Roman" w:hAnsi="Times New Roman" w:cs="Times New Roman"/>
                      <w:sz w:val="24"/>
                      <w:szCs w:val="24"/>
                    </w:rPr>
                  </w:rPrChange>
                </w:rPr>
                <w:t>913 (6.9)</w:t>
              </w:r>
            </w:moveTo>
          </w:p>
        </w:tc>
        <w:tc>
          <w:tcPr>
            <w:tcW w:w="445" w:type="pct"/>
            <w:vAlign w:val="center"/>
          </w:tcPr>
          <w:p w14:paraId="67D1F10B" w14:textId="77777777" w:rsidR="00C2040A" w:rsidRPr="00200D44" w:rsidRDefault="00C2040A">
            <w:pPr>
              <w:rPr>
                <w:moveTo w:id="8998" w:author="Mohammad Nayeem Hasan" w:date="2023-01-21T00:38:00Z"/>
                <w:rFonts w:ascii="Times New Roman" w:hAnsi="Times New Roman" w:cs="Times New Roman"/>
                <w:sz w:val="20"/>
                <w:szCs w:val="20"/>
                <w:rPrChange w:id="8999" w:author="Mohammad Nayeem Hasan" w:date="2023-01-27T04:20:00Z">
                  <w:rPr>
                    <w:moveTo w:id="9000" w:author="Mohammad Nayeem Hasan" w:date="2023-01-21T00:38:00Z"/>
                    <w:rFonts w:ascii="Times New Roman" w:hAnsi="Times New Roman" w:cs="Times New Roman"/>
                    <w:sz w:val="24"/>
                    <w:szCs w:val="24"/>
                  </w:rPr>
                </w:rPrChange>
              </w:rPr>
              <w:pPrChange w:id="9001" w:author="Mohammad Nayeem Hasan" w:date="2023-01-21T14:56:00Z">
                <w:pPr>
                  <w:jc w:val="both"/>
                </w:pPr>
              </w:pPrChange>
            </w:pPr>
            <w:moveTo w:id="9002" w:author="Mohammad Nayeem Hasan" w:date="2023-01-21T00:38:00Z">
              <w:r w:rsidRPr="00200D44">
                <w:rPr>
                  <w:rFonts w:ascii="Times New Roman" w:hAnsi="Times New Roman" w:cs="Times New Roman"/>
                  <w:sz w:val="20"/>
                  <w:szCs w:val="20"/>
                  <w:rPrChange w:id="9003" w:author="Mohammad Nayeem Hasan" w:date="2023-01-27T04:20:00Z">
                    <w:rPr>
                      <w:rFonts w:ascii="Times New Roman" w:hAnsi="Times New Roman" w:cs="Times New Roman"/>
                      <w:sz w:val="24"/>
                      <w:szCs w:val="24"/>
                    </w:rPr>
                  </w:rPrChange>
                </w:rPr>
                <w:t>12329 (93.1)</w:t>
              </w:r>
            </w:moveTo>
          </w:p>
        </w:tc>
        <w:tc>
          <w:tcPr>
            <w:tcW w:w="435" w:type="pct"/>
            <w:vMerge w:val="restart"/>
            <w:vAlign w:val="center"/>
          </w:tcPr>
          <w:p w14:paraId="7C191DD7" w14:textId="77777777" w:rsidR="00C2040A" w:rsidRPr="00200D44" w:rsidRDefault="00C2040A">
            <w:pPr>
              <w:rPr>
                <w:moveTo w:id="9004" w:author="Mohammad Nayeem Hasan" w:date="2023-01-21T00:38:00Z"/>
                <w:rFonts w:ascii="Times New Roman" w:hAnsi="Times New Roman" w:cs="Times New Roman"/>
                <w:sz w:val="20"/>
                <w:szCs w:val="20"/>
                <w:rPrChange w:id="9005" w:author="Mohammad Nayeem Hasan" w:date="2023-01-27T04:20:00Z">
                  <w:rPr>
                    <w:moveTo w:id="9006" w:author="Mohammad Nayeem Hasan" w:date="2023-01-21T00:38:00Z"/>
                    <w:rFonts w:ascii="Times New Roman" w:hAnsi="Times New Roman" w:cs="Times New Roman"/>
                    <w:sz w:val="24"/>
                    <w:szCs w:val="24"/>
                  </w:rPr>
                </w:rPrChange>
              </w:rPr>
              <w:pPrChange w:id="9007" w:author="Mohammad Nayeem Hasan" w:date="2023-01-21T14:56:00Z">
                <w:pPr>
                  <w:jc w:val="both"/>
                </w:pPr>
              </w:pPrChange>
            </w:pPr>
            <w:moveTo w:id="9008" w:author="Mohammad Nayeem Hasan" w:date="2023-01-21T00:38:00Z">
              <w:r w:rsidRPr="00200D44">
                <w:rPr>
                  <w:rFonts w:ascii="Times New Roman" w:hAnsi="Times New Roman" w:cs="Times New Roman"/>
                  <w:sz w:val="20"/>
                  <w:szCs w:val="20"/>
                  <w:rPrChange w:id="9009" w:author="Mohammad Nayeem Hasan" w:date="2023-01-27T04:20:00Z">
                    <w:rPr>
                      <w:rFonts w:ascii="Times New Roman" w:hAnsi="Times New Roman" w:cs="Times New Roman"/>
                      <w:sz w:val="24"/>
                      <w:szCs w:val="24"/>
                    </w:rPr>
                  </w:rPrChange>
                </w:rPr>
                <w:t>0.858</w:t>
              </w:r>
            </w:moveTo>
          </w:p>
        </w:tc>
      </w:tr>
      <w:tr w:rsidR="004266B3" w:rsidRPr="004266B3" w14:paraId="1FD307FA" w14:textId="77777777" w:rsidTr="006875DA">
        <w:trPr>
          <w:trHeight w:val="257"/>
          <w:jc w:val="center"/>
        </w:trPr>
        <w:tc>
          <w:tcPr>
            <w:tcW w:w="788" w:type="pct"/>
            <w:vAlign w:val="center"/>
          </w:tcPr>
          <w:p w14:paraId="4E138427" w14:textId="77777777" w:rsidR="00C2040A" w:rsidRPr="00200D44" w:rsidRDefault="00C2040A">
            <w:pPr>
              <w:rPr>
                <w:moveTo w:id="9010" w:author="Mohammad Nayeem Hasan" w:date="2023-01-21T00:38:00Z"/>
                <w:rFonts w:ascii="Times New Roman" w:hAnsi="Times New Roman" w:cs="Times New Roman"/>
                <w:sz w:val="20"/>
                <w:szCs w:val="20"/>
                <w:rPrChange w:id="9011" w:author="Mohammad Nayeem Hasan" w:date="2023-01-27T04:20:00Z">
                  <w:rPr>
                    <w:moveTo w:id="9012" w:author="Mohammad Nayeem Hasan" w:date="2023-01-21T00:38:00Z"/>
                    <w:rFonts w:ascii="Times New Roman" w:hAnsi="Times New Roman" w:cs="Times New Roman"/>
                    <w:sz w:val="24"/>
                    <w:szCs w:val="24"/>
                  </w:rPr>
                </w:rPrChange>
              </w:rPr>
              <w:pPrChange w:id="9013" w:author="Mohammad Nayeem Hasan" w:date="2023-01-21T14:56:00Z">
                <w:pPr>
                  <w:jc w:val="both"/>
                </w:pPr>
              </w:pPrChange>
            </w:pPr>
            <w:moveTo w:id="9014" w:author="Mohammad Nayeem Hasan" w:date="2023-01-21T00:38:00Z">
              <w:r w:rsidRPr="00200D44">
                <w:rPr>
                  <w:rFonts w:ascii="Times New Roman" w:hAnsi="Times New Roman" w:cs="Times New Roman"/>
                  <w:sz w:val="20"/>
                  <w:szCs w:val="20"/>
                  <w:rPrChange w:id="9015" w:author="Mohammad Nayeem Hasan" w:date="2023-01-27T04:20:00Z">
                    <w:rPr>
                      <w:rFonts w:ascii="Times New Roman" w:hAnsi="Times New Roman" w:cs="Times New Roman"/>
                      <w:sz w:val="24"/>
                      <w:szCs w:val="24"/>
                    </w:rPr>
                  </w:rPrChange>
                </w:rPr>
                <w:t>No</w:t>
              </w:r>
            </w:moveTo>
          </w:p>
        </w:tc>
        <w:tc>
          <w:tcPr>
            <w:tcW w:w="445" w:type="pct"/>
            <w:vAlign w:val="center"/>
          </w:tcPr>
          <w:p w14:paraId="5DC1A9AD" w14:textId="77777777" w:rsidR="00C2040A" w:rsidRPr="00200D44" w:rsidRDefault="00C2040A">
            <w:pPr>
              <w:rPr>
                <w:moveTo w:id="9016" w:author="Mohammad Nayeem Hasan" w:date="2023-01-21T00:38:00Z"/>
                <w:rFonts w:ascii="Times New Roman" w:hAnsi="Times New Roman" w:cs="Times New Roman"/>
                <w:sz w:val="20"/>
                <w:szCs w:val="20"/>
                <w:rPrChange w:id="9017" w:author="Mohammad Nayeem Hasan" w:date="2023-01-27T04:20:00Z">
                  <w:rPr>
                    <w:moveTo w:id="9018" w:author="Mohammad Nayeem Hasan" w:date="2023-01-21T00:38:00Z"/>
                    <w:rFonts w:ascii="Times New Roman" w:hAnsi="Times New Roman" w:cs="Times New Roman"/>
                    <w:sz w:val="24"/>
                    <w:szCs w:val="24"/>
                  </w:rPr>
                </w:rPrChange>
              </w:rPr>
              <w:pPrChange w:id="9019" w:author="Mohammad Nayeem Hasan" w:date="2023-01-21T14:56:00Z">
                <w:pPr>
                  <w:jc w:val="both"/>
                </w:pPr>
              </w:pPrChange>
            </w:pPr>
            <w:moveTo w:id="9020" w:author="Mohammad Nayeem Hasan" w:date="2023-01-21T00:38:00Z">
              <w:r w:rsidRPr="00200D44">
                <w:rPr>
                  <w:rFonts w:ascii="Times New Roman" w:hAnsi="Times New Roman" w:cs="Times New Roman"/>
                  <w:sz w:val="20"/>
                  <w:szCs w:val="20"/>
                  <w:rPrChange w:id="9021" w:author="Mohammad Nayeem Hasan" w:date="2023-01-27T04:20:00Z">
                    <w:rPr>
                      <w:rFonts w:ascii="Times New Roman" w:hAnsi="Times New Roman" w:cs="Times New Roman"/>
                      <w:sz w:val="24"/>
                      <w:szCs w:val="24"/>
                    </w:rPr>
                  </w:rPrChange>
                </w:rPr>
                <w:t>-</w:t>
              </w:r>
            </w:moveTo>
          </w:p>
        </w:tc>
        <w:tc>
          <w:tcPr>
            <w:tcW w:w="587" w:type="pct"/>
            <w:vAlign w:val="center"/>
          </w:tcPr>
          <w:p w14:paraId="6997460F" w14:textId="77777777" w:rsidR="00C2040A" w:rsidRPr="00200D44" w:rsidRDefault="00C2040A">
            <w:pPr>
              <w:rPr>
                <w:moveTo w:id="9022" w:author="Mohammad Nayeem Hasan" w:date="2023-01-21T00:38:00Z"/>
                <w:rFonts w:ascii="Times New Roman" w:hAnsi="Times New Roman" w:cs="Times New Roman"/>
                <w:sz w:val="20"/>
                <w:szCs w:val="20"/>
                <w:rPrChange w:id="9023" w:author="Mohammad Nayeem Hasan" w:date="2023-01-27T04:20:00Z">
                  <w:rPr>
                    <w:moveTo w:id="9024" w:author="Mohammad Nayeem Hasan" w:date="2023-01-21T00:38:00Z"/>
                    <w:rFonts w:ascii="Times New Roman" w:hAnsi="Times New Roman" w:cs="Times New Roman"/>
                    <w:sz w:val="24"/>
                    <w:szCs w:val="24"/>
                  </w:rPr>
                </w:rPrChange>
              </w:rPr>
              <w:pPrChange w:id="9025" w:author="Mohammad Nayeem Hasan" w:date="2023-01-21T14:56:00Z">
                <w:pPr>
                  <w:jc w:val="both"/>
                </w:pPr>
              </w:pPrChange>
            </w:pPr>
            <w:moveTo w:id="9026" w:author="Mohammad Nayeem Hasan" w:date="2023-01-21T00:38:00Z">
              <w:r w:rsidRPr="00200D44">
                <w:rPr>
                  <w:rFonts w:ascii="Times New Roman" w:hAnsi="Times New Roman" w:cs="Times New Roman"/>
                  <w:sz w:val="20"/>
                  <w:szCs w:val="20"/>
                  <w:rPrChange w:id="9027" w:author="Mohammad Nayeem Hasan" w:date="2023-01-27T04:20:00Z">
                    <w:rPr>
                      <w:rFonts w:ascii="Times New Roman" w:hAnsi="Times New Roman" w:cs="Times New Roman"/>
                      <w:sz w:val="24"/>
                      <w:szCs w:val="24"/>
                    </w:rPr>
                  </w:rPrChange>
                </w:rPr>
                <w:t>-</w:t>
              </w:r>
            </w:moveTo>
          </w:p>
        </w:tc>
        <w:tc>
          <w:tcPr>
            <w:tcW w:w="689" w:type="pct"/>
            <w:vMerge/>
            <w:vAlign w:val="center"/>
          </w:tcPr>
          <w:p w14:paraId="6B67A316" w14:textId="77777777" w:rsidR="00C2040A" w:rsidRPr="00200D44" w:rsidRDefault="00C2040A">
            <w:pPr>
              <w:rPr>
                <w:moveTo w:id="9028" w:author="Mohammad Nayeem Hasan" w:date="2023-01-21T00:38:00Z"/>
                <w:rFonts w:ascii="Times New Roman" w:hAnsi="Times New Roman" w:cs="Times New Roman"/>
                <w:sz w:val="20"/>
                <w:szCs w:val="20"/>
                <w:rPrChange w:id="9029" w:author="Mohammad Nayeem Hasan" w:date="2023-01-27T04:20:00Z">
                  <w:rPr>
                    <w:moveTo w:id="9030" w:author="Mohammad Nayeem Hasan" w:date="2023-01-21T00:38:00Z"/>
                    <w:rFonts w:ascii="Times New Roman" w:hAnsi="Times New Roman" w:cs="Times New Roman"/>
                    <w:sz w:val="24"/>
                    <w:szCs w:val="24"/>
                  </w:rPr>
                </w:rPrChange>
              </w:rPr>
              <w:pPrChange w:id="9031" w:author="Mohammad Nayeem Hasan" w:date="2023-01-21T14:56:00Z">
                <w:pPr>
                  <w:jc w:val="both"/>
                </w:pPr>
              </w:pPrChange>
            </w:pPr>
          </w:p>
        </w:tc>
        <w:tc>
          <w:tcPr>
            <w:tcW w:w="389" w:type="pct"/>
            <w:vAlign w:val="center"/>
          </w:tcPr>
          <w:p w14:paraId="01E86394" w14:textId="77777777" w:rsidR="00C2040A" w:rsidRPr="00200D44" w:rsidRDefault="00C2040A">
            <w:pPr>
              <w:rPr>
                <w:moveTo w:id="9032" w:author="Mohammad Nayeem Hasan" w:date="2023-01-21T00:38:00Z"/>
                <w:rFonts w:ascii="Times New Roman" w:hAnsi="Times New Roman" w:cs="Times New Roman"/>
                <w:sz w:val="20"/>
                <w:szCs w:val="20"/>
                <w:rPrChange w:id="9033" w:author="Mohammad Nayeem Hasan" w:date="2023-01-27T04:20:00Z">
                  <w:rPr>
                    <w:moveTo w:id="9034" w:author="Mohammad Nayeem Hasan" w:date="2023-01-21T00:38:00Z"/>
                    <w:rFonts w:ascii="Times New Roman" w:hAnsi="Times New Roman" w:cs="Times New Roman"/>
                    <w:sz w:val="24"/>
                    <w:szCs w:val="24"/>
                  </w:rPr>
                </w:rPrChange>
              </w:rPr>
              <w:pPrChange w:id="9035" w:author="Mohammad Nayeem Hasan" w:date="2023-01-21T14:56:00Z">
                <w:pPr>
                  <w:jc w:val="both"/>
                </w:pPr>
              </w:pPrChange>
            </w:pPr>
            <w:moveTo w:id="9036" w:author="Mohammad Nayeem Hasan" w:date="2023-01-21T00:38:00Z">
              <w:r w:rsidRPr="00200D44">
                <w:rPr>
                  <w:rFonts w:ascii="Times New Roman" w:hAnsi="Times New Roman" w:cs="Times New Roman"/>
                  <w:sz w:val="20"/>
                  <w:szCs w:val="20"/>
                  <w:rPrChange w:id="9037" w:author="Mohammad Nayeem Hasan" w:date="2023-01-27T04:20:00Z">
                    <w:rPr>
                      <w:rFonts w:ascii="Times New Roman" w:hAnsi="Times New Roman" w:cs="Times New Roman"/>
                      <w:sz w:val="24"/>
                      <w:szCs w:val="24"/>
                    </w:rPr>
                  </w:rPrChange>
                </w:rPr>
                <w:t>336 (3.9)</w:t>
              </w:r>
            </w:moveTo>
          </w:p>
        </w:tc>
        <w:tc>
          <w:tcPr>
            <w:tcW w:w="398" w:type="pct"/>
            <w:vAlign w:val="center"/>
          </w:tcPr>
          <w:p w14:paraId="4B40DD7C" w14:textId="77777777" w:rsidR="00C2040A" w:rsidRPr="00200D44" w:rsidRDefault="00C2040A">
            <w:pPr>
              <w:rPr>
                <w:moveTo w:id="9038" w:author="Mohammad Nayeem Hasan" w:date="2023-01-21T00:38:00Z"/>
                <w:rFonts w:ascii="Times New Roman" w:hAnsi="Times New Roman" w:cs="Times New Roman"/>
                <w:sz w:val="20"/>
                <w:szCs w:val="20"/>
                <w:rPrChange w:id="9039" w:author="Mohammad Nayeem Hasan" w:date="2023-01-27T04:20:00Z">
                  <w:rPr>
                    <w:moveTo w:id="9040" w:author="Mohammad Nayeem Hasan" w:date="2023-01-21T00:38:00Z"/>
                    <w:rFonts w:ascii="Times New Roman" w:hAnsi="Times New Roman" w:cs="Times New Roman"/>
                    <w:sz w:val="24"/>
                    <w:szCs w:val="24"/>
                  </w:rPr>
                </w:rPrChange>
              </w:rPr>
              <w:pPrChange w:id="9041" w:author="Mohammad Nayeem Hasan" w:date="2023-01-21T14:56:00Z">
                <w:pPr>
                  <w:jc w:val="both"/>
                </w:pPr>
              </w:pPrChange>
            </w:pPr>
            <w:moveTo w:id="9042" w:author="Mohammad Nayeem Hasan" w:date="2023-01-21T00:38:00Z">
              <w:r w:rsidRPr="00200D44">
                <w:rPr>
                  <w:rFonts w:ascii="Times New Roman" w:hAnsi="Times New Roman" w:cs="Times New Roman"/>
                  <w:sz w:val="20"/>
                  <w:szCs w:val="20"/>
                  <w:rPrChange w:id="9043" w:author="Mohammad Nayeem Hasan" w:date="2023-01-27T04:20:00Z">
                    <w:rPr>
                      <w:rFonts w:ascii="Times New Roman" w:hAnsi="Times New Roman" w:cs="Times New Roman"/>
                      <w:sz w:val="24"/>
                      <w:szCs w:val="24"/>
                    </w:rPr>
                  </w:rPrChange>
                </w:rPr>
                <w:t>8234 (96.1)</w:t>
              </w:r>
            </w:moveTo>
          </w:p>
        </w:tc>
        <w:tc>
          <w:tcPr>
            <w:tcW w:w="435" w:type="pct"/>
            <w:vMerge/>
            <w:vAlign w:val="center"/>
          </w:tcPr>
          <w:p w14:paraId="127DCB26" w14:textId="77777777" w:rsidR="00C2040A" w:rsidRPr="00200D44" w:rsidRDefault="00C2040A">
            <w:pPr>
              <w:rPr>
                <w:moveTo w:id="9044" w:author="Mohammad Nayeem Hasan" w:date="2023-01-21T00:38:00Z"/>
                <w:rFonts w:ascii="Times New Roman" w:hAnsi="Times New Roman" w:cs="Times New Roman"/>
                <w:sz w:val="20"/>
                <w:szCs w:val="20"/>
                <w:rPrChange w:id="9045" w:author="Mohammad Nayeem Hasan" w:date="2023-01-27T04:20:00Z">
                  <w:rPr>
                    <w:moveTo w:id="9046" w:author="Mohammad Nayeem Hasan" w:date="2023-01-21T00:38:00Z"/>
                    <w:rFonts w:ascii="Times New Roman" w:hAnsi="Times New Roman" w:cs="Times New Roman"/>
                    <w:sz w:val="24"/>
                    <w:szCs w:val="24"/>
                  </w:rPr>
                </w:rPrChange>
              </w:rPr>
              <w:pPrChange w:id="9047" w:author="Mohammad Nayeem Hasan" w:date="2023-01-21T14:56:00Z">
                <w:pPr>
                  <w:jc w:val="both"/>
                </w:pPr>
              </w:pPrChange>
            </w:pPr>
          </w:p>
        </w:tc>
        <w:tc>
          <w:tcPr>
            <w:tcW w:w="389" w:type="pct"/>
            <w:vAlign w:val="center"/>
          </w:tcPr>
          <w:p w14:paraId="7EE726E6" w14:textId="77777777" w:rsidR="00C2040A" w:rsidRPr="00200D44" w:rsidRDefault="00C2040A">
            <w:pPr>
              <w:rPr>
                <w:moveTo w:id="9048" w:author="Mohammad Nayeem Hasan" w:date="2023-01-21T00:38:00Z"/>
                <w:rFonts w:ascii="Times New Roman" w:hAnsi="Times New Roman" w:cs="Times New Roman"/>
                <w:sz w:val="20"/>
                <w:szCs w:val="20"/>
                <w:rPrChange w:id="9049" w:author="Mohammad Nayeem Hasan" w:date="2023-01-27T04:20:00Z">
                  <w:rPr>
                    <w:moveTo w:id="9050" w:author="Mohammad Nayeem Hasan" w:date="2023-01-21T00:38:00Z"/>
                    <w:rFonts w:ascii="Times New Roman" w:hAnsi="Times New Roman" w:cs="Times New Roman"/>
                    <w:sz w:val="24"/>
                    <w:szCs w:val="24"/>
                  </w:rPr>
                </w:rPrChange>
              </w:rPr>
              <w:pPrChange w:id="9051" w:author="Mohammad Nayeem Hasan" w:date="2023-01-21T14:56:00Z">
                <w:pPr>
                  <w:jc w:val="both"/>
                </w:pPr>
              </w:pPrChange>
            </w:pPr>
            <w:moveTo w:id="9052" w:author="Mohammad Nayeem Hasan" w:date="2023-01-21T00:38:00Z">
              <w:r w:rsidRPr="00200D44">
                <w:rPr>
                  <w:rFonts w:ascii="Times New Roman" w:hAnsi="Times New Roman" w:cs="Times New Roman"/>
                  <w:sz w:val="20"/>
                  <w:szCs w:val="20"/>
                  <w:rPrChange w:id="9053" w:author="Mohammad Nayeem Hasan" w:date="2023-01-27T04:20:00Z">
                    <w:rPr>
                      <w:rFonts w:ascii="Times New Roman" w:hAnsi="Times New Roman" w:cs="Times New Roman"/>
                      <w:sz w:val="24"/>
                      <w:szCs w:val="24"/>
                    </w:rPr>
                  </w:rPrChange>
                </w:rPr>
                <w:t>682 (6.9)</w:t>
              </w:r>
            </w:moveTo>
          </w:p>
        </w:tc>
        <w:tc>
          <w:tcPr>
            <w:tcW w:w="445" w:type="pct"/>
            <w:vAlign w:val="center"/>
          </w:tcPr>
          <w:p w14:paraId="04CC4B4E" w14:textId="77777777" w:rsidR="00C2040A" w:rsidRPr="00200D44" w:rsidRDefault="00C2040A">
            <w:pPr>
              <w:rPr>
                <w:moveTo w:id="9054" w:author="Mohammad Nayeem Hasan" w:date="2023-01-21T00:38:00Z"/>
                <w:rFonts w:ascii="Times New Roman" w:hAnsi="Times New Roman" w:cs="Times New Roman"/>
                <w:sz w:val="20"/>
                <w:szCs w:val="20"/>
                <w:rPrChange w:id="9055" w:author="Mohammad Nayeem Hasan" w:date="2023-01-27T04:20:00Z">
                  <w:rPr>
                    <w:moveTo w:id="9056" w:author="Mohammad Nayeem Hasan" w:date="2023-01-21T00:38:00Z"/>
                    <w:rFonts w:ascii="Times New Roman" w:hAnsi="Times New Roman" w:cs="Times New Roman"/>
                    <w:sz w:val="24"/>
                    <w:szCs w:val="24"/>
                  </w:rPr>
                </w:rPrChange>
              </w:rPr>
              <w:pPrChange w:id="9057" w:author="Mohammad Nayeem Hasan" w:date="2023-01-21T14:56:00Z">
                <w:pPr>
                  <w:jc w:val="both"/>
                </w:pPr>
              </w:pPrChange>
            </w:pPr>
            <w:moveTo w:id="9058" w:author="Mohammad Nayeem Hasan" w:date="2023-01-21T00:38:00Z">
              <w:r w:rsidRPr="00200D44">
                <w:rPr>
                  <w:rFonts w:ascii="Times New Roman" w:hAnsi="Times New Roman" w:cs="Times New Roman"/>
                  <w:sz w:val="20"/>
                  <w:szCs w:val="20"/>
                  <w:rPrChange w:id="9059" w:author="Mohammad Nayeem Hasan" w:date="2023-01-27T04:20:00Z">
                    <w:rPr>
                      <w:rFonts w:ascii="Times New Roman" w:hAnsi="Times New Roman" w:cs="Times New Roman"/>
                      <w:sz w:val="24"/>
                      <w:szCs w:val="24"/>
                    </w:rPr>
                  </w:rPrChange>
                </w:rPr>
                <w:t>9116 (93.1)</w:t>
              </w:r>
            </w:moveTo>
          </w:p>
        </w:tc>
        <w:tc>
          <w:tcPr>
            <w:tcW w:w="435" w:type="pct"/>
            <w:vMerge/>
            <w:vAlign w:val="center"/>
          </w:tcPr>
          <w:p w14:paraId="2C71ABA8" w14:textId="77777777" w:rsidR="00C2040A" w:rsidRPr="00200D44" w:rsidRDefault="00C2040A">
            <w:pPr>
              <w:rPr>
                <w:moveTo w:id="9060" w:author="Mohammad Nayeem Hasan" w:date="2023-01-21T00:38:00Z"/>
                <w:rFonts w:ascii="Times New Roman" w:hAnsi="Times New Roman" w:cs="Times New Roman"/>
                <w:sz w:val="20"/>
                <w:szCs w:val="20"/>
                <w:rPrChange w:id="9061" w:author="Mohammad Nayeem Hasan" w:date="2023-01-27T04:20:00Z">
                  <w:rPr>
                    <w:moveTo w:id="9062" w:author="Mohammad Nayeem Hasan" w:date="2023-01-21T00:38:00Z"/>
                    <w:rFonts w:ascii="Times New Roman" w:hAnsi="Times New Roman" w:cs="Times New Roman"/>
                    <w:sz w:val="24"/>
                    <w:szCs w:val="24"/>
                  </w:rPr>
                </w:rPrChange>
              </w:rPr>
              <w:pPrChange w:id="9063" w:author="Mohammad Nayeem Hasan" w:date="2023-01-21T14:56:00Z">
                <w:pPr>
                  <w:jc w:val="both"/>
                </w:pPr>
              </w:pPrChange>
            </w:pPr>
          </w:p>
        </w:tc>
      </w:tr>
      <w:tr w:rsidR="00C2040A" w:rsidRPr="00200D44" w14:paraId="7234E196" w14:textId="77777777" w:rsidTr="00F13B5B">
        <w:trPr>
          <w:trHeight w:val="257"/>
          <w:jc w:val="center"/>
        </w:trPr>
        <w:tc>
          <w:tcPr>
            <w:tcW w:w="5000" w:type="pct"/>
            <w:gridSpan w:val="10"/>
            <w:vAlign w:val="center"/>
          </w:tcPr>
          <w:p w14:paraId="7DE5C148" w14:textId="77777777" w:rsidR="00C2040A" w:rsidRPr="00200D44" w:rsidRDefault="00C2040A">
            <w:pPr>
              <w:rPr>
                <w:moveTo w:id="9064" w:author="Mohammad Nayeem Hasan" w:date="2023-01-21T00:38:00Z"/>
                <w:rFonts w:ascii="Times New Roman" w:hAnsi="Times New Roman" w:cs="Times New Roman"/>
                <w:sz w:val="20"/>
                <w:szCs w:val="20"/>
                <w:rPrChange w:id="9065" w:author="Mohammad Nayeem Hasan" w:date="2023-01-27T04:20:00Z">
                  <w:rPr>
                    <w:moveTo w:id="9066" w:author="Mohammad Nayeem Hasan" w:date="2023-01-21T00:38:00Z"/>
                    <w:rFonts w:ascii="Times New Roman" w:hAnsi="Times New Roman" w:cs="Times New Roman"/>
                    <w:sz w:val="24"/>
                    <w:szCs w:val="24"/>
                  </w:rPr>
                </w:rPrChange>
              </w:rPr>
              <w:pPrChange w:id="9067" w:author="Mohammad Nayeem Hasan" w:date="2023-01-21T14:56:00Z">
                <w:pPr>
                  <w:jc w:val="both"/>
                </w:pPr>
              </w:pPrChange>
            </w:pPr>
            <w:moveTo w:id="9068" w:author="Mohammad Nayeem Hasan" w:date="2023-01-21T00:38:00Z">
              <w:r w:rsidRPr="00200D44">
                <w:rPr>
                  <w:rFonts w:ascii="Times New Roman" w:hAnsi="Times New Roman" w:cs="Times New Roman"/>
                  <w:sz w:val="20"/>
                  <w:szCs w:val="20"/>
                  <w:rPrChange w:id="9069" w:author="Mohammad Nayeem Hasan" w:date="2023-01-27T04:20:00Z">
                    <w:rPr>
                      <w:rFonts w:ascii="Times New Roman" w:hAnsi="Times New Roman" w:cs="Times New Roman"/>
                      <w:sz w:val="24"/>
                      <w:szCs w:val="24"/>
                    </w:rPr>
                  </w:rPrChange>
                </w:rPr>
                <w:t>Source water type</w:t>
              </w:r>
            </w:moveTo>
          </w:p>
        </w:tc>
      </w:tr>
      <w:tr w:rsidR="004266B3" w:rsidRPr="004266B3" w14:paraId="41CBE673" w14:textId="77777777" w:rsidTr="006875DA">
        <w:trPr>
          <w:trHeight w:val="257"/>
          <w:jc w:val="center"/>
        </w:trPr>
        <w:tc>
          <w:tcPr>
            <w:tcW w:w="788" w:type="pct"/>
            <w:vAlign w:val="center"/>
          </w:tcPr>
          <w:p w14:paraId="71BF3033" w14:textId="77777777" w:rsidR="00C2040A" w:rsidRPr="00200D44" w:rsidRDefault="00C2040A">
            <w:pPr>
              <w:rPr>
                <w:moveTo w:id="9070" w:author="Mohammad Nayeem Hasan" w:date="2023-01-21T00:38:00Z"/>
                <w:rFonts w:ascii="Times New Roman" w:hAnsi="Times New Roman" w:cs="Times New Roman"/>
                <w:sz w:val="20"/>
                <w:szCs w:val="20"/>
                <w:rPrChange w:id="9071" w:author="Mohammad Nayeem Hasan" w:date="2023-01-27T04:20:00Z">
                  <w:rPr>
                    <w:moveTo w:id="9072" w:author="Mohammad Nayeem Hasan" w:date="2023-01-21T00:38:00Z"/>
                    <w:rFonts w:ascii="Times New Roman" w:hAnsi="Times New Roman" w:cs="Times New Roman"/>
                    <w:sz w:val="24"/>
                    <w:szCs w:val="24"/>
                  </w:rPr>
                </w:rPrChange>
              </w:rPr>
              <w:pPrChange w:id="9073" w:author="Mohammad Nayeem Hasan" w:date="2023-01-21T14:56:00Z">
                <w:pPr>
                  <w:jc w:val="both"/>
                </w:pPr>
              </w:pPrChange>
            </w:pPr>
            <w:moveTo w:id="9074" w:author="Mohammad Nayeem Hasan" w:date="2023-01-21T00:38:00Z">
              <w:r w:rsidRPr="00200D44">
                <w:rPr>
                  <w:rFonts w:ascii="Times New Roman" w:hAnsi="Times New Roman" w:cs="Times New Roman"/>
                  <w:sz w:val="20"/>
                  <w:szCs w:val="20"/>
                  <w:rPrChange w:id="9075" w:author="Mohammad Nayeem Hasan" w:date="2023-01-27T04:20:00Z">
                    <w:rPr>
                      <w:rFonts w:ascii="Times New Roman" w:hAnsi="Times New Roman" w:cs="Times New Roman"/>
                      <w:sz w:val="24"/>
                      <w:szCs w:val="24"/>
                    </w:rPr>
                  </w:rPrChange>
                </w:rPr>
                <w:t>Improved</w:t>
              </w:r>
            </w:moveTo>
          </w:p>
        </w:tc>
        <w:tc>
          <w:tcPr>
            <w:tcW w:w="445" w:type="pct"/>
            <w:vAlign w:val="center"/>
          </w:tcPr>
          <w:p w14:paraId="4EA90658" w14:textId="77777777" w:rsidR="00C2040A" w:rsidRPr="00200D44" w:rsidRDefault="00C2040A">
            <w:pPr>
              <w:rPr>
                <w:moveTo w:id="9076" w:author="Mohammad Nayeem Hasan" w:date="2023-01-21T00:38:00Z"/>
                <w:rFonts w:ascii="Times New Roman" w:hAnsi="Times New Roman" w:cs="Times New Roman"/>
                <w:sz w:val="20"/>
                <w:szCs w:val="20"/>
                <w:rPrChange w:id="9077" w:author="Mohammad Nayeem Hasan" w:date="2023-01-27T04:20:00Z">
                  <w:rPr>
                    <w:moveTo w:id="9078" w:author="Mohammad Nayeem Hasan" w:date="2023-01-21T00:38:00Z"/>
                    <w:rFonts w:ascii="Times New Roman" w:hAnsi="Times New Roman" w:cs="Times New Roman"/>
                    <w:sz w:val="24"/>
                    <w:szCs w:val="24"/>
                  </w:rPr>
                </w:rPrChange>
              </w:rPr>
              <w:pPrChange w:id="9079" w:author="Mohammad Nayeem Hasan" w:date="2023-01-21T14:56:00Z">
                <w:pPr>
                  <w:jc w:val="both"/>
                </w:pPr>
              </w:pPrChange>
            </w:pPr>
            <w:moveTo w:id="9080" w:author="Mohammad Nayeem Hasan" w:date="2023-01-21T00:38:00Z">
              <w:r w:rsidRPr="00200D44">
                <w:rPr>
                  <w:rFonts w:ascii="Times New Roman" w:hAnsi="Times New Roman" w:cs="Times New Roman"/>
                  <w:sz w:val="20"/>
                  <w:szCs w:val="20"/>
                  <w:rPrChange w:id="9081" w:author="Mohammad Nayeem Hasan" w:date="2023-01-27T04:20:00Z">
                    <w:rPr>
                      <w:rFonts w:ascii="Times New Roman" w:hAnsi="Times New Roman" w:cs="Times New Roman"/>
                      <w:sz w:val="24"/>
                      <w:szCs w:val="24"/>
                    </w:rPr>
                  </w:rPrChange>
                </w:rPr>
                <w:t>2216 (7.1)</w:t>
              </w:r>
            </w:moveTo>
          </w:p>
        </w:tc>
        <w:tc>
          <w:tcPr>
            <w:tcW w:w="587" w:type="pct"/>
            <w:vAlign w:val="center"/>
          </w:tcPr>
          <w:p w14:paraId="45653483" w14:textId="77777777" w:rsidR="00C2040A" w:rsidRPr="00200D44" w:rsidRDefault="00C2040A">
            <w:pPr>
              <w:rPr>
                <w:moveTo w:id="9082" w:author="Mohammad Nayeem Hasan" w:date="2023-01-21T00:38:00Z"/>
                <w:rFonts w:ascii="Times New Roman" w:hAnsi="Times New Roman" w:cs="Times New Roman"/>
                <w:sz w:val="20"/>
                <w:szCs w:val="20"/>
                <w:rPrChange w:id="9083" w:author="Mohammad Nayeem Hasan" w:date="2023-01-27T04:20:00Z">
                  <w:rPr>
                    <w:moveTo w:id="9084" w:author="Mohammad Nayeem Hasan" w:date="2023-01-21T00:38:00Z"/>
                    <w:rFonts w:ascii="Times New Roman" w:hAnsi="Times New Roman" w:cs="Times New Roman"/>
                    <w:sz w:val="24"/>
                    <w:szCs w:val="24"/>
                  </w:rPr>
                </w:rPrChange>
              </w:rPr>
              <w:pPrChange w:id="9085" w:author="Mohammad Nayeem Hasan" w:date="2023-01-21T14:56:00Z">
                <w:pPr>
                  <w:jc w:val="both"/>
                </w:pPr>
              </w:pPrChange>
            </w:pPr>
            <w:moveTo w:id="9086" w:author="Mohammad Nayeem Hasan" w:date="2023-01-21T00:38:00Z">
              <w:r w:rsidRPr="00200D44">
                <w:rPr>
                  <w:rFonts w:ascii="Times New Roman" w:hAnsi="Times New Roman" w:cs="Times New Roman"/>
                  <w:sz w:val="20"/>
                  <w:szCs w:val="20"/>
                  <w:rPrChange w:id="9087" w:author="Mohammad Nayeem Hasan" w:date="2023-01-27T04:20:00Z">
                    <w:rPr>
                      <w:rFonts w:ascii="Times New Roman" w:hAnsi="Times New Roman" w:cs="Times New Roman"/>
                      <w:sz w:val="24"/>
                      <w:szCs w:val="24"/>
                    </w:rPr>
                  </w:rPrChange>
                </w:rPr>
                <w:t>28783 (92.9)</w:t>
              </w:r>
            </w:moveTo>
          </w:p>
        </w:tc>
        <w:tc>
          <w:tcPr>
            <w:tcW w:w="689" w:type="pct"/>
            <w:vMerge w:val="restart"/>
            <w:vAlign w:val="center"/>
          </w:tcPr>
          <w:p w14:paraId="569C578F" w14:textId="77777777" w:rsidR="00C2040A" w:rsidRPr="00200D44" w:rsidRDefault="00C2040A">
            <w:pPr>
              <w:rPr>
                <w:moveTo w:id="9088" w:author="Mohammad Nayeem Hasan" w:date="2023-01-21T00:38:00Z"/>
                <w:rFonts w:ascii="Times New Roman" w:hAnsi="Times New Roman" w:cs="Times New Roman"/>
                <w:sz w:val="20"/>
                <w:szCs w:val="20"/>
                <w:rPrChange w:id="9089" w:author="Mohammad Nayeem Hasan" w:date="2023-01-27T04:20:00Z">
                  <w:rPr>
                    <w:moveTo w:id="9090" w:author="Mohammad Nayeem Hasan" w:date="2023-01-21T00:38:00Z"/>
                    <w:rFonts w:ascii="Times New Roman" w:hAnsi="Times New Roman" w:cs="Times New Roman"/>
                    <w:sz w:val="24"/>
                    <w:szCs w:val="24"/>
                  </w:rPr>
                </w:rPrChange>
              </w:rPr>
              <w:pPrChange w:id="9091" w:author="Mohammad Nayeem Hasan" w:date="2023-01-21T14:56:00Z">
                <w:pPr>
                  <w:jc w:val="both"/>
                </w:pPr>
              </w:pPrChange>
            </w:pPr>
            <w:moveTo w:id="9092" w:author="Mohammad Nayeem Hasan" w:date="2023-01-21T00:38:00Z">
              <w:r w:rsidRPr="00200D44">
                <w:rPr>
                  <w:rFonts w:ascii="Times New Roman" w:hAnsi="Times New Roman" w:cs="Times New Roman"/>
                  <w:sz w:val="20"/>
                  <w:szCs w:val="20"/>
                  <w:rPrChange w:id="9093" w:author="Mohammad Nayeem Hasan" w:date="2023-01-27T04:20:00Z">
                    <w:rPr>
                      <w:rFonts w:ascii="Times New Roman" w:hAnsi="Times New Roman" w:cs="Times New Roman"/>
                      <w:sz w:val="24"/>
                      <w:szCs w:val="24"/>
                    </w:rPr>
                  </w:rPrChange>
                </w:rPr>
                <w:t>0.854</w:t>
              </w:r>
            </w:moveTo>
          </w:p>
        </w:tc>
        <w:tc>
          <w:tcPr>
            <w:tcW w:w="389" w:type="pct"/>
            <w:vAlign w:val="center"/>
          </w:tcPr>
          <w:p w14:paraId="46D7FE36" w14:textId="77777777" w:rsidR="00C2040A" w:rsidRPr="00200D44" w:rsidRDefault="00C2040A">
            <w:pPr>
              <w:rPr>
                <w:moveTo w:id="9094" w:author="Mohammad Nayeem Hasan" w:date="2023-01-21T00:38:00Z"/>
                <w:rFonts w:ascii="Times New Roman" w:hAnsi="Times New Roman" w:cs="Times New Roman"/>
                <w:sz w:val="20"/>
                <w:szCs w:val="20"/>
                <w:rPrChange w:id="9095" w:author="Mohammad Nayeem Hasan" w:date="2023-01-27T04:20:00Z">
                  <w:rPr>
                    <w:moveTo w:id="9096" w:author="Mohammad Nayeem Hasan" w:date="2023-01-21T00:38:00Z"/>
                    <w:rFonts w:ascii="Times New Roman" w:hAnsi="Times New Roman" w:cs="Times New Roman"/>
                    <w:sz w:val="24"/>
                    <w:szCs w:val="24"/>
                  </w:rPr>
                </w:rPrChange>
              </w:rPr>
              <w:pPrChange w:id="9097" w:author="Mohammad Nayeem Hasan" w:date="2023-01-21T14:56:00Z">
                <w:pPr>
                  <w:jc w:val="both"/>
                </w:pPr>
              </w:pPrChange>
            </w:pPr>
            <w:moveTo w:id="9098" w:author="Mohammad Nayeem Hasan" w:date="2023-01-21T00:38:00Z">
              <w:r w:rsidRPr="00200D44">
                <w:rPr>
                  <w:rFonts w:ascii="Times New Roman" w:hAnsi="Times New Roman" w:cs="Times New Roman"/>
                  <w:sz w:val="20"/>
                  <w:szCs w:val="20"/>
                  <w:rPrChange w:id="9099" w:author="Mohammad Nayeem Hasan" w:date="2023-01-27T04:20:00Z">
                    <w:rPr>
                      <w:rFonts w:ascii="Times New Roman" w:hAnsi="Times New Roman" w:cs="Times New Roman"/>
                      <w:sz w:val="24"/>
                      <w:szCs w:val="24"/>
                    </w:rPr>
                  </w:rPrChange>
                </w:rPr>
                <w:t>772 (4.0)</w:t>
              </w:r>
            </w:moveTo>
          </w:p>
        </w:tc>
        <w:tc>
          <w:tcPr>
            <w:tcW w:w="398" w:type="pct"/>
            <w:vAlign w:val="center"/>
          </w:tcPr>
          <w:p w14:paraId="674041B8" w14:textId="77777777" w:rsidR="00C2040A" w:rsidRPr="00200D44" w:rsidRDefault="00C2040A">
            <w:pPr>
              <w:rPr>
                <w:moveTo w:id="9100" w:author="Mohammad Nayeem Hasan" w:date="2023-01-21T00:38:00Z"/>
                <w:rFonts w:ascii="Times New Roman" w:hAnsi="Times New Roman" w:cs="Times New Roman"/>
                <w:sz w:val="20"/>
                <w:szCs w:val="20"/>
                <w:rPrChange w:id="9101" w:author="Mohammad Nayeem Hasan" w:date="2023-01-27T04:20:00Z">
                  <w:rPr>
                    <w:moveTo w:id="9102" w:author="Mohammad Nayeem Hasan" w:date="2023-01-21T00:38:00Z"/>
                    <w:rFonts w:ascii="Times New Roman" w:hAnsi="Times New Roman" w:cs="Times New Roman"/>
                    <w:sz w:val="24"/>
                    <w:szCs w:val="24"/>
                  </w:rPr>
                </w:rPrChange>
              </w:rPr>
              <w:pPrChange w:id="9103" w:author="Mohammad Nayeem Hasan" w:date="2023-01-21T14:56:00Z">
                <w:pPr>
                  <w:jc w:val="both"/>
                </w:pPr>
              </w:pPrChange>
            </w:pPr>
            <w:moveTo w:id="9104" w:author="Mohammad Nayeem Hasan" w:date="2023-01-21T00:38:00Z">
              <w:r w:rsidRPr="00200D44">
                <w:rPr>
                  <w:rFonts w:ascii="Times New Roman" w:hAnsi="Times New Roman" w:cs="Times New Roman"/>
                  <w:sz w:val="20"/>
                  <w:szCs w:val="20"/>
                  <w:rPrChange w:id="9105" w:author="Mohammad Nayeem Hasan" w:date="2023-01-27T04:20:00Z">
                    <w:rPr>
                      <w:rFonts w:ascii="Times New Roman" w:hAnsi="Times New Roman" w:cs="Times New Roman"/>
                      <w:sz w:val="24"/>
                      <w:szCs w:val="24"/>
                    </w:rPr>
                  </w:rPrChange>
                </w:rPr>
                <w:t>18590 (96.0)</w:t>
              </w:r>
            </w:moveTo>
          </w:p>
        </w:tc>
        <w:tc>
          <w:tcPr>
            <w:tcW w:w="435" w:type="pct"/>
            <w:vMerge w:val="restart"/>
            <w:vAlign w:val="center"/>
          </w:tcPr>
          <w:p w14:paraId="27262376" w14:textId="77777777" w:rsidR="00C2040A" w:rsidRPr="00200D44" w:rsidRDefault="00C2040A">
            <w:pPr>
              <w:rPr>
                <w:moveTo w:id="9106" w:author="Mohammad Nayeem Hasan" w:date="2023-01-21T00:38:00Z"/>
                <w:rFonts w:ascii="Times New Roman" w:hAnsi="Times New Roman" w:cs="Times New Roman"/>
                <w:sz w:val="20"/>
                <w:szCs w:val="20"/>
                <w:rPrChange w:id="9107" w:author="Mohammad Nayeem Hasan" w:date="2023-01-27T04:20:00Z">
                  <w:rPr>
                    <w:moveTo w:id="9108" w:author="Mohammad Nayeem Hasan" w:date="2023-01-21T00:38:00Z"/>
                    <w:rFonts w:ascii="Times New Roman" w:hAnsi="Times New Roman" w:cs="Times New Roman"/>
                    <w:sz w:val="24"/>
                    <w:szCs w:val="24"/>
                  </w:rPr>
                </w:rPrChange>
              </w:rPr>
              <w:pPrChange w:id="9109" w:author="Mohammad Nayeem Hasan" w:date="2023-01-21T14:56:00Z">
                <w:pPr>
                  <w:jc w:val="both"/>
                </w:pPr>
              </w:pPrChange>
            </w:pPr>
            <w:moveTo w:id="9110" w:author="Mohammad Nayeem Hasan" w:date="2023-01-21T00:38:00Z">
              <w:r w:rsidRPr="00200D44">
                <w:rPr>
                  <w:rFonts w:ascii="Times New Roman" w:hAnsi="Times New Roman" w:cs="Times New Roman"/>
                  <w:sz w:val="20"/>
                  <w:szCs w:val="20"/>
                  <w:rPrChange w:id="9111" w:author="Mohammad Nayeem Hasan" w:date="2023-01-27T04:20:00Z">
                    <w:rPr>
                      <w:rFonts w:ascii="Times New Roman" w:hAnsi="Times New Roman" w:cs="Times New Roman"/>
                      <w:sz w:val="24"/>
                      <w:szCs w:val="24"/>
                    </w:rPr>
                  </w:rPrChange>
                </w:rPr>
                <w:t>0.687</w:t>
              </w:r>
            </w:moveTo>
          </w:p>
        </w:tc>
        <w:tc>
          <w:tcPr>
            <w:tcW w:w="389" w:type="pct"/>
            <w:vAlign w:val="center"/>
          </w:tcPr>
          <w:p w14:paraId="7D2B23C1" w14:textId="77777777" w:rsidR="00C2040A" w:rsidRPr="00200D44" w:rsidRDefault="00C2040A">
            <w:pPr>
              <w:rPr>
                <w:moveTo w:id="9112" w:author="Mohammad Nayeem Hasan" w:date="2023-01-21T00:38:00Z"/>
                <w:rFonts w:ascii="Times New Roman" w:hAnsi="Times New Roman" w:cs="Times New Roman"/>
                <w:sz w:val="20"/>
                <w:szCs w:val="20"/>
                <w:rPrChange w:id="9113" w:author="Mohammad Nayeem Hasan" w:date="2023-01-27T04:20:00Z">
                  <w:rPr>
                    <w:moveTo w:id="9114" w:author="Mohammad Nayeem Hasan" w:date="2023-01-21T00:38:00Z"/>
                    <w:rFonts w:ascii="Times New Roman" w:hAnsi="Times New Roman" w:cs="Times New Roman"/>
                    <w:sz w:val="24"/>
                    <w:szCs w:val="24"/>
                  </w:rPr>
                </w:rPrChange>
              </w:rPr>
              <w:pPrChange w:id="9115" w:author="Mohammad Nayeem Hasan" w:date="2023-01-21T14:56:00Z">
                <w:pPr>
                  <w:jc w:val="both"/>
                </w:pPr>
              </w:pPrChange>
            </w:pPr>
            <w:moveTo w:id="9116" w:author="Mohammad Nayeem Hasan" w:date="2023-01-21T00:38:00Z">
              <w:r w:rsidRPr="00200D44">
                <w:rPr>
                  <w:rFonts w:ascii="Times New Roman" w:hAnsi="Times New Roman" w:cs="Times New Roman"/>
                  <w:sz w:val="20"/>
                  <w:szCs w:val="20"/>
                  <w:rPrChange w:id="9117" w:author="Mohammad Nayeem Hasan" w:date="2023-01-27T04:20:00Z">
                    <w:rPr>
                      <w:rFonts w:ascii="Times New Roman" w:hAnsi="Times New Roman" w:cs="Times New Roman"/>
                      <w:sz w:val="24"/>
                      <w:szCs w:val="24"/>
                    </w:rPr>
                  </w:rPrChange>
                </w:rPr>
                <w:t>1566 (6.90)</w:t>
              </w:r>
            </w:moveTo>
          </w:p>
        </w:tc>
        <w:tc>
          <w:tcPr>
            <w:tcW w:w="445" w:type="pct"/>
            <w:vAlign w:val="center"/>
          </w:tcPr>
          <w:p w14:paraId="7B07A4A9" w14:textId="77777777" w:rsidR="00C2040A" w:rsidRPr="00200D44" w:rsidRDefault="00C2040A">
            <w:pPr>
              <w:rPr>
                <w:moveTo w:id="9118" w:author="Mohammad Nayeem Hasan" w:date="2023-01-21T00:38:00Z"/>
                <w:rFonts w:ascii="Times New Roman" w:hAnsi="Times New Roman" w:cs="Times New Roman"/>
                <w:sz w:val="20"/>
                <w:szCs w:val="20"/>
                <w:rPrChange w:id="9119" w:author="Mohammad Nayeem Hasan" w:date="2023-01-27T04:20:00Z">
                  <w:rPr>
                    <w:moveTo w:id="9120" w:author="Mohammad Nayeem Hasan" w:date="2023-01-21T00:38:00Z"/>
                    <w:rFonts w:ascii="Times New Roman" w:hAnsi="Times New Roman" w:cs="Times New Roman"/>
                    <w:sz w:val="24"/>
                    <w:szCs w:val="24"/>
                  </w:rPr>
                </w:rPrChange>
              </w:rPr>
              <w:pPrChange w:id="9121" w:author="Mohammad Nayeem Hasan" w:date="2023-01-21T14:56:00Z">
                <w:pPr>
                  <w:jc w:val="both"/>
                </w:pPr>
              </w:pPrChange>
            </w:pPr>
            <w:moveTo w:id="9122" w:author="Mohammad Nayeem Hasan" w:date="2023-01-21T00:38:00Z">
              <w:r w:rsidRPr="00200D44">
                <w:rPr>
                  <w:rFonts w:ascii="Times New Roman" w:hAnsi="Times New Roman" w:cs="Times New Roman"/>
                  <w:sz w:val="20"/>
                  <w:szCs w:val="20"/>
                  <w:rPrChange w:id="9123" w:author="Mohammad Nayeem Hasan" w:date="2023-01-27T04:20:00Z">
                    <w:rPr>
                      <w:rFonts w:ascii="Times New Roman" w:hAnsi="Times New Roman" w:cs="Times New Roman"/>
                      <w:sz w:val="24"/>
                      <w:szCs w:val="24"/>
                    </w:rPr>
                  </w:rPrChange>
                </w:rPr>
                <w:t>21122 (93.10)</w:t>
              </w:r>
            </w:moveTo>
          </w:p>
        </w:tc>
        <w:tc>
          <w:tcPr>
            <w:tcW w:w="435" w:type="pct"/>
            <w:vMerge w:val="restart"/>
            <w:vAlign w:val="center"/>
          </w:tcPr>
          <w:p w14:paraId="6F44E9D8" w14:textId="77777777" w:rsidR="00C2040A" w:rsidRPr="00200D44" w:rsidRDefault="00C2040A">
            <w:pPr>
              <w:rPr>
                <w:moveTo w:id="9124" w:author="Mohammad Nayeem Hasan" w:date="2023-01-21T00:38:00Z"/>
                <w:rFonts w:ascii="Times New Roman" w:hAnsi="Times New Roman" w:cs="Times New Roman"/>
                <w:sz w:val="20"/>
                <w:szCs w:val="20"/>
                <w:rPrChange w:id="9125" w:author="Mohammad Nayeem Hasan" w:date="2023-01-27T04:20:00Z">
                  <w:rPr>
                    <w:moveTo w:id="9126" w:author="Mohammad Nayeem Hasan" w:date="2023-01-21T00:38:00Z"/>
                    <w:rFonts w:ascii="Times New Roman" w:hAnsi="Times New Roman" w:cs="Times New Roman"/>
                    <w:sz w:val="24"/>
                    <w:szCs w:val="24"/>
                  </w:rPr>
                </w:rPrChange>
              </w:rPr>
              <w:pPrChange w:id="9127" w:author="Mohammad Nayeem Hasan" w:date="2023-01-21T14:56:00Z">
                <w:pPr>
                  <w:jc w:val="both"/>
                </w:pPr>
              </w:pPrChange>
            </w:pPr>
            <w:moveTo w:id="9128" w:author="Mohammad Nayeem Hasan" w:date="2023-01-21T00:38:00Z">
              <w:r w:rsidRPr="00200D44">
                <w:rPr>
                  <w:rFonts w:ascii="Times New Roman" w:hAnsi="Times New Roman" w:cs="Times New Roman"/>
                  <w:sz w:val="20"/>
                  <w:szCs w:val="20"/>
                  <w:rPrChange w:id="9129" w:author="Mohammad Nayeem Hasan" w:date="2023-01-27T04:20:00Z">
                    <w:rPr>
                      <w:rFonts w:ascii="Times New Roman" w:hAnsi="Times New Roman" w:cs="Times New Roman"/>
                      <w:sz w:val="24"/>
                      <w:szCs w:val="24"/>
                    </w:rPr>
                  </w:rPrChange>
                </w:rPr>
                <w:t>0.537</w:t>
              </w:r>
            </w:moveTo>
          </w:p>
        </w:tc>
      </w:tr>
      <w:tr w:rsidR="004266B3" w:rsidRPr="004266B3" w14:paraId="75012A88" w14:textId="77777777" w:rsidTr="006875DA">
        <w:trPr>
          <w:trHeight w:val="257"/>
          <w:jc w:val="center"/>
        </w:trPr>
        <w:tc>
          <w:tcPr>
            <w:tcW w:w="788" w:type="pct"/>
            <w:vAlign w:val="center"/>
          </w:tcPr>
          <w:p w14:paraId="4654A1AB" w14:textId="77777777" w:rsidR="00C2040A" w:rsidRPr="00200D44" w:rsidRDefault="00C2040A">
            <w:pPr>
              <w:rPr>
                <w:moveTo w:id="9130" w:author="Mohammad Nayeem Hasan" w:date="2023-01-21T00:38:00Z"/>
                <w:rFonts w:ascii="Times New Roman" w:hAnsi="Times New Roman" w:cs="Times New Roman"/>
                <w:sz w:val="20"/>
                <w:szCs w:val="20"/>
                <w:rPrChange w:id="9131" w:author="Mohammad Nayeem Hasan" w:date="2023-01-27T04:20:00Z">
                  <w:rPr>
                    <w:moveTo w:id="9132" w:author="Mohammad Nayeem Hasan" w:date="2023-01-21T00:38:00Z"/>
                    <w:rFonts w:ascii="Times New Roman" w:hAnsi="Times New Roman" w:cs="Times New Roman"/>
                    <w:sz w:val="24"/>
                    <w:szCs w:val="24"/>
                  </w:rPr>
                </w:rPrChange>
              </w:rPr>
              <w:pPrChange w:id="9133" w:author="Mohammad Nayeem Hasan" w:date="2023-01-21T14:56:00Z">
                <w:pPr>
                  <w:jc w:val="both"/>
                </w:pPr>
              </w:pPrChange>
            </w:pPr>
            <w:moveTo w:id="9134" w:author="Mohammad Nayeem Hasan" w:date="2023-01-21T00:38:00Z">
              <w:r w:rsidRPr="00200D44">
                <w:rPr>
                  <w:rFonts w:ascii="Times New Roman" w:hAnsi="Times New Roman" w:cs="Times New Roman"/>
                  <w:sz w:val="20"/>
                  <w:szCs w:val="20"/>
                  <w:rPrChange w:id="9135" w:author="Mohammad Nayeem Hasan" w:date="2023-01-27T04:20:00Z">
                    <w:rPr>
                      <w:rFonts w:ascii="Times New Roman" w:hAnsi="Times New Roman" w:cs="Times New Roman"/>
                      <w:sz w:val="24"/>
                      <w:szCs w:val="24"/>
                    </w:rPr>
                  </w:rPrChange>
                </w:rPr>
                <w:t>Unimproved</w:t>
              </w:r>
            </w:moveTo>
          </w:p>
        </w:tc>
        <w:tc>
          <w:tcPr>
            <w:tcW w:w="445" w:type="pct"/>
            <w:vAlign w:val="center"/>
          </w:tcPr>
          <w:p w14:paraId="37CAF96F" w14:textId="77777777" w:rsidR="00C2040A" w:rsidRPr="00200D44" w:rsidRDefault="00C2040A">
            <w:pPr>
              <w:rPr>
                <w:moveTo w:id="9136" w:author="Mohammad Nayeem Hasan" w:date="2023-01-21T00:38:00Z"/>
                <w:rFonts w:ascii="Times New Roman" w:hAnsi="Times New Roman" w:cs="Times New Roman"/>
                <w:sz w:val="20"/>
                <w:szCs w:val="20"/>
                <w:rPrChange w:id="9137" w:author="Mohammad Nayeem Hasan" w:date="2023-01-27T04:20:00Z">
                  <w:rPr>
                    <w:moveTo w:id="9138" w:author="Mohammad Nayeem Hasan" w:date="2023-01-21T00:38:00Z"/>
                    <w:rFonts w:ascii="Times New Roman" w:hAnsi="Times New Roman" w:cs="Times New Roman"/>
                    <w:sz w:val="24"/>
                    <w:szCs w:val="24"/>
                  </w:rPr>
                </w:rPrChange>
              </w:rPr>
              <w:pPrChange w:id="9139" w:author="Mohammad Nayeem Hasan" w:date="2023-01-21T14:56:00Z">
                <w:pPr>
                  <w:jc w:val="both"/>
                </w:pPr>
              </w:pPrChange>
            </w:pPr>
            <w:moveTo w:id="9140" w:author="Mohammad Nayeem Hasan" w:date="2023-01-21T00:38:00Z">
              <w:r w:rsidRPr="00200D44">
                <w:rPr>
                  <w:rFonts w:ascii="Times New Roman" w:hAnsi="Times New Roman" w:cs="Times New Roman"/>
                  <w:sz w:val="20"/>
                  <w:szCs w:val="20"/>
                  <w:rPrChange w:id="9141" w:author="Mohammad Nayeem Hasan" w:date="2023-01-27T04:20:00Z">
                    <w:rPr>
                      <w:rFonts w:ascii="Times New Roman" w:hAnsi="Times New Roman" w:cs="Times New Roman"/>
                      <w:sz w:val="24"/>
                      <w:szCs w:val="24"/>
                    </w:rPr>
                  </w:rPrChange>
                </w:rPr>
                <w:t>38 (6.9)</w:t>
              </w:r>
            </w:moveTo>
          </w:p>
        </w:tc>
        <w:tc>
          <w:tcPr>
            <w:tcW w:w="587" w:type="pct"/>
            <w:vAlign w:val="center"/>
          </w:tcPr>
          <w:p w14:paraId="00CFE8C7" w14:textId="77777777" w:rsidR="00C2040A" w:rsidRPr="00200D44" w:rsidRDefault="00C2040A">
            <w:pPr>
              <w:rPr>
                <w:moveTo w:id="9142" w:author="Mohammad Nayeem Hasan" w:date="2023-01-21T00:38:00Z"/>
                <w:rFonts w:ascii="Times New Roman" w:hAnsi="Times New Roman" w:cs="Times New Roman"/>
                <w:sz w:val="20"/>
                <w:szCs w:val="20"/>
                <w:rPrChange w:id="9143" w:author="Mohammad Nayeem Hasan" w:date="2023-01-27T04:20:00Z">
                  <w:rPr>
                    <w:moveTo w:id="9144" w:author="Mohammad Nayeem Hasan" w:date="2023-01-21T00:38:00Z"/>
                    <w:rFonts w:ascii="Times New Roman" w:hAnsi="Times New Roman" w:cs="Times New Roman"/>
                    <w:sz w:val="24"/>
                    <w:szCs w:val="24"/>
                  </w:rPr>
                </w:rPrChange>
              </w:rPr>
              <w:pPrChange w:id="9145" w:author="Mohammad Nayeem Hasan" w:date="2023-01-21T14:56:00Z">
                <w:pPr>
                  <w:jc w:val="both"/>
                </w:pPr>
              </w:pPrChange>
            </w:pPr>
            <w:moveTo w:id="9146" w:author="Mohammad Nayeem Hasan" w:date="2023-01-21T00:38:00Z">
              <w:r w:rsidRPr="00200D44">
                <w:rPr>
                  <w:rFonts w:ascii="Times New Roman" w:hAnsi="Times New Roman" w:cs="Times New Roman"/>
                  <w:sz w:val="20"/>
                  <w:szCs w:val="20"/>
                  <w:rPrChange w:id="9147" w:author="Mohammad Nayeem Hasan" w:date="2023-01-27T04:20:00Z">
                    <w:rPr>
                      <w:rFonts w:ascii="Times New Roman" w:hAnsi="Times New Roman" w:cs="Times New Roman"/>
                      <w:sz w:val="24"/>
                      <w:szCs w:val="24"/>
                    </w:rPr>
                  </w:rPrChange>
                </w:rPr>
                <w:t>508 (93.1)</w:t>
              </w:r>
            </w:moveTo>
          </w:p>
        </w:tc>
        <w:tc>
          <w:tcPr>
            <w:tcW w:w="689" w:type="pct"/>
            <w:vMerge/>
            <w:vAlign w:val="center"/>
          </w:tcPr>
          <w:p w14:paraId="4321B86A" w14:textId="77777777" w:rsidR="00C2040A" w:rsidRPr="00200D44" w:rsidRDefault="00C2040A">
            <w:pPr>
              <w:rPr>
                <w:moveTo w:id="9148" w:author="Mohammad Nayeem Hasan" w:date="2023-01-21T00:38:00Z"/>
                <w:rFonts w:ascii="Times New Roman" w:hAnsi="Times New Roman" w:cs="Times New Roman"/>
                <w:sz w:val="20"/>
                <w:szCs w:val="20"/>
                <w:rPrChange w:id="9149" w:author="Mohammad Nayeem Hasan" w:date="2023-01-27T04:20:00Z">
                  <w:rPr>
                    <w:moveTo w:id="9150" w:author="Mohammad Nayeem Hasan" w:date="2023-01-21T00:38:00Z"/>
                    <w:rFonts w:ascii="Times New Roman" w:hAnsi="Times New Roman" w:cs="Times New Roman"/>
                    <w:sz w:val="24"/>
                    <w:szCs w:val="24"/>
                  </w:rPr>
                </w:rPrChange>
              </w:rPr>
              <w:pPrChange w:id="9151" w:author="Mohammad Nayeem Hasan" w:date="2023-01-21T14:56:00Z">
                <w:pPr>
                  <w:jc w:val="both"/>
                </w:pPr>
              </w:pPrChange>
            </w:pPr>
          </w:p>
        </w:tc>
        <w:tc>
          <w:tcPr>
            <w:tcW w:w="389" w:type="pct"/>
            <w:vAlign w:val="center"/>
          </w:tcPr>
          <w:p w14:paraId="7FAC9518" w14:textId="77777777" w:rsidR="00C2040A" w:rsidRPr="00200D44" w:rsidRDefault="00C2040A">
            <w:pPr>
              <w:rPr>
                <w:moveTo w:id="9152" w:author="Mohammad Nayeem Hasan" w:date="2023-01-21T00:38:00Z"/>
                <w:rFonts w:ascii="Times New Roman" w:hAnsi="Times New Roman" w:cs="Times New Roman"/>
                <w:sz w:val="20"/>
                <w:szCs w:val="20"/>
                <w:rPrChange w:id="9153" w:author="Mohammad Nayeem Hasan" w:date="2023-01-27T04:20:00Z">
                  <w:rPr>
                    <w:moveTo w:id="9154" w:author="Mohammad Nayeem Hasan" w:date="2023-01-21T00:38:00Z"/>
                    <w:rFonts w:ascii="Times New Roman" w:hAnsi="Times New Roman" w:cs="Times New Roman"/>
                    <w:sz w:val="24"/>
                    <w:szCs w:val="24"/>
                  </w:rPr>
                </w:rPrChange>
              </w:rPr>
              <w:pPrChange w:id="9155" w:author="Mohammad Nayeem Hasan" w:date="2023-01-21T14:56:00Z">
                <w:pPr>
                  <w:jc w:val="both"/>
                </w:pPr>
              </w:pPrChange>
            </w:pPr>
            <w:moveTo w:id="9156" w:author="Mohammad Nayeem Hasan" w:date="2023-01-21T00:38:00Z">
              <w:r w:rsidRPr="00200D44">
                <w:rPr>
                  <w:rFonts w:ascii="Times New Roman" w:hAnsi="Times New Roman" w:cs="Times New Roman"/>
                  <w:sz w:val="20"/>
                  <w:szCs w:val="20"/>
                  <w:rPrChange w:id="9157" w:author="Mohammad Nayeem Hasan" w:date="2023-01-27T04:20:00Z">
                    <w:rPr>
                      <w:rFonts w:ascii="Times New Roman" w:hAnsi="Times New Roman" w:cs="Times New Roman"/>
                      <w:sz w:val="24"/>
                      <w:szCs w:val="24"/>
                    </w:rPr>
                  </w:rPrChange>
                </w:rPr>
                <w:t>17 (3.5)</w:t>
              </w:r>
            </w:moveTo>
          </w:p>
        </w:tc>
        <w:tc>
          <w:tcPr>
            <w:tcW w:w="398" w:type="pct"/>
            <w:vAlign w:val="center"/>
          </w:tcPr>
          <w:p w14:paraId="1AE0B62D" w14:textId="77777777" w:rsidR="00C2040A" w:rsidRPr="00200D44" w:rsidRDefault="00C2040A">
            <w:pPr>
              <w:rPr>
                <w:moveTo w:id="9158" w:author="Mohammad Nayeem Hasan" w:date="2023-01-21T00:38:00Z"/>
                <w:rFonts w:ascii="Times New Roman" w:hAnsi="Times New Roman" w:cs="Times New Roman"/>
                <w:sz w:val="20"/>
                <w:szCs w:val="20"/>
                <w:rPrChange w:id="9159" w:author="Mohammad Nayeem Hasan" w:date="2023-01-27T04:20:00Z">
                  <w:rPr>
                    <w:moveTo w:id="9160" w:author="Mohammad Nayeem Hasan" w:date="2023-01-21T00:38:00Z"/>
                    <w:rFonts w:ascii="Times New Roman" w:hAnsi="Times New Roman" w:cs="Times New Roman"/>
                    <w:sz w:val="24"/>
                    <w:szCs w:val="24"/>
                  </w:rPr>
                </w:rPrChange>
              </w:rPr>
              <w:pPrChange w:id="9161" w:author="Mohammad Nayeem Hasan" w:date="2023-01-21T14:56:00Z">
                <w:pPr>
                  <w:jc w:val="both"/>
                </w:pPr>
              </w:pPrChange>
            </w:pPr>
            <w:moveTo w:id="9162" w:author="Mohammad Nayeem Hasan" w:date="2023-01-21T00:38:00Z">
              <w:r w:rsidRPr="00200D44">
                <w:rPr>
                  <w:rFonts w:ascii="Times New Roman" w:hAnsi="Times New Roman" w:cs="Times New Roman"/>
                  <w:sz w:val="20"/>
                  <w:szCs w:val="20"/>
                  <w:rPrChange w:id="9163" w:author="Mohammad Nayeem Hasan" w:date="2023-01-27T04:20:00Z">
                    <w:rPr>
                      <w:rFonts w:ascii="Times New Roman" w:hAnsi="Times New Roman" w:cs="Times New Roman"/>
                      <w:sz w:val="24"/>
                      <w:szCs w:val="24"/>
                    </w:rPr>
                  </w:rPrChange>
                </w:rPr>
                <w:t>481 (96.5)</w:t>
              </w:r>
            </w:moveTo>
          </w:p>
        </w:tc>
        <w:tc>
          <w:tcPr>
            <w:tcW w:w="435" w:type="pct"/>
            <w:vMerge/>
            <w:vAlign w:val="center"/>
          </w:tcPr>
          <w:p w14:paraId="39B9AAF3" w14:textId="77777777" w:rsidR="00C2040A" w:rsidRPr="00200D44" w:rsidRDefault="00C2040A">
            <w:pPr>
              <w:rPr>
                <w:moveTo w:id="9164" w:author="Mohammad Nayeem Hasan" w:date="2023-01-21T00:38:00Z"/>
                <w:rFonts w:ascii="Times New Roman" w:hAnsi="Times New Roman" w:cs="Times New Roman"/>
                <w:sz w:val="20"/>
                <w:szCs w:val="20"/>
                <w:rPrChange w:id="9165" w:author="Mohammad Nayeem Hasan" w:date="2023-01-27T04:20:00Z">
                  <w:rPr>
                    <w:moveTo w:id="9166" w:author="Mohammad Nayeem Hasan" w:date="2023-01-21T00:38:00Z"/>
                    <w:rFonts w:ascii="Times New Roman" w:hAnsi="Times New Roman" w:cs="Times New Roman"/>
                    <w:sz w:val="24"/>
                    <w:szCs w:val="24"/>
                  </w:rPr>
                </w:rPrChange>
              </w:rPr>
              <w:pPrChange w:id="9167" w:author="Mohammad Nayeem Hasan" w:date="2023-01-21T14:56:00Z">
                <w:pPr>
                  <w:jc w:val="both"/>
                </w:pPr>
              </w:pPrChange>
            </w:pPr>
          </w:p>
        </w:tc>
        <w:tc>
          <w:tcPr>
            <w:tcW w:w="389" w:type="pct"/>
            <w:vAlign w:val="center"/>
          </w:tcPr>
          <w:p w14:paraId="22DFF483" w14:textId="77777777" w:rsidR="00C2040A" w:rsidRPr="00200D44" w:rsidRDefault="00C2040A">
            <w:pPr>
              <w:rPr>
                <w:moveTo w:id="9168" w:author="Mohammad Nayeem Hasan" w:date="2023-01-21T00:38:00Z"/>
                <w:rFonts w:ascii="Times New Roman" w:hAnsi="Times New Roman" w:cs="Times New Roman"/>
                <w:sz w:val="20"/>
                <w:szCs w:val="20"/>
                <w:rPrChange w:id="9169" w:author="Mohammad Nayeem Hasan" w:date="2023-01-27T04:20:00Z">
                  <w:rPr>
                    <w:moveTo w:id="9170" w:author="Mohammad Nayeem Hasan" w:date="2023-01-21T00:38:00Z"/>
                    <w:rFonts w:ascii="Times New Roman" w:hAnsi="Times New Roman" w:cs="Times New Roman"/>
                    <w:sz w:val="24"/>
                    <w:szCs w:val="24"/>
                  </w:rPr>
                </w:rPrChange>
              </w:rPr>
              <w:pPrChange w:id="9171" w:author="Mohammad Nayeem Hasan" w:date="2023-01-21T14:56:00Z">
                <w:pPr>
                  <w:jc w:val="both"/>
                </w:pPr>
              </w:pPrChange>
            </w:pPr>
            <w:moveTo w:id="9172" w:author="Mohammad Nayeem Hasan" w:date="2023-01-21T00:38:00Z">
              <w:r w:rsidRPr="00200D44">
                <w:rPr>
                  <w:rFonts w:ascii="Times New Roman" w:hAnsi="Times New Roman" w:cs="Times New Roman"/>
                  <w:sz w:val="20"/>
                  <w:szCs w:val="20"/>
                  <w:rPrChange w:id="9173" w:author="Mohammad Nayeem Hasan" w:date="2023-01-27T04:20:00Z">
                    <w:rPr>
                      <w:rFonts w:ascii="Times New Roman" w:hAnsi="Times New Roman" w:cs="Times New Roman"/>
                      <w:sz w:val="24"/>
                      <w:szCs w:val="24"/>
                    </w:rPr>
                  </w:rPrChange>
                </w:rPr>
                <w:t>30 (7.54)</w:t>
              </w:r>
            </w:moveTo>
          </w:p>
        </w:tc>
        <w:tc>
          <w:tcPr>
            <w:tcW w:w="445" w:type="pct"/>
            <w:vAlign w:val="center"/>
          </w:tcPr>
          <w:p w14:paraId="04B3FCF7" w14:textId="77777777" w:rsidR="00C2040A" w:rsidRPr="00200D44" w:rsidRDefault="00C2040A">
            <w:pPr>
              <w:rPr>
                <w:moveTo w:id="9174" w:author="Mohammad Nayeem Hasan" w:date="2023-01-21T00:38:00Z"/>
                <w:rFonts w:ascii="Times New Roman" w:hAnsi="Times New Roman" w:cs="Times New Roman"/>
                <w:sz w:val="20"/>
                <w:szCs w:val="20"/>
                <w:rPrChange w:id="9175" w:author="Mohammad Nayeem Hasan" w:date="2023-01-27T04:20:00Z">
                  <w:rPr>
                    <w:moveTo w:id="9176" w:author="Mohammad Nayeem Hasan" w:date="2023-01-21T00:38:00Z"/>
                    <w:rFonts w:ascii="Times New Roman" w:hAnsi="Times New Roman" w:cs="Times New Roman"/>
                    <w:sz w:val="24"/>
                    <w:szCs w:val="24"/>
                  </w:rPr>
                </w:rPrChange>
              </w:rPr>
              <w:pPrChange w:id="9177" w:author="Mohammad Nayeem Hasan" w:date="2023-01-21T14:56:00Z">
                <w:pPr>
                  <w:jc w:val="both"/>
                </w:pPr>
              </w:pPrChange>
            </w:pPr>
            <w:moveTo w:id="9178" w:author="Mohammad Nayeem Hasan" w:date="2023-01-21T00:38:00Z">
              <w:r w:rsidRPr="00200D44">
                <w:rPr>
                  <w:rFonts w:ascii="Times New Roman" w:hAnsi="Times New Roman" w:cs="Times New Roman"/>
                  <w:sz w:val="20"/>
                  <w:szCs w:val="20"/>
                  <w:rPrChange w:id="9179" w:author="Mohammad Nayeem Hasan" w:date="2023-01-27T04:20:00Z">
                    <w:rPr>
                      <w:rFonts w:ascii="Times New Roman" w:hAnsi="Times New Roman" w:cs="Times New Roman"/>
                      <w:sz w:val="24"/>
                      <w:szCs w:val="24"/>
                    </w:rPr>
                  </w:rPrChange>
                </w:rPr>
                <w:t>370 (92.50)</w:t>
              </w:r>
            </w:moveTo>
          </w:p>
        </w:tc>
        <w:tc>
          <w:tcPr>
            <w:tcW w:w="435" w:type="pct"/>
            <w:vMerge/>
            <w:vAlign w:val="center"/>
          </w:tcPr>
          <w:p w14:paraId="07FC4C20" w14:textId="77777777" w:rsidR="00C2040A" w:rsidRPr="00200D44" w:rsidRDefault="00C2040A">
            <w:pPr>
              <w:rPr>
                <w:moveTo w:id="9180" w:author="Mohammad Nayeem Hasan" w:date="2023-01-21T00:38:00Z"/>
                <w:rFonts w:ascii="Times New Roman" w:hAnsi="Times New Roman" w:cs="Times New Roman"/>
                <w:sz w:val="20"/>
                <w:szCs w:val="20"/>
                <w:rPrChange w:id="9181" w:author="Mohammad Nayeem Hasan" w:date="2023-01-27T04:20:00Z">
                  <w:rPr>
                    <w:moveTo w:id="9182" w:author="Mohammad Nayeem Hasan" w:date="2023-01-21T00:38:00Z"/>
                    <w:rFonts w:ascii="Times New Roman" w:hAnsi="Times New Roman" w:cs="Times New Roman"/>
                    <w:sz w:val="24"/>
                    <w:szCs w:val="24"/>
                  </w:rPr>
                </w:rPrChange>
              </w:rPr>
              <w:pPrChange w:id="9183" w:author="Mohammad Nayeem Hasan" w:date="2023-01-21T14:56:00Z">
                <w:pPr>
                  <w:jc w:val="both"/>
                </w:pPr>
              </w:pPrChange>
            </w:pPr>
          </w:p>
        </w:tc>
      </w:tr>
      <w:tr w:rsidR="00C2040A" w:rsidRPr="00200D44" w14:paraId="7BC43BC3" w14:textId="77777777" w:rsidTr="00F13B5B">
        <w:trPr>
          <w:trHeight w:val="257"/>
          <w:jc w:val="center"/>
        </w:trPr>
        <w:tc>
          <w:tcPr>
            <w:tcW w:w="5000" w:type="pct"/>
            <w:gridSpan w:val="10"/>
            <w:vAlign w:val="center"/>
          </w:tcPr>
          <w:p w14:paraId="48C9AB7A" w14:textId="2FC9EDA1" w:rsidR="00C2040A" w:rsidRPr="00200D44" w:rsidRDefault="00C2040A">
            <w:pPr>
              <w:rPr>
                <w:moveTo w:id="9184" w:author="Mohammad Nayeem Hasan" w:date="2023-01-21T00:38:00Z"/>
                <w:rFonts w:ascii="Times New Roman" w:hAnsi="Times New Roman" w:cs="Times New Roman"/>
                <w:sz w:val="20"/>
                <w:szCs w:val="20"/>
                <w:rPrChange w:id="9185" w:author="Mohammad Nayeem Hasan" w:date="2023-01-27T04:20:00Z">
                  <w:rPr>
                    <w:moveTo w:id="9186" w:author="Mohammad Nayeem Hasan" w:date="2023-01-21T00:38:00Z"/>
                    <w:rFonts w:ascii="Times New Roman" w:hAnsi="Times New Roman" w:cs="Times New Roman"/>
                    <w:sz w:val="24"/>
                    <w:szCs w:val="24"/>
                  </w:rPr>
                </w:rPrChange>
              </w:rPr>
              <w:pPrChange w:id="9187" w:author="Mohammad Nayeem Hasan" w:date="2023-01-21T14:56:00Z">
                <w:pPr>
                  <w:jc w:val="both"/>
                </w:pPr>
              </w:pPrChange>
            </w:pPr>
            <w:moveTo w:id="9188" w:author="Mohammad Nayeem Hasan" w:date="2023-01-21T00:38:00Z">
              <w:r w:rsidRPr="00200D44">
                <w:rPr>
                  <w:rFonts w:ascii="Times New Roman" w:hAnsi="Times New Roman" w:cs="Times New Roman"/>
                  <w:sz w:val="20"/>
                  <w:szCs w:val="20"/>
                  <w:rPrChange w:id="9189" w:author="Mohammad Nayeem Hasan" w:date="2023-01-27T04:20:00Z">
                    <w:rPr>
                      <w:rFonts w:ascii="Times New Roman" w:hAnsi="Times New Roman" w:cs="Times New Roman"/>
                      <w:sz w:val="24"/>
                      <w:szCs w:val="24"/>
                    </w:rPr>
                  </w:rPrChange>
                </w:rPr>
                <w:t>Source of water</w:t>
              </w:r>
            </w:moveTo>
          </w:p>
        </w:tc>
      </w:tr>
      <w:tr w:rsidR="004266B3" w:rsidRPr="004266B3" w14:paraId="04254AC2" w14:textId="77777777" w:rsidTr="006875DA">
        <w:trPr>
          <w:trHeight w:val="257"/>
          <w:jc w:val="center"/>
        </w:trPr>
        <w:tc>
          <w:tcPr>
            <w:tcW w:w="788" w:type="pct"/>
            <w:vAlign w:val="center"/>
          </w:tcPr>
          <w:p w14:paraId="32359CE1" w14:textId="77777777" w:rsidR="00C2040A" w:rsidRPr="00200D44" w:rsidRDefault="00C2040A">
            <w:pPr>
              <w:rPr>
                <w:moveTo w:id="9190" w:author="Mohammad Nayeem Hasan" w:date="2023-01-21T00:38:00Z"/>
                <w:rFonts w:ascii="Times New Roman" w:hAnsi="Times New Roman" w:cs="Times New Roman"/>
                <w:sz w:val="20"/>
                <w:szCs w:val="20"/>
                <w:rPrChange w:id="9191" w:author="Mohammad Nayeem Hasan" w:date="2023-01-27T04:20:00Z">
                  <w:rPr>
                    <w:moveTo w:id="9192" w:author="Mohammad Nayeem Hasan" w:date="2023-01-21T00:38:00Z"/>
                    <w:rFonts w:ascii="Times New Roman" w:hAnsi="Times New Roman" w:cs="Times New Roman"/>
                    <w:sz w:val="24"/>
                    <w:szCs w:val="24"/>
                  </w:rPr>
                </w:rPrChange>
              </w:rPr>
              <w:pPrChange w:id="9193" w:author="Mohammad Nayeem Hasan" w:date="2023-01-21T14:56:00Z">
                <w:pPr>
                  <w:jc w:val="both"/>
                </w:pPr>
              </w:pPrChange>
            </w:pPr>
            <w:moveTo w:id="9194" w:author="Mohammad Nayeem Hasan" w:date="2023-01-21T00:38:00Z">
              <w:r w:rsidRPr="00200D44">
                <w:rPr>
                  <w:rFonts w:ascii="Times New Roman" w:hAnsi="Times New Roman" w:cs="Times New Roman"/>
                  <w:sz w:val="20"/>
                  <w:szCs w:val="20"/>
                  <w:rPrChange w:id="9195" w:author="Mohammad Nayeem Hasan" w:date="2023-01-27T04:20:00Z">
                    <w:rPr>
                      <w:rFonts w:ascii="Times New Roman" w:hAnsi="Times New Roman" w:cs="Times New Roman"/>
                      <w:sz w:val="24"/>
                      <w:szCs w:val="24"/>
                    </w:rPr>
                  </w:rPrChange>
                </w:rPr>
                <w:t>Direct from source</w:t>
              </w:r>
            </w:moveTo>
          </w:p>
        </w:tc>
        <w:tc>
          <w:tcPr>
            <w:tcW w:w="445" w:type="pct"/>
            <w:vAlign w:val="center"/>
          </w:tcPr>
          <w:p w14:paraId="4DD03316" w14:textId="77777777" w:rsidR="00C2040A" w:rsidRPr="00200D44" w:rsidRDefault="00C2040A">
            <w:pPr>
              <w:rPr>
                <w:moveTo w:id="9196" w:author="Mohammad Nayeem Hasan" w:date="2023-01-21T00:38:00Z"/>
                <w:rFonts w:ascii="Times New Roman" w:hAnsi="Times New Roman" w:cs="Times New Roman"/>
                <w:sz w:val="20"/>
                <w:szCs w:val="20"/>
                <w:rPrChange w:id="9197" w:author="Mohammad Nayeem Hasan" w:date="2023-01-27T04:20:00Z">
                  <w:rPr>
                    <w:moveTo w:id="9198" w:author="Mohammad Nayeem Hasan" w:date="2023-01-21T00:38:00Z"/>
                    <w:rFonts w:ascii="Times New Roman" w:hAnsi="Times New Roman" w:cs="Times New Roman"/>
                    <w:sz w:val="24"/>
                    <w:szCs w:val="24"/>
                  </w:rPr>
                </w:rPrChange>
              </w:rPr>
              <w:pPrChange w:id="9199" w:author="Mohammad Nayeem Hasan" w:date="2023-01-21T14:56:00Z">
                <w:pPr>
                  <w:jc w:val="both"/>
                </w:pPr>
              </w:pPrChange>
            </w:pPr>
            <w:moveTo w:id="9200" w:author="Mohammad Nayeem Hasan" w:date="2023-01-21T00:38:00Z">
              <w:r w:rsidRPr="00200D44">
                <w:rPr>
                  <w:rFonts w:ascii="Times New Roman" w:hAnsi="Times New Roman" w:cs="Times New Roman"/>
                  <w:sz w:val="20"/>
                  <w:szCs w:val="20"/>
                  <w:rPrChange w:id="9201" w:author="Mohammad Nayeem Hasan" w:date="2023-01-27T04:20:00Z">
                    <w:rPr>
                      <w:rFonts w:ascii="Times New Roman" w:hAnsi="Times New Roman" w:cs="Times New Roman"/>
                      <w:sz w:val="24"/>
                      <w:szCs w:val="24"/>
                    </w:rPr>
                  </w:rPrChange>
                </w:rPr>
                <w:t>-</w:t>
              </w:r>
            </w:moveTo>
          </w:p>
        </w:tc>
        <w:tc>
          <w:tcPr>
            <w:tcW w:w="587" w:type="pct"/>
            <w:vAlign w:val="center"/>
          </w:tcPr>
          <w:p w14:paraId="4744BA8B" w14:textId="77777777" w:rsidR="00C2040A" w:rsidRPr="00200D44" w:rsidRDefault="00C2040A">
            <w:pPr>
              <w:rPr>
                <w:moveTo w:id="9202" w:author="Mohammad Nayeem Hasan" w:date="2023-01-21T00:38:00Z"/>
                <w:rFonts w:ascii="Times New Roman" w:hAnsi="Times New Roman" w:cs="Times New Roman"/>
                <w:sz w:val="20"/>
                <w:szCs w:val="20"/>
                <w:rPrChange w:id="9203" w:author="Mohammad Nayeem Hasan" w:date="2023-01-27T04:20:00Z">
                  <w:rPr>
                    <w:moveTo w:id="9204" w:author="Mohammad Nayeem Hasan" w:date="2023-01-21T00:38:00Z"/>
                    <w:rFonts w:ascii="Times New Roman" w:hAnsi="Times New Roman" w:cs="Times New Roman"/>
                    <w:sz w:val="24"/>
                    <w:szCs w:val="24"/>
                  </w:rPr>
                </w:rPrChange>
              </w:rPr>
              <w:pPrChange w:id="9205" w:author="Mohammad Nayeem Hasan" w:date="2023-01-21T14:56:00Z">
                <w:pPr>
                  <w:jc w:val="both"/>
                </w:pPr>
              </w:pPrChange>
            </w:pPr>
            <w:moveTo w:id="9206" w:author="Mohammad Nayeem Hasan" w:date="2023-01-21T00:38:00Z">
              <w:r w:rsidRPr="00200D44">
                <w:rPr>
                  <w:rFonts w:ascii="Times New Roman" w:hAnsi="Times New Roman" w:cs="Times New Roman"/>
                  <w:sz w:val="20"/>
                  <w:szCs w:val="20"/>
                  <w:rPrChange w:id="9207" w:author="Mohammad Nayeem Hasan" w:date="2023-01-27T04:20:00Z">
                    <w:rPr>
                      <w:rFonts w:ascii="Times New Roman" w:hAnsi="Times New Roman" w:cs="Times New Roman"/>
                      <w:sz w:val="24"/>
                      <w:szCs w:val="24"/>
                    </w:rPr>
                  </w:rPrChange>
                </w:rPr>
                <w:t>-</w:t>
              </w:r>
            </w:moveTo>
          </w:p>
        </w:tc>
        <w:tc>
          <w:tcPr>
            <w:tcW w:w="689" w:type="pct"/>
            <w:vMerge w:val="restart"/>
            <w:vAlign w:val="center"/>
          </w:tcPr>
          <w:p w14:paraId="32B54163" w14:textId="77777777" w:rsidR="00C2040A" w:rsidRPr="00200D44" w:rsidRDefault="00C2040A">
            <w:pPr>
              <w:rPr>
                <w:moveTo w:id="9208" w:author="Mohammad Nayeem Hasan" w:date="2023-01-21T00:38:00Z"/>
                <w:rFonts w:ascii="Times New Roman" w:hAnsi="Times New Roman" w:cs="Times New Roman"/>
                <w:sz w:val="20"/>
                <w:szCs w:val="20"/>
                <w:rPrChange w:id="9209" w:author="Mohammad Nayeem Hasan" w:date="2023-01-27T04:20:00Z">
                  <w:rPr>
                    <w:moveTo w:id="9210" w:author="Mohammad Nayeem Hasan" w:date="2023-01-21T00:38:00Z"/>
                    <w:rFonts w:ascii="Times New Roman" w:hAnsi="Times New Roman" w:cs="Times New Roman"/>
                    <w:sz w:val="24"/>
                    <w:szCs w:val="24"/>
                  </w:rPr>
                </w:rPrChange>
              </w:rPr>
              <w:pPrChange w:id="9211" w:author="Mohammad Nayeem Hasan" w:date="2023-01-21T14:56:00Z">
                <w:pPr>
                  <w:jc w:val="both"/>
                </w:pPr>
              </w:pPrChange>
            </w:pPr>
            <w:moveTo w:id="9212" w:author="Mohammad Nayeem Hasan" w:date="2023-01-21T00:38:00Z">
              <w:r w:rsidRPr="00200D44">
                <w:rPr>
                  <w:rFonts w:ascii="Times New Roman" w:hAnsi="Times New Roman" w:cs="Times New Roman"/>
                  <w:sz w:val="20"/>
                  <w:szCs w:val="20"/>
                  <w:rPrChange w:id="9213" w:author="Mohammad Nayeem Hasan" w:date="2023-01-27T04:20:00Z">
                    <w:rPr>
                      <w:rFonts w:ascii="Times New Roman" w:hAnsi="Times New Roman" w:cs="Times New Roman"/>
                      <w:sz w:val="24"/>
                      <w:szCs w:val="24"/>
                    </w:rPr>
                  </w:rPrChange>
                </w:rPr>
                <w:t>-</w:t>
              </w:r>
            </w:moveTo>
          </w:p>
        </w:tc>
        <w:tc>
          <w:tcPr>
            <w:tcW w:w="389" w:type="pct"/>
            <w:vAlign w:val="center"/>
          </w:tcPr>
          <w:p w14:paraId="6E9A331A" w14:textId="77777777" w:rsidR="00C2040A" w:rsidRPr="00200D44" w:rsidRDefault="00C2040A">
            <w:pPr>
              <w:rPr>
                <w:moveTo w:id="9214" w:author="Mohammad Nayeem Hasan" w:date="2023-01-21T00:38:00Z"/>
                <w:rFonts w:ascii="Times New Roman" w:hAnsi="Times New Roman" w:cs="Times New Roman"/>
                <w:sz w:val="20"/>
                <w:szCs w:val="20"/>
                <w:rPrChange w:id="9215" w:author="Mohammad Nayeem Hasan" w:date="2023-01-27T04:20:00Z">
                  <w:rPr>
                    <w:moveTo w:id="9216" w:author="Mohammad Nayeem Hasan" w:date="2023-01-21T00:38:00Z"/>
                    <w:rFonts w:ascii="Times New Roman" w:hAnsi="Times New Roman" w:cs="Times New Roman"/>
                    <w:sz w:val="24"/>
                    <w:szCs w:val="24"/>
                  </w:rPr>
                </w:rPrChange>
              </w:rPr>
              <w:pPrChange w:id="9217" w:author="Mohammad Nayeem Hasan" w:date="2023-01-21T14:56:00Z">
                <w:pPr>
                  <w:jc w:val="both"/>
                </w:pPr>
              </w:pPrChange>
            </w:pPr>
            <w:moveTo w:id="9218" w:author="Mohammad Nayeem Hasan" w:date="2023-01-21T00:38:00Z">
              <w:r w:rsidRPr="00200D44">
                <w:rPr>
                  <w:rFonts w:ascii="Times New Roman" w:hAnsi="Times New Roman" w:cs="Times New Roman"/>
                  <w:sz w:val="20"/>
                  <w:szCs w:val="20"/>
                  <w:rPrChange w:id="9219" w:author="Mohammad Nayeem Hasan" w:date="2023-01-27T04:20:00Z">
                    <w:rPr>
                      <w:rFonts w:ascii="Times New Roman" w:hAnsi="Times New Roman" w:cs="Times New Roman"/>
                      <w:sz w:val="24"/>
                      <w:szCs w:val="24"/>
                    </w:rPr>
                  </w:rPrChange>
                </w:rPr>
                <w:t>8 (3.7)</w:t>
              </w:r>
            </w:moveTo>
          </w:p>
        </w:tc>
        <w:tc>
          <w:tcPr>
            <w:tcW w:w="398" w:type="pct"/>
            <w:vAlign w:val="center"/>
          </w:tcPr>
          <w:p w14:paraId="2CA758DE" w14:textId="77777777" w:rsidR="00C2040A" w:rsidRPr="00200D44" w:rsidRDefault="00C2040A">
            <w:pPr>
              <w:rPr>
                <w:moveTo w:id="9220" w:author="Mohammad Nayeem Hasan" w:date="2023-01-21T00:38:00Z"/>
                <w:rFonts w:ascii="Times New Roman" w:hAnsi="Times New Roman" w:cs="Times New Roman"/>
                <w:sz w:val="20"/>
                <w:szCs w:val="20"/>
                <w:rPrChange w:id="9221" w:author="Mohammad Nayeem Hasan" w:date="2023-01-27T04:20:00Z">
                  <w:rPr>
                    <w:moveTo w:id="9222" w:author="Mohammad Nayeem Hasan" w:date="2023-01-21T00:38:00Z"/>
                    <w:rFonts w:ascii="Times New Roman" w:hAnsi="Times New Roman" w:cs="Times New Roman"/>
                    <w:sz w:val="24"/>
                    <w:szCs w:val="24"/>
                  </w:rPr>
                </w:rPrChange>
              </w:rPr>
              <w:pPrChange w:id="9223" w:author="Mohammad Nayeem Hasan" w:date="2023-01-21T14:56:00Z">
                <w:pPr>
                  <w:jc w:val="both"/>
                </w:pPr>
              </w:pPrChange>
            </w:pPr>
            <w:moveTo w:id="9224" w:author="Mohammad Nayeem Hasan" w:date="2023-01-21T00:38:00Z">
              <w:r w:rsidRPr="00200D44">
                <w:rPr>
                  <w:rFonts w:ascii="Times New Roman" w:hAnsi="Times New Roman" w:cs="Times New Roman"/>
                  <w:sz w:val="20"/>
                  <w:szCs w:val="20"/>
                  <w:rPrChange w:id="9225" w:author="Mohammad Nayeem Hasan" w:date="2023-01-27T04:20:00Z">
                    <w:rPr>
                      <w:rFonts w:ascii="Times New Roman" w:hAnsi="Times New Roman" w:cs="Times New Roman"/>
                      <w:sz w:val="24"/>
                      <w:szCs w:val="24"/>
                    </w:rPr>
                  </w:rPrChange>
                </w:rPr>
                <w:t>218 (96.3)</w:t>
              </w:r>
            </w:moveTo>
          </w:p>
        </w:tc>
        <w:tc>
          <w:tcPr>
            <w:tcW w:w="435" w:type="pct"/>
            <w:vMerge w:val="restart"/>
            <w:vAlign w:val="center"/>
          </w:tcPr>
          <w:p w14:paraId="2B091032" w14:textId="77777777" w:rsidR="00C2040A" w:rsidRPr="00200D44" w:rsidRDefault="00C2040A">
            <w:pPr>
              <w:rPr>
                <w:moveTo w:id="9226" w:author="Mohammad Nayeem Hasan" w:date="2023-01-21T00:38:00Z"/>
                <w:rFonts w:ascii="Times New Roman" w:hAnsi="Times New Roman" w:cs="Times New Roman"/>
                <w:sz w:val="20"/>
                <w:szCs w:val="20"/>
                <w:rPrChange w:id="9227" w:author="Mohammad Nayeem Hasan" w:date="2023-01-27T04:20:00Z">
                  <w:rPr>
                    <w:moveTo w:id="9228" w:author="Mohammad Nayeem Hasan" w:date="2023-01-21T00:38:00Z"/>
                    <w:rFonts w:ascii="Times New Roman" w:hAnsi="Times New Roman" w:cs="Times New Roman"/>
                    <w:sz w:val="24"/>
                    <w:szCs w:val="24"/>
                  </w:rPr>
                </w:rPrChange>
              </w:rPr>
              <w:pPrChange w:id="9229" w:author="Mohammad Nayeem Hasan" w:date="2023-01-21T14:56:00Z">
                <w:pPr>
                  <w:jc w:val="both"/>
                </w:pPr>
              </w:pPrChange>
            </w:pPr>
            <w:moveTo w:id="9230" w:author="Mohammad Nayeem Hasan" w:date="2023-01-21T00:38:00Z">
              <w:r w:rsidRPr="00200D44">
                <w:rPr>
                  <w:rFonts w:ascii="Times New Roman" w:hAnsi="Times New Roman" w:cs="Times New Roman"/>
                  <w:sz w:val="20"/>
                  <w:szCs w:val="20"/>
                  <w:rPrChange w:id="9231" w:author="Mohammad Nayeem Hasan" w:date="2023-01-27T04:20:00Z">
                    <w:rPr>
                      <w:rFonts w:ascii="Times New Roman" w:hAnsi="Times New Roman" w:cs="Times New Roman"/>
                      <w:sz w:val="24"/>
                      <w:szCs w:val="24"/>
                    </w:rPr>
                  </w:rPrChange>
                </w:rPr>
                <w:t>0.097</w:t>
              </w:r>
            </w:moveTo>
          </w:p>
        </w:tc>
        <w:tc>
          <w:tcPr>
            <w:tcW w:w="389" w:type="pct"/>
            <w:vAlign w:val="center"/>
          </w:tcPr>
          <w:p w14:paraId="15BF15F3" w14:textId="77777777" w:rsidR="00C2040A" w:rsidRPr="00200D44" w:rsidRDefault="00C2040A">
            <w:pPr>
              <w:rPr>
                <w:moveTo w:id="9232" w:author="Mohammad Nayeem Hasan" w:date="2023-01-21T00:38:00Z"/>
                <w:rFonts w:ascii="Times New Roman" w:hAnsi="Times New Roman" w:cs="Times New Roman"/>
                <w:sz w:val="20"/>
                <w:szCs w:val="20"/>
                <w:rPrChange w:id="9233" w:author="Mohammad Nayeem Hasan" w:date="2023-01-27T04:20:00Z">
                  <w:rPr>
                    <w:moveTo w:id="9234" w:author="Mohammad Nayeem Hasan" w:date="2023-01-21T00:38:00Z"/>
                    <w:rFonts w:ascii="Times New Roman" w:hAnsi="Times New Roman" w:cs="Times New Roman"/>
                    <w:sz w:val="24"/>
                    <w:szCs w:val="24"/>
                  </w:rPr>
                </w:rPrChange>
              </w:rPr>
              <w:pPrChange w:id="9235" w:author="Mohammad Nayeem Hasan" w:date="2023-01-21T14:56:00Z">
                <w:pPr>
                  <w:jc w:val="both"/>
                </w:pPr>
              </w:pPrChange>
            </w:pPr>
            <w:moveTo w:id="9236" w:author="Mohammad Nayeem Hasan" w:date="2023-01-21T00:38:00Z">
              <w:r w:rsidRPr="00200D44">
                <w:rPr>
                  <w:rFonts w:ascii="Times New Roman" w:hAnsi="Times New Roman" w:cs="Times New Roman"/>
                  <w:sz w:val="20"/>
                  <w:szCs w:val="20"/>
                  <w:rPrChange w:id="9237" w:author="Mohammad Nayeem Hasan" w:date="2023-01-27T04:20:00Z">
                    <w:rPr>
                      <w:rFonts w:ascii="Times New Roman" w:hAnsi="Times New Roman" w:cs="Times New Roman"/>
                      <w:sz w:val="24"/>
                      <w:szCs w:val="24"/>
                    </w:rPr>
                  </w:rPrChange>
                </w:rPr>
                <w:t>27 (8.7)</w:t>
              </w:r>
            </w:moveTo>
          </w:p>
        </w:tc>
        <w:tc>
          <w:tcPr>
            <w:tcW w:w="445" w:type="pct"/>
            <w:vAlign w:val="center"/>
          </w:tcPr>
          <w:p w14:paraId="5EB9BF33" w14:textId="77777777" w:rsidR="00C2040A" w:rsidRPr="00200D44" w:rsidRDefault="00C2040A">
            <w:pPr>
              <w:rPr>
                <w:moveTo w:id="9238" w:author="Mohammad Nayeem Hasan" w:date="2023-01-21T00:38:00Z"/>
                <w:rFonts w:ascii="Times New Roman" w:hAnsi="Times New Roman" w:cs="Times New Roman"/>
                <w:sz w:val="20"/>
                <w:szCs w:val="20"/>
                <w:rPrChange w:id="9239" w:author="Mohammad Nayeem Hasan" w:date="2023-01-27T04:20:00Z">
                  <w:rPr>
                    <w:moveTo w:id="9240" w:author="Mohammad Nayeem Hasan" w:date="2023-01-21T00:38:00Z"/>
                    <w:rFonts w:ascii="Times New Roman" w:hAnsi="Times New Roman" w:cs="Times New Roman"/>
                    <w:sz w:val="24"/>
                    <w:szCs w:val="24"/>
                  </w:rPr>
                </w:rPrChange>
              </w:rPr>
              <w:pPrChange w:id="9241" w:author="Mohammad Nayeem Hasan" w:date="2023-01-21T14:56:00Z">
                <w:pPr>
                  <w:jc w:val="both"/>
                </w:pPr>
              </w:pPrChange>
            </w:pPr>
            <w:moveTo w:id="9242" w:author="Mohammad Nayeem Hasan" w:date="2023-01-21T00:38:00Z">
              <w:r w:rsidRPr="00200D44">
                <w:rPr>
                  <w:rFonts w:ascii="Times New Roman" w:hAnsi="Times New Roman" w:cs="Times New Roman"/>
                  <w:sz w:val="20"/>
                  <w:szCs w:val="20"/>
                  <w:rPrChange w:id="9243" w:author="Mohammad Nayeem Hasan" w:date="2023-01-27T04:20:00Z">
                    <w:rPr>
                      <w:rFonts w:ascii="Times New Roman" w:hAnsi="Times New Roman" w:cs="Times New Roman"/>
                      <w:sz w:val="24"/>
                      <w:szCs w:val="24"/>
                    </w:rPr>
                  </w:rPrChange>
                </w:rPr>
                <w:t>290 (91.4)</w:t>
              </w:r>
            </w:moveTo>
          </w:p>
        </w:tc>
        <w:tc>
          <w:tcPr>
            <w:tcW w:w="435" w:type="pct"/>
            <w:vMerge w:val="restart"/>
            <w:vAlign w:val="center"/>
          </w:tcPr>
          <w:p w14:paraId="16E90303" w14:textId="77777777" w:rsidR="00C2040A" w:rsidRPr="00200D44" w:rsidRDefault="00C2040A">
            <w:pPr>
              <w:rPr>
                <w:moveTo w:id="9244" w:author="Mohammad Nayeem Hasan" w:date="2023-01-21T00:38:00Z"/>
                <w:rFonts w:ascii="Times New Roman" w:hAnsi="Times New Roman" w:cs="Times New Roman"/>
                <w:sz w:val="20"/>
                <w:szCs w:val="20"/>
                <w:rPrChange w:id="9245" w:author="Mohammad Nayeem Hasan" w:date="2023-01-27T04:20:00Z">
                  <w:rPr>
                    <w:moveTo w:id="9246" w:author="Mohammad Nayeem Hasan" w:date="2023-01-21T00:38:00Z"/>
                    <w:rFonts w:ascii="Times New Roman" w:hAnsi="Times New Roman" w:cs="Times New Roman"/>
                    <w:sz w:val="24"/>
                    <w:szCs w:val="24"/>
                  </w:rPr>
                </w:rPrChange>
              </w:rPr>
              <w:pPrChange w:id="9247" w:author="Mohammad Nayeem Hasan" w:date="2023-01-21T14:56:00Z">
                <w:pPr>
                  <w:jc w:val="both"/>
                </w:pPr>
              </w:pPrChange>
            </w:pPr>
            <w:moveTo w:id="9248" w:author="Mohammad Nayeem Hasan" w:date="2023-01-21T00:38:00Z">
              <w:r w:rsidRPr="00200D44">
                <w:rPr>
                  <w:rFonts w:ascii="Times New Roman" w:hAnsi="Times New Roman" w:cs="Times New Roman"/>
                  <w:sz w:val="20"/>
                  <w:szCs w:val="20"/>
                  <w:rPrChange w:id="9249" w:author="Mohammad Nayeem Hasan" w:date="2023-01-27T04:20:00Z">
                    <w:rPr>
                      <w:rFonts w:ascii="Times New Roman" w:hAnsi="Times New Roman" w:cs="Times New Roman"/>
                      <w:sz w:val="24"/>
                      <w:szCs w:val="24"/>
                    </w:rPr>
                  </w:rPrChange>
                </w:rPr>
                <w:t>0.366</w:t>
              </w:r>
            </w:moveTo>
          </w:p>
        </w:tc>
      </w:tr>
      <w:tr w:rsidR="004266B3" w:rsidRPr="004266B3" w14:paraId="7FA87BB7" w14:textId="77777777" w:rsidTr="006875DA">
        <w:trPr>
          <w:trHeight w:val="257"/>
          <w:jc w:val="center"/>
        </w:trPr>
        <w:tc>
          <w:tcPr>
            <w:tcW w:w="788" w:type="pct"/>
            <w:vAlign w:val="center"/>
          </w:tcPr>
          <w:p w14:paraId="25B19E97" w14:textId="77777777" w:rsidR="00C2040A" w:rsidRPr="00200D44" w:rsidRDefault="00C2040A">
            <w:pPr>
              <w:rPr>
                <w:moveTo w:id="9250" w:author="Mohammad Nayeem Hasan" w:date="2023-01-21T00:38:00Z"/>
                <w:rFonts w:ascii="Times New Roman" w:hAnsi="Times New Roman" w:cs="Times New Roman"/>
                <w:sz w:val="20"/>
                <w:szCs w:val="20"/>
                <w:rPrChange w:id="9251" w:author="Mohammad Nayeem Hasan" w:date="2023-01-27T04:20:00Z">
                  <w:rPr>
                    <w:moveTo w:id="9252" w:author="Mohammad Nayeem Hasan" w:date="2023-01-21T00:38:00Z"/>
                    <w:rFonts w:ascii="Times New Roman" w:hAnsi="Times New Roman" w:cs="Times New Roman"/>
                    <w:sz w:val="24"/>
                    <w:szCs w:val="24"/>
                  </w:rPr>
                </w:rPrChange>
              </w:rPr>
              <w:pPrChange w:id="9253" w:author="Mohammad Nayeem Hasan" w:date="2023-01-21T14:56:00Z">
                <w:pPr>
                  <w:jc w:val="both"/>
                </w:pPr>
              </w:pPrChange>
            </w:pPr>
            <w:moveTo w:id="9254" w:author="Mohammad Nayeem Hasan" w:date="2023-01-21T00:38:00Z">
              <w:r w:rsidRPr="00200D44">
                <w:rPr>
                  <w:rFonts w:ascii="Times New Roman" w:hAnsi="Times New Roman" w:cs="Times New Roman"/>
                  <w:sz w:val="20"/>
                  <w:szCs w:val="20"/>
                  <w:rPrChange w:id="9255" w:author="Mohammad Nayeem Hasan" w:date="2023-01-27T04:20:00Z">
                    <w:rPr>
                      <w:rFonts w:ascii="Times New Roman" w:hAnsi="Times New Roman" w:cs="Times New Roman"/>
                      <w:sz w:val="24"/>
                      <w:szCs w:val="24"/>
                    </w:rPr>
                  </w:rPrChange>
                </w:rPr>
                <w:lastRenderedPageBreak/>
                <w:t>Covered container</w:t>
              </w:r>
            </w:moveTo>
          </w:p>
        </w:tc>
        <w:tc>
          <w:tcPr>
            <w:tcW w:w="445" w:type="pct"/>
            <w:vAlign w:val="center"/>
          </w:tcPr>
          <w:p w14:paraId="2A1DBD7B" w14:textId="77777777" w:rsidR="00C2040A" w:rsidRPr="00200D44" w:rsidRDefault="00C2040A">
            <w:pPr>
              <w:rPr>
                <w:moveTo w:id="9256" w:author="Mohammad Nayeem Hasan" w:date="2023-01-21T00:38:00Z"/>
                <w:rFonts w:ascii="Times New Roman" w:hAnsi="Times New Roman" w:cs="Times New Roman"/>
                <w:sz w:val="20"/>
                <w:szCs w:val="20"/>
                <w:rPrChange w:id="9257" w:author="Mohammad Nayeem Hasan" w:date="2023-01-27T04:20:00Z">
                  <w:rPr>
                    <w:moveTo w:id="9258" w:author="Mohammad Nayeem Hasan" w:date="2023-01-21T00:38:00Z"/>
                    <w:rFonts w:ascii="Times New Roman" w:hAnsi="Times New Roman" w:cs="Times New Roman"/>
                    <w:sz w:val="24"/>
                    <w:szCs w:val="24"/>
                  </w:rPr>
                </w:rPrChange>
              </w:rPr>
              <w:pPrChange w:id="9259" w:author="Mohammad Nayeem Hasan" w:date="2023-01-21T14:56:00Z">
                <w:pPr>
                  <w:jc w:val="both"/>
                </w:pPr>
              </w:pPrChange>
            </w:pPr>
            <w:moveTo w:id="9260" w:author="Mohammad Nayeem Hasan" w:date="2023-01-21T00:38:00Z">
              <w:r w:rsidRPr="00200D44">
                <w:rPr>
                  <w:rFonts w:ascii="Times New Roman" w:hAnsi="Times New Roman" w:cs="Times New Roman"/>
                  <w:sz w:val="20"/>
                  <w:szCs w:val="20"/>
                  <w:rPrChange w:id="9261" w:author="Mohammad Nayeem Hasan" w:date="2023-01-27T04:20:00Z">
                    <w:rPr>
                      <w:rFonts w:ascii="Times New Roman" w:hAnsi="Times New Roman" w:cs="Times New Roman"/>
                      <w:sz w:val="24"/>
                      <w:szCs w:val="24"/>
                    </w:rPr>
                  </w:rPrChange>
                </w:rPr>
                <w:t>-</w:t>
              </w:r>
            </w:moveTo>
          </w:p>
        </w:tc>
        <w:tc>
          <w:tcPr>
            <w:tcW w:w="587" w:type="pct"/>
            <w:vAlign w:val="center"/>
          </w:tcPr>
          <w:p w14:paraId="51FADB1E" w14:textId="77777777" w:rsidR="00C2040A" w:rsidRPr="00200D44" w:rsidRDefault="00C2040A">
            <w:pPr>
              <w:rPr>
                <w:moveTo w:id="9262" w:author="Mohammad Nayeem Hasan" w:date="2023-01-21T00:38:00Z"/>
                <w:rFonts w:ascii="Times New Roman" w:hAnsi="Times New Roman" w:cs="Times New Roman"/>
                <w:sz w:val="20"/>
                <w:szCs w:val="20"/>
                <w:rPrChange w:id="9263" w:author="Mohammad Nayeem Hasan" w:date="2023-01-27T04:20:00Z">
                  <w:rPr>
                    <w:moveTo w:id="9264" w:author="Mohammad Nayeem Hasan" w:date="2023-01-21T00:38:00Z"/>
                    <w:rFonts w:ascii="Times New Roman" w:hAnsi="Times New Roman" w:cs="Times New Roman"/>
                    <w:sz w:val="24"/>
                    <w:szCs w:val="24"/>
                  </w:rPr>
                </w:rPrChange>
              </w:rPr>
              <w:pPrChange w:id="9265" w:author="Mohammad Nayeem Hasan" w:date="2023-01-21T14:56:00Z">
                <w:pPr>
                  <w:jc w:val="both"/>
                </w:pPr>
              </w:pPrChange>
            </w:pPr>
            <w:moveTo w:id="9266" w:author="Mohammad Nayeem Hasan" w:date="2023-01-21T00:38:00Z">
              <w:r w:rsidRPr="00200D44">
                <w:rPr>
                  <w:rFonts w:ascii="Times New Roman" w:hAnsi="Times New Roman" w:cs="Times New Roman"/>
                  <w:sz w:val="20"/>
                  <w:szCs w:val="20"/>
                  <w:rPrChange w:id="9267" w:author="Mohammad Nayeem Hasan" w:date="2023-01-27T04:20:00Z">
                    <w:rPr>
                      <w:rFonts w:ascii="Times New Roman" w:hAnsi="Times New Roman" w:cs="Times New Roman"/>
                      <w:sz w:val="24"/>
                      <w:szCs w:val="24"/>
                    </w:rPr>
                  </w:rPrChange>
                </w:rPr>
                <w:t>-</w:t>
              </w:r>
            </w:moveTo>
          </w:p>
        </w:tc>
        <w:tc>
          <w:tcPr>
            <w:tcW w:w="689" w:type="pct"/>
            <w:vMerge/>
            <w:vAlign w:val="center"/>
          </w:tcPr>
          <w:p w14:paraId="1FB4FA06" w14:textId="77777777" w:rsidR="00C2040A" w:rsidRPr="00200D44" w:rsidRDefault="00C2040A">
            <w:pPr>
              <w:rPr>
                <w:moveTo w:id="9268" w:author="Mohammad Nayeem Hasan" w:date="2023-01-21T00:38:00Z"/>
                <w:rFonts w:ascii="Times New Roman" w:hAnsi="Times New Roman" w:cs="Times New Roman"/>
                <w:sz w:val="20"/>
                <w:szCs w:val="20"/>
                <w:rPrChange w:id="9269" w:author="Mohammad Nayeem Hasan" w:date="2023-01-27T04:20:00Z">
                  <w:rPr>
                    <w:moveTo w:id="9270" w:author="Mohammad Nayeem Hasan" w:date="2023-01-21T00:38:00Z"/>
                    <w:rFonts w:ascii="Times New Roman" w:hAnsi="Times New Roman" w:cs="Times New Roman"/>
                    <w:sz w:val="24"/>
                    <w:szCs w:val="24"/>
                  </w:rPr>
                </w:rPrChange>
              </w:rPr>
              <w:pPrChange w:id="9271" w:author="Mohammad Nayeem Hasan" w:date="2023-01-21T14:56:00Z">
                <w:pPr>
                  <w:jc w:val="both"/>
                </w:pPr>
              </w:pPrChange>
            </w:pPr>
          </w:p>
        </w:tc>
        <w:tc>
          <w:tcPr>
            <w:tcW w:w="389" w:type="pct"/>
            <w:vAlign w:val="center"/>
          </w:tcPr>
          <w:p w14:paraId="7CE86FC6" w14:textId="77777777" w:rsidR="00C2040A" w:rsidRPr="00200D44" w:rsidRDefault="00C2040A">
            <w:pPr>
              <w:rPr>
                <w:moveTo w:id="9272" w:author="Mohammad Nayeem Hasan" w:date="2023-01-21T00:38:00Z"/>
                <w:rFonts w:ascii="Times New Roman" w:hAnsi="Times New Roman" w:cs="Times New Roman"/>
                <w:sz w:val="20"/>
                <w:szCs w:val="20"/>
                <w:rPrChange w:id="9273" w:author="Mohammad Nayeem Hasan" w:date="2023-01-27T04:20:00Z">
                  <w:rPr>
                    <w:moveTo w:id="9274" w:author="Mohammad Nayeem Hasan" w:date="2023-01-21T00:38:00Z"/>
                    <w:rFonts w:ascii="Times New Roman" w:hAnsi="Times New Roman" w:cs="Times New Roman"/>
                    <w:sz w:val="24"/>
                    <w:szCs w:val="24"/>
                  </w:rPr>
                </w:rPrChange>
              </w:rPr>
              <w:pPrChange w:id="9275" w:author="Mohammad Nayeem Hasan" w:date="2023-01-21T14:56:00Z">
                <w:pPr>
                  <w:jc w:val="both"/>
                </w:pPr>
              </w:pPrChange>
            </w:pPr>
            <w:moveTo w:id="9276" w:author="Mohammad Nayeem Hasan" w:date="2023-01-21T00:38:00Z">
              <w:r w:rsidRPr="00200D44">
                <w:rPr>
                  <w:rFonts w:ascii="Times New Roman" w:hAnsi="Times New Roman" w:cs="Times New Roman"/>
                  <w:sz w:val="20"/>
                  <w:szCs w:val="20"/>
                  <w:rPrChange w:id="9277" w:author="Mohammad Nayeem Hasan" w:date="2023-01-27T04:20:00Z">
                    <w:rPr>
                      <w:rFonts w:ascii="Times New Roman" w:hAnsi="Times New Roman" w:cs="Times New Roman"/>
                      <w:sz w:val="24"/>
                      <w:szCs w:val="24"/>
                    </w:rPr>
                  </w:rPrChange>
                </w:rPr>
                <w:t>113 (4.2)</w:t>
              </w:r>
            </w:moveTo>
          </w:p>
        </w:tc>
        <w:tc>
          <w:tcPr>
            <w:tcW w:w="398" w:type="pct"/>
            <w:vAlign w:val="center"/>
          </w:tcPr>
          <w:p w14:paraId="7C14F696" w14:textId="77777777" w:rsidR="00C2040A" w:rsidRPr="00200D44" w:rsidRDefault="00C2040A">
            <w:pPr>
              <w:rPr>
                <w:moveTo w:id="9278" w:author="Mohammad Nayeem Hasan" w:date="2023-01-21T00:38:00Z"/>
                <w:rFonts w:ascii="Times New Roman" w:hAnsi="Times New Roman" w:cs="Times New Roman"/>
                <w:sz w:val="20"/>
                <w:szCs w:val="20"/>
                <w:rPrChange w:id="9279" w:author="Mohammad Nayeem Hasan" w:date="2023-01-27T04:20:00Z">
                  <w:rPr>
                    <w:moveTo w:id="9280" w:author="Mohammad Nayeem Hasan" w:date="2023-01-21T00:38:00Z"/>
                    <w:rFonts w:ascii="Times New Roman" w:hAnsi="Times New Roman" w:cs="Times New Roman"/>
                    <w:sz w:val="24"/>
                    <w:szCs w:val="24"/>
                  </w:rPr>
                </w:rPrChange>
              </w:rPr>
              <w:pPrChange w:id="9281" w:author="Mohammad Nayeem Hasan" w:date="2023-01-21T14:56:00Z">
                <w:pPr>
                  <w:jc w:val="both"/>
                </w:pPr>
              </w:pPrChange>
            </w:pPr>
            <w:moveTo w:id="9282" w:author="Mohammad Nayeem Hasan" w:date="2023-01-21T00:38:00Z">
              <w:r w:rsidRPr="00200D44">
                <w:rPr>
                  <w:rFonts w:ascii="Times New Roman" w:hAnsi="Times New Roman" w:cs="Times New Roman"/>
                  <w:sz w:val="20"/>
                  <w:szCs w:val="20"/>
                  <w:rPrChange w:id="9283" w:author="Mohammad Nayeem Hasan" w:date="2023-01-27T04:20:00Z">
                    <w:rPr>
                      <w:rFonts w:ascii="Times New Roman" w:hAnsi="Times New Roman" w:cs="Times New Roman"/>
                      <w:sz w:val="24"/>
                      <w:szCs w:val="24"/>
                    </w:rPr>
                  </w:rPrChange>
                </w:rPr>
                <w:t>2570 (95.8)</w:t>
              </w:r>
            </w:moveTo>
          </w:p>
        </w:tc>
        <w:tc>
          <w:tcPr>
            <w:tcW w:w="435" w:type="pct"/>
            <w:vMerge/>
            <w:vAlign w:val="center"/>
          </w:tcPr>
          <w:p w14:paraId="4B44DBD7" w14:textId="77777777" w:rsidR="00C2040A" w:rsidRPr="00200D44" w:rsidRDefault="00C2040A">
            <w:pPr>
              <w:rPr>
                <w:moveTo w:id="9284" w:author="Mohammad Nayeem Hasan" w:date="2023-01-21T00:38:00Z"/>
                <w:rFonts w:ascii="Times New Roman" w:hAnsi="Times New Roman" w:cs="Times New Roman"/>
                <w:sz w:val="20"/>
                <w:szCs w:val="20"/>
                <w:rPrChange w:id="9285" w:author="Mohammad Nayeem Hasan" w:date="2023-01-27T04:20:00Z">
                  <w:rPr>
                    <w:moveTo w:id="9286" w:author="Mohammad Nayeem Hasan" w:date="2023-01-21T00:38:00Z"/>
                    <w:rFonts w:ascii="Times New Roman" w:hAnsi="Times New Roman" w:cs="Times New Roman"/>
                    <w:sz w:val="24"/>
                    <w:szCs w:val="24"/>
                  </w:rPr>
                </w:rPrChange>
              </w:rPr>
              <w:pPrChange w:id="9287" w:author="Mohammad Nayeem Hasan" w:date="2023-01-21T14:56:00Z">
                <w:pPr>
                  <w:jc w:val="both"/>
                </w:pPr>
              </w:pPrChange>
            </w:pPr>
          </w:p>
        </w:tc>
        <w:tc>
          <w:tcPr>
            <w:tcW w:w="389" w:type="pct"/>
            <w:vAlign w:val="center"/>
          </w:tcPr>
          <w:p w14:paraId="2BB2B0FB" w14:textId="77777777" w:rsidR="00C2040A" w:rsidRPr="00200D44" w:rsidRDefault="00C2040A">
            <w:pPr>
              <w:rPr>
                <w:moveTo w:id="9288" w:author="Mohammad Nayeem Hasan" w:date="2023-01-21T00:38:00Z"/>
                <w:rFonts w:ascii="Times New Roman" w:hAnsi="Times New Roman" w:cs="Times New Roman"/>
                <w:sz w:val="20"/>
                <w:szCs w:val="20"/>
                <w:rPrChange w:id="9289" w:author="Mohammad Nayeem Hasan" w:date="2023-01-27T04:20:00Z">
                  <w:rPr>
                    <w:moveTo w:id="9290" w:author="Mohammad Nayeem Hasan" w:date="2023-01-21T00:38:00Z"/>
                    <w:rFonts w:ascii="Times New Roman" w:hAnsi="Times New Roman" w:cs="Times New Roman"/>
                    <w:sz w:val="24"/>
                    <w:szCs w:val="24"/>
                  </w:rPr>
                </w:rPrChange>
              </w:rPr>
              <w:pPrChange w:id="9291" w:author="Mohammad Nayeem Hasan" w:date="2023-01-21T14:56:00Z">
                <w:pPr>
                  <w:jc w:val="both"/>
                </w:pPr>
              </w:pPrChange>
            </w:pPr>
            <w:moveTo w:id="9292" w:author="Mohammad Nayeem Hasan" w:date="2023-01-21T00:38:00Z">
              <w:r w:rsidRPr="00200D44">
                <w:rPr>
                  <w:rFonts w:ascii="Times New Roman" w:hAnsi="Times New Roman" w:cs="Times New Roman"/>
                  <w:sz w:val="20"/>
                  <w:szCs w:val="20"/>
                  <w:rPrChange w:id="9293" w:author="Mohammad Nayeem Hasan" w:date="2023-01-27T04:20:00Z">
                    <w:rPr>
                      <w:rFonts w:ascii="Times New Roman" w:hAnsi="Times New Roman" w:cs="Times New Roman"/>
                      <w:sz w:val="24"/>
                      <w:szCs w:val="24"/>
                    </w:rPr>
                  </w:rPrChange>
                </w:rPr>
                <w:t>216 (7.4)</w:t>
              </w:r>
            </w:moveTo>
          </w:p>
        </w:tc>
        <w:tc>
          <w:tcPr>
            <w:tcW w:w="445" w:type="pct"/>
            <w:vAlign w:val="center"/>
          </w:tcPr>
          <w:p w14:paraId="013C59EA" w14:textId="77777777" w:rsidR="00C2040A" w:rsidRPr="00200D44" w:rsidRDefault="00C2040A">
            <w:pPr>
              <w:rPr>
                <w:moveTo w:id="9294" w:author="Mohammad Nayeem Hasan" w:date="2023-01-21T00:38:00Z"/>
                <w:rFonts w:ascii="Times New Roman" w:hAnsi="Times New Roman" w:cs="Times New Roman"/>
                <w:sz w:val="20"/>
                <w:szCs w:val="20"/>
                <w:rPrChange w:id="9295" w:author="Mohammad Nayeem Hasan" w:date="2023-01-27T04:20:00Z">
                  <w:rPr>
                    <w:moveTo w:id="9296" w:author="Mohammad Nayeem Hasan" w:date="2023-01-21T00:38:00Z"/>
                    <w:rFonts w:ascii="Times New Roman" w:hAnsi="Times New Roman" w:cs="Times New Roman"/>
                    <w:sz w:val="24"/>
                    <w:szCs w:val="24"/>
                  </w:rPr>
                </w:rPrChange>
              </w:rPr>
              <w:pPrChange w:id="9297" w:author="Mohammad Nayeem Hasan" w:date="2023-01-21T14:56:00Z">
                <w:pPr>
                  <w:jc w:val="both"/>
                </w:pPr>
              </w:pPrChange>
            </w:pPr>
            <w:moveTo w:id="9298" w:author="Mohammad Nayeem Hasan" w:date="2023-01-21T00:38:00Z">
              <w:r w:rsidRPr="00200D44">
                <w:rPr>
                  <w:rFonts w:ascii="Times New Roman" w:hAnsi="Times New Roman" w:cs="Times New Roman"/>
                  <w:sz w:val="20"/>
                  <w:szCs w:val="20"/>
                  <w:rPrChange w:id="9299" w:author="Mohammad Nayeem Hasan" w:date="2023-01-27T04:20:00Z">
                    <w:rPr>
                      <w:rFonts w:ascii="Times New Roman" w:hAnsi="Times New Roman" w:cs="Times New Roman"/>
                      <w:sz w:val="24"/>
                      <w:szCs w:val="24"/>
                    </w:rPr>
                  </w:rPrChange>
                </w:rPr>
                <w:t>2706 (92.6)</w:t>
              </w:r>
            </w:moveTo>
          </w:p>
        </w:tc>
        <w:tc>
          <w:tcPr>
            <w:tcW w:w="435" w:type="pct"/>
            <w:vMerge/>
            <w:vAlign w:val="center"/>
          </w:tcPr>
          <w:p w14:paraId="0352197D" w14:textId="77777777" w:rsidR="00C2040A" w:rsidRPr="00200D44" w:rsidRDefault="00C2040A">
            <w:pPr>
              <w:rPr>
                <w:moveTo w:id="9300" w:author="Mohammad Nayeem Hasan" w:date="2023-01-21T00:38:00Z"/>
                <w:rFonts w:ascii="Times New Roman" w:hAnsi="Times New Roman" w:cs="Times New Roman"/>
                <w:sz w:val="20"/>
                <w:szCs w:val="20"/>
                <w:rPrChange w:id="9301" w:author="Mohammad Nayeem Hasan" w:date="2023-01-27T04:20:00Z">
                  <w:rPr>
                    <w:moveTo w:id="9302" w:author="Mohammad Nayeem Hasan" w:date="2023-01-21T00:38:00Z"/>
                    <w:rFonts w:ascii="Times New Roman" w:hAnsi="Times New Roman" w:cs="Times New Roman"/>
                    <w:sz w:val="24"/>
                    <w:szCs w:val="24"/>
                  </w:rPr>
                </w:rPrChange>
              </w:rPr>
              <w:pPrChange w:id="9303" w:author="Mohammad Nayeem Hasan" w:date="2023-01-21T14:56:00Z">
                <w:pPr>
                  <w:jc w:val="both"/>
                </w:pPr>
              </w:pPrChange>
            </w:pPr>
          </w:p>
        </w:tc>
      </w:tr>
      <w:tr w:rsidR="004266B3" w:rsidRPr="004266B3" w14:paraId="0020CFD9" w14:textId="77777777" w:rsidTr="006875DA">
        <w:trPr>
          <w:trHeight w:val="257"/>
          <w:jc w:val="center"/>
        </w:trPr>
        <w:tc>
          <w:tcPr>
            <w:tcW w:w="788" w:type="pct"/>
            <w:vAlign w:val="center"/>
          </w:tcPr>
          <w:p w14:paraId="7D9F26BB" w14:textId="77777777" w:rsidR="00C2040A" w:rsidRPr="00200D44" w:rsidRDefault="00C2040A">
            <w:pPr>
              <w:rPr>
                <w:moveTo w:id="9304" w:author="Mohammad Nayeem Hasan" w:date="2023-01-21T00:38:00Z"/>
                <w:rFonts w:ascii="Times New Roman" w:hAnsi="Times New Roman" w:cs="Times New Roman"/>
                <w:sz w:val="20"/>
                <w:szCs w:val="20"/>
                <w:rPrChange w:id="9305" w:author="Mohammad Nayeem Hasan" w:date="2023-01-27T04:20:00Z">
                  <w:rPr>
                    <w:moveTo w:id="9306" w:author="Mohammad Nayeem Hasan" w:date="2023-01-21T00:38:00Z"/>
                    <w:rFonts w:ascii="Times New Roman" w:hAnsi="Times New Roman" w:cs="Times New Roman"/>
                    <w:sz w:val="24"/>
                    <w:szCs w:val="24"/>
                  </w:rPr>
                </w:rPrChange>
              </w:rPr>
              <w:pPrChange w:id="9307" w:author="Mohammad Nayeem Hasan" w:date="2023-01-21T14:56:00Z">
                <w:pPr>
                  <w:jc w:val="both"/>
                </w:pPr>
              </w:pPrChange>
            </w:pPr>
            <w:moveTo w:id="9308" w:author="Mohammad Nayeem Hasan" w:date="2023-01-21T00:38:00Z">
              <w:r w:rsidRPr="00200D44">
                <w:rPr>
                  <w:rFonts w:ascii="Times New Roman" w:hAnsi="Times New Roman" w:cs="Times New Roman"/>
                  <w:sz w:val="20"/>
                  <w:szCs w:val="20"/>
                  <w:rPrChange w:id="9309" w:author="Mohammad Nayeem Hasan" w:date="2023-01-27T04:20:00Z">
                    <w:rPr>
                      <w:rFonts w:ascii="Times New Roman" w:hAnsi="Times New Roman" w:cs="Times New Roman"/>
                      <w:sz w:val="24"/>
                      <w:szCs w:val="24"/>
                    </w:rPr>
                  </w:rPrChange>
                </w:rPr>
                <w:t>Uncovered container</w:t>
              </w:r>
            </w:moveTo>
          </w:p>
        </w:tc>
        <w:tc>
          <w:tcPr>
            <w:tcW w:w="445" w:type="pct"/>
            <w:vAlign w:val="center"/>
          </w:tcPr>
          <w:p w14:paraId="5D9DC034" w14:textId="77777777" w:rsidR="00C2040A" w:rsidRPr="00200D44" w:rsidRDefault="00C2040A">
            <w:pPr>
              <w:rPr>
                <w:moveTo w:id="9310" w:author="Mohammad Nayeem Hasan" w:date="2023-01-21T00:38:00Z"/>
                <w:rFonts w:ascii="Times New Roman" w:hAnsi="Times New Roman" w:cs="Times New Roman"/>
                <w:sz w:val="20"/>
                <w:szCs w:val="20"/>
                <w:rPrChange w:id="9311" w:author="Mohammad Nayeem Hasan" w:date="2023-01-27T04:20:00Z">
                  <w:rPr>
                    <w:moveTo w:id="9312" w:author="Mohammad Nayeem Hasan" w:date="2023-01-21T00:38:00Z"/>
                    <w:rFonts w:ascii="Times New Roman" w:hAnsi="Times New Roman" w:cs="Times New Roman"/>
                    <w:sz w:val="24"/>
                    <w:szCs w:val="24"/>
                  </w:rPr>
                </w:rPrChange>
              </w:rPr>
              <w:pPrChange w:id="9313" w:author="Mohammad Nayeem Hasan" w:date="2023-01-21T14:56:00Z">
                <w:pPr>
                  <w:jc w:val="both"/>
                </w:pPr>
              </w:pPrChange>
            </w:pPr>
            <w:moveTo w:id="9314" w:author="Mohammad Nayeem Hasan" w:date="2023-01-21T00:38:00Z">
              <w:r w:rsidRPr="00200D44">
                <w:rPr>
                  <w:rFonts w:ascii="Times New Roman" w:hAnsi="Times New Roman" w:cs="Times New Roman"/>
                  <w:sz w:val="20"/>
                  <w:szCs w:val="20"/>
                  <w:rPrChange w:id="9315" w:author="Mohammad Nayeem Hasan" w:date="2023-01-27T04:20:00Z">
                    <w:rPr>
                      <w:rFonts w:ascii="Times New Roman" w:hAnsi="Times New Roman" w:cs="Times New Roman"/>
                      <w:sz w:val="24"/>
                      <w:szCs w:val="24"/>
                    </w:rPr>
                  </w:rPrChange>
                </w:rPr>
                <w:t>-</w:t>
              </w:r>
            </w:moveTo>
          </w:p>
        </w:tc>
        <w:tc>
          <w:tcPr>
            <w:tcW w:w="587" w:type="pct"/>
            <w:vAlign w:val="center"/>
          </w:tcPr>
          <w:p w14:paraId="07E376DE" w14:textId="77777777" w:rsidR="00C2040A" w:rsidRPr="00200D44" w:rsidRDefault="00C2040A">
            <w:pPr>
              <w:rPr>
                <w:moveTo w:id="9316" w:author="Mohammad Nayeem Hasan" w:date="2023-01-21T00:38:00Z"/>
                <w:rFonts w:ascii="Times New Roman" w:hAnsi="Times New Roman" w:cs="Times New Roman"/>
                <w:sz w:val="20"/>
                <w:szCs w:val="20"/>
                <w:rPrChange w:id="9317" w:author="Mohammad Nayeem Hasan" w:date="2023-01-27T04:20:00Z">
                  <w:rPr>
                    <w:moveTo w:id="9318" w:author="Mohammad Nayeem Hasan" w:date="2023-01-21T00:38:00Z"/>
                    <w:rFonts w:ascii="Times New Roman" w:hAnsi="Times New Roman" w:cs="Times New Roman"/>
                    <w:sz w:val="24"/>
                    <w:szCs w:val="24"/>
                  </w:rPr>
                </w:rPrChange>
              </w:rPr>
              <w:pPrChange w:id="9319" w:author="Mohammad Nayeem Hasan" w:date="2023-01-21T14:56:00Z">
                <w:pPr>
                  <w:jc w:val="both"/>
                </w:pPr>
              </w:pPrChange>
            </w:pPr>
            <w:moveTo w:id="9320" w:author="Mohammad Nayeem Hasan" w:date="2023-01-21T00:38:00Z">
              <w:r w:rsidRPr="00200D44">
                <w:rPr>
                  <w:rFonts w:ascii="Times New Roman" w:hAnsi="Times New Roman" w:cs="Times New Roman"/>
                  <w:sz w:val="20"/>
                  <w:szCs w:val="20"/>
                  <w:rPrChange w:id="9321" w:author="Mohammad Nayeem Hasan" w:date="2023-01-27T04:20:00Z">
                    <w:rPr>
                      <w:rFonts w:ascii="Times New Roman" w:hAnsi="Times New Roman" w:cs="Times New Roman"/>
                      <w:sz w:val="24"/>
                      <w:szCs w:val="24"/>
                    </w:rPr>
                  </w:rPrChange>
                </w:rPr>
                <w:t>-</w:t>
              </w:r>
            </w:moveTo>
          </w:p>
        </w:tc>
        <w:tc>
          <w:tcPr>
            <w:tcW w:w="689" w:type="pct"/>
            <w:vMerge/>
            <w:vAlign w:val="center"/>
          </w:tcPr>
          <w:p w14:paraId="3C53CC4F" w14:textId="77777777" w:rsidR="00C2040A" w:rsidRPr="00200D44" w:rsidRDefault="00C2040A">
            <w:pPr>
              <w:rPr>
                <w:moveTo w:id="9322" w:author="Mohammad Nayeem Hasan" w:date="2023-01-21T00:38:00Z"/>
                <w:rFonts w:ascii="Times New Roman" w:hAnsi="Times New Roman" w:cs="Times New Roman"/>
                <w:sz w:val="20"/>
                <w:szCs w:val="20"/>
                <w:rPrChange w:id="9323" w:author="Mohammad Nayeem Hasan" w:date="2023-01-27T04:20:00Z">
                  <w:rPr>
                    <w:moveTo w:id="9324" w:author="Mohammad Nayeem Hasan" w:date="2023-01-21T00:38:00Z"/>
                    <w:rFonts w:ascii="Times New Roman" w:hAnsi="Times New Roman" w:cs="Times New Roman"/>
                    <w:sz w:val="24"/>
                    <w:szCs w:val="24"/>
                  </w:rPr>
                </w:rPrChange>
              </w:rPr>
              <w:pPrChange w:id="9325" w:author="Mohammad Nayeem Hasan" w:date="2023-01-21T14:56:00Z">
                <w:pPr>
                  <w:jc w:val="both"/>
                </w:pPr>
              </w:pPrChange>
            </w:pPr>
          </w:p>
        </w:tc>
        <w:tc>
          <w:tcPr>
            <w:tcW w:w="389" w:type="pct"/>
            <w:vAlign w:val="center"/>
          </w:tcPr>
          <w:p w14:paraId="75D1CC3C" w14:textId="77777777" w:rsidR="00C2040A" w:rsidRPr="00200D44" w:rsidRDefault="00C2040A">
            <w:pPr>
              <w:rPr>
                <w:moveTo w:id="9326" w:author="Mohammad Nayeem Hasan" w:date="2023-01-21T00:38:00Z"/>
                <w:rFonts w:ascii="Times New Roman" w:hAnsi="Times New Roman" w:cs="Times New Roman"/>
                <w:sz w:val="20"/>
                <w:szCs w:val="20"/>
                <w:rPrChange w:id="9327" w:author="Mohammad Nayeem Hasan" w:date="2023-01-27T04:20:00Z">
                  <w:rPr>
                    <w:moveTo w:id="9328" w:author="Mohammad Nayeem Hasan" w:date="2023-01-21T00:38:00Z"/>
                    <w:rFonts w:ascii="Times New Roman" w:hAnsi="Times New Roman" w:cs="Times New Roman"/>
                    <w:sz w:val="24"/>
                    <w:szCs w:val="24"/>
                  </w:rPr>
                </w:rPrChange>
              </w:rPr>
              <w:pPrChange w:id="9329" w:author="Mohammad Nayeem Hasan" w:date="2023-01-21T14:56:00Z">
                <w:pPr>
                  <w:jc w:val="both"/>
                </w:pPr>
              </w:pPrChange>
            </w:pPr>
            <w:moveTo w:id="9330" w:author="Mohammad Nayeem Hasan" w:date="2023-01-21T00:38:00Z">
              <w:r w:rsidRPr="00200D44">
                <w:rPr>
                  <w:rFonts w:ascii="Times New Roman" w:hAnsi="Times New Roman" w:cs="Times New Roman"/>
                  <w:sz w:val="20"/>
                  <w:szCs w:val="20"/>
                  <w:rPrChange w:id="9331" w:author="Mohammad Nayeem Hasan" w:date="2023-01-27T04:20:00Z">
                    <w:rPr>
                      <w:rFonts w:ascii="Times New Roman" w:hAnsi="Times New Roman" w:cs="Times New Roman"/>
                      <w:sz w:val="24"/>
                      <w:szCs w:val="24"/>
                    </w:rPr>
                  </w:rPrChange>
                </w:rPr>
                <w:t>32 (2.7)</w:t>
              </w:r>
            </w:moveTo>
          </w:p>
        </w:tc>
        <w:tc>
          <w:tcPr>
            <w:tcW w:w="398" w:type="pct"/>
            <w:vAlign w:val="center"/>
          </w:tcPr>
          <w:p w14:paraId="0C951C53" w14:textId="77777777" w:rsidR="00C2040A" w:rsidRPr="00200D44" w:rsidRDefault="00C2040A">
            <w:pPr>
              <w:rPr>
                <w:moveTo w:id="9332" w:author="Mohammad Nayeem Hasan" w:date="2023-01-21T00:38:00Z"/>
                <w:rFonts w:ascii="Times New Roman" w:hAnsi="Times New Roman" w:cs="Times New Roman"/>
                <w:sz w:val="20"/>
                <w:szCs w:val="20"/>
                <w:rPrChange w:id="9333" w:author="Mohammad Nayeem Hasan" w:date="2023-01-27T04:20:00Z">
                  <w:rPr>
                    <w:moveTo w:id="9334" w:author="Mohammad Nayeem Hasan" w:date="2023-01-21T00:38:00Z"/>
                    <w:rFonts w:ascii="Times New Roman" w:hAnsi="Times New Roman" w:cs="Times New Roman"/>
                    <w:sz w:val="24"/>
                    <w:szCs w:val="24"/>
                  </w:rPr>
                </w:rPrChange>
              </w:rPr>
              <w:pPrChange w:id="9335" w:author="Mohammad Nayeem Hasan" w:date="2023-01-21T14:56:00Z">
                <w:pPr>
                  <w:jc w:val="both"/>
                </w:pPr>
              </w:pPrChange>
            </w:pPr>
            <w:moveTo w:id="9336" w:author="Mohammad Nayeem Hasan" w:date="2023-01-21T00:38:00Z">
              <w:r w:rsidRPr="00200D44">
                <w:rPr>
                  <w:rFonts w:ascii="Times New Roman" w:hAnsi="Times New Roman" w:cs="Times New Roman"/>
                  <w:sz w:val="20"/>
                  <w:szCs w:val="20"/>
                  <w:rPrChange w:id="9337" w:author="Mohammad Nayeem Hasan" w:date="2023-01-27T04:20:00Z">
                    <w:rPr>
                      <w:rFonts w:ascii="Times New Roman" w:hAnsi="Times New Roman" w:cs="Times New Roman"/>
                      <w:sz w:val="24"/>
                      <w:szCs w:val="24"/>
                    </w:rPr>
                  </w:rPrChange>
                </w:rPr>
                <w:t>1166 (97.3)</w:t>
              </w:r>
            </w:moveTo>
          </w:p>
        </w:tc>
        <w:tc>
          <w:tcPr>
            <w:tcW w:w="435" w:type="pct"/>
            <w:vMerge/>
            <w:vAlign w:val="center"/>
          </w:tcPr>
          <w:p w14:paraId="4F6C5FD0" w14:textId="77777777" w:rsidR="00C2040A" w:rsidRPr="00200D44" w:rsidRDefault="00C2040A">
            <w:pPr>
              <w:rPr>
                <w:moveTo w:id="9338" w:author="Mohammad Nayeem Hasan" w:date="2023-01-21T00:38:00Z"/>
                <w:rFonts w:ascii="Times New Roman" w:hAnsi="Times New Roman" w:cs="Times New Roman"/>
                <w:sz w:val="20"/>
                <w:szCs w:val="20"/>
                <w:rPrChange w:id="9339" w:author="Mohammad Nayeem Hasan" w:date="2023-01-27T04:20:00Z">
                  <w:rPr>
                    <w:moveTo w:id="9340" w:author="Mohammad Nayeem Hasan" w:date="2023-01-21T00:38:00Z"/>
                    <w:rFonts w:ascii="Times New Roman" w:hAnsi="Times New Roman" w:cs="Times New Roman"/>
                    <w:sz w:val="24"/>
                    <w:szCs w:val="24"/>
                  </w:rPr>
                </w:rPrChange>
              </w:rPr>
              <w:pPrChange w:id="9341" w:author="Mohammad Nayeem Hasan" w:date="2023-01-21T14:56:00Z">
                <w:pPr>
                  <w:jc w:val="both"/>
                </w:pPr>
              </w:pPrChange>
            </w:pPr>
          </w:p>
        </w:tc>
        <w:tc>
          <w:tcPr>
            <w:tcW w:w="389" w:type="pct"/>
            <w:vAlign w:val="center"/>
          </w:tcPr>
          <w:p w14:paraId="0BA4893B" w14:textId="77777777" w:rsidR="00C2040A" w:rsidRPr="00200D44" w:rsidRDefault="00C2040A">
            <w:pPr>
              <w:rPr>
                <w:moveTo w:id="9342" w:author="Mohammad Nayeem Hasan" w:date="2023-01-21T00:38:00Z"/>
                <w:rFonts w:ascii="Times New Roman" w:hAnsi="Times New Roman" w:cs="Times New Roman"/>
                <w:sz w:val="20"/>
                <w:szCs w:val="20"/>
                <w:rPrChange w:id="9343" w:author="Mohammad Nayeem Hasan" w:date="2023-01-27T04:20:00Z">
                  <w:rPr>
                    <w:moveTo w:id="9344" w:author="Mohammad Nayeem Hasan" w:date="2023-01-21T00:38:00Z"/>
                    <w:rFonts w:ascii="Times New Roman" w:hAnsi="Times New Roman" w:cs="Times New Roman"/>
                    <w:sz w:val="24"/>
                    <w:szCs w:val="24"/>
                  </w:rPr>
                </w:rPrChange>
              </w:rPr>
              <w:pPrChange w:id="9345" w:author="Mohammad Nayeem Hasan" w:date="2023-01-21T14:56:00Z">
                <w:pPr>
                  <w:jc w:val="both"/>
                </w:pPr>
              </w:pPrChange>
            </w:pPr>
            <w:moveTo w:id="9346" w:author="Mohammad Nayeem Hasan" w:date="2023-01-21T00:38:00Z">
              <w:r w:rsidRPr="00200D44">
                <w:rPr>
                  <w:rFonts w:ascii="Times New Roman" w:hAnsi="Times New Roman" w:cs="Times New Roman"/>
                  <w:sz w:val="20"/>
                  <w:szCs w:val="20"/>
                  <w:rPrChange w:id="9347" w:author="Mohammad Nayeem Hasan" w:date="2023-01-27T04:20:00Z">
                    <w:rPr>
                      <w:rFonts w:ascii="Times New Roman" w:hAnsi="Times New Roman" w:cs="Times New Roman"/>
                      <w:sz w:val="24"/>
                      <w:szCs w:val="24"/>
                    </w:rPr>
                  </w:rPrChange>
                </w:rPr>
                <w:t>88 (6.3)</w:t>
              </w:r>
            </w:moveTo>
          </w:p>
        </w:tc>
        <w:tc>
          <w:tcPr>
            <w:tcW w:w="445" w:type="pct"/>
            <w:vAlign w:val="center"/>
          </w:tcPr>
          <w:p w14:paraId="423147AB" w14:textId="77777777" w:rsidR="00C2040A" w:rsidRPr="00200D44" w:rsidRDefault="00C2040A">
            <w:pPr>
              <w:rPr>
                <w:moveTo w:id="9348" w:author="Mohammad Nayeem Hasan" w:date="2023-01-21T00:38:00Z"/>
                <w:rFonts w:ascii="Times New Roman" w:hAnsi="Times New Roman" w:cs="Times New Roman"/>
                <w:sz w:val="20"/>
                <w:szCs w:val="20"/>
                <w:rPrChange w:id="9349" w:author="Mohammad Nayeem Hasan" w:date="2023-01-27T04:20:00Z">
                  <w:rPr>
                    <w:moveTo w:id="9350" w:author="Mohammad Nayeem Hasan" w:date="2023-01-21T00:38:00Z"/>
                    <w:rFonts w:ascii="Times New Roman" w:hAnsi="Times New Roman" w:cs="Times New Roman"/>
                    <w:sz w:val="24"/>
                    <w:szCs w:val="24"/>
                  </w:rPr>
                </w:rPrChange>
              </w:rPr>
              <w:pPrChange w:id="9351" w:author="Mohammad Nayeem Hasan" w:date="2023-01-21T14:56:00Z">
                <w:pPr>
                  <w:jc w:val="both"/>
                </w:pPr>
              </w:pPrChange>
            </w:pPr>
            <w:moveTo w:id="9352" w:author="Mohammad Nayeem Hasan" w:date="2023-01-21T00:38:00Z">
              <w:r w:rsidRPr="00200D44">
                <w:rPr>
                  <w:rFonts w:ascii="Times New Roman" w:hAnsi="Times New Roman" w:cs="Times New Roman"/>
                  <w:sz w:val="20"/>
                  <w:szCs w:val="20"/>
                  <w:rPrChange w:id="9353" w:author="Mohammad Nayeem Hasan" w:date="2023-01-27T04:20:00Z">
                    <w:rPr>
                      <w:rFonts w:ascii="Times New Roman" w:hAnsi="Times New Roman" w:cs="Times New Roman"/>
                      <w:sz w:val="24"/>
                      <w:szCs w:val="24"/>
                    </w:rPr>
                  </w:rPrChange>
                </w:rPr>
                <w:t>1304 (93.7)</w:t>
              </w:r>
            </w:moveTo>
          </w:p>
        </w:tc>
        <w:tc>
          <w:tcPr>
            <w:tcW w:w="435" w:type="pct"/>
            <w:vMerge/>
            <w:vAlign w:val="center"/>
          </w:tcPr>
          <w:p w14:paraId="77973D8A" w14:textId="77777777" w:rsidR="00C2040A" w:rsidRPr="00200D44" w:rsidRDefault="00C2040A">
            <w:pPr>
              <w:rPr>
                <w:moveTo w:id="9354" w:author="Mohammad Nayeem Hasan" w:date="2023-01-21T00:38:00Z"/>
                <w:rFonts w:ascii="Times New Roman" w:hAnsi="Times New Roman" w:cs="Times New Roman"/>
                <w:sz w:val="20"/>
                <w:szCs w:val="20"/>
                <w:rPrChange w:id="9355" w:author="Mohammad Nayeem Hasan" w:date="2023-01-27T04:20:00Z">
                  <w:rPr>
                    <w:moveTo w:id="9356" w:author="Mohammad Nayeem Hasan" w:date="2023-01-21T00:38:00Z"/>
                    <w:rFonts w:ascii="Times New Roman" w:hAnsi="Times New Roman" w:cs="Times New Roman"/>
                    <w:sz w:val="24"/>
                    <w:szCs w:val="24"/>
                  </w:rPr>
                </w:rPrChange>
              </w:rPr>
              <w:pPrChange w:id="9357" w:author="Mohammad Nayeem Hasan" w:date="2023-01-21T14:56:00Z">
                <w:pPr>
                  <w:jc w:val="both"/>
                </w:pPr>
              </w:pPrChange>
            </w:pPr>
          </w:p>
        </w:tc>
      </w:tr>
      <w:tr w:rsidR="00C2040A" w:rsidRPr="00200D44" w14:paraId="7243A033" w14:textId="77777777" w:rsidTr="00F13B5B">
        <w:trPr>
          <w:trHeight w:val="257"/>
          <w:jc w:val="center"/>
        </w:trPr>
        <w:tc>
          <w:tcPr>
            <w:tcW w:w="5000" w:type="pct"/>
            <w:gridSpan w:val="10"/>
            <w:vAlign w:val="center"/>
          </w:tcPr>
          <w:p w14:paraId="05D25CED" w14:textId="77777777" w:rsidR="00C2040A" w:rsidRPr="00200D44" w:rsidRDefault="00C2040A">
            <w:pPr>
              <w:rPr>
                <w:moveTo w:id="9358" w:author="Mohammad Nayeem Hasan" w:date="2023-01-21T00:38:00Z"/>
                <w:rFonts w:ascii="Times New Roman" w:hAnsi="Times New Roman" w:cs="Times New Roman"/>
                <w:sz w:val="20"/>
                <w:szCs w:val="20"/>
                <w:rPrChange w:id="9359" w:author="Mohammad Nayeem Hasan" w:date="2023-01-27T04:20:00Z">
                  <w:rPr>
                    <w:moveTo w:id="9360" w:author="Mohammad Nayeem Hasan" w:date="2023-01-21T00:38:00Z"/>
                    <w:rFonts w:ascii="Times New Roman" w:hAnsi="Times New Roman" w:cs="Times New Roman"/>
                    <w:sz w:val="24"/>
                    <w:szCs w:val="24"/>
                  </w:rPr>
                </w:rPrChange>
              </w:rPr>
              <w:pPrChange w:id="9361" w:author="Mohammad Nayeem Hasan" w:date="2023-01-21T14:56:00Z">
                <w:pPr>
                  <w:jc w:val="both"/>
                </w:pPr>
              </w:pPrChange>
            </w:pPr>
            <w:moveTo w:id="9362" w:author="Mohammad Nayeem Hasan" w:date="2023-01-21T00:38:00Z">
              <w:r w:rsidRPr="00200D44">
                <w:rPr>
                  <w:rFonts w:ascii="Times New Roman" w:hAnsi="Times New Roman" w:cs="Times New Roman"/>
                  <w:sz w:val="20"/>
                  <w:szCs w:val="20"/>
                  <w:rPrChange w:id="9363" w:author="Mohammad Nayeem Hasan" w:date="2023-01-27T04:20:00Z">
                    <w:rPr>
                      <w:rFonts w:ascii="Times New Roman" w:hAnsi="Times New Roman" w:cs="Times New Roman"/>
                      <w:sz w:val="24"/>
                      <w:szCs w:val="24"/>
                    </w:rPr>
                  </w:rPrChange>
                </w:rPr>
                <w:t>Water treatment</w:t>
              </w:r>
            </w:moveTo>
          </w:p>
        </w:tc>
      </w:tr>
      <w:tr w:rsidR="004266B3" w:rsidRPr="004266B3" w14:paraId="5048EF45" w14:textId="77777777" w:rsidTr="006875DA">
        <w:trPr>
          <w:trHeight w:val="257"/>
          <w:jc w:val="center"/>
        </w:trPr>
        <w:tc>
          <w:tcPr>
            <w:tcW w:w="788" w:type="pct"/>
            <w:vAlign w:val="center"/>
          </w:tcPr>
          <w:p w14:paraId="2765C445" w14:textId="77777777" w:rsidR="00C2040A" w:rsidRPr="00200D44" w:rsidRDefault="00C2040A">
            <w:pPr>
              <w:rPr>
                <w:moveTo w:id="9364" w:author="Mohammad Nayeem Hasan" w:date="2023-01-21T00:38:00Z"/>
                <w:rFonts w:ascii="Times New Roman" w:hAnsi="Times New Roman" w:cs="Times New Roman"/>
                <w:sz w:val="20"/>
                <w:szCs w:val="20"/>
                <w:rPrChange w:id="9365" w:author="Mohammad Nayeem Hasan" w:date="2023-01-27T04:20:00Z">
                  <w:rPr>
                    <w:moveTo w:id="9366" w:author="Mohammad Nayeem Hasan" w:date="2023-01-21T00:38:00Z"/>
                    <w:rFonts w:ascii="Times New Roman" w:hAnsi="Times New Roman" w:cs="Times New Roman"/>
                    <w:sz w:val="24"/>
                    <w:szCs w:val="24"/>
                  </w:rPr>
                </w:rPrChange>
              </w:rPr>
              <w:pPrChange w:id="9367" w:author="Mohammad Nayeem Hasan" w:date="2023-01-21T14:56:00Z">
                <w:pPr>
                  <w:jc w:val="both"/>
                </w:pPr>
              </w:pPrChange>
            </w:pPr>
            <w:moveTo w:id="9368" w:author="Mohammad Nayeem Hasan" w:date="2023-01-21T00:38:00Z">
              <w:r w:rsidRPr="00200D44">
                <w:rPr>
                  <w:rFonts w:ascii="Times New Roman" w:hAnsi="Times New Roman" w:cs="Times New Roman"/>
                  <w:sz w:val="20"/>
                  <w:szCs w:val="20"/>
                  <w:rPrChange w:id="9369" w:author="Mohammad Nayeem Hasan" w:date="2023-01-27T04:20:00Z">
                    <w:rPr>
                      <w:rFonts w:ascii="Times New Roman" w:hAnsi="Times New Roman" w:cs="Times New Roman"/>
                      <w:sz w:val="24"/>
                      <w:szCs w:val="24"/>
                    </w:rPr>
                  </w:rPrChange>
                </w:rPr>
                <w:t>Yes</w:t>
              </w:r>
            </w:moveTo>
          </w:p>
        </w:tc>
        <w:tc>
          <w:tcPr>
            <w:tcW w:w="445" w:type="pct"/>
            <w:vAlign w:val="center"/>
          </w:tcPr>
          <w:p w14:paraId="06274271" w14:textId="77777777" w:rsidR="00C2040A" w:rsidRPr="00200D44" w:rsidRDefault="00C2040A">
            <w:pPr>
              <w:rPr>
                <w:moveTo w:id="9370" w:author="Mohammad Nayeem Hasan" w:date="2023-01-21T00:38:00Z"/>
                <w:rFonts w:ascii="Times New Roman" w:hAnsi="Times New Roman" w:cs="Times New Roman"/>
                <w:sz w:val="20"/>
                <w:szCs w:val="20"/>
                <w:rPrChange w:id="9371" w:author="Mohammad Nayeem Hasan" w:date="2023-01-27T04:20:00Z">
                  <w:rPr>
                    <w:moveTo w:id="9372" w:author="Mohammad Nayeem Hasan" w:date="2023-01-21T00:38:00Z"/>
                    <w:rFonts w:ascii="Times New Roman" w:hAnsi="Times New Roman" w:cs="Times New Roman"/>
                    <w:sz w:val="24"/>
                    <w:szCs w:val="24"/>
                  </w:rPr>
                </w:rPrChange>
              </w:rPr>
              <w:pPrChange w:id="9373" w:author="Mohammad Nayeem Hasan" w:date="2023-01-21T14:56:00Z">
                <w:pPr>
                  <w:jc w:val="both"/>
                </w:pPr>
              </w:pPrChange>
            </w:pPr>
            <w:moveTo w:id="9374" w:author="Mohammad Nayeem Hasan" w:date="2023-01-21T00:38:00Z">
              <w:r w:rsidRPr="00200D44">
                <w:rPr>
                  <w:rFonts w:ascii="Times New Roman" w:hAnsi="Times New Roman" w:cs="Times New Roman"/>
                  <w:sz w:val="20"/>
                  <w:szCs w:val="20"/>
                  <w:rPrChange w:id="9375" w:author="Mohammad Nayeem Hasan" w:date="2023-01-27T04:20:00Z">
                    <w:rPr>
                      <w:rFonts w:ascii="Times New Roman" w:hAnsi="Times New Roman" w:cs="Times New Roman"/>
                      <w:sz w:val="24"/>
                      <w:szCs w:val="24"/>
                    </w:rPr>
                  </w:rPrChange>
                </w:rPr>
                <w:t>170 (8.1)</w:t>
              </w:r>
            </w:moveTo>
          </w:p>
        </w:tc>
        <w:tc>
          <w:tcPr>
            <w:tcW w:w="587" w:type="pct"/>
            <w:vAlign w:val="center"/>
          </w:tcPr>
          <w:p w14:paraId="2B2CA572" w14:textId="77777777" w:rsidR="00C2040A" w:rsidRPr="00200D44" w:rsidRDefault="00C2040A">
            <w:pPr>
              <w:rPr>
                <w:moveTo w:id="9376" w:author="Mohammad Nayeem Hasan" w:date="2023-01-21T00:38:00Z"/>
                <w:rFonts w:ascii="Times New Roman" w:hAnsi="Times New Roman" w:cs="Times New Roman"/>
                <w:sz w:val="20"/>
                <w:szCs w:val="20"/>
                <w:rPrChange w:id="9377" w:author="Mohammad Nayeem Hasan" w:date="2023-01-27T04:20:00Z">
                  <w:rPr>
                    <w:moveTo w:id="9378" w:author="Mohammad Nayeem Hasan" w:date="2023-01-21T00:38:00Z"/>
                    <w:rFonts w:ascii="Times New Roman" w:hAnsi="Times New Roman" w:cs="Times New Roman"/>
                    <w:sz w:val="24"/>
                    <w:szCs w:val="24"/>
                  </w:rPr>
                </w:rPrChange>
              </w:rPr>
              <w:pPrChange w:id="9379" w:author="Mohammad Nayeem Hasan" w:date="2023-01-21T14:56:00Z">
                <w:pPr>
                  <w:jc w:val="both"/>
                </w:pPr>
              </w:pPrChange>
            </w:pPr>
            <w:moveTo w:id="9380" w:author="Mohammad Nayeem Hasan" w:date="2023-01-21T00:38:00Z">
              <w:r w:rsidRPr="00200D44">
                <w:rPr>
                  <w:rFonts w:ascii="Times New Roman" w:hAnsi="Times New Roman" w:cs="Times New Roman"/>
                  <w:sz w:val="20"/>
                  <w:szCs w:val="20"/>
                  <w:rPrChange w:id="9381" w:author="Mohammad Nayeem Hasan" w:date="2023-01-27T04:20:00Z">
                    <w:rPr>
                      <w:rFonts w:ascii="Times New Roman" w:hAnsi="Times New Roman" w:cs="Times New Roman"/>
                      <w:sz w:val="24"/>
                      <w:szCs w:val="24"/>
                    </w:rPr>
                  </w:rPrChange>
                </w:rPr>
                <w:t>1917 (91.9)</w:t>
              </w:r>
            </w:moveTo>
          </w:p>
        </w:tc>
        <w:tc>
          <w:tcPr>
            <w:tcW w:w="689" w:type="pct"/>
            <w:vMerge w:val="restart"/>
            <w:vAlign w:val="center"/>
          </w:tcPr>
          <w:p w14:paraId="6AD3C953" w14:textId="77777777" w:rsidR="00C2040A" w:rsidRPr="00200D44" w:rsidRDefault="00C2040A">
            <w:pPr>
              <w:rPr>
                <w:moveTo w:id="9382" w:author="Mohammad Nayeem Hasan" w:date="2023-01-21T00:38:00Z"/>
                <w:rFonts w:ascii="Times New Roman" w:hAnsi="Times New Roman" w:cs="Times New Roman"/>
                <w:sz w:val="20"/>
                <w:szCs w:val="20"/>
                <w:rPrChange w:id="9383" w:author="Mohammad Nayeem Hasan" w:date="2023-01-27T04:20:00Z">
                  <w:rPr>
                    <w:moveTo w:id="9384" w:author="Mohammad Nayeem Hasan" w:date="2023-01-21T00:38:00Z"/>
                    <w:rFonts w:ascii="Times New Roman" w:hAnsi="Times New Roman" w:cs="Times New Roman"/>
                    <w:sz w:val="24"/>
                    <w:szCs w:val="24"/>
                  </w:rPr>
                </w:rPrChange>
              </w:rPr>
              <w:pPrChange w:id="9385" w:author="Mohammad Nayeem Hasan" w:date="2023-01-21T14:56:00Z">
                <w:pPr>
                  <w:jc w:val="both"/>
                </w:pPr>
              </w:pPrChange>
            </w:pPr>
            <w:moveTo w:id="9386" w:author="Mohammad Nayeem Hasan" w:date="2023-01-21T00:38:00Z">
              <w:r w:rsidRPr="00200D44">
                <w:rPr>
                  <w:rFonts w:ascii="Times New Roman" w:hAnsi="Times New Roman" w:cs="Times New Roman"/>
                  <w:sz w:val="20"/>
                  <w:szCs w:val="20"/>
                  <w:rPrChange w:id="9387" w:author="Mohammad Nayeem Hasan" w:date="2023-01-27T04:20:00Z">
                    <w:rPr>
                      <w:rFonts w:ascii="Times New Roman" w:hAnsi="Times New Roman" w:cs="Times New Roman"/>
                      <w:sz w:val="24"/>
                      <w:szCs w:val="24"/>
                    </w:rPr>
                  </w:rPrChange>
                </w:rPr>
                <w:t>0.214</w:t>
              </w:r>
            </w:moveTo>
          </w:p>
        </w:tc>
        <w:tc>
          <w:tcPr>
            <w:tcW w:w="389" w:type="pct"/>
            <w:vAlign w:val="center"/>
          </w:tcPr>
          <w:p w14:paraId="59DF56DC" w14:textId="77777777" w:rsidR="00C2040A" w:rsidRPr="00200D44" w:rsidRDefault="00C2040A">
            <w:pPr>
              <w:rPr>
                <w:moveTo w:id="9388" w:author="Mohammad Nayeem Hasan" w:date="2023-01-21T00:38:00Z"/>
                <w:rFonts w:ascii="Times New Roman" w:hAnsi="Times New Roman" w:cs="Times New Roman"/>
                <w:sz w:val="20"/>
                <w:szCs w:val="20"/>
                <w:rPrChange w:id="9389" w:author="Mohammad Nayeem Hasan" w:date="2023-01-27T04:20:00Z">
                  <w:rPr>
                    <w:moveTo w:id="9390" w:author="Mohammad Nayeem Hasan" w:date="2023-01-21T00:38:00Z"/>
                    <w:rFonts w:ascii="Times New Roman" w:hAnsi="Times New Roman" w:cs="Times New Roman"/>
                    <w:sz w:val="24"/>
                    <w:szCs w:val="24"/>
                  </w:rPr>
                </w:rPrChange>
              </w:rPr>
              <w:pPrChange w:id="9391" w:author="Mohammad Nayeem Hasan" w:date="2023-01-21T14:56:00Z">
                <w:pPr>
                  <w:jc w:val="both"/>
                </w:pPr>
              </w:pPrChange>
            </w:pPr>
            <w:moveTo w:id="9392" w:author="Mohammad Nayeem Hasan" w:date="2023-01-21T00:38:00Z">
              <w:r w:rsidRPr="00200D44">
                <w:rPr>
                  <w:rFonts w:ascii="Times New Roman" w:hAnsi="Times New Roman" w:cs="Times New Roman"/>
                  <w:sz w:val="20"/>
                  <w:szCs w:val="20"/>
                  <w:rPrChange w:id="9393" w:author="Mohammad Nayeem Hasan" w:date="2023-01-27T04:20:00Z">
                    <w:rPr>
                      <w:rFonts w:ascii="Times New Roman" w:hAnsi="Times New Roman" w:cs="Times New Roman"/>
                      <w:sz w:val="24"/>
                      <w:szCs w:val="24"/>
                    </w:rPr>
                  </w:rPrChange>
                </w:rPr>
                <w:t>88 (4.6)</w:t>
              </w:r>
            </w:moveTo>
          </w:p>
        </w:tc>
        <w:tc>
          <w:tcPr>
            <w:tcW w:w="398" w:type="pct"/>
            <w:vAlign w:val="center"/>
          </w:tcPr>
          <w:p w14:paraId="68140A5D" w14:textId="77777777" w:rsidR="00C2040A" w:rsidRPr="00200D44" w:rsidRDefault="00C2040A">
            <w:pPr>
              <w:rPr>
                <w:moveTo w:id="9394" w:author="Mohammad Nayeem Hasan" w:date="2023-01-21T00:38:00Z"/>
                <w:rFonts w:ascii="Times New Roman" w:hAnsi="Times New Roman" w:cs="Times New Roman"/>
                <w:sz w:val="20"/>
                <w:szCs w:val="20"/>
                <w:rPrChange w:id="9395" w:author="Mohammad Nayeem Hasan" w:date="2023-01-27T04:20:00Z">
                  <w:rPr>
                    <w:moveTo w:id="9396" w:author="Mohammad Nayeem Hasan" w:date="2023-01-21T00:38:00Z"/>
                    <w:rFonts w:ascii="Times New Roman" w:hAnsi="Times New Roman" w:cs="Times New Roman"/>
                    <w:sz w:val="24"/>
                    <w:szCs w:val="24"/>
                  </w:rPr>
                </w:rPrChange>
              </w:rPr>
              <w:pPrChange w:id="9397" w:author="Mohammad Nayeem Hasan" w:date="2023-01-21T14:56:00Z">
                <w:pPr>
                  <w:jc w:val="both"/>
                </w:pPr>
              </w:pPrChange>
            </w:pPr>
            <w:moveTo w:id="9398" w:author="Mohammad Nayeem Hasan" w:date="2023-01-21T00:38:00Z">
              <w:r w:rsidRPr="00200D44">
                <w:rPr>
                  <w:rFonts w:ascii="Times New Roman" w:hAnsi="Times New Roman" w:cs="Times New Roman"/>
                  <w:sz w:val="20"/>
                  <w:szCs w:val="20"/>
                  <w:rPrChange w:id="9399" w:author="Mohammad Nayeem Hasan" w:date="2023-01-27T04:20:00Z">
                    <w:rPr>
                      <w:rFonts w:ascii="Times New Roman" w:hAnsi="Times New Roman" w:cs="Times New Roman"/>
                      <w:sz w:val="24"/>
                      <w:szCs w:val="24"/>
                    </w:rPr>
                  </w:rPrChange>
                </w:rPr>
                <w:t>1828 (95.4)</w:t>
              </w:r>
            </w:moveTo>
          </w:p>
        </w:tc>
        <w:tc>
          <w:tcPr>
            <w:tcW w:w="435" w:type="pct"/>
            <w:vMerge w:val="restart"/>
            <w:vAlign w:val="center"/>
          </w:tcPr>
          <w:p w14:paraId="63DE86D2" w14:textId="77777777" w:rsidR="00C2040A" w:rsidRPr="00200D44" w:rsidRDefault="00C2040A">
            <w:pPr>
              <w:rPr>
                <w:moveTo w:id="9400" w:author="Mohammad Nayeem Hasan" w:date="2023-01-21T00:38:00Z"/>
                <w:rFonts w:ascii="Times New Roman" w:hAnsi="Times New Roman" w:cs="Times New Roman"/>
                <w:sz w:val="20"/>
                <w:szCs w:val="20"/>
                <w:rPrChange w:id="9401" w:author="Mohammad Nayeem Hasan" w:date="2023-01-27T04:20:00Z">
                  <w:rPr>
                    <w:moveTo w:id="9402" w:author="Mohammad Nayeem Hasan" w:date="2023-01-21T00:38:00Z"/>
                    <w:rFonts w:ascii="Times New Roman" w:hAnsi="Times New Roman" w:cs="Times New Roman"/>
                    <w:sz w:val="24"/>
                    <w:szCs w:val="24"/>
                  </w:rPr>
                </w:rPrChange>
              </w:rPr>
              <w:pPrChange w:id="9403" w:author="Mohammad Nayeem Hasan" w:date="2023-01-21T14:56:00Z">
                <w:pPr>
                  <w:jc w:val="both"/>
                </w:pPr>
              </w:pPrChange>
            </w:pPr>
            <w:moveTo w:id="9404" w:author="Mohammad Nayeem Hasan" w:date="2023-01-21T00:38:00Z">
              <w:r w:rsidRPr="00200D44">
                <w:rPr>
                  <w:rFonts w:ascii="Times New Roman" w:hAnsi="Times New Roman" w:cs="Times New Roman"/>
                  <w:sz w:val="20"/>
                  <w:szCs w:val="20"/>
                  <w:rPrChange w:id="9405" w:author="Mohammad Nayeem Hasan" w:date="2023-01-27T04:20:00Z">
                    <w:rPr>
                      <w:rFonts w:ascii="Times New Roman" w:hAnsi="Times New Roman" w:cs="Times New Roman"/>
                      <w:sz w:val="24"/>
                      <w:szCs w:val="24"/>
                    </w:rPr>
                  </w:rPrChange>
                </w:rPr>
                <w:t>0.256</w:t>
              </w:r>
            </w:moveTo>
          </w:p>
        </w:tc>
        <w:tc>
          <w:tcPr>
            <w:tcW w:w="389" w:type="pct"/>
            <w:vAlign w:val="center"/>
          </w:tcPr>
          <w:p w14:paraId="6AE71BD9" w14:textId="77777777" w:rsidR="00C2040A" w:rsidRPr="00200D44" w:rsidRDefault="00C2040A">
            <w:pPr>
              <w:rPr>
                <w:moveTo w:id="9406" w:author="Mohammad Nayeem Hasan" w:date="2023-01-21T00:38:00Z"/>
                <w:rFonts w:ascii="Times New Roman" w:hAnsi="Times New Roman" w:cs="Times New Roman"/>
                <w:sz w:val="20"/>
                <w:szCs w:val="20"/>
                <w:rPrChange w:id="9407" w:author="Mohammad Nayeem Hasan" w:date="2023-01-27T04:20:00Z">
                  <w:rPr>
                    <w:moveTo w:id="9408" w:author="Mohammad Nayeem Hasan" w:date="2023-01-21T00:38:00Z"/>
                    <w:rFonts w:ascii="Times New Roman" w:hAnsi="Times New Roman" w:cs="Times New Roman"/>
                    <w:sz w:val="24"/>
                    <w:szCs w:val="24"/>
                  </w:rPr>
                </w:rPrChange>
              </w:rPr>
              <w:pPrChange w:id="9409" w:author="Mohammad Nayeem Hasan" w:date="2023-01-21T14:56:00Z">
                <w:pPr>
                  <w:jc w:val="both"/>
                </w:pPr>
              </w:pPrChange>
            </w:pPr>
            <w:moveTo w:id="9410" w:author="Mohammad Nayeem Hasan" w:date="2023-01-21T00:38:00Z">
              <w:r w:rsidRPr="00200D44">
                <w:rPr>
                  <w:rFonts w:ascii="Times New Roman" w:hAnsi="Times New Roman" w:cs="Times New Roman"/>
                  <w:sz w:val="20"/>
                  <w:szCs w:val="20"/>
                  <w:rPrChange w:id="9411" w:author="Mohammad Nayeem Hasan" w:date="2023-01-27T04:20:00Z">
                    <w:rPr>
                      <w:rFonts w:ascii="Times New Roman" w:hAnsi="Times New Roman" w:cs="Times New Roman"/>
                      <w:sz w:val="24"/>
                      <w:szCs w:val="24"/>
                    </w:rPr>
                  </w:rPrChange>
                </w:rPr>
                <w:t>168 (6.9)</w:t>
              </w:r>
            </w:moveTo>
          </w:p>
        </w:tc>
        <w:tc>
          <w:tcPr>
            <w:tcW w:w="445" w:type="pct"/>
            <w:vAlign w:val="center"/>
          </w:tcPr>
          <w:p w14:paraId="3F2453CF" w14:textId="77777777" w:rsidR="00C2040A" w:rsidRPr="00200D44" w:rsidRDefault="00C2040A">
            <w:pPr>
              <w:rPr>
                <w:moveTo w:id="9412" w:author="Mohammad Nayeem Hasan" w:date="2023-01-21T00:38:00Z"/>
                <w:rFonts w:ascii="Times New Roman" w:hAnsi="Times New Roman" w:cs="Times New Roman"/>
                <w:sz w:val="20"/>
                <w:szCs w:val="20"/>
                <w:rPrChange w:id="9413" w:author="Mohammad Nayeem Hasan" w:date="2023-01-27T04:20:00Z">
                  <w:rPr>
                    <w:moveTo w:id="9414" w:author="Mohammad Nayeem Hasan" w:date="2023-01-21T00:38:00Z"/>
                    <w:rFonts w:ascii="Times New Roman" w:hAnsi="Times New Roman" w:cs="Times New Roman"/>
                    <w:sz w:val="24"/>
                    <w:szCs w:val="24"/>
                  </w:rPr>
                </w:rPrChange>
              </w:rPr>
              <w:pPrChange w:id="9415" w:author="Mohammad Nayeem Hasan" w:date="2023-01-21T14:56:00Z">
                <w:pPr>
                  <w:jc w:val="both"/>
                </w:pPr>
              </w:pPrChange>
            </w:pPr>
            <w:moveTo w:id="9416" w:author="Mohammad Nayeem Hasan" w:date="2023-01-21T00:38:00Z">
              <w:r w:rsidRPr="00200D44">
                <w:rPr>
                  <w:rFonts w:ascii="Times New Roman" w:hAnsi="Times New Roman" w:cs="Times New Roman"/>
                  <w:sz w:val="20"/>
                  <w:szCs w:val="20"/>
                  <w:rPrChange w:id="9417" w:author="Mohammad Nayeem Hasan" w:date="2023-01-27T04:20:00Z">
                    <w:rPr>
                      <w:rFonts w:ascii="Times New Roman" w:hAnsi="Times New Roman" w:cs="Times New Roman"/>
                      <w:sz w:val="24"/>
                      <w:szCs w:val="24"/>
                    </w:rPr>
                  </w:rPrChange>
                </w:rPr>
                <w:t>2271 (93.1)</w:t>
              </w:r>
            </w:moveTo>
          </w:p>
        </w:tc>
        <w:tc>
          <w:tcPr>
            <w:tcW w:w="435" w:type="pct"/>
            <w:vMerge w:val="restart"/>
            <w:vAlign w:val="center"/>
          </w:tcPr>
          <w:p w14:paraId="6FB00F54" w14:textId="77777777" w:rsidR="00C2040A" w:rsidRPr="00200D44" w:rsidRDefault="00C2040A">
            <w:pPr>
              <w:rPr>
                <w:moveTo w:id="9418" w:author="Mohammad Nayeem Hasan" w:date="2023-01-21T00:38:00Z"/>
                <w:rFonts w:ascii="Times New Roman" w:hAnsi="Times New Roman" w:cs="Times New Roman"/>
                <w:sz w:val="20"/>
                <w:szCs w:val="20"/>
                <w:rPrChange w:id="9419" w:author="Mohammad Nayeem Hasan" w:date="2023-01-27T04:20:00Z">
                  <w:rPr>
                    <w:moveTo w:id="9420" w:author="Mohammad Nayeem Hasan" w:date="2023-01-21T00:38:00Z"/>
                    <w:rFonts w:ascii="Times New Roman" w:hAnsi="Times New Roman" w:cs="Times New Roman"/>
                    <w:sz w:val="24"/>
                    <w:szCs w:val="24"/>
                  </w:rPr>
                </w:rPrChange>
              </w:rPr>
              <w:pPrChange w:id="9421" w:author="Mohammad Nayeem Hasan" w:date="2023-01-21T14:56:00Z">
                <w:pPr>
                  <w:jc w:val="both"/>
                </w:pPr>
              </w:pPrChange>
            </w:pPr>
            <w:moveTo w:id="9422" w:author="Mohammad Nayeem Hasan" w:date="2023-01-21T00:38:00Z">
              <w:r w:rsidRPr="00200D44">
                <w:rPr>
                  <w:rFonts w:ascii="Times New Roman" w:hAnsi="Times New Roman" w:cs="Times New Roman"/>
                  <w:sz w:val="20"/>
                  <w:szCs w:val="20"/>
                  <w:rPrChange w:id="9423" w:author="Mohammad Nayeem Hasan" w:date="2023-01-27T04:20:00Z">
                    <w:rPr>
                      <w:rFonts w:ascii="Times New Roman" w:hAnsi="Times New Roman" w:cs="Times New Roman"/>
                      <w:sz w:val="24"/>
                      <w:szCs w:val="24"/>
                    </w:rPr>
                  </w:rPrChange>
                </w:rPr>
                <w:t>0.945</w:t>
              </w:r>
            </w:moveTo>
          </w:p>
        </w:tc>
      </w:tr>
      <w:tr w:rsidR="004266B3" w:rsidRPr="004266B3" w14:paraId="47F7B3F6" w14:textId="77777777" w:rsidTr="006875DA">
        <w:trPr>
          <w:trHeight w:val="257"/>
          <w:jc w:val="center"/>
        </w:trPr>
        <w:tc>
          <w:tcPr>
            <w:tcW w:w="788" w:type="pct"/>
            <w:vAlign w:val="center"/>
          </w:tcPr>
          <w:p w14:paraId="190FF752" w14:textId="77777777" w:rsidR="00C2040A" w:rsidRPr="00200D44" w:rsidRDefault="00C2040A">
            <w:pPr>
              <w:rPr>
                <w:moveTo w:id="9424" w:author="Mohammad Nayeem Hasan" w:date="2023-01-21T00:38:00Z"/>
                <w:rFonts w:ascii="Times New Roman" w:hAnsi="Times New Roman" w:cs="Times New Roman"/>
                <w:sz w:val="20"/>
                <w:szCs w:val="20"/>
                <w:rPrChange w:id="9425" w:author="Mohammad Nayeem Hasan" w:date="2023-01-27T04:20:00Z">
                  <w:rPr>
                    <w:moveTo w:id="9426" w:author="Mohammad Nayeem Hasan" w:date="2023-01-21T00:38:00Z"/>
                    <w:rFonts w:ascii="Times New Roman" w:hAnsi="Times New Roman" w:cs="Times New Roman"/>
                    <w:sz w:val="24"/>
                    <w:szCs w:val="24"/>
                  </w:rPr>
                </w:rPrChange>
              </w:rPr>
              <w:pPrChange w:id="9427" w:author="Mohammad Nayeem Hasan" w:date="2023-01-21T14:56:00Z">
                <w:pPr>
                  <w:jc w:val="both"/>
                </w:pPr>
              </w:pPrChange>
            </w:pPr>
            <w:moveTo w:id="9428" w:author="Mohammad Nayeem Hasan" w:date="2023-01-21T00:38:00Z">
              <w:r w:rsidRPr="00200D44">
                <w:rPr>
                  <w:rFonts w:ascii="Times New Roman" w:hAnsi="Times New Roman" w:cs="Times New Roman"/>
                  <w:sz w:val="20"/>
                  <w:szCs w:val="20"/>
                  <w:rPrChange w:id="9429" w:author="Mohammad Nayeem Hasan" w:date="2023-01-27T04:20:00Z">
                    <w:rPr>
                      <w:rFonts w:ascii="Times New Roman" w:hAnsi="Times New Roman" w:cs="Times New Roman"/>
                      <w:sz w:val="24"/>
                      <w:szCs w:val="24"/>
                    </w:rPr>
                  </w:rPrChange>
                </w:rPr>
                <w:t>No</w:t>
              </w:r>
            </w:moveTo>
          </w:p>
        </w:tc>
        <w:tc>
          <w:tcPr>
            <w:tcW w:w="445" w:type="pct"/>
            <w:vAlign w:val="center"/>
          </w:tcPr>
          <w:p w14:paraId="148FC2AF" w14:textId="77777777" w:rsidR="00C2040A" w:rsidRPr="00200D44" w:rsidRDefault="00C2040A">
            <w:pPr>
              <w:rPr>
                <w:moveTo w:id="9430" w:author="Mohammad Nayeem Hasan" w:date="2023-01-21T00:38:00Z"/>
                <w:rFonts w:ascii="Times New Roman" w:hAnsi="Times New Roman" w:cs="Times New Roman"/>
                <w:sz w:val="20"/>
                <w:szCs w:val="20"/>
                <w:rPrChange w:id="9431" w:author="Mohammad Nayeem Hasan" w:date="2023-01-27T04:20:00Z">
                  <w:rPr>
                    <w:moveTo w:id="9432" w:author="Mohammad Nayeem Hasan" w:date="2023-01-21T00:38:00Z"/>
                    <w:rFonts w:ascii="Times New Roman" w:hAnsi="Times New Roman" w:cs="Times New Roman"/>
                    <w:sz w:val="24"/>
                    <w:szCs w:val="24"/>
                  </w:rPr>
                </w:rPrChange>
              </w:rPr>
              <w:pPrChange w:id="9433" w:author="Mohammad Nayeem Hasan" w:date="2023-01-21T14:56:00Z">
                <w:pPr>
                  <w:jc w:val="both"/>
                </w:pPr>
              </w:pPrChange>
            </w:pPr>
            <w:moveTo w:id="9434" w:author="Mohammad Nayeem Hasan" w:date="2023-01-21T00:38:00Z">
              <w:r w:rsidRPr="00200D44">
                <w:rPr>
                  <w:rFonts w:ascii="Times New Roman" w:hAnsi="Times New Roman" w:cs="Times New Roman"/>
                  <w:sz w:val="20"/>
                  <w:szCs w:val="20"/>
                  <w:rPrChange w:id="9435" w:author="Mohammad Nayeem Hasan" w:date="2023-01-27T04:20:00Z">
                    <w:rPr>
                      <w:rFonts w:ascii="Times New Roman" w:hAnsi="Times New Roman" w:cs="Times New Roman"/>
                      <w:sz w:val="24"/>
                      <w:szCs w:val="24"/>
                    </w:rPr>
                  </w:rPrChange>
                </w:rPr>
                <w:t>2078 (7.1)</w:t>
              </w:r>
            </w:moveTo>
          </w:p>
        </w:tc>
        <w:tc>
          <w:tcPr>
            <w:tcW w:w="587" w:type="pct"/>
            <w:vAlign w:val="center"/>
          </w:tcPr>
          <w:p w14:paraId="6A2C6865" w14:textId="77777777" w:rsidR="00C2040A" w:rsidRPr="00200D44" w:rsidRDefault="00C2040A">
            <w:pPr>
              <w:rPr>
                <w:moveTo w:id="9436" w:author="Mohammad Nayeem Hasan" w:date="2023-01-21T00:38:00Z"/>
                <w:rFonts w:ascii="Times New Roman" w:hAnsi="Times New Roman" w:cs="Times New Roman"/>
                <w:sz w:val="20"/>
                <w:szCs w:val="20"/>
                <w:rPrChange w:id="9437" w:author="Mohammad Nayeem Hasan" w:date="2023-01-27T04:20:00Z">
                  <w:rPr>
                    <w:moveTo w:id="9438" w:author="Mohammad Nayeem Hasan" w:date="2023-01-21T00:38:00Z"/>
                    <w:rFonts w:ascii="Times New Roman" w:hAnsi="Times New Roman" w:cs="Times New Roman"/>
                    <w:sz w:val="24"/>
                    <w:szCs w:val="24"/>
                  </w:rPr>
                </w:rPrChange>
              </w:rPr>
              <w:pPrChange w:id="9439" w:author="Mohammad Nayeem Hasan" w:date="2023-01-21T14:56:00Z">
                <w:pPr>
                  <w:jc w:val="both"/>
                </w:pPr>
              </w:pPrChange>
            </w:pPr>
            <w:moveTo w:id="9440" w:author="Mohammad Nayeem Hasan" w:date="2023-01-21T00:38:00Z">
              <w:r w:rsidRPr="00200D44">
                <w:rPr>
                  <w:rFonts w:ascii="Times New Roman" w:hAnsi="Times New Roman" w:cs="Times New Roman"/>
                  <w:sz w:val="20"/>
                  <w:szCs w:val="20"/>
                  <w:rPrChange w:id="9441" w:author="Mohammad Nayeem Hasan" w:date="2023-01-27T04:20:00Z">
                    <w:rPr>
                      <w:rFonts w:ascii="Times New Roman" w:hAnsi="Times New Roman" w:cs="Times New Roman"/>
                      <w:sz w:val="24"/>
                      <w:szCs w:val="24"/>
                    </w:rPr>
                  </w:rPrChange>
                </w:rPr>
                <w:t>27344 (92.9)</w:t>
              </w:r>
            </w:moveTo>
          </w:p>
        </w:tc>
        <w:tc>
          <w:tcPr>
            <w:tcW w:w="689" w:type="pct"/>
            <w:vMerge/>
            <w:vAlign w:val="center"/>
          </w:tcPr>
          <w:p w14:paraId="44ADED11" w14:textId="77777777" w:rsidR="00C2040A" w:rsidRPr="00200D44" w:rsidRDefault="00C2040A">
            <w:pPr>
              <w:rPr>
                <w:moveTo w:id="9442" w:author="Mohammad Nayeem Hasan" w:date="2023-01-21T00:38:00Z"/>
                <w:rFonts w:ascii="Times New Roman" w:hAnsi="Times New Roman" w:cs="Times New Roman"/>
                <w:sz w:val="20"/>
                <w:szCs w:val="20"/>
                <w:rPrChange w:id="9443" w:author="Mohammad Nayeem Hasan" w:date="2023-01-27T04:20:00Z">
                  <w:rPr>
                    <w:moveTo w:id="9444" w:author="Mohammad Nayeem Hasan" w:date="2023-01-21T00:38:00Z"/>
                    <w:rFonts w:ascii="Times New Roman" w:hAnsi="Times New Roman" w:cs="Times New Roman"/>
                    <w:sz w:val="24"/>
                    <w:szCs w:val="24"/>
                  </w:rPr>
                </w:rPrChange>
              </w:rPr>
              <w:pPrChange w:id="9445" w:author="Mohammad Nayeem Hasan" w:date="2023-01-21T14:56:00Z">
                <w:pPr>
                  <w:jc w:val="both"/>
                </w:pPr>
              </w:pPrChange>
            </w:pPr>
          </w:p>
        </w:tc>
        <w:tc>
          <w:tcPr>
            <w:tcW w:w="389" w:type="pct"/>
            <w:vAlign w:val="center"/>
          </w:tcPr>
          <w:p w14:paraId="5F6C811C" w14:textId="77777777" w:rsidR="00C2040A" w:rsidRPr="00200D44" w:rsidRDefault="00C2040A">
            <w:pPr>
              <w:rPr>
                <w:moveTo w:id="9446" w:author="Mohammad Nayeem Hasan" w:date="2023-01-21T00:38:00Z"/>
                <w:rFonts w:ascii="Times New Roman" w:hAnsi="Times New Roman" w:cs="Times New Roman"/>
                <w:sz w:val="20"/>
                <w:szCs w:val="20"/>
                <w:rPrChange w:id="9447" w:author="Mohammad Nayeem Hasan" w:date="2023-01-27T04:20:00Z">
                  <w:rPr>
                    <w:moveTo w:id="9448" w:author="Mohammad Nayeem Hasan" w:date="2023-01-21T00:38:00Z"/>
                    <w:rFonts w:ascii="Times New Roman" w:hAnsi="Times New Roman" w:cs="Times New Roman"/>
                    <w:sz w:val="24"/>
                    <w:szCs w:val="24"/>
                  </w:rPr>
                </w:rPrChange>
              </w:rPr>
              <w:pPrChange w:id="9449" w:author="Mohammad Nayeem Hasan" w:date="2023-01-21T14:56:00Z">
                <w:pPr>
                  <w:jc w:val="both"/>
                </w:pPr>
              </w:pPrChange>
            </w:pPr>
            <w:moveTo w:id="9450" w:author="Mohammad Nayeem Hasan" w:date="2023-01-21T00:38:00Z">
              <w:r w:rsidRPr="00200D44">
                <w:rPr>
                  <w:rFonts w:ascii="Times New Roman" w:hAnsi="Times New Roman" w:cs="Times New Roman"/>
                  <w:sz w:val="20"/>
                  <w:szCs w:val="20"/>
                  <w:rPrChange w:id="9451" w:author="Mohammad Nayeem Hasan" w:date="2023-01-27T04:20:00Z">
                    <w:rPr>
                      <w:rFonts w:ascii="Times New Roman" w:hAnsi="Times New Roman" w:cs="Times New Roman"/>
                      <w:sz w:val="24"/>
                      <w:szCs w:val="24"/>
                    </w:rPr>
                  </w:rPrChange>
                </w:rPr>
                <w:t>702 (3.9)</w:t>
              </w:r>
            </w:moveTo>
          </w:p>
        </w:tc>
        <w:tc>
          <w:tcPr>
            <w:tcW w:w="398" w:type="pct"/>
            <w:vAlign w:val="center"/>
          </w:tcPr>
          <w:p w14:paraId="60A20A81" w14:textId="77777777" w:rsidR="00C2040A" w:rsidRPr="00200D44" w:rsidRDefault="00C2040A">
            <w:pPr>
              <w:rPr>
                <w:moveTo w:id="9452" w:author="Mohammad Nayeem Hasan" w:date="2023-01-21T00:38:00Z"/>
                <w:rFonts w:ascii="Times New Roman" w:hAnsi="Times New Roman" w:cs="Times New Roman"/>
                <w:sz w:val="20"/>
                <w:szCs w:val="20"/>
                <w:rPrChange w:id="9453" w:author="Mohammad Nayeem Hasan" w:date="2023-01-27T04:20:00Z">
                  <w:rPr>
                    <w:moveTo w:id="9454" w:author="Mohammad Nayeem Hasan" w:date="2023-01-21T00:38:00Z"/>
                    <w:rFonts w:ascii="Times New Roman" w:hAnsi="Times New Roman" w:cs="Times New Roman"/>
                    <w:sz w:val="24"/>
                    <w:szCs w:val="24"/>
                  </w:rPr>
                </w:rPrChange>
              </w:rPr>
              <w:pPrChange w:id="9455" w:author="Mohammad Nayeem Hasan" w:date="2023-01-21T14:56:00Z">
                <w:pPr>
                  <w:jc w:val="both"/>
                </w:pPr>
              </w:pPrChange>
            </w:pPr>
            <w:moveTo w:id="9456" w:author="Mohammad Nayeem Hasan" w:date="2023-01-21T00:38:00Z">
              <w:r w:rsidRPr="00200D44">
                <w:rPr>
                  <w:rFonts w:ascii="Times New Roman" w:hAnsi="Times New Roman" w:cs="Times New Roman"/>
                  <w:sz w:val="20"/>
                  <w:szCs w:val="20"/>
                  <w:rPrChange w:id="9457" w:author="Mohammad Nayeem Hasan" w:date="2023-01-27T04:20:00Z">
                    <w:rPr>
                      <w:rFonts w:ascii="Times New Roman" w:hAnsi="Times New Roman" w:cs="Times New Roman"/>
                      <w:sz w:val="24"/>
                      <w:szCs w:val="24"/>
                    </w:rPr>
                  </w:rPrChange>
                </w:rPr>
                <w:t>17238 (96.1)</w:t>
              </w:r>
            </w:moveTo>
          </w:p>
        </w:tc>
        <w:tc>
          <w:tcPr>
            <w:tcW w:w="435" w:type="pct"/>
            <w:vMerge/>
            <w:vAlign w:val="center"/>
          </w:tcPr>
          <w:p w14:paraId="4379CFF4" w14:textId="77777777" w:rsidR="00C2040A" w:rsidRPr="00200D44" w:rsidRDefault="00C2040A">
            <w:pPr>
              <w:rPr>
                <w:moveTo w:id="9458" w:author="Mohammad Nayeem Hasan" w:date="2023-01-21T00:38:00Z"/>
                <w:rFonts w:ascii="Times New Roman" w:hAnsi="Times New Roman" w:cs="Times New Roman"/>
                <w:sz w:val="20"/>
                <w:szCs w:val="20"/>
                <w:rPrChange w:id="9459" w:author="Mohammad Nayeem Hasan" w:date="2023-01-27T04:20:00Z">
                  <w:rPr>
                    <w:moveTo w:id="9460" w:author="Mohammad Nayeem Hasan" w:date="2023-01-21T00:38:00Z"/>
                    <w:rFonts w:ascii="Times New Roman" w:hAnsi="Times New Roman" w:cs="Times New Roman"/>
                    <w:sz w:val="24"/>
                    <w:szCs w:val="24"/>
                  </w:rPr>
                </w:rPrChange>
              </w:rPr>
              <w:pPrChange w:id="9461" w:author="Mohammad Nayeem Hasan" w:date="2023-01-21T14:56:00Z">
                <w:pPr>
                  <w:jc w:val="both"/>
                </w:pPr>
              </w:pPrChange>
            </w:pPr>
          </w:p>
        </w:tc>
        <w:tc>
          <w:tcPr>
            <w:tcW w:w="389" w:type="pct"/>
            <w:vAlign w:val="center"/>
          </w:tcPr>
          <w:p w14:paraId="332B9C5B" w14:textId="77777777" w:rsidR="00C2040A" w:rsidRPr="00200D44" w:rsidRDefault="00C2040A">
            <w:pPr>
              <w:rPr>
                <w:moveTo w:id="9462" w:author="Mohammad Nayeem Hasan" w:date="2023-01-21T00:38:00Z"/>
                <w:rFonts w:ascii="Times New Roman" w:hAnsi="Times New Roman" w:cs="Times New Roman"/>
                <w:sz w:val="20"/>
                <w:szCs w:val="20"/>
                <w:rPrChange w:id="9463" w:author="Mohammad Nayeem Hasan" w:date="2023-01-27T04:20:00Z">
                  <w:rPr>
                    <w:moveTo w:id="9464" w:author="Mohammad Nayeem Hasan" w:date="2023-01-21T00:38:00Z"/>
                    <w:rFonts w:ascii="Times New Roman" w:hAnsi="Times New Roman" w:cs="Times New Roman"/>
                    <w:sz w:val="24"/>
                    <w:szCs w:val="24"/>
                  </w:rPr>
                </w:rPrChange>
              </w:rPr>
              <w:pPrChange w:id="9465" w:author="Mohammad Nayeem Hasan" w:date="2023-01-21T14:56:00Z">
                <w:pPr>
                  <w:jc w:val="both"/>
                </w:pPr>
              </w:pPrChange>
            </w:pPr>
            <w:moveTo w:id="9466" w:author="Mohammad Nayeem Hasan" w:date="2023-01-21T00:38:00Z">
              <w:r w:rsidRPr="00200D44">
                <w:rPr>
                  <w:rFonts w:ascii="Times New Roman" w:hAnsi="Times New Roman" w:cs="Times New Roman"/>
                  <w:sz w:val="20"/>
                  <w:szCs w:val="20"/>
                  <w:rPrChange w:id="9467" w:author="Mohammad Nayeem Hasan" w:date="2023-01-27T04:20:00Z">
                    <w:rPr>
                      <w:rFonts w:ascii="Times New Roman" w:hAnsi="Times New Roman" w:cs="Times New Roman"/>
                      <w:sz w:val="24"/>
                      <w:szCs w:val="24"/>
                    </w:rPr>
                  </w:rPrChange>
                </w:rPr>
                <w:t>1429 (6.9)</w:t>
              </w:r>
            </w:moveTo>
          </w:p>
        </w:tc>
        <w:tc>
          <w:tcPr>
            <w:tcW w:w="445" w:type="pct"/>
            <w:vAlign w:val="center"/>
          </w:tcPr>
          <w:p w14:paraId="2B1A2B4C" w14:textId="77777777" w:rsidR="00C2040A" w:rsidRPr="00200D44" w:rsidRDefault="00C2040A">
            <w:pPr>
              <w:rPr>
                <w:moveTo w:id="9468" w:author="Mohammad Nayeem Hasan" w:date="2023-01-21T00:38:00Z"/>
                <w:rFonts w:ascii="Times New Roman" w:hAnsi="Times New Roman" w:cs="Times New Roman"/>
                <w:sz w:val="20"/>
                <w:szCs w:val="20"/>
                <w:rPrChange w:id="9469" w:author="Mohammad Nayeem Hasan" w:date="2023-01-27T04:20:00Z">
                  <w:rPr>
                    <w:moveTo w:id="9470" w:author="Mohammad Nayeem Hasan" w:date="2023-01-21T00:38:00Z"/>
                    <w:rFonts w:ascii="Times New Roman" w:hAnsi="Times New Roman" w:cs="Times New Roman"/>
                    <w:sz w:val="24"/>
                    <w:szCs w:val="24"/>
                  </w:rPr>
                </w:rPrChange>
              </w:rPr>
              <w:pPrChange w:id="9471" w:author="Mohammad Nayeem Hasan" w:date="2023-01-21T14:56:00Z">
                <w:pPr>
                  <w:jc w:val="both"/>
                </w:pPr>
              </w:pPrChange>
            </w:pPr>
            <w:moveTo w:id="9472" w:author="Mohammad Nayeem Hasan" w:date="2023-01-21T00:38:00Z">
              <w:r w:rsidRPr="00200D44">
                <w:rPr>
                  <w:rFonts w:ascii="Times New Roman" w:hAnsi="Times New Roman" w:cs="Times New Roman"/>
                  <w:sz w:val="20"/>
                  <w:szCs w:val="20"/>
                  <w:rPrChange w:id="9473" w:author="Mohammad Nayeem Hasan" w:date="2023-01-27T04:20:00Z">
                    <w:rPr>
                      <w:rFonts w:ascii="Times New Roman" w:hAnsi="Times New Roman" w:cs="Times New Roman"/>
                      <w:sz w:val="24"/>
                      <w:szCs w:val="24"/>
                    </w:rPr>
                  </w:rPrChange>
                </w:rPr>
                <w:t>19214 (93.1)</w:t>
              </w:r>
            </w:moveTo>
          </w:p>
        </w:tc>
        <w:tc>
          <w:tcPr>
            <w:tcW w:w="435" w:type="pct"/>
            <w:vMerge/>
            <w:vAlign w:val="center"/>
          </w:tcPr>
          <w:p w14:paraId="25FBCD17" w14:textId="77777777" w:rsidR="00C2040A" w:rsidRPr="00200D44" w:rsidRDefault="00C2040A">
            <w:pPr>
              <w:rPr>
                <w:moveTo w:id="9474" w:author="Mohammad Nayeem Hasan" w:date="2023-01-21T00:38:00Z"/>
                <w:rFonts w:ascii="Times New Roman" w:hAnsi="Times New Roman" w:cs="Times New Roman"/>
                <w:sz w:val="20"/>
                <w:szCs w:val="20"/>
                <w:rPrChange w:id="9475" w:author="Mohammad Nayeem Hasan" w:date="2023-01-27T04:20:00Z">
                  <w:rPr>
                    <w:moveTo w:id="9476" w:author="Mohammad Nayeem Hasan" w:date="2023-01-21T00:38:00Z"/>
                    <w:rFonts w:ascii="Times New Roman" w:hAnsi="Times New Roman" w:cs="Times New Roman"/>
                    <w:sz w:val="24"/>
                    <w:szCs w:val="24"/>
                  </w:rPr>
                </w:rPrChange>
              </w:rPr>
              <w:pPrChange w:id="9477" w:author="Mohammad Nayeem Hasan" w:date="2023-01-21T14:56:00Z">
                <w:pPr>
                  <w:jc w:val="both"/>
                </w:pPr>
              </w:pPrChange>
            </w:pPr>
          </w:p>
        </w:tc>
      </w:tr>
      <w:tr w:rsidR="004266B3" w:rsidRPr="004266B3" w14:paraId="674D5A9A" w14:textId="77777777" w:rsidTr="006875DA">
        <w:trPr>
          <w:trHeight w:val="257"/>
          <w:jc w:val="center"/>
        </w:trPr>
        <w:tc>
          <w:tcPr>
            <w:tcW w:w="788" w:type="pct"/>
            <w:vAlign w:val="center"/>
          </w:tcPr>
          <w:p w14:paraId="04BFBE96" w14:textId="77777777" w:rsidR="00C2040A" w:rsidRPr="00200D44" w:rsidRDefault="00C2040A">
            <w:pPr>
              <w:rPr>
                <w:moveTo w:id="9478" w:author="Mohammad Nayeem Hasan" w:date="2023-01-21T00:38:00Z"/>
                <w:rFonts w:ascii="Times New Roman" w:hAnsi="Times New Roman" w:cs="Times New Roman"/>
                <w:b/>
                <w:bCs/>
                <w:sz w:val="20"/>
                <w:szCs w:val="20"/>
                <w:rPrChange w:id="9479" w:author="Mohammad Nayeem Hasan" w:date="2023-01-27T04:20:00Z">
                  <w:rPr>
                    <w:moveTo w:id="9480" w:author="Mohammad Nayeem Hasan" w:date="2023-01-21T00:38:00Z"/>
                    <w:rFonts w:ascii="Times New Roman" w:hAnsi="Times New Roman" w:cs="Times New Roman"/>
                    <w:b/>
                    <w:bCs/>
                    <w:sz w:val="24"/>
                    <w:szCs w:val="24"/>
                  </w:rPr>
                </w:rPrChange>
              </w:rPr>
              <w:pPrChange w:id="9481" w:author="Mohammad Nayeem Hasan" w:date="2023-01-21T14:56:00Z">
                <w:pPr>
                  <w:jc w:val="both"/>
                </w:pPr>
              </w:pPrChange>
            </w:pPr>
            <w:moveTo w:id="9482" w:author="Mohammad Nayeem Hasan" w:date="2023-01-21T00:38:00Z">
              <w:r w:rsidRPr="00200D44">
                <w:rPr>
                  <w:rFonts w:ascii="Times New Roman" w:hAnsi="Times New Roman" w:cs="Times New Roman"/>
                  <w:b/>
                  <w:bCs/>
                  <w:sz w:val="20"/>
                  <w:szCs w:val="20"/>
                  <w:rPrChange w:id="9483" w:author="Mohammad Nayeem Hasan" w:date="2023-01-27T04:20:00Z">
                    <w:rPr>
                      <w:rFonts w:ascii="Times New Roman" w:hAnsi="Times New Roman" w:cs="Times New Roman"/>
                      <w:b/>
                      <w:bCs/>
                      <w:sz w:val="24"/>
                      <w:szCs w:val="24"/>
                    </w:rPr>
                  </w:rPrChange>
                </w:rPr>
                <w:t>Total</w:t>
              </w:r>
            </w:moveTo>
          </w:p>
        </w:tc>
        <w:tc>
          <w:tcPr>
            <w:tcW w:w="445" w:type="pct"/>
            <w:vAlign w:val="center"/>
          </w:tcPr>
          <w:p w14:paraId="4AFF2847" w14:textId="77777777" w:rsidR="00C2040A" w:rsidRPr="00200D44" w:rsidRDefault="00C2040A">
            <w:pPr>
              <w:rPr>
                <w:moveTo w:id="9484" w:author="Mohammad Nayeem Hasan" w:date="2023-01-21T00:38:00Z"/>
                <w:rFonts w:ascii="Times New Roman" w:hAnsi="Times New Roman" w:cs="Times New Roman"/>
                <w:b/>
                <w:bCs/>
                <w:sz w:val="20"/>
                <w:szCs w:val="20"/>
                <w:rPrChange w:id="9485" w:author="Mohammad Nayeem Hasan" w:date="2023-01-27T04:20:00Z">
                  <w:rPr>
                    <w:moveTo w:id="9486" w:author="Mohammad Nayeem Hasan" w:date="2023-01-21T00:38:00Z"/>
                    <w:rFonts w:ascii="Times New Roman" w:hAnsi="Times New Roman" w:cs="Times New Roman"/>
                    <w:b/>
                    <w:bCs/>
                    <w:sz w:val="24"/>
                    <w:szCs w:val="24"/>
                  </w:rPr>
                </w:rPrChange>
              </w:rPr>
              <w:pPrChange w:id="9487" w:author="Mohammad Nayeem Hasan" w:date="2023-01-21T14:56:00Z">
                <w:pPr>
                  <w:jc w:val="both"/>
                </w:pPr>
              </w:pPrChange>
            </w:pPr>
            <w:moveTo w:id="9488" w:author="Mohammad Nayeem Hasan" w:date="2023-01-21T00:38:00Z">
              <w:r w:rsidRPr="00200D44">
                <w:rPr>
                  <w:rFonts w:ascii="Times New Roman" w:hAnsi="Times New Roman" w:cs="Times New Roman"/>
                  <w:b/>
                  <w:bCs/>
                  <w:sz w:val="20"/>
                  <w:szCs w:val="20"/>
                  <w:rPrChange w:id="9489" w:author="Mohammad Nayeem Hasan" w:date="2023-01-27T04:20:00Z">
                    <w:rPr>
                      <w:rFonts w:ascii="Times New Roman" w:hAnsi="Times New Roman" w:cs="Times New Roman"/>
                      <w:b/>
                      <w:bCs/>
                      <w:sz w:val="24"/>
                      <w:szCs w:val="24"/>
                    </w:rPr>
                  </w:rPrChange>
                </w:rPr>
                <w:t>2254 (7.1)</w:t>
              </w:r>
            </w:moveTo>
          </w:p>
        </w:tc>
        <w:tc>
          <w:tcPr>
            <w:tcW w:w="587" w:type="pct"/>
            <w:vAlign w:val="center"/>
          </w:tcPr>
          <w:p w14:paraId="39B916F1" w14:textId="77777777" w:rsidR="00C2040A" w:rsidRPr="00200D44" w:rsidRDefault="00C2040A">
            <w:pPr>
              <w:rPr>
                <w:moveTo w:id="9490" w:author="Mohammad Nayeem Hasan" w:date="2023-01-21T00:38:00Z"/>
                <w:rFonts w:ascii="Times New Roman" w:hAnsi="Times New Roman" w:cs="Times New Roman"/>
                <w:b/>
                <w:bCs/>
                <w:sz w:val="20"/>
                <w:szCs w:val="20"/>
                <w:rPrChange w:id="9491" w:author="Mohammad Nayeem Hasan" w:date="2023-01-27T04:20:00Z">
                  <w:rPr>
                    <w:moveTo w:id="9492" w:author="Mohammad Nayeem Hasan" w:date="2023-01-21T00:38:00Z"/>
                    <w:rFonts w:ascii="Times New Roman" w:hAnsi="Times New Roman" w:cs="Times New Roman"/>
                    <w:b/>
                    <w:bCs/>
                    <w:sz w:val="24"/>
                    <w:szCs w:val="24"/>
                  </w:rPr>
                </w:rPrChange>
              </w:rPr>
              <w:pPrChange w:id="9493" w:author="Mohammad Nayeem Hasan" w:date="2023-01-21T14:56:00Z">
                <w:pPr>
                  <w:jc w:val="both"/>
                </w:pPr>
              </w:pPrChange>
            </w:pPr>
            <w:moveTo w:id="9494" w:author="Mohammad Nayeem Hasan" w:date="2023-01-21T00:38:00Z">
              <w:r w:rsidRPr="00200D44">
                <w:rPr>
                  <w:rFonts w:ascii="Times New Roman" w:hAnsi="Times New Roman" w:cs="Times New Roman"/>
                  <w:b/>
                  <w:bCs/>
                  <w:sz w:val="20"/>
                  <w:szCs w:val="20"/>
                  <w:rPrChange w:id="9495" w:author="Mohammad Nayeem Hasan" w:date="2023-01-27T04:20:00Z">
                    <w:rPr>
                      <w:rFonts w:ascii="Times New Roman" w:hAnsi="Times New Roman" w:cs="Times New Roman"/>
                      <w:b/>
                      <w:bCs/>
                      <w:sz w:val="24"/>
                      <w:szCs w:val="24"/>
                    </w:rPr>
                  </w:rPrChange>
                </w:rPr>
                <w:t>29295 (92.9)</w:t>
              </w:r>
            </w:moveTo>
          </w:p>
        </w:tc>
        <w:tc>
          <w:tcPr>
            <w:tcW w:w="689" w:type="pct"/>
            <w:vAlign w:val="center"/>
          </w:tcPr>
          <w:p w14:paraId="0CB1EBA7" w14:textId="77777777" w:rsidR="00C2040A" w:rsidRPr="00200D44" w:rsidRDefault="00C2040A">
            <w:pPr>
              <w:rPr>
                <w:moveTo w:id="9496" w:author="Mohammad Nayeem Hasan" w:date="2023-01-21T00:38:00Z"/>
                <w:rFonts w:ascii="Times New Roman" w:hAnsi="Times New Roman" w:cs="Times New Roman"/>
                <w:b/>
                <w:bCs/>
                <w:sz w:val="20"/>
                <w:szCs w:val="20"/>
                <w:rPrChange w:id="9497" w:author="Mohammad Nayeem Hasan" w:date="2023-01-27T04:20:00Z">
                  <w:rPr>
                    <w:moveTo w:id="9498" w:author="Mohammad Nayeem Hasan" w:date="2023-01-21T00:38:00Z"/>
                    <w:rFonts w:ascii="Times New Roman" w:hAnsi="Times New Roman" w:cs="Times New Roman"/>
                    <w:b/>
                    <w:bCs/>
                    <w:sz w:val="24"/>
                    <w:szCs w:val="24"/>
                  </w:rPr>
                </w:rPrChange>
              </w:rPr>
              <w:pPrChange w:id="9499" w:author="Mohammad Nayeem Hasan" w:date="2023-01-21T14:56:00Z">
                <w:pPr>
                  <w:jc w:val="both"/>
                </w:pPr>
              </w:pPrChange>
            </w:pPr>
          </w:p>
        </w:tc>
        <w:tc>
          <w:tcPr>
            <w:tcW w:w="389" w:type="pct"/>
            <w:vAlign w:val="center"/>
          </w:tcPr>
          <w:p w14:paraId="20AA1FD1" w14:textId="77777777" w:rsidR="00C2040A" w:rsidRPr="00200D44" w:rsidRDefault="00C2040A">
            <w:pPr>
              <w:rPr>
                <w:moveTo w:id="9500" w:author="Mohammad Nayeem Hasan" w:date="2023-01-21T00:38:00Z"/>
                <w:rFonts w:ascii="Times New Roman" w:hAnsi="Times New Roman" w:cs="Times New Roman"/>
                <w:b/>
                <w:bCs/>
                <w:sz w:val="20"/>
                <w:szCs w:val="20"/>
                <w:rPrChange w:id="9501" w:author="Mohammad Nayeem Hasan" w:date="2023-01-27T04:20:00Z">
                  <w:rPr>
                    <w:moveTo w:id="9502" w:author="Mohammad Nayeem Hasan" w:date="2023-01-21T00:38:00Z"/>
                    <w:rFonts w:ascii="Times New Roman" w:hAnsi="Times New Roman" w:cs="Times New Roman"/>
                    <w:b/>
                    <w:bCs/>
                    <w:sz w:val="24"/>
                    <w:szCs w:val="24"/>
                  </w:rPr>
                </w:rPrChange>
              </w:rPr>
              <w:pPrChange w:id="9503" w:author="Mohammad Nayeem Hasan" w:date="2023-01-21T14:56:00Z">
                <w:pPr>
                  <w:jc w:val="both"/>
                </w:pPr>
              </w:pPrChange>
            </w:pPr>
            <w:moveTo w:id="9504" w:author="Mohammad Nayeem Hasan" w:date="2023-01-21T00:38:00Z">
              <w:r w:rsidRPr="00200D44">
                <w:rPr>
                  <w:rFonts w:ascii="Times New Roman" w:hAnsi="Times New Roman" w:cs="Times New Roman"/>
                  <w:b/>
                  <w:bCs/>
                  <w:sz w:val="20"/>
                  <w:szCs w:val="20"/>
                  <w:rPrChange w:id="9505" w:author="Mohammad Nayeem Hasan" w:date="2023-01-27T04:20:00Z">
                    <w:rPr>
                      <w:rFonts w:ascii="Times New Roman" w:hAnsi="Times New Roman" w:cs="Times New Roman"/>
                      <w:b/>
                      <w:bCs/>
                      <w:sz w:val="24"/>
                      <w:szCs w:val="24"/>
                    </w:rPr>
                  </w:rPrChange>
                </w:rPr>
                <w:t>825 (3.9)</w:t>
              </w:r>
            </w:moveTo>
          </w:p>
        </w:tc>
        <w:tc>
          <w:tcPr>
            <w:tcW w:w="398" w:type="pct"/>
            <w:vAlign w:val="center"/>
          </w:tcPr>
          <w:p w14:paraId="3993469B" w14:textId="77777777" w:rsidR="00C2040A" w:rsidRPr="00200D44" w:rsidRDefault="00C2040A">
            <w:pPr>
              <w:rPr>
                <w:moveTo w:id="9506" w:author="Mohammad Nayeem Hasan" w:date="2023-01-21T00:38:00Z"/>
                <w:rFonts w:ascii="Times New Roman" w:hAnsi="Times New Roman" w:cs="Times New Roman"/>
                <w:b/>
                <w:bCs/>
                <w:sz w:val="20"/>
                <w:szCs w:val="20"/>
                <w:rPrChange w:id="9507" w:author="Mohammad Nayeem Hasan" w:date="2023-01-27T04:20:00Z">
                  <w:rPr>
                    <w:moveTo w:id="9508" w:author="Mohammad Nayeem Hasan" w:date="2023-01-21T00:38:00Z"/>
                    <w:rFonts w:ascii="Times New Roman" w:hAnsi="Times New Roman" w:cs="Times New Roman"/>
                    <w:b/>
                    <w:bCs/>
                    <w:sz w:val="24"/>
                    <w:szCs w:val="24"/>
                  </w:rPr>
                </w:rPrChange>
              </w:rPr>
              <w:pPrChange w:id="9509" w:author="Mohammad Nayeem Hasan" w:date="2023-01-21T14:56:00Z">
                <w:pPr>
                  <w:jc w:val="both"/>
                </w:pPr>
              </w:pPrChange>
            </w:pPr>
            <w:moveTo w:id="9510" w:author="Mohammad Nayeem Hasan" w:date="2023-01-21T00:38:00Z">
              <w:r w:rsidRPr="00200D44">
                <w:rPr>
                  <w:rFonts w:ascii="Times New Roman" w:hAnsi="Times New Roman" w:cs="Times New Roman"/>
                  <w:b/>
                  <w:bCs/>
                  <w:sz w:val="20"/>
                  <w:szCs w:val="20"/>
                  <w:rPrChange w:id="9511" w:author="Mohammad Nayeem Hasan" w:date="2023-01-27T04:20:00Z">
                    <w:rPr>
                      <w:rFonts w:ascii="Times New Roman" w:hAnsi="Times New Roman" w:cs="Times New Roman"/>
                      <w:b/>
                      <w:bCs/>
                      <w:sz w:val="24"/>
                      <w:szCs w:val="24"/>
                    </w:rPr>
                  </w:rPrChange>
                </w:rPr>
                <w:t>20067 (96.1)</w:t>
              </w:r>
            </w:moveTo>
          </w:p>
        </w:tc>
        <w:tc>
          <w:tcPr>
            <w:tcW w:w="435" w:type="pct"/>
            <w:vAlign w:val="center"/>
          </w:tcPr>
          <w:p w14:paraId="62086C31" w14:textId="77777777" w:rsidR="00C2040A" w:rsidRPr="00200D44" w:rsidRDefault="00C2040A">
            <w:pPr>
              <w:rPr>
                <w:moveTo w:id="9512" w:author="Mohammad Nayeem Hasan" w:date="2023-01-21T00:38:00Z"/>
                <w:rFonts w:ascii="Times New Roman" w:hAnsi="Times New Roman" w:cs="Times New Roman"/>
                <w:b/>
                <w:bCs/>
                <w:sz w:val="20"/>
                <w:szCs w:val="20"/>
                <w:rPrChange w:id="9513" w:author="Mohammad Nayeem Hasan" w:date="2023-01-27T04:20:00Z">
                  <w:rPr>
                    <w:moveTo w:id="9514" w:author="Mohammad Nayeem Hasan" w:date="2023-01-21T00:38:00Z"/>
                    <w:rFonts w:ascii="Times New Roman" w:hAnsi="Times New Roman" w:cs="Times New Roman"/>
                    <w:b/>
                    <w:bCs/>
                    <w:sz w:val="24"/>
                    <w:szCs w:val="24"/>
                  </w:rPr>
                </w:rPrChange>
              </w:rPr>
              <w:pPrChange w:id="9515" w:author="Mohammad Nayeem Hasan" w:date="2023-01-21T14:56:00Z">
                <w:pPr>
                  <w:jc w:val="both"/>
                </w:pPr>
              </w:pPrChange>
            </w:pPr>
          </w:p>
        </w:tc>
        <w:tc>
          <w:tcPr>
            <w:tcW w:w="389" w:type="pct"/>
            <w:vAlign w:val="center"/>
          </w:tcPr>
          <w:p w14:paraId="782B835E" w14:textId="77777777" w:rsidR="00C2040A" w:rsidRPr="00200D44" w:rsidRDefault="00C2040A">
            <w:pPr>
              <w:rPr>
                <w:moveTo w:id="9516" w:author="Mohammad Nayeem Hasan" w:date="2023-01-21T00:38:00Z"/>
                <w:rFonts w:ascii="Times New Roman" w:hAnsi="Times New Roman" w:cs="Times New Roman"/>
                <w:b/>
                <w:bCs/>
                <w:sz w:val="20"/>
                <w:szCs w:val="20"/>
                <w:rPrChange w:id="9517" w:author="Mohammad Nayeem Hasan" w:date="2023-01-27T04:20:00Z">
                  <w:rPr>
                    <w:moveTo w:id="9518" w:author="Mohammad Nayeem Hasan" w:date="2023-01-21T00:38:00Z"/>
                    <w:rFonts w:ascii="Times New Roman" w:hAnsi="Times New Roman" w:cs="Times New Roman"/>
                    <w:b/>
                    <w:bCs/>
                    <w:sz w:val="24"/>
                    <w:szCs w:val="24"/>
                  </w:rPr>
                </w:rPrChange>
              </w:rPr>
              <w:pPrChange w:id="9519" w:author="Mohammad Nayeem Hasan" w:date="2023-01-21T14:56:00Z">
                <w:pPr>
                  <w:jc w:val="both"/>
                </w:pPr>
              </w:pPrChange>
            </w:pPr>
            <w:moveTo w:id="9520" w:author="Mohammad Nayeem Hasan" w:date="2023-01-21T00:38:00Z">
              <w:r w:rsidRPr="00200D44">
                <w:rPr>
                  <w:rFonts w:ascii="Times New Roman" w:hAnsi="Times New Roman" w:cs="Times New Roman"/>
                  <w:b/>
                  <w:bCs/>
                  <w:sz w:val="20"/>
                  <w:szCs w:val="20"/>
                  <w:rPrChange w:id="9521" w:author="Mohammad Nayeem Hasan" w:date="2023-01-27T04:20:00Z">
                    <w:rPr>
                      <w:rFonts w:ascii="Times New Roman" w:hAnsi="Times New Roman" w:cs="Times New Roman"/>
                      <w:b/>
                      <w:bCs/>
                      <w:sz w:val="24"/>
                      <w:szCs w:val="24"/>
                    </w:rPr>
                  </w:rPrChange>
                </w:rPr>
                <w:t>1596 (6.9</w:t>
              </w:r>
              <w:del w:id="9522" w:author="Mohammad Nayeem Hasan" w:date="2023-01-28T01:27:00Z">
                <w:r w:rsidRPr="00200D44" w:rsidDel="004F4188">
                  <w:rPr>
                    <w:rFonts w:ascii="Times New Roman" w:hAnsi="Times New Roman" w:cs="Times New Roman"/>
                    <w:b/>
                    <w:bCs/>
                    <w:sz w:val="20"/>
                    <w:szCs w:val="20"/>
                    <w:rPrChange w:id="9523" w:author="Mohammad Nayeem Hasan" w:date="2023-01-27T04:20:00Z">
                      <w:rPr>
                        <w:rFonts w:ascii="Times New Roman" w:hAnsi="Times New Roman" w:cs="Times New Roman"/>
                        <w:b/>
                        <w:bCs/>
                        <w:sz w:val="24"/>
                        <w:szCs w:val="24"/>
                      </w:rPr>
                    </w:rPrChange>
                  </w:rPr>
                  <w:delText>1</w:delText>
                </w:r>
              </w:del>
              <w:r w:rsidRPr="00200D44">
                <w:rPr>
                  <w:rFonts w:ascii="Times New Roman" w:hAnsi="Times New Roman" w:cs="Times New Roman"/>
                  <w:b/>
                  <w:bCs/>
                  <w:sz w:val="20"/>
                  <w:szCs w:val="20"/>
                  <w:rPrChange w:id="9524" w:author="Mohammad Nayeem Hasan" w:date="2023-01-27T04:20:00Z">
                    <w:rPr>
                      <w:rFonts w:ascii="Times New Roman" w:hAnsi="Times New Roman" w:cs="Times New Roman"/>
                      <w:b/>
                      <w:bCs/>
                      <w:sz w:val="24"/>
                      <w:szCs w:val="24"/>
                    </w:rPr>
                  </w:rPrChange>
                </w:rPr>
                <w:t>)</w:t>
              </w:r>
            </w:moveTo>
          </w:p>
        </w:tc>
        <w:tc>
          <w:tcPr>
            <w:tcW w:w="445" w:type="pct"/>
            <w:vAlign w:val="center"/>
          </w:tcPr>
          <w:p w14:paraId="385B98BF" w14:textId="4DD9C9A4" w:rsidR="00C2040A" w:rsidRPr="00200D44" w:rsidRDefault="00C2040A">
            <w:pPr>
              <w:rPr>
                <w:moveTo w:id="9525" w:author="Mohammad Nayeem Hasan" w:date="2023-01-21T00:38:00Z"/>
                <w:rFonts w:ascii="Times New Roman" w:hAnsi="Times New Roman" w:cs="Times New Roman"/>
                <w:b/>
                <w:bCs/>
                <w:sz w:val="20"/>
                <w:szCs w:val="20"/>
                <w:rPrChange w:id="9526" w:author="Mohammad Nayeem Hasan" w:date="2023-01-27T04:20:00Z">
                  <w:rPr>
                    <w:moveTo w:id="9527" w:author="Mohammad Nayeem Hasan" w:date="2023-01-21T00:38:00Z"/>
                    <w:rFonts w:ascii="Times New Roman" w:hAnsi="Times New Roman" w:cs="Times New Roman"/>
                    <w:b/>
                    <w:bCs/>
                    <w:sz w:val="24"/>
                    <w:szCs w:val="24"/>
                  </w:rPr>
                </w:rPrChange>
              </w:rPr>
              <w:pPrChange w:id="9528" w:author="Mohammad Nayeem Hasan" w:date="2023-01-21T14:56:00Z">
                <w:pPr>
                  <w:jc w:val="both"/>
                </w:pPr>
              </w:pPrChange>
            </w:pPr>
            <w:moveTo w:id="9529" w:author="Mohammad Nayeem Hasan" w:date="2023-01-21T00:38:00Z">
              <w:r w:rsidRPr="00200D44">
                <w:rPr>
                  <w:rFonts w:ascii="Times New Roman" w:hAnsi="Times New Roman" w:cs="Times New Roman"/>
                  <w:b/>
                  <w:bCs/>
                  <w:sz w:val="20"/>
                  <w:szCs w:val="20"/>
                  <w:rPrChange w:id="9530" w:author="Mohammad Nayeem Hasan" w:date="2023-01-27T04:20:00Z">
                    <w:rPr>
                      <w:rFonts w:ascii="Times New Roman" w:hAnsi="Times New Roman" w:cs="Times New Roman"/>
                      <w:b/>
                      <w:bCs/>
                      <w:sz w:val="24"/>
                      <w:szCs w:val="24"/>
                    </w:rPr>
                  </w:rPrChange>
                </w:rPr>
                <w:t>21492 (93.</w:t>
              </w:r>
              <w:del w:id="9531" w:author="Mohammad Nayeem Hasan" w:date="2023-01-28T01:27:00Z">
                <w:r w:rsidRPr="00200D44" w:rsidDel="004F4188">
                  <w:rPr>
                    <w:rFonts w:ascii="Times New Roman" w:hAnsi="Times New Roman" w:cs="Times New Roman"/>
                    <w:b/>
                    <w:bCs/>
                    <w:sz w:val="20"/>
                    <w:szCs w:val="20"/>
                    <w:rPrChange w:id="9532" w:author="Mohammad Nayeem Hasan" w:date="2023-01-27T04:20:00Z">
                      <w:rPr>
                        <w:rFonts w:ascii="Times New Roman" w:hAnsi="Times New Roman" w:cs="Times New Roman"/>
                        <w:b/>
                        <w:bCs/>
                        <w:sz w:val="24"/>
                        <w:szCs w:val="24"/>
                      </w:rPr>
                    </w:rPrChange>
                  </w:rPr>
                  <w:delText>0</w:delText>
                </w:r>
              </w:del>
            </w:moveTo>
            <w:ins w:id="9533" w:author="Mohammad Nayeem Hasan" w:date="2023-01-28T01:27:00Z">
              <w:r w:rsidR="004F4188">
                <w:rPr>
                  <w:rFonts w:ascii="Times New Roman" w:hAnsi="Times New Roman" w:cs="Times New Roman"/>
                  <w:b/>
                  <w:bCs/>
                  <w:sz w:val="20"/>
                  <w:szCs w:val="20"/>
                </w:rPr>
                <w:t>1</w:t>
              </w:r>
            </w:ins>
            <w:moveTo w:id="9534" w:author="Mohammad Nayeem Hasan" w:date="2023-01-21T00:38:00Z">
              <w:del w:id="9535" w:author="Mohammad Nayeem Hasan" w:date="2023-01-28T01:27:00Z">
                <w:r w:rsidRPr="00200D44" w:rsidDel="004F4188">
                  <w:rPr>
                    <w:rFonts w:ascii="Times New Roman" w:hAnsi="Times New Roman" w:cs="Times New Roman"/>
                    <w:b/>
                    <w:bCs/>
                    <w:sz w:val="20"/>
                    <w:szCs w:val="20"/>
                    <w:rPrChange w:id="9536" w:author="Mohammad Nayeem Hasan" w:date="2023-01-27T04:20:00Z">
                      <w:rPr>
                        <w:rFonts w:ascii="Times New Roman" w:hAnsi="Times New Roman" w:cs="Times New Roman"/>
                        <w:b/>
                        <w:bCs/>
                        <w:sz w:val="24"/>
                        <w:szCs w:val="24"/>
                      </w:rPr>
                    </w:rPrChange>
                  </w:rPr>
                  <w:delText>9</w:delText>
                </w:r>
              </w:del>
              <w:r w:rsidRPr="00200D44">
                <w:rPr>
                  <w:rFonts w:ascii="Times New Roman" w:hAnsi="Times New Roman" w:cs="Times New Roman"/>
                  <w:b/>
                  <w:bCs/>
                  <w:sz w:val="20"/>
                  <w:szCs w:val="20"/>
                  <w:rPrChange w:id="9537" w:author="Mohammad Nayeem Hasan" w:date="2023-01-27T04:20:00Z">
                    <w:rPr>
                      <w:rFonts w:ascii="Times New Roman" w:hAnsi="Times New Roman" w:cs="Times New Roman"/>
                      <w:b/>
                      <w:bCs/>
                      <w:sz w:val="24"/>
                      <w:szCs w:val="24"/>
                    </w:rPr>
                  </w:rPrChange>
                </w:rPr>
                <w:t>)</w:t>
              </w:r>
            </w:moveTo>
          </w:p>
        </w:tc>
        <w:tc>
          <w:tcPr>
            <w:tcW w:w="435" w:type="pct"/>
            <w:vAlign w:val="center"/>
          </w:tcPr>
          <w:p w14:paraId="2CFFAAEF" w14:textId="77777777" w:rsidR="00C2040A" w:rsidRPr="00200D44" w:rsidRDefault="00C2040A">
            <w:pPr>
              <w:rPr>
                <w:moveTo w:id="9538" w:author="Mohammad Nayeem Hasan" w:date="2023-01-21T00:38:00Z"/>
                <w:rFonts w:ascii="Times New Roman" w:hAnsi="Times New Roman" w:cs="Times New Roman"/>
                <w:b/>
                <w:bCs/>
                <w:sz w:val="20"/>
                <w:szCs w:val="20"/>
                <w:rPrChange w:id="9539" w:author="Mohammad Nayeem Hasan" w:date="2023-01-27T04:20:00Z">
                  <w:rPr>
                    <w:moveTo w:id="9540" w:author="Mohammad Nayeem Hasan" w:date="2023-01-21T00:38:00Z"/>
                    <w:rFonts w:ascii="Times New Roman" w:hAnsi="Times New Roman" w:cs="Times New Roman"/>
                    <w:b/>
                    <w:bCs/>
                    <w:sz w:val="24"/>
                    <w:szCs w:val="24"/>
                  </w:rPr>
                </w:rPrChange>
              </w:rPr>
              <w:pPrChange w:id="9541" w:author="Mohammad Nayeem Hasan" w:date="2023-01-21T14:56:00Z">
                <w:pPr>
                  <w:jc w:val="both"/>
                </w:pPr>
              </w:pPrChange>
            </w:pPr>
          </w:p>
        </w:tc>
      </w:tr>
    </w:tbl>
    <w:p w14:paraId="1D99C69A" w14:textId="2C1A275A" w:rsidR="00C2040A" w:rsidRDefault="00C2040A">
      <w:pPr>
        <w:spacing w:line="240" w:lineRule="auto"/>
        <w:rPr>
          <w:ins w:id="9542" w:author="Mohammad Nayeem Hasan" w:date="2023-01-21T00:38:00Z"/>
          <w:rFonts w:ascii="Times New Roman" w:hAnsi="Times New Roman" w:cs="Times New Roman"/>
          <w:b/>
          <w:bCs/>
          <w:sz w:val="24"/>
          <w:szCs w:val="24"/>
        </w:rPr>
        <w:pPrChange w:id="9543" w:author="Mohammad Nayeem Hasan" w:date="2023-01-21T14:56:00Z">
          <w:pPr>
            <w:jc w:val="both"/>
          </w:pPr>
        </w:pPrChange>
      </w:pPr>
    </w:p>
    <w:p w14:paraId="02647C4B" w14:textId="77777777" w:rsidR="00C2040A" w:rsidRDefault="00C2040A">
      <w:pPr>
        <w:spacing w:line="240" w:lineRule="auto"/>
        <w:rPr>
          <w:ins w:id="9544" w:author="Mohammad Nayeem Hasan" w:date="2023-01-21T00:38:00Z"/>
          <w:rFonts w:ascii="Times New Roman" w:hAnsi="Times New Roman" w:cs="Times New Roman"/>
          <w:b/>
          <w:bCs/>
          <w:sz w:val="24"/>
          <w:szCs w:val="24"/>
        </w:rPr>
        <w:pPrChange w:id="9545" w:author="Mohammad Nayeem Hasan" w:date="2023-01-21T14:56:00Z">
          <w:pPr/>
        </w:pPrChange>
      </w:pPr>
      <w:ins w:id="9546" w:author="Mohammad Nayeem Hasan" w:date="2023-01-21T00:38:00Z">
        <w:r>
          <w:rPr>
            <w:rFonts w:ascii="Times New Roman" w:hAnsi="Times New Roman" w:cs="Times New Roman"/>
            <w:b/>
            <w:bCs/>
            <w:sz w:val="24"/>
            <w:szCs w:val="24"/>
          </w:rPr>
          <w:br w:type="page"/>
        </w:r>
      </w:ins>
    </w:p>
    <w:p w14:paraId="0608FDD1" w14:textId="77777777" w:rsidR="00C2040A" w:rsidRPr="00D97196" w:rsidRDefault="00C2040A">
      <w:pPr>
        <w:spacing w:line="240" w:lineRule="auto"/>
        <w:ind w:firstLine="720"/>
        <w:rPr>
          <w:ins w:id="9547" w:author="Mohammad Nayeem Hasan" w:date="2023-01-21T00:38:00Z"/>
          <w:rFonts w:ascii="Times New Roman" w:hAnsi="Times New Roman" w:cs="Times New Roman"/>
          <w:sz w:val="24"/>
          <w:szCs w:val="24"/>
        </w:rPr>
        <w:pPrChange w:id="9548" w:author="Mohammad Nayeem Hasan" w:date="2023-01-21T14:56:00Z">
          <w:pPr>
            <w:ind w:firstLine="720"/>
            <w:jc w:val="both"/>
          </w:pPr>
        </w:pPrChange>
      </w:pPr>
    </w:p>
    <w:p w14:paraId="21FDE9FC" w14:textId="2278A77D" w:rsidR="00C2040A" w:rsidRPr="00D97196" w:rsidRDefault="00C2040A">
      <w:pPr>
        <w:spacing w:line="240" w:lineRule="auto"/>
        <w:rPr>
          <w:ins w:id="9549" w:author="Mohammad Nayeem Hasan" w:date="2023-01-21T00:38:00Z"/>
          <w:rFonts w:ascii="Times New Roman" w:hAnsi="Times New Roman" w:cs="Times New Roman"/>
          <w:b/>
          <w:sz w:val="24"/>
          <w:szCs w:val="24"/>
        </w:rPr>
        <w:pPrChange w:id="9550" w:author="Mohammad Nayeem Hasan" w:date="2023-01-21T14:56:00Z">
          <w:pPr>
            <w:jc w:val="both"/>
          </w:pPr>
        </w:pPrChange>
      </w:pPr>
      <w:commentRangeStart w:id="9551"/>
      <w:commentRangeStart w:id="9552"/>
      <w:ins w:id="9553" w:author="Mohammad Nayeem Hasan" w:date="2023-01-21T00:38:00Z">
        <w:r w:rsidRPr="00D97196">
          <w:rPr>
            <w:rFonts w:ascii="Times New Roman" w:hAnsi="Times New Roman" w:cs="Times New Roman"/>
            <w:b/>
            <w:sz w:val="24"/>
            <w:szCs w:val="24"/>
          </w:rPr>
          <w:t>Table.2 Factors associated with the diarrhea status of children using univariate logistic regression model (MICS 2006, 2012 and 2019)</w:t>
        </w:r>
        <w:commentRangeEnd w:id="9551"/>
        <w:r>
          <w:rPr>
            <w:rStyle w:val="CommentReference"/>
          </w:rPr>
          <w:commentReference w:id="9551"/>
        </w:r>
        <w:commentRangeEnd w:id="9552"/>
        <w:r>
          <w:rPr>
            <w:rStyle w:val="CommentReference"/>
          </w:rPr>
          <w:commentReference w:id="9552"/>
        </w:r>
      </w:ins>
    </w:p>
    <w:tbl>
      <w:tblPr>
        <w:tblStyle w:val="TableGrid"/>
        <w:tblW w:w="5000" w:type="pct"/>
        <w:jc w:val="center"/>
        <w:tblLook w:val="04A0" w:firstRow="1" w:lastRow="0" w:firstColumn="1" w:lastColumn="0" w:noHBand="0" w:noVBand="1"/>
        <w:tblPrChange w:id="9554" w:author="Mohammad Nayeem Hasan" w:date="2023-01-27T16:50:00Z">
          <w:tblPr>
            <w:tblStyle w:val="TableGrid"/>
            <w:tblW w:w="5000" w:type="pct"/>
            <w:jc w:val="center"/>
            <w:tblLook w:val="04A0" w:firstRow="1" w:lastRow="0" w:firstColumn="1" w:lastColumn="0" w:noHBand="0" w:noVBand="1"/>
          </w:tblPr>
        </w:tblPrChange>
      </w:tblPr>
      <w:tblGrid>
        <w:gridCol w:w="1648"/>
        <w:gridCol w:w="1597"/>
        <w:gridCol w:w="899"/>
        <w:gridCol w:w="1530"/>
        <w:gridCol w:w="899"/>
        <w:gridCol w:w="1892"/>
        <w:gridCol w:w="885"/>
        <w:tblGridChange w:id="9555">
          <w:tblGrid>
            <w:gridCol w:w="1648"/>
            <w:gridCol w:w="1592"/>
            <w:gridCol w:w="5"/>
            <w:gridCol w:w="259"/>
            <w:gridCol w:w="635"/>
            <w:gridCol w:w="5"/>
            <w:gridCol w:w="1525"/>
            <w:gridCol w:w="5"/>
            <w:gridCol w:w="894"/>
            <w:gridCol w:w="5"/>
            <w:gridCol w:w="1883"/>
            <w:gridCol w:w="4"/>
            <w:gridCol w:w="5"/>
            <w:gridCol w:w="885"/>
          </w:tblGrid>
        </w:tblGridChange>
      </w:tblGrid>
      <w:tr w:rsidR="00C60F95" w:rsidRPr="00C60F95" w14:paraId="5E6C4D68" w14:textId="25C32433" w:rsidTr="00DE658B">
        <w:trPr>
          <w:trHeight w:val="161"/>
          <w:jc w:val="center"/>
          <w:ins w:id="9556" w:author="Mohammad Nayeem Hasan" w:date="2023-01-21T00:38:00Z"/>
          <w:trPrChange w:id="9557" w:author="Mohammad Nayeem Hasan" w:date="2023-01-27T16:50:00Z">
            <w:trPr>
              <w:trHeight w:val="161"/>
              <w:jc w:val="center"/>
            </w:trPr>
          </w:trPrChange>
        </w:trPr>
        <w:tc>
          <w:tcPr>
            <w:tcW w:w="881" w:type="pct"/>
            <w:vMerge w:val="restart"/>
            <w:vAlign w:val="center"/>
            <w:tcPrChange w:id="9558" w:author="Mohammad Nayeem Hasan" w:date="2023-01-27T16:50:00Z">
              <w:tcPr>
                <w:tcW w:w="881" w:type="pct"/>
                <w:vMerge w:val="restart"/>
                <w:vAlign w:val="center"/>
              </w:tcPr>
            </w:tcPrChange>
          </w:tcPr>
          <w:p w14:paraId="25061EB9" w14:textId="77777777" w:rsidR="00904C0E" w:rsidRPr="00C60F95" w:rsidRDefault="00904C0E">
            <w:pPr>
              <w:rPr>
                <w:ins w:id="9559" w:author="Mohammad Nayeem Hasan" w:date="2023-01-21T00:38:00Z"/>
                <w:rFonts w:ascii="Times New Roman" w:hAnsi="Times New Roman" w:cs="Times New Roman"/>
                <w:sz w:val="20"/>
                <w:szCs w:val="20"/>
                <w:rPrChange w:id="9560" w:author="Mohammad Nayeem Hasan" w:date="2023-01-21T03:17:00Z">
                  <w:rPr>
                    <w:ins w:id="9561" w:author="Mohammad Nayeem Hasan" w:date="2023-01-21T00:38:00Z"/>
                    <w:rFonts w:ascii="Times New Roman" w:hAnsi="Times New Roman" w:cs="Times New Roman"/>
                    <w:sz w:val="24"/>
                    <w:szCs w:val="24"/>
                  </w:rPr>
                </w:rPrChange>
              </w:rPr>
              <w:pPrChange w:id="9562" w:author="Mohammad Nayeem Hasan" w:date="2023-01-21T14:56:00Z">
                <w:pPr>
                  <w:jc w:val="both"/>
                </w:pPr>
              </w:pPrChange>
            </w:pPr>
            <w:ins w:id="9563" w:author="Mohammad Nayeem Hasan" w:date="2023-01-21T00:38:00Z">
              <w:r w:rsidRPr="00C60F95">
                <w:rPr>
                  <w:rFonts w:ascii="Times New Roman" w:hAnsi="Times New Roman" w:cs="Times New Roman"/>
                  <w:sz w:val="20"/>
                  <w:szCs w:val="20"/>
                  <w:rPrChange w:id="9564" w:author="Mohammad Nayeem Hasan" w:date="2023-01-21T03:17:00Z">
                    <w:rPr>
                      <w:rFonts w:ascii="Times New Roman" w:hAnsi="Times New Roman" w:cs="Times New Roman"/>
                      <w:sz w:val="24"/>
                      <w:szCs w:val="24"/>
                    </w:rPr>
                  </w:rPrChange>
                </w:rPr>
                <w:t>Characteristics</w:t>
              </w:r>
            </w:ins>
          </w:p>
        </w:tc>
        <w:tc>
          <w:tcPr>
            <w:tcW w:w="854" w:type="pct"/>
            <w:vAlign w:val="center"/>
            <w:tcPrChange w:id="9565" w:author="Mohammad Nayeem Hasan" w:date="2023-01-27T16:50:00Z">
              <w:tcPr>
                <w:tcW w:w="851" w:type="pct"/>
                <w:vAlign w:val="center"/>
              </w:tcPr>
            </w:tcPrChange>
          </w:tcPr>
          <w:p w14:paraId="76D55F31" w14:textId="77777777" w:rsidR="00904C0E" w:rsidRPr="00C60F95" w:rsidRDefault="00904C0E">
            <w:pPr>
              <w:rPr>
                <w:ins w:id="9566" w:author="Mohammad Nayeem Hasan" w:date="2023-01-21T00:38:00Z"/>
                <w:rFonts w:ascii="Times New Roman" w:hAnsi="Times New Roman" w:cs="Times New Roman"/>
                <w:sz w:val="20"/>
                <w:szCs w:val="20"/>
                <w:rPrChange w:id="9567" w:author="Mohammad Nayeem Hasan" w:date="2023-01-21T03:17:00Z">
                  <w:rPr>
                    <w:ins w:id="9568" w:author="Mohammad Nayeem Hasan" w:date="2023-01-21T00:38:00Z"/>
                    <w:rFonts w:ascii="Times New Roman" w:hAnsi="Times New Roman" w:cs="Times New Roman"/>
                    <w:sz w:val="24"/>
                    <w:szCs w:val="24"/>
                  </w:rPr>
                </w:rPrChange>
              </w:rPr>
              <w:pPrChange w:id="9569" w:author="Mohammad Nayeem Hasan" w:date="2023-01-21T14:56:00Z">
                <w:pPr>
                  <w:jc w:val="both"/>
                </w:pPr>
              </w:pPrChange>
            </w:pPr>
            <w:ins w:id="9570" w:author="Mohammad Nayeem Hasan" w:date="2023-01-21T00:38:00Z">
              <w:r w:rsidRPr="00C60F95">
                <w:rPr>
                  <w:rFonts w:ascii="Times New Roman" w:hAnsi="Times New Roman" w:cs="Times New Roman"/>
                  <w:sz w:val="20"/>
                  <w:szCs w:val="20"/>
                  <w:rPrChange w:id="9571" w:author="Mohammad Nayeem Hasan" w:date="2023-01-21T03:17:00Z">
                    <w:rPr>
                      <w:rFonts w:ascii="Times New Roman" w:hAnsi="Times New Roman" w:cs="Times New Roman"/>
                      <w:sz w:val="24"/>
                      <w:szCs w:val="24"/>
                    </w:rPr>
                  </w:rPrChange>
                </w:rPr>
                <w:t>2006</w:t>
              </w:r>
            </w:ins>
          </w:p>
        </w:tc>
        <w:tc>
          <w:tcPr>
            <w:tcW w:w="481" w:type="pct"/>
            <w:vAlign w:val="center"/>
            <w:tcPrChange w:id="9572" w:author="Mohammad Nayeem Hasan" w:date="2023-01-27T16:50:00Z">
              <w:tcPr>
                <w:tcW w:w="481" w:type="pct"/>
                <w:gridSpan w:val="3"/>
                <w:vAlign w:val="center"/>
              </w:tcPr>
            </w:tcPrChange>
          </w:tcPr>
          <w:p w14:paraId="0CF4E80B" w14:textId="77777777" w:rsidR="00904C0E" w:rsidRPr="00C60F95" w:rsidRDefault="00904C0E">
            <w:pPr>
              <w:rPr>
                <w:ins w:id="9573" w:author="Mohammad Nayeem Hasan" w:date="2023-01-21T00:38:00Z"/>
                <w:rFonts w:ascii="Times New Roman" w:hAnsi="Times New Roman" w:cs="Times New Roman"/>
                <w:sz w:val="20"/>
                <w:szCs w:val="20"/>
                <w:rPrChange w:id="9574" w:author="Mohammad Nayeem Hasan" w:date="2023-01-21T03:17:00Z">
                  <w:rPr>
                    <w:ins w:id="9575" w:author="Mohammad Nayeem Hasan" w:date="2023-01-21T00:38:00Z"/>
                    <w:rFonts w:ascii="Times New Roman" w:hAnsi="Times New Roman" w:cs="Times New Roman"/>
                    <w:sz w:val="24"/>
                    <w:szCs w:val="24"/>
                  </w:rPr>
                </w:rPrChange>
              </w:rPr>
              <w:pPrChange w:id="9576" w:author="Mohammad Nayeem Hasan" w:date="2023-01-21T14:56:00Z">
                <w:pPr>
                  <w:jc w:val="both"/>
                </w:pPr>
              </w:pPrChange>
            </w:pPr>
          </w:p>
        </w:tc>
        <w:tc>
          <w:tcPr>
            <w:tcW w:w="818" w:type="pct"/>
            <w:vAlign w:val="center"/>
            <w:tcPrChange w:id="9577" w:author="Mohammad Nayeem Hasan" w:date="2023-01-27T16:50:00Z">
              <w:tcPr>
                <w:tcW w:w="818" w:type="pct"/>
                <w:gridSpan w:val="2"/>
                <w:vAlign w:val="center"/>
              </w:tcPr>
            </w:tcPrChange>
          </w:tcPr>
          <w:p w14:paraId="72B1DFA5" w14:textId="6619F5BB" w:rsidR="00904C0E" w:rsidRPr="00C60F95" w:rsidRDefault="00904C0E">
            <w:pPr>
              <w:rPr>
                <w:ins w:id="9578" w:author="Mohammad Nayeem Hasan" w:date="2023-01-21T00:38:00Z"/>
                <w:rFonts w:ascii="Times New Roman" w:hAnsi="Times New Roman" w:cs="Times New Roman"/>
                <w:sz w:val="20"/>
                <w:szCs w:val="20"/>
                <w:rPrChange w:id="9579" w:author="Mohammad Nayeem Hasan" w:date="2023-01-21T03:17:00Z">
                  <w:rPr>
                    <w:ins w:id="9580" w:author="Mohammad Nayeem Hasan" w:date="2023-01-21T00:38:00Z"/>
                    <w:rFonts w:ascii="Times New Roman" w:hAnsi="Times New Roman" w:cs="Times New Roman"/>
                    <w:sz w:val="24"/>
                    <w:szCs w:val="24"/>
                  </w:rPr>
                </w:rPrChange>
              </w:rPr>
              <w:pPrChange w:id="9581" w:author="Mohammad Nayeem Hasan" w:date="2023-01-21T14:56:00Z">
                <w:pPr>
                  <w:jc w:val="both"/>
                </w:pPr>
              </w:pPrChange>
            </w:pPr>
            <w:ins w:id="9582" w:author="Mohammad Nayeem Hasan" w:date="2023-01-21T00:38:00Z">
              <w:r w:rsidRPr="00C60F95">
                <w:rPr>
                  <w:rFonts w:ascii="Times New Roman" w:hAnsi="Times New Roman" w:cs="Times New Roman"/>
                  <w:sz w:val="20"/>
                  <w:szCs w:val="20"/>
                  <w:rPrChange w:id="9583" w:author="Mohammad Nayeem Hasan" w:date="2023-01-21T03:17:00Z">
                    <w:rPr>
                      <w:rFonts w:ascii="Times New Roman" w:hAnsi="Times New Roman" w:cs="Times New Roman"/>
                      <w:sz w:val="24"/>
                      <w:szCs w:val="24"/>
                    </w:rPr>
                  </w:rPrChange>
                </w:rPr>
                <w:t>2012</w:t>
              </w:r>
            </w:ins>
          </w:p>
        </w:tc>
        <w:tc>
          <w:tcPr>
            <w:tcW w:w="481" w:type="pct"/>
            <w:vAlign w:val="center"/>
            <w:tcPrChange w:id="9584" w:author="Mohammad Nayeem Hasan" w:date="2023-01-27T16:50:00Z">
              <w:tcPr>
                <w:tcW w:w="481" w:type="pct"/>
                <w:gridSpan w:val="2"/>
                <w:vAlign w:val="center"/>
              </w:tcPr>
            </w:tcPrChange>
          </w:tcPr>
          <w:p w14:paraId="64589FDC" w14:textId="77777777" w:rsidR="00904C0E" w:rsidRPr="00C60F95" w:rsidRDefault="00904C0E">
            <w:pPr>
              <w:rPr>
                <w:ins w:id="9585" w:author="Mohammad Nayeem Hasan" w:date="2023-01-21T00:38:00Z"/>
                <w:rFonts w:ascii="Times New Roman" w:hAnsi="Times New Roman" w:cs="Times New Roman"/>
                <w:sz w:val="20"/>
                <w:szCs w:val="20"/>
                <w:rPrChange w:id="9586" w:author="Mohammad Nayeem Hasan" w:date="2023-01-21T03:17:00Z">
                  <w:rPr>
                    <w:ins w:id="9587" w:author="Mohammad Nayeem Hasan" w:date="2023-01-21T00:38:00Z"/>
                    <w:rFonts w:ascii="Times New Roman" w:hAnsi="Times New Roman" w:cs="Times New Roman"/>
                    <w:sz w:val="24"/>
                    <w:szCs w:val="24"/>
                  </w:rPr>
                </w:rPrChange>
              </w:rPr>
              <w:pPrChange w:id="9588" w:author="Mohammad Nayeem Hasan" w:date="2023-01-21T14:56:00Z">
                <w:pPr>
                  <w:jc w:val="both"/>
                </w:pPr>
              </w:pPrChange>
            </w:pPr>
          </w:p>
        </w:tc>
        <w:tc>
          <w:tcPr>
            <w:tcW w:w="1012" w:type="pct"/>
            <w:vAlign w:val="center"/>
            <w:tcPrChange w:id="9589" w:author="Mohammad Nayeem Hasan" w:date="2023-01-27T16:50:00Z">
              <w:tcPr>
                <w:tcW w:w="1012" w:type="pct"/>
                <w:gridSpan w:val="3"/>
                <w:vAlign w:val="center"/>
              </w:tcPr>
            </w:tcPrChange>
          </w:tcPr>
          <w:p w14:paraId="2CDDBF18" w14:textId="502CDE4A" w:rsidR="00904C0E" w:rsidRPr="00C60F95" w:rsidRDefault="00904C0E">
            <w:pPr>
              <w:rPr>
                <w:ins w:id="9590" w:author="Mohammad Nayeem Hasan" w:date="2023-01-21T00:38:00Z"/>
                <w:rFonts w:ascii="Times New Roman" w:hAnsi="Times New Roman" w:cs="Times New Roman"/>
                <w:sz w:val="20"/>
                <w:szCs w:val="20"/>
                <w:rPrChange w:id="9591" w:author="Mohammad Nayeem Hasan" w:date="2023-01-21T03:17:00Z">
                  <w:rPr>
                    <w:ins w:id="9592" w:author="Mohammad Nayeem Hasan" w:date="2023-01-21T00:38:00Z"/>
                    <w:rFonts w:ascii="Times New Roman" w:hAnsi="Times New Roman" w:cs="Times New Roman"/>
                    <w:sz w:val="24"/>
                    <w:szCs w:val="24"/>
                  </w:rPr>
                </w:rPrChange>
              </w:rPr>
              <w:pPrChange w:id="9593" w:author="Mohammad Nayeem Hasan" w:date="2023-01-21T14:56:00Z">
                <w:pPr>
                  <w:jc w:val="both"/>
                </w:pPr>
              </w:pPrChange>
            </w:pPr>
            <w:ins w:id="9594" w:author="Mohammad Nayeem Hasan" w:date="2023-01-21T00:38:00Z">
              <w:r w:rsidRPr="00C60F95">
                <w:rPr>
                  <w:rFonts w:ascii="Times New Roman" w:hAnsi="Times New Roman" w:cs="Times New Roman"/>
                  <w:sz w:val="20"/>
                  <w:szCs w:val="20"/>
                  <w:rPrChange w:id="9595" w:author="Mohammad Nayeem Hasan" w:date="2023-01-21T03:17:00Z">
                    <w:rPr>
                      <w:rFonts w:ascii="Times New Roman" w:hAnsi="Times New Roman" w:cs="Times New Roman"/>
                      <w:sz w:val="24"/>
                      <w:szCs w:val="24"/>
                    </w:rPr>
                  </w:rPrChange>
                </w:rPr>
                <w:t>2019</w:t>
              </w:r>
            </w:ins>
          </w:p>
        </w:tc>
        <w:tc>
          <w:tcPr>
            <w:tcW w:w="473" w:type="pct"/>
            <w:vAlign w:val="center"/>
            <w:tcPrChange w:id="9596" w:author="Mohammad Nayeem Hasan" w:date="2023-01-27T16:50:00Z">
              <w:tcPr>
                <w:tcW w:w="477" w:type="pct"/>
                <w:gridSpan w:val="2"/>
                <w:vAlign w:val="center"/>
              </w:tcPr>
            </w:tcPrChange>
          </w:tcPr>
          <w:p w14:paraId="4A508268" w14:textId="77777777" w:rsidR="00904C0E" w:rsidRPr="00C60F95" w:rsidRDefault="00904C0E">
            <w:pPr>
              <w:rPr>
                <w:ins w:id="9597" w:author="Mohammad Nayeem Hasan" w:date="2023-01-21T00:38:00Z"/>
                <w:rFonts w:ascii="Times New Roman" w:hAnsi="Times New Roman" w:cs="Times New Roman"/>
                <w:sz w:val="20"/>
                <w:szCs w:val="20"/>
                <w:rPrChange w:id="9598" w:author="Mohammad Nayeem Hasan" w:date="2023-01-21T03:17:00Z">
                  <w:rPr>
                    <w:ins w:id="9599" w:author="Mohammad Nayeem Hasan" w:date="2023-01-21T00:38:00Z"/>
                    <w:rFonts w:ascii="Times New Roman" w:hAnsi="Times New Roman" w:cs="Times New Roman"/>
                    <w:sz w:val="24"/>
                    <w:szCs w:val="24"/>
                  </w:rPr>
                </w:rPrChange>
              </w:rPr>
              <w:pPrChange w:id="9600" w:author="Mohammad Nayeem Hasan" w:date="2023-01-21T14:56:00Z">
                <w:pPr>
                  <w:jc w:val="both"/>
                </w:pPr>
              </w:pPrChange>
            </w:pPr>
          </w:p>
        </w:tc>
      </w:tr>
      <w:tr w:rsidR="00C60F95" w:rsidRPr="00C60F95" w14:paraId="3DAC6CBC" w14:textId="77777777" w:rsidTr="00DE658B">
        <w:trPr>
          <w:trHeight w:val="684"/>
          <w:jc w:val="center"/>
          <w:ins w:id="9601" w:author="Mohammad Nayeem Hasan" w:date="2023-01-21T00:38:00Z"/>
          <w:trPrChange w:id="9602" w:author="Mohammad Nayeem Hasan" w:date="2023-01-27T16:50:00Z">
            <w:trPr>
              <w:trHeight w:val="684"/>
              <w:jc w:val="center"/>
            </w:trPr>
          </w:trPrChange>
        </w:trPr>
        <w:tc>
          <w:tcPr>
            <w:tcW w:w="881" w:type="pct"/>
            <w:vMerge/>
            <w:vAlign w:val="center"/>
            <w:tcPrChange w:id="9603" w:author="Mohammad Nayeem Hasan" w:date="2023-01-27T16:50:00Z">
              <w:tcPr>
                <w:tcW w:w="881" w:type="pct"/>
                <w:vMerge/>
                <w:vAlign w:val="center"/>
              </w:tcPr>
            </w:tcPrChange>
          </w:tcPr>
          <w:p w14:paraId="4F5700F4" w14:textId="77777777" w:rsidR="00904C0E" w:rsidRPr="00C60F95" w:rsidRDefault="00904C0E">
            <w:pPr>
              <w:rPr>
                <w:ins w:id="9604" w:author="Mohammad Nayeem Hasan" w:date="2023-01-21T00:38:00Z"/>
                <w:rFonts w:ascii="Times New Roman" w:hAnsi="Times New Roman" w:cs="Times New Roman"/>
                <w:sz w:val="20"/>
                <w:szCs w:val="20"/>
                <w:rPrChange w:id="9605" w:author="Mohammad Nayeem Hasan" w:date="2023-01-21T03:17:00Z">
                  <w:rPr>
                    <w:ins w:id="9606" w:author="Mohammad Nayeem Hasan" w:date="2023-01-21T00:38:00Z"/>
                    <w:rFonts w:ascii="Times New Roman" w:hAnsi="Times New Roman" w:cs="Times New Roman"/>
                    <w:sz w:val="24"/>
                    <w:szCs w:val="24"/>
                  </w:rPr>
                </w:rPrChange>
              </w:rPr>
              <w:pPrChange w:id="9607" w:author="Mohammad Nayeem Hasan" w:date="2023-01-21T14:56:00Z">
                <w:pPr>
                  <w:jc w:val="both"/>
                </w:pPr>
              </w:pPrChange>
            </w:pPr>
          </w:p>
        </w:tc>
        <w:tc>
          <w:tcPr>
            <w:tcW w:w="854" w:type="pct"/>
            <w:vAlign w:val="center"/>
            <w:tcPrChange w:id="9608" w:author="Mohammad Nayeem Hasan" w:date="2023-01-27T16:50:00Z">
              <w:tcPr>
                <w:tcW w:w="851" w:type="pct"/>
                <w:vAlign w:val="center"/>
              </w:tcPr>
            </w:tcPrChange>
          </w:tcPr>
          <w:p w14:paraId="57CC647C" w14:textId="6A74428D" w:rsidR="00904C0E" w:rsidRPr="00C60F95" w:rsidRDefault="00904C0E">
            <w:pPr>
              <w:rPr>
                <w:ins w:id="9609" w:author="Mohammad Nayeem Hasan" w:date="2023-01-21T00:38:00Z"/>
                <w:rFonts w:ascii="Times New Roman" w:hAnsi="Times New Roman" w:cs="Times New Roman"/>
                <w:sz w:val="20"/>
                <w:szCs w:val="20"/>
                <w:rPrChange w:id="9610" w:author="Mohammad Nayeem Hasan" w:date="2023-01-21T03:17:00Z">
                  <w:rPr>
                    <w:ins w:id="9611" w:author="Mohammad Nayeem Hasan" w:date="2023-01-21T00:38:00Z"/>
                    <w:rFonts w:ascii="Times New Roman" w:hAnsi="Times New Roman" w:cs="Times New Roman"/>
                    <w:sz w:val="24"/>
                    <w:szCs w:val="24"/>
                  </w:rPr>
                </w:rPrChange>
              </w:rPr>
              <w:pPrChange w:id="9612" w:author="Mohammad Nayeem Hasan" w:date="2023-01-21T14:56:00Z">
                <w:pPr>
                  <w:jc w:val="both"/>
                </w:pPr>
              </w:pPrChange>
            </w:pPr>
            <w:ins w:id="9613" w:author="Mohammad Nayeem Hasan" w:date="2023-01-21T00:38:00Z">
              <w:r w:rsidRPr="00C60F95">
                <w:rPr>
                  <w:rFonts w:ascii="Times New Roman" w:hAnsi="Times New Roman" w:cs="Times New Roman"/>
                  <w:sz w:val="20"/>
                  <w:szCs w:val="20"/>
                  <w:rPrChange w:id="9614" w:author="Mohammad Nayeem Hasan" w:date="2023-01-21T03:17:00Z">
                    <w:rPr>
                      <w:rFonts w:ascii="Times New Roman" w:hAnsi="Times New Roman" w:cs="Times New Roman"/>
                      <w:sz w:val="24"/>
                      <w:szCs w:val="24"/>
                    </w:rPr>
                  </w:rPrChange>
                </w:rPr>
                <w:t>COR</w:t>
              </w:r>
            </w:ins>
            <w:ins w:id="9615" w:author="Mohammad Nayeem Hasan" w:date="2023-01-21T02:00:00Z">
              <w:r w:rsidRPr="00C60F95">
                <w:rPr>
                  <w:rFonts w:ascii="Times New Roman" w:hAnsi="Times New Roman" w:cs="Times New Roman"/>
                  <w:sz w:val="20"/>
                  <w:szCs w:val="20"/>
                  <w:rPrChange w:id="9616" w:author="Mohammad Nayeem Hasan" w:date="2023-01-21T03:17:00Z">
                    <w:rPr>
                      <w:rFonts w:ascii="Times New Roman" w:hAnsi="Times New Roman" w:cs="Times New Roman"/>
                      <w:sz w:val="24"/>
                      <w:szCs w:val="24"/>
                    </w:rPr>
                  </w:rPrChange>
                </w:rPr>
                <w:t xml:space="preserve"> (95% CI)</w:t>
              </w:r>
            </w:ins>
          </w:p>
        </w:tc>
        <w:tc>
          <w:tcPr>
            <w:tcW w:w="481" w:type="pct"/>
            <w:vAlign w:val="center"/>
            <w:tcPrChange w:id="9617" w:author="Mohammad Nayeem Hasan" w:date="2023-01-27T16:50:00Z">
              <w:tcPr>
                <w:tcW w:w="481" w:type="pct"/>
                <w:gridSpan w:val="3"/>
                <w:vAlign w:val="center"/>
              </w:tcPr>
            </w:tcPrChange>
          </w:tcPr>
          <w:p w14:paraId="12B4DF33" w14:textId="77777777" w:rsidR="00904C0E" w:rsidRPr="00C60F95" w:rsidRDefault="00904C0E">
            <w:pPr>
              <w:rPr>
                <w:ins w:id="9618" w:author="Mohammad Nayeem Hasan" w:date="2023-01-21T00:38:00Z"/>
                <w:rFonts w:ascii="Times New Roman" w:hAnsi="Times New Roman" w:cs="Times New Roman"/>
                <w:sz w:val="20"/>
                <w:szCs w:val="20"/>
                <w:rPrChange w:id="9619" w:author="Mohammad Nayeem Hasan" w:date="2023-01-21T03:17:00Z">
                  <w:rPr>
                    <w:ins w:id="9620" w:author="Mohammad Nayeem Hasan" w:date="2023-01-21T00:38:00Z"/>
                    <w:rFonts w:ascii="Times New Roman" w:hAnsi="Times New Roman" w:cs="Times New Roman"/>
                    <w:sz w:val="24"/>
                    <w:szCs w:val="24"/>
                  </w:rPr>
                </w:rPrChange>
              </w:rPr>
              <w:pPrChange w:id="9621" w:author="Mohammad Nayeem Hasan" w:date="2023-01-21T14:56:00Z">
                <w:pPr>
                  <w:jc w:val="both"/>
                </w:pPr>
              </w:pPrChange>
            </w:pPr>
            <w:ins w:id="9622" w:author="Mohammad Nayeem Hasan" w:date="2023-01-21T00:38:00Z">
              <w:r w:rsidRPr="00C60F95">
                <w:rPr>
                  <w:rFonts w:ascii="Times New Roman" w:hAnsi="Times New Roman" w:cs="Times New Roman"/>
                  <w:sz w:val="20"/>
                  <w:szCs w:val="20"/>
                  <w:rPrChange w:id="9623" w:author="Mohammad Nayeem Hasan" w:date="2023-01-21T03:17:00Z">
                    <w:rPr>
                      <w:rFonts w:ascii="Times New Roman" w:hAnsi="Times New Roman" w:cs="Times New Roman"/>
                      <w:sz w:val="24"/>
                      <w:szCs w:val="24"/>
                    </w:rPr>
                  </w:rPrChange>
                </w:rPr>
                <w:t>P-value</w:t>
              </w:r>
            </w:ins>
          </w:p>
        </w:tc>
        <w:tc>
          <w:tcPr>
            <w:tcW w:w="818" w:type="pct"/>
            <w:vAlign w:val="center"/>
            <w:tcPrChange w:id="9624" w:author="Mohammad Nayeem Hasan" w:date="2023-01-27T16:50:00Z">
              <w:tcPr>
                <w:tcW w:w="818" w:type="pct"/>
                <w:gridSpan w:val="2"/>
                <w:vAlign w:val="center"/>
              </w:tcPr>
            </w:tcPrChange>
          </w:tcPr>
          <w:p w14:paraId="3FE357C8" w14:textId="387674E8" w:rsidR="00904C0E" w:rsidRPr="00C60F95" w:rsidRDefault="00904C0E">
            <w:pPr>
              <w:rPr>
                <w:ins w:id="9625" w:author="Mohammad Nayeem Hasan" w:date="2023-01-21T00:38:00Z"/>
                <w:rFonts w:ascii="Times New Roman" w:hAnsi="Times New Roman" w:cs="Times New Roman"/>
                <w:sz w:val="20"/>
                <w:szCs w:val="20"/>
                <w:rPrChange w:id="9626" w:author="Mohammad Nayeem Hasan" w:date="2023-01-21T03:17:00Z">
                  <w:rPr>
                    <w:ins w:id="9627" w:author="Mohammad Nayeem Hasan" w:date="2023-01-21T00:38:00Z"/>
                    <w:rFonts w:ascii="Times New Roman" w:hAnsi="Times New Roman" w:cs="Times New Roman"/>
                    <w:sz w:val="24"/>
                    <w:szCs w:val="24"/>
                  </w:rPr>
                </w:rPrChange>
              </w:rPr>
              <w:pPrChange w:id="9628" w:author="Mohammad Nayeem Hasan" w:date="2023-01-21T14:56:00Z">
                <w:pPr>
                  <w:jc w:val="both"/>
                </w:pPr>
              </w:pPrChange>
            </w:pPr>
            <w:ins w:id="9629" w:author="Mohammad Nayeem Hasan" w:date="2023-01-21T00:38:00Z">
              <w:r w:rsidRPr="00C60F95">
                <w:rPr>
                  <w:rFonts w:ascii="Times New Roman" w:hAnsi="Times New Roman" w:cs="Times New Roman"/>
                  <w:sz w:val="20"/>
                  <w:szCs w:val="20"/>
                  <w:rPrChange w:id="9630" w:author="Mohammad Nayeem Hasan" w:date="2023-01-21T03:17:00Z">
                    <w:rPr>
                      <w:rFonts w:ascii="Times New Roman" w:hAnsi="Times New Roman" w:cs="Times New Roman"/>
                      <w:sz w:val="24"/>
                      <w:szCs w:val="24"/>
                    </w:rPr>
                  </w:rPrChange>
                </w:rPr>
                <w:t>COR</w:t>
              </w:r>
            </w:ins>
            <w:ins w:id="9631" w:author="Mohammad Nayeem Hasan" w:date="2023-01-21T02:12:00Z">
              <w:r w:rsidRPr="00C60F95">
                <w:rPr>
                  <w:rFonts w:ascii="Times New Roman" w:hAnsi="Times New Roman" w:cs="Times New Roman"/>
                  <w:sz w:val="20"/>
                  <w:szCs w:val="20"/>
                  <w:rPrChange w:id="9632" w:author="Mohammad Nayeem Hasan" w:date="2023-01-21T03:17:00Z">
                    <w:rPr>
                      <w:rFonts w:ascii="Times New Roman" w:hAnsi="Times New Roman" w:cs="Times New Roman"/>
                      <w:sz w:val="24"/>
                      <w:szCs w:val="24"/>
                    </w:rPr>
                  </w:rPrChange>
                </w:rPr>
                <w:t xml:space="preserve"> (95% CI)</w:t>
              </w:r>
            </w:ins>
          </w:p>
        </w:tc>
        <w:tc>
          <w:tcPr>
            <w:tcW w:w="481" w:type="pct"/>
            <w:vAlign w:val="center"/>
            <w:tcPrChange w:id="9633" w:author="Mohammad Nayeem Hasan" w:date="2023-01-27T16:50:00Z">
              <w:tcPr>
                <w:tcW w:w="481" w:type="pct"/>
                <w:gridSpan w:val="2"/>
                <w:vAlign w:val="center"/>
              </w:tcPr>
            </w:tcPrChange>
          </w:tcPr>
          <w:p w14:paraId="3E71F45C" w14:textId="77777777" w:rsidR="00904C0E" w:rsidRPr="00C60F95" w:rsidRDefault="00904C0E">
            <w:pPr>
              <w:rPr>
                <w:ins w:id="9634" w:author="Mohammad Nayeem Hasan" w:date="2023-01-21T00:38:00Z"/>
                <w:rFonts w:ascii="Times New Roman" w:hAnsi="Times New Roman" w:cs="Times New Roman"/>
                <w:sz w:val="20"/>
                <w:szCs w:val="20"/>
                <w:rPrChange w:id="9635" w:author="Mohammad Nayeem Hasan" w:date="2023-01-21T03:17:00Z">
                  <w:rPr>
                    <w:ins w:id="9636" w:author="Mohammad Nayeem Hasan" w:date="2023-01-21T00:38:00Z"/>
                    <w:rFonts w:ascii="Times New Roman" w:hAnsi="Times New Roman" w:cs="Times New Roman"/>
                    <w:sz w:val="24"/>
                    <w:szCs w:val="24"/>
                  </w:rPr>
                </w:rPrChange>
              </w:rPr>
              <w:pPrChange w:id="9637" w:author="Mohammad Nayeem Hasan" w:date="2023-01-21T14:56:00Z">
                <w:pPr>
                  <w:jc w:val="both"/>
                </w:pPr>
              </w:pPrChange>
            </w:pPr>
            <w:ins w:id="9638" w:author="Mohammad Nayeem Hasan" w:date="2023-01-21T00:38:00Z">
              <w:r w:rsidRPr="00C60F95">
                <w:rPr>
                  <w:rFonts w:ascii="Times New Roman" w:hAnsi="Times New Roman" w:cs="Times New Roman"/>
                  <w:sz w:val="20"/>
                  <w:szCs w:val="20"/>
                  <w:rPrChange w:id="9639" w:author="Mohammad Nayeem Hasan" w:date="2023-01-21T03:17:00Z">
                    <w:rPr>
                      <w:rFonts w:ascii="Times New Roman" w:hAnsi="Times New Roman" w:cs="Times New Roman"/>
                      <w:sz w:val="24"/>
                      <w:szCs w:val="24"/>
                    </w:rPr>
                  </w:rPrChange>
                </w:rPr>
                <w:t>P-value</w:t>
              </w:r>
            </w:ins>
          </w:p>
        </w:tc>
        <w:tc>
          <w:tcPr>
            <w:tcW w:w="1012" w:type="pct"/>
            <w:vAlign w:val="center"/>
            <w:tcPrChange w:id="9640" w:author="Mohammad Nayeem Hasan" w:date="2023-01-27T16:50:00Z">
              <w:tcPr>
                <w:tcW w:w="1012" w:type="pct"/>
                <w:gridSpan w:val="3"/>
                <w:vAlign w:val="center"/>
              </w:tcPr>
            </w:tcPrChange>
          </w:tcPr>
          <w:p w14:paraId="34B851E7" w14:textId="77777777" w:rsidR="00904C0E" w:rsidRPr="00C60F95" w:rsidRDefault="00904C0E">
            <w:pPr>
              <w:rPr>
                <w:ins w:id="9641" w:author="Mohammad Nayeem Hasan" w:date="2023-01-21T00:38:00Z"/>
                <w:rFonts w:ascii="Times New Roman" w:hAnsi="Times New Roman" w:cs="Times New Roman"/>
                <w:sz w:val="20"/>
                <w:szCs w:val="20"/>
                <w:rPrChange w:id="9642" w:author="Mohammad Nayeem Hasan" w:date="2023-01-21T03:17:00Z">
                  <w:rPr>
                    <w:ins w:id="9643" w:author="Mohammad Nayeem Hasan" w:date="2023-01-21T00:38:00Z"/>
                    <w:rFonts w:ascii="Times New Roman" w:hAnsi="Times New Roman" w:cs="Times New Roman"/>
                    <w:sz w:val="24"/>
                    <w:szCs w:val="24"/>
                  </w:rPr>
                </w:rPrChange>
              </w:rPr>
              <w:pPrChange w:id="9644" w:author="Mohammad Nayeem Hasan" w:date="2023-01-21T14:56:00Z">
                <w:pPr>
                  <w:jc w:val="both"/>
                </w:pPr>
              </w:pPrChange>
            </w:pPr>
            <w:ins w:id="9645" w:author="Mohammad Nayeem Hasan" w:date="2023-01-21T00:38:00Z">
              <w:r w:rsidRPr="00C60F95">
                <w:rPr>
                  <w:rFonts w:ascii="Times New Roman" w:hAnsi="Times New Roman" w:cs="Times New Roman"/>
                  <w:sz w:val="20"/>
                  <w:szCs w:val="20"/>
                  <w:rPrChange w:id="9646" w:author="Mohammad Nayeem Hasan" w:date="2023-01-21T03:17:00Z">
                    <w:rPr>
                      <w:rFonts w:ascii="Times New Roman" w:hAnsi="Times New Roman" w:cs="Times New Roman"/>
                      <w:sz w:val="24"/>
                      <w:szCs w:val="24"/>
                    </w:rPr>
                  </w:rPrChange>
                </w:rPr>
                <w:t>COR</w:t>
              </w:r>
            </w:ins>
          </w:p>
        </w:tc>
        <w:tc>
          <w:tcPr>
            <w:tcW w:w="473" w:type="pct"/>
            <w:vAlign w:val="center"/>
            <w:tcPrChange w:id="9647" w:author="Mohammad Nayeem Hasan" w:date="2023-01-27T16:50:00Z">
              <w:tcPr>
                <w:tcW w:w="477" w:type="pct"/>
                <w:gridSpan w:val="2"/>
                <w:vAlign w:val="center"/>
              </w:tcPr>
            </w:tcPrChange>
          </w:tcPr>
          <w:p w14:paraId="6C2CB3F3" w14:textId="77777777" w:rsidR="00904C0E" w:rsidRPr="00C60F95" w:rsidRDefault="00904C0E">
            <w:pPr>
              <w:rPr>
                <w:ins w:id="9648" w:author="Mohammad Nayeem Hasan" w:date="2023-01-21T00:38:00Z"/>
                <w:rFonts w:ascii="Times New Roman" w:hAnsi="Times New Roman" w:cs="Times New Roman"/>
                <w:sz w:val="20"/>
                <w:szCs w:val="20"/>
                <w:rPrChange w:id="9649" w:author="Mohammad Nayeem Hasan" w:date="2023-01-21T03:17:00Z">
                  <w:rPr>
                    <w:ins w:id="9650" w:author="Mohammad Nayeem Hasan" w:date="2023-01-21T00:38:00Z"/>
                    <w:rFonts w:ascii="Times New Roman" w:hAnsi="Times New Roman" w:cs="Times New Roman"/>
                    <w:sz w:val="24"/>
                    <w:szCs w:val="24"/>
                  </w:rPr>
                </w:rPrChange>
              </w:rPr>
              <w:pPrChange w:id="9651" w:author="Mohammad Nayeem Hasan" w:date="2023-01-21T14:56:00Z">
                <w:pPr>
                  <w:jc w:val="both"/>
                </w:pPr>
              </w:pPrChange>
            </w:pPr>
            <w:ins w:id="9652" w:author="Mohammad Nayeem Hasan" w:date="2023-01-21T00:38:00Z">
              <w:r w:rsidRPr="00C60F95">
                <w:rPr>
                  <w:rFonts w:ascii="Times New Roman" w:hAnsi="Times New Roman" w:cs="Times New Roman"/>
                  <w:sz w:val="20"/>
                  <w:szCs w:val="20"/>
                  <w:rPrChange w:id="9653" w:author="Mohammad Nayeem Hasan" w:date="2023-01-21T03:17:00Z">
                    <w:rPr>
                      <w:rFonts w:ascii="Times New Roman" w:hAnsi="Times New Roman" w:cs="Times New Roman"/>
                      <w:sz w:val="24"/>
                      <w:szCs w:val="24"/>
                    </w:rPr>
                  </w:rPrChange>
                </w:rPr>
                <w:t>P-value</w:t>
              </w:r>
            </w:ins>
          </w:p>
        </w:tc>
      </w:tr>
      <w:tr w:rsidR="00C60F95" w:rsidRPr="00C60F95" w14:paraId="1B93FE7E" w14:textId="5D763C91" w:rsidTr="00DE658B">
        <w:trPr>
          <w:trHeight w:val="161"/>
          <w:jc w:val="center"/>
          <w:ins w:id="9654" w:author="Mohammad Nayeem Hasan" w:date="2023-01-21T00:38:00Z"/>
          <w:trPrChange w:id="9655" w:author="Mohammad Nayeem Hasan" w:date="2023-01-27T16:50:00Z">
            <w:trPr>
              <w:trHeight w:val="161"/>
              <w:jc w:val="center"/>
            </w:trPr>
          </w:trPrChange>
        </w:trPr>
        <w:tc>
          <w:tcPr>
            <w:tcW w:w="1735" w:type="pct"/>
            <w:gridSpan w:val="2"/>
            <w:vAlign w:val="center"/>
            <w:tcPrChange w:id="9656" w:author="Mohammad Nayeem Hasan" w:date="2023-01-27T16:50:00Z">
              <w:tcPr>
                <w:tcW w:w="1732" w:type="pct"/>
                <w:gridSpan w:val="2"/>
                <w:vAlign w:val="center"/>
              </w:tcPr>
            </w:tcPrChange>
          </w:tcPr>
          <w:p w14:paraId="4E89E7F2" w14:textId="77777777" w:rsidR="00904C0E" w:rsidRPr="00C60F95" w:rsidRDefault="00904C0E">
            <w:pPr>
              <w:rPr>
                <w:ins w:id="9657" w:author="Mohammad Nayeem Hasan" w:date="2023-01-21T00:38:00Z"/>
                <w:rFonts w:ascii="Times New Roman" w:hAnsi="Times New Roman" w:cs="Times New Roman"/>
                <w:sz w:val="20"/>
                <w:szCs w:val="20"/>
                <w:rPrChange w:id="9658" w:author="Mohammad Nayeem Hasan" w:date="2023-01-21T03:17:00Z">
                  <w:rPr>
                    <w:ins w:id="9659" w:author="Mohammad Nayeem Hasan" w:date="2023-01-21T00:38:00Z"/>
                    <w:rFonts w:ascii="Times New Roman" w:hAnsi="Times New Roman" w:cs="Times New Roman"/>
                    <w:sz w:val="24"/>
                    <w:szCs w:val="24"/>
                  </w:rPr>
                </w:rPrChange>
              </w:rPr>
              <w:pPrChange w:id="9660" w:author="Mohammad Nayeem Hasan" w:date="2023-01-21T14:56:00Z">
                <w:pPr>
                  <w:jc w:val="both"/>
                </w:pPr>
              </w:pPrChange>
            </w:pPr>
            <w:ins w:id="9661" w:author="Mohammad Nayeem Hasan" w:date="2023-01-21T00:38:00Z">
              <w:r w:rsidRPr="00C60F95">
                <w:rPr>
                  <w:rFonts w:ascii="Times New Roman" w:hAnsi="Times New Roman" w:cs="Times New Roman"/>
                  <w:sz w:val="20"/>
                  <w:szCs w:val="20"/>
                  <w:rPrChange w:id="9662" w:author="Mohammad Nayeem Hasan" w:date="2023-01-21T03:17:00Z">
                    <w:rPr>
                      <w:rFonts w:ascii="Times New Roman" w:hAnsi="Times New Roman" w:cs="Times New Roman"/>
                      <w:sz w:val="24"/>
                      <w:szCs w:val="24"/>
                    </w:rPr>
                  </w:rPrChange>
                </w:rPr>
                <w:t>CHILD CHARACTERISTICS</w:t>
              </w:r>
            </w:ins>
          </w:p>
        </w:tc>
        <w:tc>
          <w:tcPr>
            <w:tcW w:w="1299" w:type="pct"/>
            <w:gridSpan w:val="2"/>
            <w:vAlign w:val="center"/>
            <w:tcPrChange w:id="9663" w:author="Mohammad Nayeem Hasan" w:date="2023-01-27T16:50:00Z">
              <w:tcPr>
                <w:tcW w:w="1299" w:type="pct"/>
                <w:gridSpan w:val="5"/>
                <w:vAlign w:val="center"/>
              </w:tcPr>
            </w:tcPrChange>
          </w:tcPr>
          <w:p w14:paraId="05543D31" w14:textId="77777777" w:rsidR="00904C0E" w:rsidRPr="00C60F95" w:rsidRDefault="00904C0E">
            <w:pPr>
              <w:rPr>
                <w:ins w:id="9664" w:author="Mohammad Nayeem Hasan" w:date="2023-01-21T00:38:00Z"/>
                <w:rFonts w:ascii="Times New Roman" w:hAnsi="Times New Roman" w:cs="Times New Roman"/>
                <w:sz w:val="20"/>
                <w:szCs w:val="20"/>
                <w:rPrChange w:id="9665" w:author="Mohammad Nayeem Hasan" w:date="2023-01-21T03:17:00Z">
                  <w:rPr>
                    <w:ins w:id="9666" w:author="Mohammad Nayeem Hasan" w:date="2023-01-21T00:38:00Z"/>
                    <w:rFonts w:ascii="Times New Roman" w:hAnsi="Times New Roman" w:cs="Times New Roman"/>
                    <w:sz w:val="24"/>
                    <w:szCs w:val="24"/>
                  </w:rPr>
                </w:rPrChange>
              </w:rPr>
              <w:pPrChange w:id="9667" w:author="Mohammad Nayeem Hasan" w:date="2023-01-21T14:56:00Z">
                <w:pPr>
                  <w:jc w:val="both"/>
                </w:pPr>
              </w:pPrChange>
            </w:pPr>
          </w:p>
        </w:tc>
        <w:tc>
          <w:tcPr>
            <w:tcW w:w="1493" w:type="pct"/>
            <w:gridSpan w:val="2"/>
            <w:vAlign w:val="center"/>
            <w:tcPrChange w:id="9668" w:author="Mohammad Nayeem Hasan" w:date="2023-01-27T16:50:00Z">
              <w:tcPr>
                <w:tcW w:w="1493" w:type="pct"/>
                <w:gridSpan w:val="5"/>
                <w:vAlign w:val="center"/>
              </w:tcPr>
            </w:tcPrChange>
          </w:tcPr>
          <w:p w14:paraId="1CF67418" w14:textId="77777777" w:rsidR="00904C0E" w:rsidRPr="00C60F95" w:rsidRDefault="00904C0E">
            <w:pPr>
              <w:rPr>
                <w:ins w:id="9669" w:author="Mohammad Nayeem Hasan" w:date="2023-01-21T00:38:00Z"/>
                <w:rFonts w:ascii="Times New Roman" w:hAnsi="Times New Roman" w:cs="Times New Roman"/>
                <w:sz w:val="20"/>
                <w:szCs w:val="20"/>
                <w:rPrChange w:id="9670" w:author="Mohammad Nayeem Hasan" w:date="2023-01-21T03:17:00Z">
                  <w:rPr>
                    <w:ins w:id="9671" w:author="Mohammad Nayeem Hasan" w:date="2023-01-21T00:38:00Z"/>
                    <w:rFonts w:ascii="Times New Roman" w:hAnsi="Times New Roman" w:cs="Times New Roman"/>
                    <w:sz w:val="24"/>
                    <w:szCs w:val="24"/>
                  </w:rPr>
                </w:rPrChange>
              </w:rPr>
              <w:pPrChange w:id="9672" w:author="Mohammad Nayeem Hasan" w:date="2023-01-21T14:56:00Z">
                <w:pPr>
                  <w:jc w:val="both"/>
                </w:pPr>
              </w:pPrChange>
            </w:pPr>
          </w:p>
        </w:tc>
        <w:tc>
          <w:tcPr>
            <w:tcW w:w="473" w:type="pct"/>
            <w:vAlign w:val="center"/>
            <w:tcPrChange w:id="9673" w:author="Mohammad Nayeem Hasan" w:date="2023-01-27T16:50:00Z">
              <w:tcPr>
                <w:tcW w:w="477" w:type="pct"/>
                <w:gridSpan w:val="2"/>
                <w:vAlign w:val="center"/>
              </w:tcPr>
            </w:tcPrChange>
          </w:tcPr>
          <w:p w14:paraId="1BFE6084" w14:textId="77777777" w:rsidR="00904C0E" w:rsidRPr="00C60F95" w:rsidRDefault="00904C0E">
            <w:pPr>
              <w:rPr>
                <w:ins w:id="9674" w:author="Mohammad Nayeem Hasan" w:date="2023-01-21T00:38:00Z"/>
                <w:rFonts w:ascii="Times New Roman" w:hAnsi="Times New Roman" w:cs="Times New Roman"/>
                <w:sz w:val="20"/>
                <w:szCs w:val="20"/>
                <w:rPrChange w:id="9675" w:author="Mohammad Nayeem Hasan" w:date="2023-01-21T03:17:00Z">
                  <w:rPr>
                    <w:ins w:id="9676" w:author="Mohammad Nayeem Hasan" w:date="2023-01-21T00:38:00Z"/>
                    <w:rFonts w:ascii="Times New Roman" w:hAnsi="Times New Roman" w:cs="Times New Roman"/>
                    <w:sz w:val="24"/>
                    <w:szCs w:val="24"/>
                  </w:rPr>
                </w:rPrChange>
              </w:rPr>
              <w:pPrChange w:id="9677" w:author="Mohammad Nayeem Hasan" w:date="2023-01-21T14:56:00Z">
                <w:pPr>
                  <w:jc w:val="both"/>
                </w:pPr>
              </w:pPrChange>
            </w:pPr>
          </w:p>
        </w:tc>
      </w:tr>
      <w:tr w:rsidR="00C60F95" w:rsidRPr="00C60F95" w14:paraId="10D63E64" w14:textId="34743F35" w:rsidTr="00DE658B">
        <w:trPr>
          <w:trHeight w:val="161"/>
          <w:jc w:val="center"/>
          <w:ins w:id="9678" w:author="Mohammad Nayeem Hasan" w:date="2023-01-21T00:38:00Z"/>
          <w:trPrChange w:id="9679" w:author="Mohammad Nayeem Hasan" w:date="2023-01-27T16:50:00Z">
            <w:trPr>
              <w:trHeight w:val="161"/>
              <w:jc w:val="center"/>
            </w:trPr>
          </w:trPrChange>
        </w:trPr>
        <w:tc>
          <w:tcPr>
            <w:tcW w:w="1735" w:type="pct"/>
            <w:gridSpan w:val="2"/>
            <w:vAlign w:val="center"/>
            <w:tcPrChange w:id="9680" w:author="Mohammad Nayeem Hasan" w:date="2023-01-27T16:50:00Z">
              <w:tcPr>
                <w:tcW w:w="1732" w:type="pct"/>
                <w:gridSpan w:val="2"/>
                <w:vAlign w:val="center"/>
              </w:tcPr>
            </w:tcPrChange>
          </w:tcPr>
          <w:p w14:paraId="1796D781" w14:textId="77777777" w:rsidR="00904C0E" w:rsidRPr="00C60F95" w:rsidRDefault="00904C0E">
            <w:pPr>
              <w:rPr>
                <w:ins w:id="9681" w:author="Mohammad Nayeem Hasan" w:date="2023-01-21T00:38:00Z"/>
                <w:rFonts w:ascii="Times New Roman" w:hAnsi="Times New Roman" w:cs="Times New Roman"/>
                <w:sz w:val="20"/>
                <w:szCs w:val="20"/>
                <w:rPrChange w:id="9682" w:author="Mohammad Nayeem Hasan" w:date="2023-01-21T03:17:00Z">
                  <w:rPr>
                    <w:ins w:id="9683" w:author="Mohammad Nayeem Hasan" w:date="2023-01-21T00:38:00Z"/>
                    <w:rFonts w:ascii="Times New Roman" w:hAnsi="Times New Roman" w:cs="Times New Roman"/>
                    <w:sz w:val="24"/>
                    <w:szCs w:val="24"/>
                  </w:rPr>
                </w:rPrChange>
              </w:rPr>
              <w:pPrChange w:id="9684" w:author="Mohammad Nayeem Hasan" w:date="2023-01-21T14:56:00Z">
                <w:pPr>
                  <w:jc w:val="both"/>
                </w:pPr>
              </w:pPrChange>
            </w:pPr>
            <w:ins w:id="9685" w:author="Mohammad Nayeem Hasan" w:date="2023-01-21T00:38:00Z">
              <w:r w:rsidRPr="00C60F95">
                <w:rPr>
                  <w:rFonts w:ascii="Times New Roman" w:hAnsi="Times New Roman" w:cs="Times New Roman"/>
                  <w:sz w:val="20"/>
                  <w:szCs w:val="20"/>
                  <w:rPrChange w:id="9686" w:author="Mohammad Nayeem Hasan" w:date="2023-01-21T03:17:00Z">
                    <w:rPr>
                      <w:rFonts w:ascii="Times New Roman" w:hAnsi="Times New Roman" w:cs="Times New Roman"/>
                      <w:sz w:val="24"/>
                      <w:szCs w:val="24"/>
                    </w:rPr>
                  </w:rPrChange>
                </w:rPr>
                <w:t>Age of child (in months)</w:t>
              </w:r>
            </w:ins>
          </w:p>
        </w:tc>
        <w:tc>
          <w:tcPr>
            <w:tcW w:w="1299" w:type="pct"/>
            <w:gridSpan w:val="2"/>
            <w:vAlign w:val="center"/>
            <w:tcPrChange w:id="9687" w:author="Mohammad Nayeem Hasan" w:date="2023-01-27T16:50:00Z">
              <w:tcPr>
                <w:tcW w:w="1299" w:type="pct"/>
                <w:gridSpan w:val="5"/>
                <w:vAlign w:val="center"/>
              </w:tcPr>
            </w:tcPrChange>
          </w:tcPr>
          <w:p w14:paraId="588BE6CD" w14:textId="77777777" w:rsidR="00904C0E" w:rsidRPr="00C60F95" w:rsidRDefault="00904C0E">
            <w:pPr>
              <w:rPr>
                <w:ins w:id="9688" w:author="Mohammad Nayeem Hasan" w:date="2023-01-21T00:38:00Z"/>
                <w:rFonts w:ascii="Times New Roman" w:hAnsi="Times New Roman" w:cs="Times New Roman"/>
                <w:sz w:val="20"/>
                <w:szCs w:val="20"/>
                <w:rPrChange w:id="9689" w:author="Mohammad Nayeem Hasan" w:date="2023-01-21T03:17:00Z">
                  <w:rPr>
                    <w:ins w:id="9690" w:author="Mohammad Nayeem Hasan" w:date="2023-01-21T00:38:00Z"/>
                    <w:rFonts w:ascii="Times New Roman" w:hAnsi="Times New Roman" w:cs="Times New Roman"/>
                    <w:sz w:val="24"/>
                    <w:szCs w:val="24"/>
                  </w:rPr>
                </w:rPrChange>
              </w:rPr>
              <w:pPrChange w:id="9691" w:author="Mohammad Nayeem Hasan" w:date="2023-01-21T14:56:00Z">
                <w:pPr>
                  <w:jc w:val="both"/>
                </w:pPr>
              </w:pPrChange>
            </w:pPr>
          </w:p>
        </w:tc>
        <w:tc>
          <w:tcPr>
            <w:tcW w:w="1493" w:type="pct"/>
            <w:gridSpan w:val="2"/>
            <w:vAlign w:val="center"/>
            <w:tcPrChange w:id="9692" w:author="Mohammad Nayeem Hasan" w:date="2023-01-27T16:50:00Z">
              <w:tcPr>
                <w:tcW w:w="1493" w:type="pct"/>
                <w:gridSpan w:val="5"/>
                <w:vAlign w:val="center"/>
              </w:tcPr>
            </w:tcPrChange>
          </w:tcPr>
          <w:p w14:paraId="63A1D3A9" w14:textId="77777777" w:rsidR="00904C0E" w:rsidRPr="00C60F95" w:rsidRDefault="00904C0E">
            <w:pPr>
              <w:rPr>
                <w:ins w:id="9693" w:author="Mohammad Nayeem Hasan" w:date="2023-01-21T00:38:00Z"/>
                <w:rFonts w:ascii="Times New Roman" w:hAnsi="Times New Roman" w:cs="Times New Roman"/>
                <w:sz w:val="20"/>
                <w:szCs w:val="20"/>
                <w:rPrChange w:id="9694" w:author="Mohammad Nayeem Hasan" w:date="2023-01-21T03:17:00Z">
                  <w:rPr>
                    <w:ins w:id="9695" w:author="Mohammad Nayeem Hasan" w:date="2023-01-21T00:38:00Z"/>
                    <w:rFonts w:ascii="Times New Roman" w:hAnsi="Times New Roman" w:cs="Times New Roman"/>
                    <w:sz w:val="24"/>
                    <w:szCs w:val="24"/>
                  </w:rPr>
                </w:rPrChange>
              </w:rPr>
              <w:pPrChange w:id="9696" w:author="Mohammad Nayeem Hasan" w:date="2023-01-21T14:56:00Z">
                <w:pPr>
                  <w:jc w:val="both"/>
                </w:pPr>
              </w:pPrChange>
            </w:pPr>
          </w:p>
        </w:tc>
        <w:tc>
          <w:tcPr>
            <w:tcW w:w="473" w:type="pct"/>
            <w:vAlign w:val="center"/>
            <w:tcPrChange w:id="9697" w:author="Mohammad Nayeem Hasan" w:date="2023-01-27T16:50:00Z">
              <w:tcPr>
                <w:tcW w:w="477" w:type="pct"/>
                <w:gridSpan w:val="2"/>
                <w:vAlign w:val="center"/>
              </w:tcPr>
            </w:tcPrChange>
          </w:tcPr>
          <w:p w14:paraId="6AA9B522" w14:textId="77777777" w:rsidR="00904C0E" w:rsidRPr="00C60F95" w:rsidRDefault="00904C0E">
            <w:pPr>
              <w:rPr>
                <w:ins w:id="9698" w:author="Mohammad Nayeem Hasan" w:date="2023-01-21T00:38:00Z"/>
                <w:rFonts w:ascii="Times New Roman" w:hAnsi="Times New Roman" w:cs="Times New Roman"/>
                <w:sz w:val="20"/>
                <w:szCs w:val="20"/>
                <w:rPrChange w:id="9699" w:author="Mohammad Nayeem Hasan" w:date="2023-01-21T03:17:00Z">
                  <w:rPr>
                    <w:ins w:id="9700" w:author="Mohammad Nayeem Hasan" w:date="2023-01-21T00:38:00Z"/>
                    <w:rFonts w:ascii="Times New Roman" w:hAnsi="Times New Roman" w:cs="Times New Roman"/>
                    <w:sz w:val="24"/>
                    <w:szCs w:val="24"/>
                  </w:rPr>
                </w:rPrChange>
              </w:rPr>
              <w:pPrChange w:id="9701" w:author="Mohammad Nayeem Hasan" w:date="2023-01-21T14:56:00Z">
                <w:pPr>
                  <w:jc w:val="both"/>
                </w:pPr>
              </w:pPrChange>
            </w:pPr>
          </w:p>
        </w:tc>
      </w:tr>
      <w:tr w:rsidR="00C60F95" w:rsidRPr="00C60F95" w14:paraId="02EB5E1E" w14:textId="77777777" w:rsidTr="00DE658B">
        <w:trPr>
          <w:trHeight w:val="250"/>
          <w:jc w:val="center"/>
          <w:ins w:id="9702" w:author="Mohammad Nayeem Hasan" w:date="2023-01-21T00:38:00Z"/>
          <w:trPrChange w:id="9703" w:author="Mohammad Nayeem Hasan" w:date="2023-01-27T16:50:00Z">
            <w:trPr>
              <w:trHeight w:val="250"/>
              <w:jc w:val="center"/>
            </w:trPr>
          </w:trPrChange>
        </w:trPr>
        <w:tc>
          <w:tcPr>
            <w:tcW w:w="881" w:type="pct"/>
            <w:vAlign w:val="center"/>
            <w:tcPrChange w:id="9704" w:author="Mohammad Nayeem Hasan" w:date="2023-01-27T16:50:00Z">
              <w:tcPr>
                <w:tcW w:w="881" w:type="pct"/>
                <w:vAlign w:val="center"/>
              </w:tcPr>
            </w:tcPrChange>
          </w:tcPr>
          <w:p w14:paraId="06244398" w14:textId="77777777" w:rsidR="00904C0E" w:rsidRPr="00C60F95" w:rsidRDefault="00904C0E">
            <w:pPr>
              <w:rPr>
                <w:ins w:id="9705" w:author="Mohammad Nayeem Hasan" w:date="2023-01-21T00:38:00Z"/>
                <w:rFonts w:ascii="Times New Roman" w:hAnsi="Times New Roman" w:cs="Times New Roman"/>
                <w:sz w:val="20"/>
                <w:szCs w:val="20"/>
                <w:rPrChange w:id="9706" w:author="Mohammad Nayeem Hasan" w:date="2023-01-21T03:17:00Z">
                  <w:rPr>
                    <w:ins w:id="9707" w:author="Mohammad Nayeem Hasan" w:date="2023-01-21T00:38:00Z"/>
                    <w:rFonts w:ascii="Times New Roman" w:hAnsi="Times New Roman" w:cs="Times New Roman"/>
                    <w:sz w:val="24"/>
                    <w:szCs w:val="24"/>
                  </w:rPr>
                </w:rPrChange>
              </w:rPr>
              <w:pPrChange w:id="9708" w:author="Mohammad Nayeem Hasan" w:date="2023-01-21T14:56:00Z">
                <w:pPr>
                  <w:jc w:val="both"/>
                </w:pPr>
              </w:pPrChange>
            </w:pPr>
            <w:ins w:id="9709" w:author="Mohammad Nayeem Hasan" w:date="2023-01-21T00:38:00Z">
              <w:r w:rsidRPr="00C60F95">
                <w:rPr>
                  <w:rFonts w:ascii="Times New Roman" w:hAnsi="Times New Roman" w:cs="Times New Roman"/>
                  <w:sz w:val="20"/>
                  <w:szCs w:val="20"/>
                  <w:rPrChange w:id="9710" w:author="Mohammad Nayeem Hasan" w:date="2023-01-21T03:17:00Z">
                    <w:rPr>
                      <w:rFonts w:ascii="Times New Roman" w:hAnsi="Times New Roman" w:cs="Times New Roman"/>
                      <w:sz w:val="24"/>
                      <w:szCs w:val="24"/>
                    </w:rPr>
                  </w:rPrChange>
                </w:rPr>
                <w:t>0-11</w:t>
              </w:r>
            </w:ins>
          </w:p>
        </w:tc>
        <w:tc>
          <w:tcPr>
            <w:tcW w:w="854" w:type="pct"/>
            <w:vAlign w:val="center"/>
            <w:tcPrChange w:id="9711" w:author="Mohammad Nayeem Hasan" w:date="2023-01-27T16:50:00Z">
              <w:tcPr>
                <w:tcW w:w="851" w:type="pct"/>
                <w:vAlign w:val="center"/>
              </w:tcPr>
            </w:tcPrChange>
          </w:tcPr>
          <w:p w14:paraId="3841D9B6" w14:textId="756C7EB2" w:rsidR="00904C0E" w:rsidRPr="00C60F95" w:rsidRDefault="00904C0E">
            <w:pPr>
              <w:rPr>
                <w:ins w:id="9712" w:author="Mohammad Nayeem Hasan" w:date="2023-01-21T00:38:00Z"/>
                <w:rFonts w:ascii="Times New Roman" w:hAnsi="Times New Roman" w:cs="Times New Roman"/>
                <w:sz w:val="20"/>
                <w:szCs w:val="20"/>
                <w:rPrChange w:id="9713" w:author="Mohammad Nayeem Hasan" w:date="2023-01-21T03:17:00Z">
                  <w:rPr>
                    <w:ins w:id="9714" w:author="Mohammad Nayeem Hasan" w:date="2023-01-21T00:38:00Z"/>
                    <w:rFonts w:ascii="Times New Roman" w:hAnsi="Times New Roman" w:cs="Times New Roman"/>
                    <w:sz w:val="24"/>
                    <w:szCs w:val="24"/>
                  </w:rPr>
                </w:rPrChange>
              </w:rPr>
              <w:pPrChange w:id="9715" w:author="Mohammad Nayeem Hasan" w:date="2023-01-21T14:56:00Z">
                <w:pPr>
                  <w:jc w:val="both"/>
                </w:pPr>
              </w:pPrChange>
            </w:pPr>
            <w:ins w:id="9716" w:author="Mohammad Nayeem Hasan" w:date="2023-01-21T00:38:00Z">
              <w:r w:rsidRPr="00C60F95">
                <w:rPr>
                  <w:rFonts w:ascii="Times New Roman" w:hAnsi="Times New Roman" w:cs="Times New Roman"/>
                  <w:sz w:val="20"/>
                  <w:szCs w:val="20"/>
                  <w:rPrChange w:id="9717" w:author="Mohammad Nayeem Hasan" w:date="2023-01-21T03:17:00Z">
                    <w:rPr>
                      <w:rFonts w:ascii="Times New Roman" w:hAnsi="Times New Roman" w:cs="Times New Roman"/>
                      <w:sz w:val="24"/>
                      <w:szCs w:val="24"/>
                    </w:rPr>
                  </w:rPrChange>
                </w:rPr>
                <w:t>1.80</w:t>
              </w:r>
            </w:ins>
            <w:ins w:id="9718" w:author="Mohammad Nayeem Hasan" w:date="2023-01-21T02:08:00Z">
              <w:r w:rsidRPr="00C60F95">
                <w:rPr>
                  <w:rFonts w:ascii="Times New Roman" w:hAnsi="Times New Roman" w:cs="Times New Roman"/>
                  <w:sz w:val="20"/>
                  <w:szCs w:val="20"/>
                  <w:rPrChange w:id="9719" w:author="Mohammad Nayeem Hasan" w:date="2023-01-21T03:17:00Z">
                    <w:rPr>
                      <w:rFonts w:ascii="Times New Roman" w:hAnsi="Times New Roman" w:cs="Times New Roman"/>
                      <w:sz w:val="24"/>
                      <w:szCs w:val="24"/>
                    </w:rPr>
                  </w:rPrChange>
                </w:rPr>
                <w:t xml:space="preserve"> (1.51, 2.15)</w:t>
              </w:r>
            </w:ins>
          </w:p>
        </w:tc>
        <w:tc>
          <w:tcPr>
            <w:tcW w:w="481" w:type="pct"/>
            <w:vAlign w:val="center"/>
            <w:tcPrChange w:id="9720" w:author="Mohammad Nayeem Hasan" w:date="2023-01-27T16:50:00Z">
              <w:tcPr>
                <w:tcW w:w="481" w:type="pct"/>
                <w:gridSpan w:val="3"/>
                <w:vAlign w:val="center"/>
              </w:tcPr>
            </w:tcPrChange>
          </w:tcPr>
          <w:p w14:paraId="1E8EDDEF" w14:textId="77777777" w:rsidR="00904C0E" w:rsidRPr="00C60F95" w:rsidRDefault="00904C0E">
            <w:pPr>
              <w:rPr>
                <w:ins w:id="9721" w:author="Mohammad Nayeem Hasan" w:date="2023-01-21T00:38:00Z"/>
                <w:rFonts w:ascii="Times New Roman" w:hAnsi="Times New Roman" w:cs="Times New Roman"/>
                <w:b/>
                <w:bCs/>
                <w:sz w:val="20"/>
                <w:szCs w:val="20"/>
                <w:rPrChange w:id="9722" w:author="Mohammad Nayeem Hasan" w:date="2023-01-21T03:17:00Z">
                  <w:rPr>
                    <w:ins w:id="9723" w:author="Mohammad Nayeem Hasan" w:date="2023-01-21T00:38:00Z"/>
                    <w:rFonts w:ascii="Times New Roman" w:hAnsi="Times New Roman" w:cs="Times New Roman"/>
                    <w:b/>
                    <w:bCs/>
                    <w:sz w:val="24"/>
                    <w:szCs w:val="24"/>
                  </w:rPr>
                </w:rPrChange>
              </w:rPr>
              <w:pPrChange w:id="9724" w:author="Mohammad Nayeem Hasan" w:date="2023-01-21T14:56:00Z">
                <w:pPr>
                  <w:jc w:val="both"/>
                </w:pPr>
              </w:pPrChange>
            </w:pPr>
            <w:ins w:id="9725" w:author="Mohammad Nayeem Hasan" w:date="2023-01-21T00:38:00Z">
              <w:r w:rsidRPr="00C60F95">
                <w:rPr>
                  <w:rFonts w:ascii="Times New Roman" w:hAnsi="Times New Roman" w:cs="Times New Roman"/>
                  <w:b/>
                  <w:bCs/>
                  <w:sz w:val="20"/>
                  <w:szCs w:val="20"/>
                  <w:rPrChange w:id="9726" w:author="Mohammad Nayeem Hasan" w:date="2023-01-21T03:17:00Z">
                    <w:rPr>
                      <w:rFonts w:ascii="Times New Roman" w:hAnsi="Times New Roman" w:cs="Times New Roman"/>
                      <w:b/>
                      <w:bCs/>
                      <w:sz w:val="24"/>
                      <w:szCs w:val="24"/>
                    </w:rPr>
                  </w:rPrChange>
                </w:rPr>
                <w:t>&lt;0.001</w:t>
              </w:r>
            </w:ins>
          </w:p>
        </w:tc>
        <w:tc>
          <w:tcPr>
            <w:tcW w:w="818" w:type="pct"/>
            <w:vAlign w:val="center"/>
            <w:tcPrChange w:id="9727" w:author="Mohammad Nayeem Hasan" w:date="2023-01-27T16:50:00Z">
              <w:tcPr>
                <w:tcW w:w="818" w:type="pct"/>
                <w:gridSpan w:val="2"/>
                <w:vAlign w:val="center"/>
              </w:tcPr>
            </w:tcPrChange>
          </w:tcPr>
          <w:p w14:paraId="69E4E9C5" w14:textId="569147E2" w:rsidR="00904C0E" w:rsidRPr="00C60F95" w:rsidRDefault="00904C0E">
            <w:pPr>
              <w:rPr>
                <w:ins w:id="9728" w:author="Mohammad Nayeem Hasan" w:date="2023-01-21T00:38:00Z"/>
                <w:rFonts w:ascii="Times New Roman" w:hAnsi="Times New Roman" w:cs="Times New Roman"/>
                <w:sz w:val="20"/>
                <w:szCs w:val="20"/>
                <w:rPrChange w:id="9729" w:author="Mohammad Nayeem Hasan" w:date="2023-01-21T03:17:00Z">
                  <w:rPr>
                    <w:ins w:id="9730" w:author="Mohammad Nayeem Hasan" w:date="2023-01-21T00:38:00Z"/>
                    <w:rFonts w:ascii="Times New Roman" w:hAnsi="Times New Roman" w:cs="Times New Roman"/>
                    <w:sz w:val="24"/>
                    <w:szCs w:val="24"/>
                  </w:rPr>
                </w:rPrChange>
              </w:rPr>
              <w:pPrChange w:id="9731" w:author="Mohammad Nayeem Hasan" w:date="2023-01-21T14:56:00Z">
                <w:pPr>
                  <w:jc w:val="both"/>
                </w:pPr>
              </w:pPrChange>
            </w:pPr>
            <w:ins w:id="9732" w:author="Mohammad Nayeem Hasan" w:date="2023-01-21T00:38:00Z">
              <w:r w:rsidRPr="00C60F95">
                <w:rPr>
                  <w:rFonts w:ascii="Times New Roman" w:hAnsi="Times New Roman" w:cs="Times New Roman"/>
                  <w:sz w:val="20"/>
                  <w:szCs w:val="20"/>
                  <w:rPrChange w:id="9733" w:author="Mohammad Nayeem Hasan" w:date="2023-01-21T03:17:00Z">
                    <w:rPr>
                      <w:rFonts w:ascii="Times New Roman" w:hAnsi="Times New Roman" w:cs="Times New Roman"/>
                      <w:sz w:val="24"/>
                      <w:szCs w:val="24"/>
                    </w:rPr>
                  </w:rPrChange>
                </w:rPr>
                <w:t>3.96</w:t>
              </w:r>
            </w:ins>
            <w:ins w:id="9734" w:author="Mohammad Nayeem Hasan" w:date="2023-01-21T02:21:00Z">
              <w:r w:rsidRPr="00C60F95">
                <w:rPr>
                  <w:rFonts w:ascii="Times New Roman" w:hAnsi="Times New Roman" w:cs="Times New Roman"/>
                  <w:sz w:val="20"/>
                  <w:szCs w:val="20"/>
                  <w:rPrChange w:id="9735" w:author="Mohammad Nayeem Hasan" w:date="2023-01-21T03:17:00Z">
                    <w:rPr>
                      <w:rFonts w:ascii="Times New Roman" w:hAnsi="Times New Roman" w:cs="Times New Roman"/>
                      <w:sz w:val="24"/>
                      <w:szCs w:val="24"/>
                    </w:rPr>
                  </w:rPrChange>
                </w:rPr>
                <w:t xml:space="preserve"> (2.71, 5.77)</w:t>
              </w:r>
            </w:ins>
          </w:p>
        </w:tc>
        <w:tc>
          <w:tcPr>
            <w:tcW w:w="481" w:type="pct"/>
            <w:vAlign w:val="center"/>
            <w:tcPrChange w:id="9736" w:author="Mohammad Nayeem Hasan" w:date="2023-01-27T16:50:00Z">
              <w:tcPr>
                <w:tcW w:w="481" w:type="pct"/>
                <w:gridSpan w:val="2"/>
                <w:vAlign w:val="center"/>
              </w:tcPr>
            </w:tcPrChange>
          </w:tcPr>
          <w:p w14:paraId="4403C5C8" w14:textId="77777777" w:rsidR="00904C0E" w:rsidRPr="00C60F95" w:rsidRDefault="00904C0E">
            <w:pPr>
              <w:rPr>
                <w:ins w:id="9737" w:author="Mohammad Nayeem Hasan" w:date="2023-01-21T00:38:00Z"/>
                <w:rFonts w:ascii="Times New Roman" w:hAnsi="Times New Roman" w:cs="Times New Roman"/>
                <w:b/>
                <w:bCs/>
                <w:sz w:val="20"/>
                <w:szCs w:val="20"/>
                <w:rPrChange w:id="9738" w:author="Mohammad Nayeem Hasan" w:date="2023-01-21T03:17:00Z">
                  <w:rPr>
                    <w:ins w:id="9739" w:author="Mohammad Nayeem Hasan" w:date="2023-01-21T00:38:00Z"/>
                    <w:rFonts w:ascii="Times New Roman" w:hAnsi="Times New Roman" w:cs="Times New Roman"/>
                    <w:b/>
                    <w:bCs/>
                    <w:sz w:val="24"/>
                    <w:szCs w:val="24"/>
                  </w:rPr>
                </w:rPrChange>
              </w:rPr>
              <w:pPrChange w:id="9740" w:author="Mohammad Nayeem Hasan" w:date="2023-01-21T14:56:00Z">
                <w:pPr>
                  <w:jc w:val="both"/>
                </w:pPr>
              </w:pPrChange>
            </w:pPr>
            <w:ins w:id="9741" w:author="Mohammad Nayeem Hasan" w:date="2023-01-21T00:38:00Z">
              <w:r w:rsidRPr="00C60F95">
                <w:rPr>
                  <w:rFonts w:ascii="Times New Roman" w:hAnsi="Times New Roman" w:cs="Times New Roman"/>
                  <w:b/>
                  <w:bCs/>
                  <w:sz w:val="20"/>
                  <w:szCs w:val="20"/>
                  <w:rPrChange w:id="9742" w:author="Mohammad Nayeem Hasan" w:date="2023-01-21T03:17:00Z">
                    <w:rPr>
                      <w:rFonts w:ascii="Times New Roman" w:hAnsi="Times New Roman" w:cs="Times New Roman"/>
                      <w:b/>
                      <w:bCs/>
                      <w:sz w:val="24"/>
                      <w:szCs w:val="24"/>
                    </w:rPr>
                  </w:rPrChange>
                </w:rPr>
                <w:t>&lt;0.001</w:t>
              </w:r>
            </w:ins>
          </w:p>
        </w:tc>
        <w:tc>
          <w:tcPr>
            <w:tcW w:w="1012" w:type="pct"/>
            <w:vAlign w:val="center"/>
            <w:tcPrChange w:id="9743" w:author="Mohammad Nayeem Hasan" w:date="2023-01-27T16:50:00Z">
              <w:tcPr>
                <w:tcW w:w="1012" w:type="pct"/>
                <w:gridSpan w:val="3"/>
                <w:vAlign w:val="center"/>
              </w:tcPr>
            </w:tcPrChange>
          </w:tcPr>
          <w:p w14:paraId="5FC77327" w14:textId="4D2D935D" w:rsidR="00904C0E" w:rsidRPr="00C60F95" w:rsidRDefault="00904C0E">
            <w:pPr>
              <w:rPr>
                <w:ins w:id="9744" w:author="Mohammad Nayeem Hasan" w:date="2023-01-21T00:38:00Z"/>
                <w:rFonts w:ascii="Times New Roman" w:hAnsi="Times New Roman" w:cs="Times New Roman"/>
                <w:sz w:val="20"/>
                <w:szCs w:val="20"/>
                <w:rPrChange w:id="9745" w:author="Mohammad Nayeem Hasan" w:date="2023-01-21T03:17:00Z">
                  <w:rPr>
                    <w:ins w:id="9746" w:author="Mohammad Nayeem Hasan" w:date="2023-01-21T00:38:00Z"/>
                    <w:rFonts w:ascii="Times New Roman" w:hAnsi="Times New Roman" w:cs="Times New Roman"/>
                    <w:sz w:val="24"/>
                    <w:szCs w:val="24"/>
                  </w:rPr>
                </w:rPrChange>
              </w:rPr>
              <w:pPrChange w:id="9747" w:author="Mohammad Nayeem Hasan" w:date="2023-01-21T14:56:00Z">
                <w:pPr>
                  <w:jc w:val="both"/>
                </w:pPr>
              </w:pPrChange>
            </w:pPr>
            <w:ins w:id="9748" w:author="Mohammad Nayeem Hasan" w:date="2023-01-21T00:38:00Z">
              <w:r w:rsidRPr="00C60F95">
                <w:rPr>
                  <w:rFonts w:ascii="Times New Roman" w:hAnsi="Times New Roman" w:cs="Times New Roman"/>
                  <w:sz w:val="20"/>
                  <w:szCs w:val="20"/>
                  <w:rPrChange w:id="9749" w:author="Mohammad Nayeem Hasan" w:date="2023-01-21T03:17:00Z">
                    <w:rPr>
                      <w:rFonts w:ascii="Times New Roman" w:hAnsi="Times New Roman" w:cs="Times New Roman"/>
                      <w:sz w:val="24"/>
                      <w:szCs w:val="24"/>
                    </w:rPr>
                  </w:rPrChange>
                </w:rPr>
                <w:t>2.92</w:t>
              </w:r>
            </w:ins>
            <w:ins w:id="9750" w:author="Mohammad Nayeem Hasan" w:date="2023-01-21T02:57:00Z">
              <w:r w:rsidRPr="00C60F95">
                <w:rPr>
                  <w:rFonts w:ascii="Times New Roman" w:hAnsi="Times New Roman" w:cs="Times New Roman"/>
                  <w:sz w:val="20"/>
                  <w:szCs w:val="20"/>
                  <w:rPrChange w:id="9751" w:author="Mohammad Nayeem Hasan" w:date="2023-01-21T03:17:00Z">
                    <w:rPr>
                      <w:rFonts w:ascii="Times New Roman" w:hAnsi="Times New Roman" w:cs="Times New Roman"/>
                      <w:sz w:val="24"/>
                      <w:szCs w:val="24"/>
                    </w:rPr>
                  </w:rPrChange>
                </w:rPr>
                <w:t xml:space="preserve"> (2.36, 3.60)</w:t>
              </w:r>
            </w:ins>
          </w:p>
        </w:tc>
        <w:tc>
          <w:tcPr>
            <w:tcW w:w="473" w:type="pct"/>
            <w:vAlign w:val="center"/>
            <w:tcPrChange w:id="9752" w:author="Mohammad Nayeem Hasan" w:date="2023-01-27T16:50:00Z">
              <w:tcPr>
                <w:tcW w:w="477" w:type="pct"/>
                <w:gridSpan w:val="2"/>
                <w:vAlign w:val="center"/>
              </w:tcPr>
            </w:tcPrChange>
          </w:tcPr>
          <w:p w14:paraId="7C13E1BC" w14:textId="77777777" w:rsidR="00904C0E" w:rsidRPr="00C60F95" w:rsidRDefault="00904C0E">
            <w:pPr>
              <w:rPr>
                <w:ins w:id="9753" w:author="Mohammad Nayeem Hasan" w:date="2023-01-21T00:38:00Z"/>
                <w:rFonts w:ascii="Times New Roman" w:hAnsi="Times New Roman" w:cs="Times New Roman"/>
                <w:b/>
                <w:bCs/>
                <w:sz w:val="20"/>
                <w:szCs w:val="20"/>
                <w:rPrChange w:id="9754" w:author="Mohammad Nayeem Hasan" w:date="2023-01-21T03:17:00Z">
                  <w:rPr>
                    <w:ins w:id="9755" w:author="Mohammad Nayeem Hasan" w:date="2023-01-21T00:38:00Z"/>
                    <w:rFonts w:ascii="Times New Roman" w:hAnsi="Times New Roman" w:cs="Times New Roman"/>
                    <w:b/>
                    <w:bCs/>
                    <w:sz w:val="24"/>
                    <w:szCs w:val="24"/>
                  </w:rPr>
                </w:rPrChange>
              </w:rPr>
              <w:pPrChange w:id="9756" w:author="Mohammad Nayeem Hasan" w:date="2023-01-21T14:56:00Z">
                <w:pPr>
                  <w:jc w:val="both"/>
                </w:pPr>
              </w:pPrChange>
            </w:pPr>
            <w:ins w:id="9757" w:author="Mohammad Nayeem Hasan" w:date="2023-01-21T00:38:00Z">
              <w:r w:rsidRPr="00C60F95">
                <w:rPr>
                  <w:rFonts w:ascii="Times New Roman" w:hAnsi="Times New Roman" w:cs="Times New Roman"/>
                  <w:b/>
                  <w:bCs/>
                  <w:sz w:val="20"/>
                  <w:szCs w:val="20"/>
                  <w:rPrChange w:id="9758" w:author="Mohammad Nayeem Hasan" w:date="2023-01-21T03:17:00Z">
                    <w:rPr>
                      <w:rFonts w:ascii="Times New Roman" w:hAnsi="Times New Roman" w:cs="Times New Roman"/>
                      <w:b/>
                      <w:bCs/>
                      <w:sz w:val="24"/>
                      <w:szCs w:val="24"/>
                    </w:rPr>
                  </w:rPrChange>
                </w:rPr>
                <w:t>&lt;0.001</w:t>
              </w:r>
            </w:ins>
          </w:p>
        </w:tc>
      </w:tr>
      <w:tr w:rsidR="00C60F95" w:rsidRPr="00C60F95" w14:paraId="7E684AE1" w14:textId="77777777" w:rsidTr="00DE658B">
        <w:trPr>
          <w:trHeight w:val="138"/>
          <w:jc w:val="center"/>
          <w:ins w:id="9759" w:author="Mohammad Nayeem Hasan" w:date="2023-01-21T00:38:00Z"/>
          <w:trPrChange w:id="9760" w:author="Mohammad Nayeem Hasan" w:date="2023-01-27T16:50:00Z">
            <w:trPr>
              <w:trHeight w:val="138"/>
              <w:jc w:val="center"/>
            </w:trPr>
          </w:trPrChange>
        </w:trPr>
        <w:tc>
          <w:tcPr>
            <w:tcW w:w="881" w:type="pct"/>
            <w:vAlign w:val="center"/>
            <w:tcPrChange w:id="9761" w:author="Mohammad Nayeem Hasan" w:date="2023-01-27T16:50:00Z">
              <w:tcPr>
                <w:tcW w:w="881" w:type="pct"/>
                <w:vAlign w:val="center"/>
              </w:tcPr>
            </w:tcPrChange>
          </w:tcPr>
          <w:p w14:paraId="0BD4821E" w14:textId="77777777" w:rsidR="00904C0E" w:rsidRPr="00C60F95" w:rsidRDefault="00904C0E">
            <w:pPr>
              <w:rPr>
                <w:ins w:id="9762" w:author="Mohammad Nayeem Hasan" w:date="2023-01-21T00:38:00Z"/>
                <w:rFonts w:ascii="Times New Roman" w:hAnsi="Times New Roman" w:cs="Times New Roman"/>
                <w:sz w:val="20"/>
                <w:szCs w:val="20"/>
                <w:rPrChange w:id="9763" w:author="Mohammad Nayeem Hasan" w:date="2023-01-21T03:17:00Z">
                  <w:rPr>
                    <w:ins w:id="9764" w:author="Mohammad Nayeem Hasan" w:date="2023-01-21T00:38:00Z"/>
                    <w:rFonts w:ascii="Times New Roman" w:hAnsi="Times New Roman" w:cs="Times New Roman"/>
                    <w:sz w:val="24"/>
                    <w:szCs w:val="24"/>
                  </w:rPr>
                </w:rPrChange>
              </w:rPr>
              <w:pPrChange w:id="9765" w:author="Mohammad Nayeem Hasan" w:date="2023-01-21T14:56:00Z">
                <w:pPr>
                  <w:jc w:val="both"/>
                </w:pPr>
              </w:pPrChange>
            </w:pPr>
            <w:ins w:id="9766" w:author="Mohammad Nayeem Hasan" w:date="2023-01-21T00:38:00Z">
              <w:r w:rsidRPr="00C60F95">
                <w:rPr>
                  <w:rFonts w:ascii="Times New Roman" w:hAnsi="Times New Roman" w:cs="Times New Roman"/>
                  <w:sz w:val="20"/>
                  <w:szCs w:val="20"/>
                  <w:rPrChange w:id="9767" w:author="Mohammad Nayeem Hasan" w:date="2023-01-21T03:17:00Z">
                    <w:rPr>
                      <w:rFonts w:ascii="Times New Roman" w:hAnsi="Times New Roman" w:cs="Times New Roman"/>
                      <w:sz w:val="24"/>
                      <w:szCs w:val="24"/>
                    </w:rPr>
                  </w:rPrChange>
                </w:rPr>
                <w:t>12-23</w:t>
              </w:r>
            </w:ins>
          </w:p>
        </w:tc>
        <w:tc>
          <w:tcPr>
            <w:tcW w:w="854" w:type="pct"/>
            <w:vAlign w:val="center"/>
            <w:tcPrChange w:id="9768" w:author="Mohammad Nayeem Hasan" w:date="2023-01-27T16:50:00Z">
              <w:tcPr>
                <w:tcW w:w="851" w:type="pct"/>
                <w:vAlign w:val="center"/>
              </w:tcPr>
            </w:tcPrChange>
          </w:tcPr>
          <w:p w14:paraId="729080FA" w14:textId="1B067356" w:rsidR="00904C0E" w:rsidRPr="00C60F95" w:rsidRDefault="00904C0E">
            <w:pPr>
              <w:rPr>
                <w:ins w:id="9769" w:author="Mohammad Nayeem Hasan" w:date="2023-01-21T00:38:00Z"/>
                <w:rFonts w:ascii="Times New Roman" w:hAnsi="Times New Roman" w:cs="Times New Roman"/>
                <w:sz w:val="20"/>
                <w:szCs w:val="20"/>
                <w:rPrChange w:id="9770" w:author="Mohammad Nayeem Hasan" w:date="2023-01-21T03:17:00Z">
                  <w:rPr>
                    <w:ins w:id="9771" w:author="Mohammad Nayeem Hasan" w:date="2023-01-21T00:38:00Z"/>
                    <w:rFonts w:ascii="Times New Roman" w:hAnsi="Times New Roman" w:cs="Times New Roman"/>
                    <w:sz w:val="24"/>
                    <w:szCs w:val="24"/>
                  </w:rPr>
                </w:rPrChange>
              </w:rPr>
              <w:pPrChange w:id="9772" w:author="Mohammad Nayeem Hasan" w:date="2023-01-21T14:56:00Z">
                <w:pPr>
                  <w:jc w:val="both"/>
                </w:pPr>
              </w:pPrChange>
            </w:pPr>
            <w:ins w:id="9773" w:author="Mohammad Nayeem Hasan" w:date="2023-01-21T00:38:00Z">
              <w:r w:rsidRPr="00C60F95">
                <w:rPr>
                  <w:rFonts w:ascii="Times New Roman" w:hAnsi="Times New Roman" w:cs="Times New Roman"/>
                  <w:sz w:val="20"/>
                  <w:szCs w:val="20"/>
                  <w:rPrChange w:id="9774" w:author="Mohammad Nayeem Hasan" w:date="2023-01-21T03:17:00Z">
                    <w:rPr>
                      <w:rFonts w:ascii="Times New Roman" w:hAnsi="Times New Roman" w:cs="Times New Roman"/>
                      <w:sz w:val="24"/>
                      <w:szCs w:val="24"/>
                    </w:rPr>
                  </w:rPrChange>
                </w:rPr>
                <w:t>2.16</w:t>
              </w:r>
            </w:ins>
            <w:ins w:id="9775" w:author="Mohammad Nayeem Hasan" w:date="2023-01-21T02:08:00Z">
              <w:r w:rsidRPr="00C60F95">
                <w:rPr>
                  <w:rFonts w:ascii="Times New Roman" w:hAnsi="Times New Roman" w:cs="Times New Roman"/>
                  <w:sz w:val="20"/>
                  <w:szCs w:val="20"/>
                  <w:rPrChange w:id="9776" w:author="Mohammad Nayeem Hasan" w:date="2023-01-21T03:17:00Z">
                    <w:rPr>
                      <w:rFonts w:ascii="Times New Roman" w:hAnsi="Times New Roman" w:cs="Times New Roman"/>
                      <w:sz w:val="24"/>
                      <w:szCs w:val="24"/>
                    </w:rPr>
                  </w:rPrChange>
                </w:rPr>
                <w:t xml:space="preserve"> (1.82, 2.56)</w:t>
              </w:r>
            </w:ins>
          </w:p>
        </w:tc>
        <w:tc>
          <w:tcPr>
            <w:tcW w:w="481" w:type="pct"/>
            <w:vAlign w:val="center"/>
            <w:tcPrChange w:id="9777" w:author="Mohammad Nayeem Hasan" w:date="2023-01-27T16:50:00Z">
              <w:tcPr>
                <w:tcW w:w="481" w:type="pct"/>
                <w:gridSpan w:val="3"/>
                <w:vAlign w:val="center"/>
              </w:tcPr>
            </w:tcPrChange>
          </w:tcPr>
          <w:p w14:paraId="1A804442" w14:textId="77777777" w:rsidR="00904C0E" w:rsidRPr="00C60F95" w:rsidRDefault="00904C0E">
            <w:pPr>
              <w:rPr>
                <w:ins w:id="9778" w:author="Mohammad Nayeem Hasan" w:date="2023-01-21T00:38:00Z"/>
                <w:rFonts w:ascii="Times New Roman" w:hAnsi="Times New Roman" w:cs="Times New Roman"/>
                <w:b/>
                <w:bCs/>
                <w:sz w:val="20"/>
                <w:szCs w:val="20"/>
                <w:rPrChange w:id="9779" w:author="Mohammad Nayeem Hasan" w:date="2023-01-21T03:17:00Z">
                  <w:rPr>
                    <w:ins w:id="9780" w:author="Mohammad Nayeem Hasan" w:date="2023-01-21T00:38:00Z"/>
                    <w:rFonts w:ascii="Times New Roman" w:hAnsi="Times New Roman" w:cs="Times New Roman"/>
                    <w:b/>
                    <w:bCs/>
                    <w:sz w:val="24"/>
                    <w:szCs w:val="24"/>
                  </w:rPr>
                </w:rPrChange>
              </w:rPr>
              <w:pPrChange w:id="9781" w:author="Mohammad Nayeem Hasan" w:date="2023-01-21T14:56:00Z">
                <w:pPr>
                  <w:jc w:val="both"/>
                </w:pPr>
              </w:pPrChange>
            </w:pPr>
            <w:ins w:id="9782" w:author="Mohammad Nayeem Hasan" w:date="2023-01-21T00:38:00Z">
              <w:r w:rsidRPr="00C60F95">
                <w:rPr>
                  <w:rFonts w:ascii="Times New Roman" w:hAnsi="Times New Roman" w:cs="Times New Roman"/>
                  <w:b/>
                  <w:bCs/>
                  <w:sz w:val="20"/>
                  <w:szCs w:val="20"/>
                  <w:rPrChange w:id="9783" w:author="Mohammad Nayeem Hasan" w:date="2023-01-21T03:17:00Z">
                    <w:rPr>
                      <w:rFonts w:ascii="Times New Roman" w:hAnsi="Times New Roman" w:cs="Times New Roman"/>
                      <w:b/>
                      <w:bCs/>
                      <w:sz w:val="24"/>
                      <w:szCs w:val="24"/>
                    </w:rPr>
                  </w:rPrChange>
                </w:rPr>
                <w:t>&lt;0.001</w:t>
              </w:r>
            </w:ins>
          </w:p>
        </w:tc>
        <w:tc>
          <w:tcPr>
            <w:tcW w:w="818" w:type="pct"/>
            <w:vAlign w:val="center"/>
            <w:tcPrChange w:id="9784" w:author="Mohammad Nayeem Hasan" w:date="2023-01-27T16:50:00Z">
              <w:tcPr>
                <w:tcW w:w="818" w:type="pct"/>
                <w:gridSpan w:val="2"/>
                <w:vAlign w:val="center"/>
              </w:tcPr>
            </w:tcPrChange>
          </w:tcPr>
          <w:p w14:paraId="45C7611B" w14:textId="346FCB29" w:rsidR="00904C0E" w:rsidRPr="00C60F95" w:rsidRDefault="00904C0E">
            <w:pPr>
              <w:rPr>
                <w:ins w:id="9785" w:author="Mohammad Nayeem Hasan" w:date="2023-01-21T00:38:00Z"/>
                <w:rFonts w:ascii="Times New Roman" w:hAnsi="Times New Roman" w:cs="Times New Roman"/>
                <w:sz w:val="20"/>
                <w:szCs w:val="20"/>
                <w:rPrChange w:id="9786" w:author="Mohammad Nayeem Hasan" w:date="2023-01-21T03:17:00Z">
                  <w:rPr>
                    <w:ins w:id="9787" w:author="Mohammad Nayeem Hasan" w:date="2023-01-21T00:38:00Z"/>
                    <w:rFonts w:ascii="Times New Roman" w:hAnsi="Times New Roman" w:cs="Times New Roman"/>
                    <w:sz w:val="24"/>
                    <w:szCs w:val="24"/>
                  </w:rPr>
                </w:rPrChange>
              </w:rPr>
              <w:pPrChange w:id="9788" w:author="Mohammad Nayeem Hasan" w:date="2023-01-21T14:56:00Z">
                <w:pPr>
                  <w:jc w:val="both"/>
                </w:pPr>
              </w:pPrChange>
            </w:pPr>
            <w:ins w:id="9789" w:author="Mohammad Nayeem Hasan" w:date="2023-01-21T00:38:00Z">
              <w:r w:rsidRPr="00C60F95">
                <w:rPr>
                  <w:rFonts w:ascii="Times New Roman" w:hAnsi="Times New Roman" w:cs="Times New Roman"/>
                  <w:sz w:val="20"/>
                  <w:szCs w:val="20"/>
                  <w:rPrChange w:id="9790" w:author="Mohammad Nayeem Hasan" w:date="2023-01-21T03:17:00Z">
                    <w:rPr>
                      <w:rFonts w:ascii="Times New Roman" w:hAnsi="Times New Roman" w:cs="Times New Roman"/>
                      <w:sz w:val="24"/>
                      <w:szCs w:val="24"/>
                    </w:rPr>
                  </w:rPrChange>
                </w:rPr>
                <w:t>5.84</w:t>
              </w:r>
            </w:ins>
            <w:ins w:id="9791" w:author="Mohammad Nayeem Hasan" w:date="2023-01-21T02:21:00Z">
              <w:r w:rsidRPr="00C60F95">
                <w:rPr>
                  <w:rFonts w:ascii="Times New Roman" w:hAnsi="Times New Roman" w:cs="Times New Roman"/>
                  <w:sz w:val="20"/>
                  <w:szCs w:val="20"/>
                  <w:rPrChange w:id="9792" w:author="Mohammad Nayeem Hasan" w:date="2023-01-21T03:17:00Z">
                    <w:rPr>
                      <w:rFonts w:ascii="Times New Roman" w:hAnsi="Times New Roman" w:cs="Times New Roman"/>
                      <w:sz w:val="24"/>
                      <w:szCs w:val="24"/>
                    </w:rPr>
                  </w:rPrChange>
                </w:rPr>
                <w:t xml:space="preserve"> (4.1</w:t>
              </w:r>
            </w:ins>
            <w:ins w:id="9793" w:author="Mohammad Nayeem Hasan" w:date="2023-01-27T16:41:00Z">
              <w:r w:rsidR="00604CD6">
                <w:rPr>
                  <w:rFonts w:ascii="Times New Roman" w:hAnsi="Times New Roman" w:cs="Times New Roman"/>
                  <w:sz w:val="20"/>
                  <w:szCs w:val="20"/>
                </w:rPr>
                <w:t>4</w:t>
              </w:r>
            </w:ins>
            <w:ins w:id="9794" w:author="Mohammad Nayeem Hasan" w:date="2023-01-21T02:21:00Z">
              <w:r w:rsidRPr="00C60F95">
                <w:rPr>
                  <w:rFonts w:ascii="Times New Roman" w:hAnsi="Times New Roman" w:cs="Times New Roman"/>
                  <w:sz w:val="20"/>
                  <w:szCs w:val="20"/>
                  <w:rPrChange w:id="9795" w:author="Mohammad Nayeem Hasan" w:date="2023-01-21T03:17:00Z">
                    <w:rPr>
                      <w:rFonts w:ascii="Times New Roman" w:hAnsi="Times New Roman" w:cs="Times New Roman"/>
                      <w:sz w:val="24"/>
                      <w:szCs w:val="24"/>
                    </w:rPr>
                  </w:rPrChange>
                </w:rPr>
                <w:t>, 8.25)</w:t>
              </w:r>
            </w:ins>
          </w:p>
        </w:tc>
        <w:tc>
          <w:tcPr>
            <w:tcW w:w="481" w:type="pct"/>
            <w:vAlign w:val="center"/>
            <w:tcPrChange w:id="9796" w:author="Mohammad Nayeem Hasan" w:date="2023-01-27T16:50:00Z">
              <w:tcPr>
                <w:tcW w:w="481" w:type="pct"/>
                <w:gridSpan w:val="2"/>
                <w:vAlign w:val="center"/>
              </w:tcPr>
            </w:tcPrChange>
          </w:tcPr>
          <w:p w14:paraId="4F0CF95A" w14:textId="77777777" w:rsidR="00904C0E" w:rsidRPr="00C60F95" w:rsidRDefault="00904C0E">
            <w:pPr>
              <w:rPr>
                <w:ins w:id="9797" w:author="Mohammad Nayeem Hasan" w:date="2023-01-21T00:38:00Z"/>
                <w:rFonts w:ascii="Times New Roman" w:hAnsi="Times New Roman" w:cs="Times New Roman"/>
                <w:b/>
                <w:bCs/>
                <w:sz w:val="20"/>
                <w:szCs w:val="20"/>
                <w:rPrChange w:id="9798" w:author="Mohammad Nayeem Hasan" w:date="2023-01-21T03:17:00Z">
                  <w:rPr>
                    <w:ins w:id="9799" w:author="Mohammad Nayeem Hasan" w:date="2023-01-21T00:38:00Z"/>
                    <w:rFonts w:ascii="Times New Roman" w:hAnsi="Times New Roman" w:cs="Times New Roman"/>
                    <w:b/>
                    <w:bCs/>
                    <w:sz w:val="24"/>
                    <w:szCs w:val="24"/>
                  </w:rPr>
                </w:rPrChange>
              </w:rPr>
              <w:pPrChange w:id="9800" w:author="Mohammad Nayeem Hasan" w:date="2023-01-21T14:56:00Z">
                <w:pPr>
                  <w:jc w:val="both"/>
                </w:pPr>
              </w:pPrChange>
            </w:pPr>
            <w:ins w:id="9801" w:author="Mohammad Nayeem Hasan" w:date="2023-01-21T00:38:00Z">
              <w:r w:rsidRPr="00C60F95">
                <w:rPr>
                  <w:rFonts w:ascii="Times New Roman" w:hAnsi="Times New Roman" w:cs="Times New Roman"/>
                  <w:b/>
                  <w:bCs/>
                  <w:sz w:val="20"/>
                  <w:szCs w:val="20"/>
                  <w:rPrChange w:id="9802" w:author="Mohammad Nayeem Hasan" w:date="2023-01-21T03:17:00Z">
                    <w:rPr>
                      <w:rFonts w:ascii="Times New Roman" w:hAnsi="Times New Roman" w:cs="Times New Roman"/>
                      <w:b/>
                      <w:bCs/>
                      <w:sz w:val="24"/>
                      <w:szCs w:val="24"/>
                    </w:rPr>
                  </w:rPrChange>
                </w:rPr>
                <w:t>&lt;0.001</w:t>
              </w:r>
            </w:ins>
          </w:p>
        </w:tc>
        <w:tc>
          <w:tcPr>
            <w:tcW w:w="1012" w:type="pct"/>
            <w:vAlign w:val="center"/>
            <w:tcPrChange w:id="9803" w:author="Mohammad Nayeem Hasan" w:date="2023-01-27T16:50:00Z">
              <w:tcPr>
                <w:tcW w:w="1012" w:type="pct"/>
                <w:gridSpan w:val="3"/>
                <w:vAlign w:val="center"/>
              </w:tcPr>
            </w:tcPrChange>
          </w:tcPr>
          <w:p w14:paraId="3FC6DF77" w14:textId="15AD0869" w:rsidR="00904C0E" w:rsidRPr="00C60F95" w:rsidRDefault="00904C0E">
            <w:pPr>
              <w:rPr>
                <w:ins w:id="9804" w:author="Mohammad Nayeem Hasan" w:date="2023-01-21T00:38:00Z"/>
                <w:rFonts w:ascii="Times New Roman" w:hAnsi="Times New Roman" w:cs="Times New Roman"/>
                <w:sz w:val="20"/>
                <w:szCs w:val="20"/>
                <w:rPrChange w:id="9805" w:author="Mohammad Nayeem Hasan" w:date="2023-01-21T03:17:00Z">
                  <w:rPr>
                    <w:ins w:id="9806" w:author="Mohammad Nayeem Hasan" w:date="2023-01-21T00:38:00Z"/>
                    <w:rFonts w:ascii="Times New Roman" w:hAnsi="Times New Roman" w:cs="Times New Roman"/>
                    <w:sz w:val="24"/>
                    <w:szCs w:val="24"/>
                  </w:rPr>
                </w:rPrChange>
              </w:rPr>
              <w:pPrChange w:id="9807" w:author="Mohammad Nayeem Hasan" w:date="2023-01-21T14:56:00Z">
                <w:pPr>
                  <w:jc w:val="both"/>
                </w:pPr>
              </w:pPrChange>
            </w:pPr>
            <w:ins w:id="9808" w:author="Mohammad Nayeem Hasan" w:date="2023-01-21T00:38:00Z">
              <w:r w:rsidRPr="00C60F95">
                <w:rPr>
                  <w:rFonts w:ascii="Times New Roman" w:hAnsi="Times New Roman" w:cs="Times New Roman"/>
                  <w:sz w:val="20"/>
                  <w:szCs w:val="20"/>
                  <w:rPrChange w:id="9809" w:author="Mohammad Nayeem Hasan" w:date="2023-01-21T03:17:00Z">
                    <w:rPr>
                      <w:rFonts w:ascii="Times New Roman" w:hAnsi="Times New Roman" w:cs="Times New Roman"/>
                      <w:sz w:val="24"/>
                      <w:szCs w:val="24"/>
                    </w:rPr>
                  </w:rPrChange>
                </w:rPr>
                <w:t>3.2</w:t>
              </w:r>
            </w:ins>
            <w:ins w:id="9810" w:author="Mohammad Nayeem Hasan" w:date="2023-01-21T02:56:00Z">
              <w:r w:rsidRPr="00C60F95">
                <w:rPr>
                  <w:rFonts w:ascii="Times New Roman" w:hAnsi="Times New Roman" w:cs="Times New Roman"/>
                  <w:sz w:val="20"/>
                  <w:szCs w:val="20"/>
                  <w:rPrChange w:id="9811" w:author="Mohammad Nayeem Hasan" w:date="2023-01-21T03:17:00Z">
                    <w:rPr>
                      <w:rFonts w:ascii="Times New Roman" w:hAnsi="Times New Roman" w:cs="Times New Roman"/>
                      <w:sz w:val="24"/>
                      <w:szCs w:val="24"/>
                    </w:rPr>
                  </w:rPrChange>
                </w:rPr>
                <w:t>7</w:t>
              </w:r>
            </w:ins>
            <w:ins w:id="9812" w:author="Mohammad Nayeem Hasan" w:date="2023-01-21T02:57:00Z">
              <w:r w:rsidRPr="00C60F95">
                <w:rPr>
                  <w:rFonts w:ascii="Times New Roman" w:hAnsi="Times New Roman" w:cs="Times New Roman"/>
                  <w:sz w:val="20"/>
                  <w:szCs w:val="20"/>
                  <w:rPrChange w:id="9813" w:author="Mohammad Nayeem Hasan" w:date="2023-01-21T03:17:00Z">
                    <w:rPr>
                      <w:rFonts w:ascii="Times New Roman" w:hAnsi="Times New Roman" w:cs="Times New Roman"/>
                      <w:sz w:val="24"/>
                      <w:szCs w:val="24"/>
                    </w:rPr>
                  </w:rPrChange>
                </w:rPr>
                <w:t xml:space="preserve"> (2.64, 4.03)</w:t>
              </w:r>
            </w:ins>
          </w:p>
        </w:tc>
        <w:tc>
          <w:tcPr>
            <w:tcW w:w="473" w:type="pct"/>
            <w:vAlign w:val="center"/>
            <w:tcPrChange w:id="9814" w:author="Mohammad Nayeem Hasan" w:date="2023-01-27T16:50:00Z">
              <w:tcPr>
                <w:tcW w:w="477" w:type="pct"/>
                <w:gridSpan w:val="2"/>
                <w:vAlign w:val="center"/>
              </w:tcPr>
            </w:tcPrChange>
          </w:tcPr>
          <w:p w14:paraId="4A8F875B" w14:textId="77777777" w:rsidR="00904C0E" w:rsidRPr="00C60F95" w:rsidRDefault="00904C0E">
            <w:pPr>
              <w:rPr>
                <w:ins w:id="9815" w:author="Mohammad Nayeem Hasan" w:date="2023-01-21T00:38:00Z"/>
                <w:rFonts w:ascii="Times New Roman" w:hAnsi="Times New Roman" w:cs="Times New Roman"/>
                <w:b/>
                <w:bCs/>
                <w:sz w:val="20"/>
                <w:szCs w:val="20"/>
                <w:rPrChange w:id="9816" w:author="Mohammad Nayeem Hasan" w:date="2023-01-21T03:17:00Z">
                  <w:rPr>
                    <w:ins w:id="9817" w:author="Mohammad Nayeem Hasan" w:date="2023-01-21T00:38:00Z"/>
                    <w:rFonts w:ascii="Times New Roman" w:hAnsi="Times New Roman" w:cs="Times New Roman"/>
                    <w:b/>
                    <w:bCs/>
                    <w:sz w:val="24"/>
                    <w:szCs w:val="24"/>
                  </w:rPr>
                </w:rPrChange>
              </w:rPr>
              <w:pPrChange w:id="9818" w:author="Mohammad Nayeem Hasan" w:date="2023-01-21T14:56:00Z">
                <w:pPr>
                  <w:jc w:val="both"/>
                </w:pPr>
              </w:pPrChange>
            </w:pPr>
            <w:ins w:id="9819" w:author="Mohammad Nayeem Hasan" w:date="2023-01-21T00:38:00Z">
              <w:r w:rsidRPr="00C60F95">
                <w:rPr>
                  <w:rFonts w:ascii="Times New Roman" w:hAnsi="Times New Roman" w:cs="Times New Roman"/>
                  <w:b/>
                  <w:bCs/>
                  <w:sz w:val="20"/>
                  <w:szCs w:val="20"/>
                  <w:rPrChange w:id="9820" w:author="Mohammad Nayeem Hasan" w:date="2023-01-21T03:17:00Z">
                    <w:rPr>
                      <w:rFonts w:ascii="Times New Roman" w:hAnsi="Times New Roman" w:cs="Times New Roman"/>
                      <w:b/>
                      <w:bCs/>
                      <w:sz w:val="24"/>
                      <w:szCs w:val="24"/>
                    </w:rPr>
                  </w:rPrChange>
                </w:rPr>
                <w:t>&lt;0.001</w:t>
              </w:r>
            </w:ins>
          </w:p>
        </w:tc>
      </w:tr>
      <w:tr w:rsidR="00C60F95" w:rsidRPr="00C60F95" w14:paraId="2648847D" w14:textId="77777777" w:rsidTr="00DE658B">
        <w:trPr>
          <w:trHeight w:val="138"/>
          <w:jc w:val="center"/>
          <w:ins w:id="9821" w:author="Mohammad Nayeem Hasan" w:date="2023-01-21T00:38:00Z"/>
          <w:trPrChange w:id="9822" w:author="Mohammad Nayeem Hasan" w:date="2023-01-27T16:50:00Z">
            <w:trPr>
              <w:trHeight w:val="138"/>
              <w:jc w:val="center"/>
            </w:trPr>
          </w:trPrChange>
        </w:trPr>
        <w:tc>
          <w:tcPr>
            <w:tcW w:w="881" w:type="pct"/>
            <w:vAlign w:val="center"/>
            <w:tcPrChange w:id="9823" w:author="Mohammad Nayeem Hasan" w:date="2023-01-27T16:50:00Z">
              <w:tcPr>
                <w:tcW w:w="881" w:type="pct"/>
                <w:vAlign w:val="center"/>
              </w:tcPr>
            </w:tcPrChange>
          </w:tcPr>
          <w:p w14:paraId="1E4460B3" w14:textId="77777777" w:rsidR="00904C0E" w:rsidRPr="00C60F95" w:rsidRDefault="00904C0E">
            <w:pPr>
              <w:rPr>
                <w:ins w:id="9824" w:author="Mohammad Nayeem Hasan" w:date="2023-01-21T00:38:00Z"/>
                <w:rFonts w:ascii="Times New Roman" w:hAnsi="Times New Roman" w:cs="Times New Roman"/>
                <w:sz w:val="20"/>
                <w:szCs w:val="20"/>
                <w:rPrChange w:id="9825" w:author="Mohammad Nayeem Hasan" w:date="2023-01-21T03:17:00Z">
                  <w:rPr>
                    <w:ins w:id="9826" w:author="Mohammad Nayeem Hasan" w:date="2023-01-21T00:38:00Z"/>
                    <w:rFonts w:ascii="Times New Roman" w:hAnsi="Times New Roman" w:cs="Times New Roman"/>
                    <w:sz w:val="24"/>
                    <w:szCs w:val="24"/>
                  </w:rPr>
                </w:rPrChange>
              </w:rPr>
              <w:pPrChange w:id="9827" w:author="Mohammad Nayeem Hasan" w:date="2023-01-21T14:56:00Z">
                <w:pPr>
                  <w:jc w:val="both"/>
                </w:pPr>
              </w:pPrChange>
            </w:pPr>
            <w:ins w:id="9828" w:author="Mohammad Nayeem Hasan" w:date="2023-01-21T00:38:00Z">
              <w:r w:rsidRPr="00C60F95">
                <w:rPr>
                  <w:rFonts w:ascii="Times New Roman" w:hAnsi="Times New Roman" w:cs="Times New Roman"/>
                  <w:sz w:val="20"/>
                  <w:szCs w:val="20"/>
                  <w:rPrChange w:id="9829" w:author="Mohammad Nayeem Hasan" w:date="2023-01-21T03:17:00Z">
                    <w:rPr>
                      <w:rFonts w:ascii="Times New Roman" w:hAnsi="Times New Roman" w:cs="Times New Roman"/>
                      <w:sz w:val="24"/>
                      <w:szCs w:val="24"/>
                    </w:rPr>
                  </w:rPrChange>
                </w:rPr>
                <w:t>24-35</w:t>
              </w:r>
            </w:ins>
          </w:p>
        </w:tc>
        <w:tc>
          <w:tcPr>
            <w:tcW w:w="854" w:type="pct"/>
            <w:vAlign w:val="center"/>
            <w:tcPrChange w:id="9830" w:author="Mohammad Nayeem Hasan" w:date="2023-01-27T16:50:00Z">
              <w:tcPr>
                <w:tcW w:w="851" w:type="pct"/>
                <w:vAlign w:val="center"/>
              </w:tcPr>
            </w:tcPrChange>
          </w:tcPr>
          <w:p w14:paraId="403E8406" w14:textId="739EE120" w:rsidR="00904C0E" w:rsidRPr="00C60F95" w:rsidRDefault="00904C0E">
            <w:pPr>
              <w:rPr>
                <w:ins w:id="9831" w:author="Mohammad Nayeem Hasan" w:date="2023-01-21T00:38:00Z"/>
                <w:rFonts w:ascii="Times New Roman" w:hAnsi="Times New Roman" w:cs="Times New Roman"/>
                <w:sz w:val="20"/>
                <w:szCs w:val="20"/>
                <w:rPrChange w:id="9832" w:author="Mohammad Nayeem Hasan" w:date="2023-01-21T03:17:00Z">
                  <w:rPr>
                    <w:ins w:id="9833" w:author="Mohammad Nayeem Hasan" w:date="2023-01-21T00:38:00Z"/>
                    <w:rFonts w:ascii="Times New Roman" w:hAnsi="Times New Roman" w:cs="Times New Roman"/>
                    <w:sz w:val="24"/>
                    <w:szCs w:val="24"/>
                  </w:rPr>
                </w:rPrChange>
              </w:rPr>
              <w:pPrChange w:id="9834" w:author="Mohammad Nayeem Hasan" w:date="2023-01-21T14:56:00Z">
                <w:pPr>
                  <w:jc w:val="both"/>
                </w:pPr>
              </w:pPrChange>
            </w:pPr>
            <w:ins w:id="9835" w:author="Mohammad Nayeem Hasan" w:date="2023-01-21T00:38:00Z">
              <w:r w:rsidRPr="00C60F95">
                <w:rPr>
                  <w:rFonts w:ascii="Times New Roman" w:hAnsi="Times New Roman" w:cs="Times New Roman"/>
                  <w:sz w:val="20"/>
                  <w:szCs w:val="20"/>
                  <w:rPrChange w:id="9836" w:author="Mohammad Nayeem Hasan" w:date="2023-01-21T03:17:00Z">
                    <w:rPr>
                      <w:rFonts w:ascii="Times New Roman" w:hAnsi="Times New Roman" w:cs="Times New Roman"/>
                      <w:sz w:val="24"/>
                      <w:szCs w:val="24"/>
                    </w:rPr>
                  </w:rPrChange>
                </w:rPr>
                <w:t>1.46</w:t>
              </w:r>
            </w:ins>
            <w:ins w:id="9837" w:author="Mohammad Nayeem Hasan" w:date="2023-01-21T02:07:00Z">
              <w:r w:rsidRPr="00C60F95">
                <w:rPr>
                  <w:rFonts w:ascii="Times New Roman" w:hAnsi="Times New Roman" w:cs="Times New Roman"/>
                  <w:sz w:val="20"/>
                  <w:szCs w:val="20"/>
                  <w:rPrChange w:id="9838" w:author="Mohammad Nayeem Hasan" w:date="2023-01-21T03:17:00Z">
                    <w:rPr>
                      <w:rFonts w:ascii="Times New Roman" w:hAnsi="Times New Roman" w:cs="Times New Roman"/>
                      <w:sz w:val="24"/>
                      <w:szCs w:val="24"/>
                    </w:rPr>
                  </w:rPrChange>
                </w:rPr>
                <w:t xml:space="preserve"> (1.23, 1.72</w:t>
              </w:r>
            </w:ins>
            <w:ins w:id="9839" w:author="Mohammad Nayeem Hasan" w:date="2023-01-21T02:08:00Z">
              <w:r w:rsidRPr="00C60F95">
                <w:rPr>
                  <w:rFonts w:ascii="Times New Roman" w:hAnsi="Times New Roman" w:cs="Times New Roman"/>
                  <w:sz w:val="20"/>
                  <w:szCs w:val="20"/>
                  <w:rPrChange w:id="9840" w:author="Mohammad Nayeem Hasan" w:date="2023-01-21T03:17:00Z">
                    <w:rPr>
                      <w:rFonts w:ascii="Times New Roman" w:hAnsi="Times New Roman" w:cs="Times New Roman"/>
                      <w:sz w:val="24"/>
                      <w:szCs w:val="24"/>
                    </w:rPr>
                  </w:rPrChange>
                </w:rPr>
                <w:t>)</w:t>
              </w:r>
            </w:ins>
          </w:p>
        </w:tc>
        <w:tc>
          <w:tcPr>
            <w:tcW w:w="481" w:type="pct"/>
            <w:vAlign w:val="center"/>
            <w:tcPrChange w:id="9841" w:author="Mohammad Nayeem Hasan" w:date="2023-01-27T16:50:00Z">
              <w:tcPr>
                <w:tcW w:w="481" w:type="pct"/>
                <w:gridSpan w:val="3"/>
                <w:vAlign w:val="center"/>
              </w:tcPr>
            </w:tcPrChange>
          </w:tcPr>
          <w:p w14:paraId="101E3E15" w14:textId="77777777" w:rsidR="00904C0E" w:rsidRPr="00C60F95" w:rsidRDefault="00904C0E">
            <w:pPr>
              <w:rPr>
                <w:ins w:id="9842" w:author="Mohammad Nayeem Hasan" w:date="2023-01-21T00:38:00Z"/>
                <w:rFonts w:ascii="Times New Roman" w:hAnsi="Times New Roman" w:cs="Times New Roman"/>
                <w:b/>
                <w:bCs/>
                <w:sz w:val="20"/>
                <w:szCs w:val="20"/>
                <w:rPrChange w:id="9843" w:author="Mohammad Nayeem Hasan" w:date="2023-01-21T03:17:00Z">
                  <w:rPr>
                    <w:ins w:id="9844" w:author="Mohammad Nayeem Hasan" w:date="2023-01-21T00:38:00Z"/>
                    <w:rFonts w:ascii="Times New Roman" w:hAnsi="Times New Roman" w:cs="Times New Roman"/>
                    <w:b/>
                    <w:bCs/>
                    <w:sz w:val="24"/>
                    <w:szCs w:val="24"/>
                  </w:rPr>
                </w:rPrChange>
              </w:rPr>
              <w:pPrChange w:id="9845" w:author="Mohammad Nayeem Hasan" w:date="2023-01-21T14:56:00Z">
                <w:pPr>
                  <w:jc w:val="both"/>
                </w:pPr>
              </w:pPrChange>
            </w:pPr>
            <w:ins w:id="9846" w:author="Mohammad Nayeem Hasan" w:date="2023-01-21T00:38:00Z">
              <w:r w:rsidRPr="00C60F95">
                <w:rPr>
                  <w:rFonts w:ascii="Times New Roman" w:hAnsi="Times New Roman" w:cs="Times New Roman"/>
                  <w:b/>
                  <w:bCs/>
                  <w:sz w:val="20"/>
                  <w:szCs w:val="20"/>
                  <w:rPrChange w:id="9847" w:author="Mohammad Nayeem Hasan" w:date="2023-01-21T03:17:00Z">
                    <w:rPr>
                      <w:rFonts w:ascii="Times New Roman" w:hAnsi="Times New Roman" w:cs="Times New Roman"/>
                      <w:b/>
                      <w:bCs/>
                      <w:sz w:val="24"/>
                      <w:szCs w:val="24"/>
                    </w:rPr>
                  </w:rPrChange>
                </w:rPr>
                <w:t>&lt;0.001</w:t>
              </w:r>
            </w:ins>
          </w:p>
        </w:tc>
        <w:tc>
          <w:tcPr>
            <w:tcW w:w="818" w:type="pct"/>
            <w:vAlign w:val="center"/>
            <w:tcPrChange w:id="9848" w:author="Mohammad Nayeem Hasan" w:date="2023-01-27T16:50:00Z">
              <w:tcPr>
                <w:tcW w:w="818" w:type="pct"/>
                <w:gridSpan w:val="2"/>
                <w:vAlign w:val="center"/>
              </w:tcPr>
            </w:tcPrChange>
          </w:tcPr>
          <w:p w14:paraId="73407402" w14:textId="488DF859" w:rsidR="00904C0E" w:rsidRPr="00C60F95" w:rsidRDefault="00904C0E">
            <w:pPr>
              <w:rPr>
                <w:ins w:id="9849" w:author="Mohammad Nayeem Hasan" w:date="2023-01-21T00:38:00Z"/>
                <w:rFonts w:ascii="Times New Roman" w:hAnsi="Times New Roman" w:cs="Times New Roman"/>
                <w:sz w:val="20"/>
                <w:szCs w:val="20"/>
                <w:rPrChange w:id="9850" w:author="Mohammad Nayeem Hasan" w:date="2023-01-21T03:17:00Z">
                  <w:rPr>
                    <w:ins w:id="9851" w:author="Mohammad Nayeem Hasan" w:date="2023-01-21T00:38:00Z"/>
                    <w:rFonts w:ascii="Times New Roman" w:hAnsi="Times New Roman" w:cs="Times New Roman"/>
                    <w:sz w:val="24"/>
                    <w:szCs w:val="24"/>
                  </w:rPr>
                </w:rPrChange>
              </w:rPr>
              <w:pPrChange w:id="9852" w:author="Mohammad Nayeem Hasan" w:date="2023-01-21T14:56:00Z">
                <w:pPr>
                  <w:jc w:val="both"/>
                </w:pPr>
              </w:pPrChange>
            </w:pPr>
            <w:ins w:id="9853" w:author="Mohammad Nayeem Hasan" w:date="2023-01-21T00:38:00Z">
              <w:r w:rsidRPr="00C60F95">
                <w:rPr>
                  <w:rFonts w:ascii="Times New Roman" w:hAnsi="Times New Roman" w:cs="Times New Roman"/>
                  <w:sz w:val="20"/>
                  <w:szCs w:val="20"/>
                  <w:rPrChange w:id="9854" w:author="Mohammad Nayeem Hasan" w:date="2023-01-21T03:17:00Z">
                    <w:rPr>
                      <w:rFonts w:ascii="Times New Roman" w:hAnsi="Times New Roman" w:cs="Times New Roman"/>
                      <w:sz w:val="24"/>
                      <w:szCs w:val="24"/>
                    </w:rPr>
                  </w:rPrChange>
                </w:rPr>
                <w:t>2.42</w:t>
              </w:r>
            </w:ins>
            <w:ins w:id="9855" w:author="Mohammad Nayeem Hasan" w:date="2023-01-21T02:21:00Z">
              <w:r w:rsidRPr="00C60F95">
                <w:rPr>
                  <w:rFonts w:ascii="Times New Roman" w:hAnsi="Times New Roman" w:cs="Times New Roman"/>
                  <w:sz w:val="20"/>
                  <w:szCs w:val="20"/>
                  <w:rPrChange w:id="9856" w:author="Mohammad Nayeem Hasan" w:date="2023-01-21T03:17:00Z">
                    <w:rPr>
                      <w:rFonts w:ascii="Times New Roman" w:hAnsi="Times New Roman" w:cs="Times New Roman"/>
                      <w:sz w:val="24"/>
                      <w:szCs w:val="24"/>
                    </w:rPr>
                  </w:rPrChange>
                </w:rPr>
                <w:t xml:space="preserve"> (1.68, 3.48)</w:t>
              </w:r>
            </w:ins>
          </w:p>
        </w:tc>
        <w:tc>
          <w:tcPr>
            <w:tcW w:w="481" w:type="pct"/>
            <w:vAlign w:val="center"/>
            <w:tcPrChange w:id="9857" w:author="Mohammad Nayeem Hasan" w:date="2023-01-27T16:50:00Z">
              <w:tcPr>
                <w:tcW w:w="481" w:type="pct"/>
                <w:gridSpan w:val="2"/>
                <w:vAlign w:val="center"/>
              </w:tcPr>
            </w:tcPrChange>
          </w:tcPr>
          <w:p w14:paraId="04788FA6" w14:textId="77777777" w:rsidR="00904C0E" w:rsidRPr="00C60F95" w:rsidRDefault="00904C0E">
            <w:pPr>
              <w:rPr>
                <w:ins w:id="9858" w:author="Mohammad Nayeem Hasan" w:date="2023-01-21T00:38:00Z"/>
                <w:rFonts w:ascii="Times New Roman" w:hAnsi="Times New Roman" w:cs="Times New Roman"/>
                <w:b/>
                <w:bCs/>
                <w:sz w:val="20"/>
                <w:szCs w:val="20"/>
                <w:rPrChange w:id="9859" w:author="Mohammad Nayeem Hasan" w:date="2023-01-21T03:17:00Z">
                  <w:rPr>
                    <w:ins w:id="9860" w:author="Mohammad Nayeem Hasan" w:date="2023-01-21T00:38:00Z"/>
                    <w:rFonts w:ascii="Times New Roman" w:hAnsi="Times New Roman" w:cs="Times New Roman"/>
                    <w:b/>
                    <w:bCs/>
                    <w:sz w:val="24"/>
                    <w:szCs w:val="24"/>
                  </w:rPr>
                </w:rPrChange>
              </w:rPr>
              <w:pPrChange w:id="9861" w:author="Mohammad Nayeem Hasan" w:date="2023-01-21T14:56:00Z">
                <w:pPr>
                  <w:jc w:val="both"/>
                </w:pPr>
              </w:pPrChange>
            </w:pPr>
            <w:ins w:id="9862" w:author="Mohammad Nayeem Hasan" w:date="2023-01-21T00:38:00Z">
              <w:r w:rsidRPr="00C60F95">
                <w:rPr>
                  <w:rFonts w:ascii="Times New Roman" w:hAnsi="Times New Roman" w:cs="Times New Roman"/>
                  <w:b/>
                  <w:bCs/>
                  <w:sz w:val="20"/>
                  <w:szCs w:val="20"/>
                  <w:rPrChange w:id="9863" w:author="Mohammad Nayeem Hasan" w:date="2023-01-21T03:17:00Z">
                    <w:rPr>
                      <w:rFonts w:ascii="Times New Roman" w:hAnsi="Times New Roman" w:cs="Times New Roman"/>
                      <w:b/>
                      <w:bCs/>
                      <w:sz w:val="24"/>
                      <w:szCs w:val="24"/>
                    </w:rPr>
                  </w:rPrChange>
                </w:rPr>
                <w:t>&lt;0.001</w:t>
              </w:r>
            </w:ins>
          </w:p>
        </w:tc>
        <w:tc>
          <w:tcPr>
            <w:tcW w:w="1012" w:type="pct"/>
            <w:vAlign w:val="center"/>
            <w:tcPrChange w:id="9864" w:author="Mohammad Nayeem Hasan" w:date="2023-01-27T16:50:00Z">
              <w:tcPr>
                <w:tcW w:w="1012" w:type="pct"/>
                <w:gridSpan w:val="3"/>
                <w:vAlign w:val="center"/>
              </w:tcPr>
            </w:tcPrChange>
          </w:tcPr>
          <w:p w14:paraId="202B7792" w14:textId="59BDBA0B" w:rsidR="00904C0E" w:rsidRPr="00C60F95" w:rsidRDefault="00904C0E">
            <w:pPr>
              <w:rPr>
                <w:ins w:id="9865" w:author="Mohammad Nayeem Hasan" w:date="2023-01-21T00:38:00Z"/>
                <w:rFonts w:ascii="Times New Roman" w:hAnsi="Times New Roman" w:cs="Times New Roman"/>
                <w:sz w:val="20"/>
                <w:szCs w:val="20"/>
                <w:rPrChange w:id="9866" w:author="Mohammad Nayeem Hasan" w:date="2023-01-21T03:17:00Z">
                  <w:rPr>
                    <w:ins w:id="9867" w:author="Mohammad Nayeem Hasan" w:date="2023-01-21T00:38:00Z"/>
                    <w:rFonts w:ascii="Times New Roman" w:hAnsi="Times New Roman" w:cs="Times New Roman"/>
                    <w:sz w:val="24"/>
                    <w:szCs w:val="24"/>
                  </w:rPr>
                </w:rPrChange>
              </w:rPr>
              <w:pPrChange w:id="9868" w:author="Mohammad Nayeem Hasan" w:date="2023-01-21T14:56:00Z">
                <w:pPr>
                  <w:jc w:val="both"/>
                </w:pPr>
              </w:pPrChange>
            </w:pPr>
            <w:ins w:id="9869" w:author="Mohammad Nayeem Hasan" w:date="2023-01-21T00:38:00Z">
              <w:r w:rsidRPr="00C60F95">
                <w:rPr>
                  <w:rFonts w:ascii="Times New Roman" w:hAnsi="Times New Roman" w:cs="Times New Roman"/>
                  <w:sz w:val="20"/>
                  <w:szCs w:val="20"/>
                  <w:rPrChange w:id="9870" w:author="Mohammad Nayeem Hasan" w:date="2023-01-21T03:17:00Z">
                    <w:rPr>
                      <w:rFonts w:ascii="Times New Roman" w:hAnsi="Times New Roman" w:cs="Times New Roman"/>
                      <w:sz w:val="24"/>
                      <w:szCs w:val="24"/>
                    </w:rPr>
                  </w:rPrChange>
                </w:rPr>
                <w:t>2.21</w:t>
              </w:r>
            </w:ins>
            <w:ins w:id="9871" w:author="Mohammad Nayeem Hasan" w:date="2023-01-21T02:57:00Z">
              <w:r w:rsidRPr="00C60F95">
                <w:rPr>
                  <w:rFonts w:ascii="Times New Roman" w:hAnsi="Times New Roman" w:cs="Times New Roman"/>
                  <w:sz w:val="20"/>
                  <w:szCs w:val="20"/>
                  <w:rPrChange w:id="9872" w:author="Mohammad Nayeem Hasan" w:date="2023-01-21T03:17:00Z">
                    <w:rPr>
                      <w:rFonts w:ascii="Times New Roman" w:hAnsi="Times New Roman" w:cs="Times New Roman"/>
                      <w:sz w:val="24"/>
                      <w:szCs w:val="24"/>
                    </w:rPr>
                  </w:rPrChange>
                </w:rPr>
                <w:t xml:space="preserve"> (1.76, 2.77)</w:t>
              </w:r>
            </w:ins>
          </w:p>
        </w:tc>
        <w:tc>
          <w:tcPr>
            <w:tcW w:w="473" w:type="pct"/>
            <w:vAlign w:val="center"/>
            <w:tcPrChange w:id="9873" w:author="Mohammad Nayeem Hasan" w:date="2023-01-27T16:50:00Z">
              <w:tcPr>
                <w:tcW w:w="477" w:type="pct"/>
                <w:gridSpan w:val="2"/>
                <w:vAlign w:val="center"/>
              </w:tcPr>
            </w:tcPrChange>
          </w:tcPr>
          <w:p w14:paraId="3FE5101A" w14:textId="77777777" w:rsidR="00904C0E" w:rsidRPr="00C60F95" w:rsidRDefault="00904C0E">
            <w:pPr>
              <w:rPr>
                <w:ins w:id="9874" w:author="Mohammad Nayeem Hasan" w:date="2023-01-21T00:38:00Z"/>
                <w:rFonts w:ascii="Times New Roman" w:hAnsi="Times New Roman" w:cs="Times New Roman"/>
                <w:b/>
                <w:bCs/>
                <w:sz w:val="20"/>
                <w:szCs w:val="20"/>
                <w:rPrChange w:id="9875" w:author="Mohammad Nayeem Hasan" w:date="2023-01-21T03:17:00Z">
                  <w:rPr>
                    <w:ins w:id="9876" w:author="Mohammad Nayeem Hasan" w:date="2023-01-21T00:38:00Z"/>
                    <w:rFonts w:ascii="Times New Roman" w:hAnsi="Times New Roman" w:cs="Times New Roman"/>
                    <w:b/>
                    <w:bCs/>
                    <w:sz w:val="24"/>
                    <w:szCs w:val="24"/>
                  </w:rPr>
                </w:rPrChange>
              </w:rPr>
              <w:pPrChange w:id="9877" w:author="Mohammad Nayeem Hasan" w:date="2023-01-21T14:56:00Z">
                <w:pPr>
                  <w:jc w:val="both"/>
                </w:pPr>
              </w:pPrChange>
            </w:pPr>
            <w:ins w:id="9878" w:author="Mohammad Nayeem Hasan" w:date="2023-01-21T00:38:00Z">
              <w:r w:rsidRPr="00C60F95">
                <w:rPr>
                  <w:rFonts w:ascii="Times New Roman" w:hAnsi="Times New Roman" w:cs="Times New Roman"/>
                  <w:b/>
                  <w:bCs/>
                  <w:sz w:val="20"/>
                  <w:szCs w:val="20"/>
                  <w:rPrChange w:id="9879" w:author="Mohammad Nayeem Hasan" w:date="2023-01-21T03:17:00Z">
                    <w:rPr>
                      <w:rFonts w:ascii="Times New Roman" w:hAnsi="Times New Roman" w:cs="Times New Roman"/>
                      <w:b/>
                      <w:bCs/>
                      <w:sz w:val="24"/>
                      <w:szCs w:val="24"/>
                    </w:rPr>
                  </w:rPrChange>
                </w:rPr>
                <w:t>&lt;0.001</w:t>
              </w:r>
            </w:ins>
          </w:p>
        </w:tc>
      </w:tr>
      <w:tr w:rsidR="00C60F95" w:rsidRPr="00C60F95" w14:paraId="0687BDD5" w14:textId="77777777" w:rsidTr="00DE658B">
        <w:trPr>
          <w:trHeight w:val="138"/>
          <w:jc w:val="center"/>
          <w:ins w:id="9880" w:author="Mohammad Nayeem Hasan" w:date="2023-01-21T00:38:00Z"/>
          <w:trPrChange w:id="9881" w:author="Mohammad Nayeem Hasan" w:date="2023-01-27T16:50:00Z">
            <w:trPr>
              <w:trHeight w:val="138"/>
              <w:jc w:val="center"/>
            </w:trPr>
          </w:trPrChange>
        </w:trPr>
        <w:tc>
          <w:tcPr>
            <w:tcW w:w="881" w:type="pct"/>
            <w:vAlign w:val="center"/>
            <w:tcPrChange w:id="9882" w:author="Mohammad Nayeem Hasan" w:date="2023-01-27T16:50:00Z">
              <w:tcPr>
                <w:tcW w:w="881" w:type="pct"/>
                <w:vAlign w:val="center"/>
              </w:tcPr>
            </w:tcPrChange>
          </w:tcPr>
          <w:p w14:paraId="228D0813" w14:textId="77777777" w:rsidR="00904C0E" w:rsidRPr="00C60F95" w:rsidRDefault="00904C0E">
            <w:pPr>
              <w:rPr>
                <w:ins w:id="9883" w:author="Mohammad Nayeem Hasan" w:date="2023-01-21T00:38:00Z"/>
                <w:rFonts w:ascii="Times New Roman" w:hAnsi="Times New Roman" w:cs="Times New Roman"/>
                <w:sz w:val="20"/>
                <w:szCs w:val="20"/>
                <w:rPrChange w:id="9884" w:author="Mohammad Nayeem Hasan" w:date="2023-01-21T03:17:00Z">
                  <w:rPr>
                    <w:ins w:id="9885" w:author="Mohammad Nayeem Hasan" w:date="2023-01-21T00:38:00Z"/>
                    <w:rFonts w:ascii="Times New Roman" w:hAnsi="Times New Roman" w:cs="Times New Roman"/>
                    <w:sz w:val="24"/>
                    <w:szCs w:val="24"/>
                  </w:rPr>
                </w:rPrChange>
              </w:rPr>
              <w:pPrChange w:id="9886" w:author="Mohammad Nayeem Hasan" w:date="2023-01-21T14:56:00Z">
                <w:pPr>
                  <w:jc w:val="both"/>
                </w:pPr>
              </w:pPrChange>
            </w:pPr>
            <w:ins w:id="9887" w:author="Mohammad Nayeem Hasan" w:date="2023-01-21T00:38:00Z">
              <w:r w:rsidRPr="00C60F95">
                <w:rPr>
                  <w:rFonts w:ascii="Times New Roman" w:hAnsi="Times New Roman" w:cs="Times New Roman"/>
                  <w:sz w:val="20"/>
                  <w:szCs w:val="20"/>
                  <w:rPrChange w:id="9888" w:author="Mohammad Nayeem Hasan" w:date="2023-01-21T03:17:00Z">
                    <w:rPr>
                      <w:rFonts w:ascii="Times New Roman" w:hAnsi="Times New Roman" w:cs="Times New Roman"/>
                      <w:sz w:val="24"/>
                      <w:szCs w:val="24"/>
                    </w:rPr>
                  </w:rPrChange>
                </w:rPr>
                <w:t>36-47</w:t>
              </w:r>
            </w:ins>
          </w:p>
        </w:tc>
        <w:tc>
          <w:tcPr>
            <w:tcW w:w="854" w:type="pct"/>
            <w:vAlign w:val="center"/>
            <w:tcPrChange w:id="9889" w:author="Mohammad Nayeem Hasan" w:date="2023-01-27T16:50:00Z">
              <w:tcPr>
                <w:tcW w:w="851" w:type="pct"/>
                <w:vAlign w:val="center"/>
              </w:tcPr>
            </w:tcPrChange>
          </w:tcPr>
          <w:p w14:paraId="177B8E28" w14:textId="0167EA43" w:rsidR="00904C0E" w:rsidRPr="00C60F95" w:rsidRDefault="00904C0E">
            <w:pPr>
              <w:rPr>
                <w:ins w:id="9890" w:author="Mohammad Nayeem Hasan" w:date="2023-01-21T00:38:00Z"/>
                <w:rFonts w:ascii="Times New Roman" w:hAnsi="Times New Roman" w:cs="Times New Roman"/>
                <w:sz w:val="20"/>
                <w:szCs w:val="20"/>
                <w:rPrChange w:id="9891" w:author="Mohammad Nayeem Hasan" w:date="2023-01-21T03:17:00Z">
                  <w:rPr>
                    <w:ins w:id="9892" w:author="Mohammad Nayeem Hasan" w:date="2023-01-21T00:38:00Z"/>
                    <w:rFonts w:ascii="Times New Roman" w:hAnsi="Times New Roman" w:cs="Times New Roman"/>
                    <w:sz w:val="24"/>
                    <w:szCs w:val="24"/>
                  </w:rPr>
                </w:rPrChange>
              </w:rPr>
              <w:pPrChange w:id="9893" w:author="Mohammad Nayeem Hasan" w:date="2023-01-21T14:56:00Z">
                <w:pPr>
                  <w:jc w:val="both"/>
                </w:pPr>
              </w:pPrChange>
            </w:pPr>
            <w:ins w:id="9894" w:author="Mohammad Nayeem Hasan" w:date="2023-01-21T00:38:00Z">
              <w:r w:rsidRPr="00C60F95">
                <w:rPr>
                  <w:rFonts w:ascii="Times New Roman" w:hAnsi="Times New Roman" w:cs="Times New Roman"/>
                  <w:sz w:val="20"/>
                  <w:szCs w:val="20"/>
                  <w:rPrChange w:id="9895" w:author="Mohammad Nayeem Hasan" w:date="2023-01-21T03:17:00Z">
                    <w:rPr>
                      <w:rFonts w:ascii="Times New Roman" w:hAnsi="Times New Roman" w:cs="Times New Roman"/>
                      <w:sz w:val="24"/>
                      <w:szCs w:val="24"/>
                    </w:rPr>
                  </w:rPrChange>
                </w:rPr>
                <w:t>1.17</w:t>
              </w:r>
            </w:ins>
            <w:ins w:id="9896" w:author="Mohammad Nayeem Hasan" w:date="2023-01-21T02:07:00Z">
              <w:r w:rsidRPr="00C60F95">
                <w:rPr>
                  <w:rFonts w:ascii="Times New Roman" w:hAnsi="Times New Roman" w:cs="Times New Roman"/>
                  <w:sz w:val="20"/>
                  <w:szCs w:val="20"/>
                  <w:rPrChange w:id="9897" w:author="Mohammad Nayeem Hasan" w:date="2023-01-21T03:17:00Z">
                    <w:rPr>
                      <w:rFonts w:ascii="Times New Roman" w:hAnsi="Times New Roman" w:cs="Times New Roman"/>
                      <w:sz w:val="24"/>
                      <w:szCs w:val="24"/>
                    </w:rPr>
                  </w:rPrChange>
                </w:rPr>
                <w:t xml:space="preserve"> (0.97, 1.42)</w:t>
              </w:r>
            </w:ins>
          </w:p>
        </w:tc>
        <w:tc>
          <w:tcPr>
            <w:tcW w:w="481" w:type="pct"/>
            <w:vAlign w:val="center"/>
            <w:tcPrChange w:id="9898" w:author="Mohammad Nayeem Hasan" w:date="2023-01-27T16:50:00Z">
              <w:tcPr>
                <w:tcW w:w="481" w:type="pct"/>
                <w:gridSpan w:val="3"/>
                <w:vAlign w:val="center"/>
              </w:tcPr>
            </w:tcPrChange>
          </w:tcPr>
          <w:p w14:paraId="52ABD46C" w14:textId="77777777" w:rsidR="00904C0E" w:rsidRPr="00C60F95" w:rsidRDefault="00904C0E">
            <w:pPr>
              <w:rPr>
                <w:ins w:id="9899" w:author="Mohammad Nayeem Hasan" w:date="2023-01-21T00:38:00Z"/>
                <w:rFonts w:ascii="Times New Roman" w:hAnsi="Times New Roman" w:cs="Times New Roman"/>
                <w:sz w:val="20"/>
                <w:szCs w:val="20"/>
                <w:rPrChange w:id="9900" w:author="Mohammad Nayeem Hasan" w:date="2023-01-21T03:17:00Z">
                  <w:rPr>
                    <w:ins w:id="9901" w:author="Mohammad Nayeem Hasan" w:date="2023-01-21T00:38:00Z"/>
                    <w:rFonts w:ascii="Times New Roman" w:hAnsi="Times New Roman" w:cs="Times New Roman"/>
                    <w:sz w:val="24"/>
                    <w:szCs w:val="24"/>
                  </w:rPr>
                </w:rPrChange>
              </w:rPr>
              <w:pPrChange w:id="9902" w:author="Mohammad Nayeem Hasan" w:date="2023-01-21T14:56:00Z">
                <w:pPr>
                  <w:jc w:val="both"/>
                </w:pPr>
              </w:pPrChange>
            </w:pPr>
            <w:ins w:id="9903" w:author="Mohammad Nayeem Hasan" w:date="2023-01-21T00:38:00Z">
              <w:r w:rsidRPr="00C60F95">
                <w:rPr>
                  <w:rFonts w:ascii="Times New Roman" w:hAnsi="Times New Roman" w:cs="Times New Roman"/>
                  <w:sz w:val="20"/>
                  <w:szCs w:val="20"/>
                  <w:rPrChange w:id="9904" w:author="Mohammad Nayeem Hasan" w:date="2023-01-21T03:17:00Z">
                    <w:rPr>
                      <w:rFonts w:ascii="Times New Roman" w:hAnsi="Times New Roman" w:cs="Times New Roman"/>
                      <w:sz w:val="24"/>
                      <w:szCs w:val="24"/>
                    </w:rPr>
                  </w:rPrChange>
                </w:rPr>
                <w:t>0.097</w:t>
              </w:r>
            </w:ins>
          </w:p>
        </w:tc>
        <w:tc>
          <w:tcPr>
            <w:tcW w:w="818" w:type="pct"/>
            <w:vAlign w:val="center"/>
            <w:tcPrChange w:id="9905" w:author="Mohammad Nayeem Hasan" w:date="2023-01-27T16:50:00Z">
              <w:tcPr>
                <w:tcW w:w="818" w:type="pct"/>
                <w:gridSpan w:val="2"/>
                <w:vAlign w:val="center"/>
              </w:tcPr>
            </w:tcPrChange>
          </w:tcPr>
          <w:p w14:paraId="25010F53" w14:textId="17F9AA7F" w:rsidR="00904C0E" w:rsidRPr="00C60F95" w:rsidRDefault="00904C0E">
            <w:pPr>
              <w:rPr>
                <w:ins w:id="9906" w:author="Mohammad Nayeem Hasan" w:date="2023-01-21T00:38:00Z"/>
                <w:rFonts w:ascii="Times New Roman" w:hAnsi="Times New Roman" w:cs="Times New Roman"/>
                <w:sz w:val="20"/>
                <w:szCs w:val="20"/>
                <w:rPrChange w:id="9907" w:author="Mohammad Nayeem Hasan" w:date="2023-01-21T03:17:00Z">
                  <w:rPr>
                    <w:ins w:id="9908" w:author="Mohammad Nayeem Hasan" w:date="2023-01-21T00:38:00Z"/>
                    <w:rFonts w:ascii="Times New Roman" w:hAnsi="Times New Roman" w:cs="Times New Roman"/>
                    <w:sz w:val="24"/>
                    <w:szCs w:val="24"/>
                  </w:rPr>
                </w:rPrChange>
              </w:rPr>
              <w:pPrChange w:id="9909" w:author="Mohammad Nayeem Hasan" w:date="2023-01-21T14:56:00Z">
                <w:pPr>
                  <w:jc w:val="both"/>
                </w:pPr>
              </w:pPrChange>
            </w:pPr>
            <w:ins w:id="9910" w:author="Mohammad Nayeem Hasan" w:date="2023-01-21T00:38:00Z">
              <w:r w:rsidRPr="00C60F95">
                <w:rPr>
                  <w:rFonts w:ascii="Times New Roman" w:hAnsi="Times New Roman" w:cs="Times New Roman"/>
                  <w:sz w:val="20"/>
                  <w:szCs w:val="20"/>
                  <w:rPrChange w:id="9911" w:author="Mohammad Nayeem Hasan" w:date="2023-01-21T03:17:00Z">
                    <w:rPr>
                      <w:rFonts w:ascii="Times New Roman" w:hAnsi="Times New Roman" w:cs="Times New Roman"/>
                      <w:sz w:val="24"/>
                      <w:szCs w:val="24"/>
                    </w:rPr>
                  </w:rPrChange>
                </w:rPr>
                <w:t>1.60</w:t>
              </w:r>
            </w:ins>
            <w:ins w:id="9912" w:author="Mohammad Nayeem Hasan" w:date="2023-01-21T02:21:00Z">
              <w:r w:rsidRPr="00C60F95">
                <w:rPr>
                  <w:rFonts w:ascii="Times New Roman" w:hAnsi="Times New Roman" w:cs="Times New Roman"/>
                  <w:sz w:val="20"/>
                  <w:szCs w:val="20"/>
                  <w:rPrChange w:id="9913" w:author="Mohammad Nayeem Hasan" w:date="2023-01-21T03:17:00Z">
                    <w:rPr>
                      <w:rFonts w:ascii="Times New Roman" w:hAnsi="Times New Roman" w:cs="Times New Roman"/>
                      <w:sz w:val="24"/>
                      <w:szCs w:val="24"/>
                    </w:rPr>
                  </w:rPrChange>
                </w:rPr>
                <w:t xml:space="preserve"> (1.05, 2.42)</w:t>
              </w:r>
            </w:ins>
          </w:p>
        </w:tc>
        <w:tc>
          <w:tcPr>
            <w:tcW w:w="481" w:type="pct"/>
            <w:vAlign w:val="center"/>
            <w:tcPrChange w:id="9914" w:author="Mohammad Nayeem Hasan" w:date="2023-01-27T16:50:00Z">
              <w:tcPr>
                <w:tcW w:w="481" w:type="pct"/>
                <w:gridSpan w:val="2"/>
                <w:vAlign w:val="center"/>
              </w:tcPr>
            </w:tcPrChange>
          </w:tcPr>
          <w:p w14:paraId="36BC4083" w14:textId="77777777" w:rsidR="00904C0E" w:rsidRPr="00C60F95" w:rsidRDefault="00904C0E">
            <w:pPr>
              <w:rPr>
                <w:ins w:id="9915" w:author="Mohammad Nayeem Hasan" w:date="2023-01-21T00:38:00Z"/>
                <w:rFonts w:ascii="Times New Roman" w:hAnsi="Times New Roman" w:cs="Times New Roman"/>
                <w:b/>
                <w:bCs/>
                <w:sz w:val="20"/>
                <w:szCs w:val="20"/>
                <w:rPrChange w:id="9916" w:author="Mohammad Nayeem Hasan" w:date="2023-01-21T03:17:00Z">
                  <w:rPr>
                    <w:ins w:id="9917" w:author="Mohammad Nayeem Hasan" w:date="2023-01-21T00:38:00Z"/>
                    <w:rFonts w:ascii="Times New Roman" w:hAnsi="Times New Roman" w:cs="Times New Roman"/>
                    <w:b/>
                    <w:bCs/>
                    <w:sz w:val="24"/>
                    <w:szCs w:val="24"/>
                  </w:rPr>
                </w:rPrChange>
              </w:rPr>
              <w:pPrChange w:id="9918" w:author="Mohammad Nayeem Hasan" w:date="2023-01-21T14:56:00Z">
                <w:pPr>
                  <w:jc w:val="both"/>
                </w:pPr>
              </w:pPrChange>
            </w:pPr>
            <w:ins w:id="9919" w:author="Mohammad Nayeem Hasan" w:date="2023-01-21T00:38:00Z">
              <w:r w:rsidRPr="00C60F95">
                <w:rPr>
                  <w:rFonts w:ascii="Times New Roman" w:hAnsi="Times New Roman" w:cs="Times New Roman"/>
                  <w:b/>
                  <w:bCs/>
                  <w:sz w:val="20"/>
                  <w:szCs w:val="20"/>
                  <w:rPrChange w:id="9920" w:author="Mohammad Nayeem Hasan" w:date="2023-01-21T03:17:00Z">
                    <w:rPr>
                      <w:rFonts w:ascii="Times New Roman" w:hAnsi="Times New Roman" w:cs="Times New Roman"/>
                      <w:b/>
                      <w:bCs/>
                      <w:sz w:val="24"/>
                      <w:szCs w:val="24"/>
                    </w:rPr>
                  </w:rPrChange>
                </w:rPr>
                <w:t>0.027</w:t>
              </w:r>
            </w:ins>
          </w:p>
        </w:tc>
        <w:tc>
          <w:tcPr>
            <w:tcW w:w="1012" w:type="pct"/>
            <w:vAlign w:val="center"/>
            <w:tcPrChange w:id="9921" w:author="Mohammad Nayeem Hasan" w:date="2023-01-27T16:50:00Z">
              <w:tcPr>
                <w:tcW w:w="1012" w:type="pct"/>
                <w:gridSpan w:val="3"/>
                <w:vAlign w:val="center"/>
              </w:tcPr>
            </w:tcPrChange>
          </w:tcPr>
          <w:p w14:paraId="6F03BB0D" w14:textId="090F4D4A" w:rsidR="00904C0E" w:rsidRPr="00C60F95" w:rsidRDefault="00904C0E">
            <w:pPr>
              <w:rPr>
                <w:ins w:id="9922" w:author="Mohammad Nayeem Hasan" w:date="2023-01-21T00:38:00Z"/>
                <w:rFonts w:ascii="Times New Roman" w:hAnsi="Times New Roman" w:cs="Times New Roman"/>
                <w:sz w:val="20"/>
                <w:szCs w:val="20"/>
                <w:rPrChange w:id="9923" w:author="Mohammad Nayeem Hasan" w:date="2023-01-21T03:17:00Z">
                  <w:rPr>
                    <w:ins w:id="9924" w:author="Mohammad Nayeem Hasan" w:date="2023-01-21T00:38:00Z"/>
                    <w:rFonts w:ascii="Times New Roman" w:hAnsi="Times New Roman" w:cs="Times New Roman"/>
                    <w:sz w:val="24"/>
                    <w:szCs w:val="24"/>
                  </w:rPr>
                </w:rPrChange>
              </w:rPr>
              <w:pPrChange w:id="9925" w:author="Mohammad Nayeem Hasan" w:date="2023-01-21T14:56:00Z">
                <w:pPr>
                  <w:jc w:val="both"/>
                </w:pPr>
              </w:pPrChange>
            </w:pPr>
            <w:ins w:id="9926" w:author="Mohammad Nayeem Hasan" w:date="2023-01-21T00:38:00Z">
              <w:r w:rsidRPr="00C60F95">
                <w:rPr>
                  <w:rFonts w:ascii="Times New Roman" w:hAnsi="Times New Roman" w:cs="Times New Roman"/>
                  <w:sz w:val="20"/>
                  <w:szCs w:val="20"/>
                  <w:rPrChange w:id="9927" w:author="Mohammad Nayeem Hasan" w:date="2023-01-21T03:17:00Z">
                    <w:rPr>
                      <w:rFonts w:ascii="Times New Roman" w:hAnsi="Times New Roman" w:cs="Times New Roman"/>
                      <w:sz w:val="24"/>
                      <w:szCs w:val="24"/>
                    </w:rPr>
                  </w:rPrChange>
                </w:rPr>
                <w:t>1.57</w:t>
              </w:r>
            </w:ins>
            <w:ins w:id="9928" w:author="Mohammad Nayeem Hasan" w:date="2023-01-21T02:56:00Z">
              <w:r w:rsidRPr="00C60F95">
                <w:rPr>
                  <w:rFonts w:ascii="Times New Roman" w:hAnsi="Times New Roman" w:cs="Times New Roman"/>
                  <w:sz w:val="20"/>
                  <w:szCs w:val="20"/>
                  <w:rPrChange w:id="9929" w:author="Mohammad Nayeem Hasan" w:date="2023-01-21T03:17:00Z">
                    <w:rPr>
                      <w:rFonts w:ascii="Times New Roman" w:hAnsi="Times New Roman" w:cs="Times New Roman"/>
                      <w:sz w:val="24"/>
                      <w:szCs w:val="24"/>
                    </w:rPr>
                  </w:rPrChange>
                </w:rPr>
                <w:t xml:space="preserve"> (1.25, 1.97)</w:t>
              </w:r>
            </w:ins>
          </w:p>
        </w:tc>
        <w:tc>
          <w:tcPr>
            <w:tcW w:w="473" w:type="pct"/>
            <w:vAlign w:val="center"/>
            <w:tcPrChange w:id="9930" w:author="Mohammad Nayeem Hasan" w:date="2023-01-27T16:50:00Z">
              <w:tcPr>
                <w:tcW w:w="477" w:type="pct"/>
                <w:gridSpan w:val="2"/>
                <w:vAlign w:val="center"/>
              </w:tcPr>
            </w:tcPrChange>
          </w:tcPr>
          <w:p w14:paraId="16D4DADE" w14:textId="77777777" w:rsidR="00904C0E" w:rsidRPr="00C60F95" w:rsidRDefault="00904C0E">
            <w:pPr>
              <w:rPr>
                <w:ins w:id="9931" w:author="Mohammad Nayeem Hasan" w:date="2023-01-21T00:38:00Z"/>
                <w:rFonts w:ascii="Times New Roman" w:hAnsi="Times New Roman" w:cs="Times New Roman"/>
                <w:b/>
                <w:bCs/>
                <w:sz w:val="20"/>
                <w:szCs w:val="20"/>
                <w:rPrChange w:id="9932" w:author="Mohammad Nayeem Hasan" w:date="2023-01-21T03:17:00Z">
                  <w:rPr>
                    <w:ins w:id="9933" w:author="Mohammad Nayeem Hasan" w:date="2023-01-21T00:38:00Z"/>
                    <w:rFonts w:ascii="Times New Roman" w:hAnsi="Times New Roman" w:cs="Times New Roman"/>
                    <w:b/>
                    <w:bCs/>
                    <w:sz w:val="24"/>
                    <w:szCs w:val="24"/>
                  </w:rPr>
                </w:rPrChange>
              </w:rPr>
              <w:pPrChange w:id="9934" w:author="Mohammad Nayeem Hasan" w:date="2023-01-21T14:56:00Z">
                <w:pPr>
                  <w:jc w:val="both"/>
                </w:pPr>
              </w:pPrChange>
            </w:pPr>
            <w:ins w:id="9935" w:author="Mohammad Nayeem Hasan" w:date="2023-01-21T00:38:00Z">
              <w:r w:rsidRPr="00C60F95">
                <w:rPr>
                  <w:rFonts w:ascii="Times New Roman" w:hAnsi="Times New Roman" w:cs="Times New Roman"/>
                  <w:b/>
                  <w:bCs/>
                  <w:sz w:val="20"/>
                  <w:szCs w:val="20"/>
                  <w:rPrChange w:id="9936" w:author="Mohammad Nayeem Hasan" w:date="2023-01-21T03:17:00Z">
                    <w:rPr>
                      <w:rFonts w:ascii="Times New Roman" w:hAnsi="Times New Roman" w:cs="Times New Roman"/>
                      <w:b/>
                      <w:bCs/>
                      <w:sz w:val="24"/>
                      <w:szCs w:val="24"/>
                    </w:rPr>
                  </w:rPrChange>
                </w:rPr>
                <w:t>&lt;0.001</w:t>
              </w:r>
            </w:ins>
          </w:p>
        </w:tc>
      </w:tr>
      <w:tr w:rsidR="00C60F95" w:rsidRPr="00C60F95" w14:paraId="5037159F" w14:textId="77777777" w:rsidTr="00DE658B">
        <w:trPr>
          <w:trHeight w:val="138"/>
          <w:jc w:val="center"/>
          <w:ins w:id="9937" w:author="Mohammad Nayeem Hasan" w:date="2023-01-21T00:38:00Z"/>
          <w:trPrChange w:id="9938" w:author="Mohammad Nayeem Hasan" w:date="2023-01-27T16:50:00Z">
            <w:trPr>
              <w:trHeight w:val="138"/>
              <w:jc w:val="center"/>
            </w:trPr>
          </w:trPrChange>
        </w:trPr>
        <w:tc>
          <w:tcPr>
            <w:tcW w:w="881" w:type="pct"/>
            <w:vAlign w:val="center"/>
            <w:tcPrChange w:id="9939" w:author="Mohammad Nayeem Hasan" w:date="2023-01-27T16:50:00Z">
              <w:tcPr>
                <w:tcW w:w="881" w:type="pct"/>
                <w:vAlign w:val="center"/>
              </w:tcPr>
            </w:tcPrChange>
          </w:tcPr>
          <w:p w14:paraId="04AEAA6C" w14:textId="77777777" w:rsidR="00904C0E" w:rsidRPr="00C60F95" w:rsidRDefault="00904C0E">
            <w:pPr>
              <w:rPr>
                <w:ins w:id="9940" w:author="Mohammad Nayeem Hasan" w:date="2023-01-21T00:38:00Z"/>
                <w:rFonts w:ascii="Times New Roman" w:hAnsi="Times New Roman" w:cs="Times New Roman"/>
                <w:sz w:val="20"/>
                <w:szCs w:val="20"/>
                <w:rPrChange w:id="9941" w:author="Mohammad Nayeem Hasan" w:date="2023-01-21T03:17:00Z">
                  <w:rPr>
                    <w:ins w:id="9942" w:author="Mohammad Nayeem Hasan" w:date="2023-01-21T00:38:00Z"/>
                    <w:rFonts w:ascii="Times New Roman" w:hAnsi="Times New Roman" w:cs="Times New Roman"/>
                    <w:sz w:val="24"/>
                    <w:szCs w:val="24"/>
                  </w:rPr>
                </w:rPrChange>
              </w:rPr>
              <w:pPrChange w:id="9943" w:author="Mohammad Nayeem Hasan" w:date="2023-01-21T14:56:00Z">
                <w:pPr>
                  <w:jc w:val="both"/>
                </w:pPr>
              </w:pPrChange>
            </w:pPr>
            <w:ins w:id="9944" w:author="Mohammad Nayeem Hasan" w:date="2023-01-21T00:38:00Z">
              <w:r w:rsidRPr="00C60F95">
                <w:rPr>
                  <w:rFonts w:ascii="Times New Roman" w:hAnsi="Times New Roman" w:cs="Times New Roman"/>
                  <w:sz w:val="20"/>
                  <w:szCs w:val="20"/>
                  <w:rPrChange w:id="9945" w:author="Mohammad Nayeem Hasan" w:date="2023-01-21T03:17:00Z">
                    <w:rPr>
                      <w:rFonts w:ascii="Times New Roman" w:hAnsi="Times New Roman" w:cs="Times New Roman"/>
                      <w:sz w:val="24"/>
                      <w:szCs w:val="24"/>
                    </w:rPr>
                  </w:rPrChange>
                </w:rPr>
                <w:t>48-59</w:t>
              </w:r>
            </w:ins>
          </w:p>
        </w:tc>
        <w:tc>
          <w:tcPr>
            <w:tcW w:w="854" w:type="pct"/>
            <w:vAlign w:val="center"/>
            <w:tcPrChange w:id="9946" w:author="Mohammad Nayeem Hasan" w:date="2023-01-27T16:50:00Z">
              <w:tcPr>
                <w:tcW w:w="851" w:type="pct"/>
                <w:vAlign w:val="center"/>
              </w:tcPr>
            </w:tcPrChange>
          </w:tcPr>
          <w:p w14:paraId="3BCCAD67" w14:textId="77777777" w:rsidR="00904C0E" w:rsidRPr="00C60F95" w:rsidRDefault="00904C0E">
            <w:pPr>
              <w:rPr>
                <w:ins w:id="9947" w:author="Mohammad Nayeem Hasan" w:date="2023-01-21T00:38:00Z"/>
                <w:rFonts w:ascii="Times New Roman" w:hAnsi="Times New Roman" w:cs="Times New Roman"/>
                <w:sz w:val="20"/>
                <w:szCs w:val="20"/>
                <w:rPrChange w:id="9948" w:author="Mohammad Nayeem Hasan" w:date="2023-01-21T03:17:00Z">
                  <w:rPr>
                    <w:ins w:id="9949" w:author="Mohammad Nayeem Hasan" w:date="2023-01-21T00:38:00Z"/>
                    <w:rFonts w:ascii="Times New Roman" w:hAnsi="Times New Roman" w:cs="Times New Roman"/>
                    <w:sz w:val="24"/>
                    <w:szCs w:val="24"/>
                  </w:rPr>
                </w:rPrChange>
              </w:rPr>
              <w:pPrChange w:id="9950" w:author="Mohammad Nayeem Hasan" w:date="2023-01-21T14:56:00Z">
                <w:pPr>
                  <w:jc w:val="both"/>
                </w:pPr>
              </w:pPrChange>
            </w:pPr>
            <w:ins w:id="9951" w:author="Mohammad Nayeem Hasan" w:date="2023-01-21T00:38:00Z">
              <w:r w:rsidRPr="00C60F95">
                <w:rPr>
                  <w:rFonts w:ascii="Times New Roman" w:hAnsi="Times New Roman" w:cs="Times New Roman"/>
                  <w:sz w:val="20"/>
                  <w:szCs w:val="20"/>
                  <w:rPrChange w:id="9952" w:author="Mohammad Nayeem Hasan" w:date="2023-01-21T03:17:00Z">
                    <w:rPr>
                      <w:rFonts w:ascii="Times New Roman" w:hAnsi="Times New Roman" w:cs="Times New Roman"/>
                      <w:sz w:val="24"/>
                      <w:szCs w:val="24"/>
                    </w:rPr>
                  </w:rPrChange>
                </w:rPr>
                <w:t>Ref.</w:t>
              </w:r>
            </w:ins>
          </w:p>
        </w:tc>
        <w:tc>
          <w:tcPr>
            <w:tcW w:w="481" w:type="pct"/>
            <w:vAlign w:val="center"/>
            <w:tcPrChange w:id="9953" w:author="Mohammad Nayeem Hasan" w:date="2023-01-27T16:50:00Z">
              <w:tcPr>
                <w:tcW w:w="481" w:type="pct"/>
                <w:gridSpan w:val="3"/>
                <w:vAlign w:val="center"/>
              </w:tcPr>
            </w:tcPrChange>
          </w:tcPr>
          <w:p w14:paraId="48CE3917" w14:textId="77777777" w:rsidR="00904C0E" w:rsidRPr="00C60F95" w:rsidRDefault="00904C0E">
            <w:pPr>
              <w:rPr>
                <w:ins w:id="9954" w:author="Mohammad Nayeem Hasan" w:date="2023-01-21T00:38:00Z"/>
                <w:rFonts w:ascii="Times New Roman" w:hAnsi="Times New Roman" w:cs="Times New Roman"/>
                <w:sz w:val="20"/>
                <w:szCs w:val="20"/>
                <w:rPrChange w:id="9955" w:author="Mohammad Nayeem Hasan" w:date="2023-01-21T03:17:00Z">
                  <w:rPr>
                    <w:ins w:id="9956" w:author="Mohammad Nayeem Hasan" w:date="2023-01-21T00:38:00Z"/>
                    <w:rFonts w:ascii="Times New Roman" w:hAnsi="Times New Roman" w:cs="Times New Roman"/>
                    <w:sz w:val="24"/>
                    <w:szCs w:val="24"/>
                  </w:rPr>
                </w:rPrChange>
              </w:rPr>
              <w:pPrChange w:id="9957" w:author="Mohammad Nayeem Hasan" w:date="2023-01-21T14:56:00Z">
                <w:pPr>
                  <w:jc w:val="both"/>
                </w:pPr>
              </w:pPrChange>
            </w:pPr>
            <w:ins w:id="9958" w:author="Mohammad Nayeem Hasan" w:date="2023-01-21T00:38:00Z">
              <w:r w:rsidRPr="00C60F95">
                <w:rPr>
                  <w:rFonts w:ascii="Times New Roman" w:hAnsi="Times New Roman" w:cs="Times New Roman"/>
                  <w:sz w:val="20"/>
                  <w:szCs w:val="20"/>
                  <w:rPrChange w:id="9959" w:author="Mohammad Nayeem Hasan" w:date="2023-01-21T03:17:00Z">
                    <w:rPr>
                      <w:rFonts w:ascii="Times New Roman" w:hAnsi="Times New Roman" w:cs="Times New Roman"/>
                      <w:sz w:val="24"/>
                      <w:szCs w:val="24"/>
                    </w:rPr>
                  </w:rPrChange>
                </w:rPr>
                <w:t>-</w:t>
              </w:r>
            </w:ins>
          </w:p>
        </w:tc>
        <w:tc>
          <w:tcPr>
            <w:tcW w:w="818" w:type="pct"/>
            <w:vAlign w:val="center"/>
            <w:tcPrChange w:id="9960" w:author="Mohammad Nayeem Hasan" w:date="2023-01-27T16:50:00Z">
              <w:tcPr>
                <w:tcW w:w="818" w:type="pct"/>
                <w:gridSpan w:val="2"/>
                <w:vAlign w:val="center"/>
              </w:tcPr>
            </w:tcPrChange>
          </w:tcPr>
          <w:p w14:paraId="2A70FAAD" w14:textId="77777777" w:rsidR="00904C0E" w:rsidRPr="00C60F95" w:rsidRDefault="00904C0E">
            <w:pPr>
              <w:rPr>
                <w:ins w:id="9961" w:author="Mohammad Nayeem Hasan" w:date="2023-01-21T00:38:00Z"/>
                <w:rFonts w:ascii="Times New Roman" w:hAnsi="Times New Roman" w:cs="Times New Roman"/>
                <w:sz w:val="20"/>
                <w:szCs w:val="20"/>
                <w:rPrChange w:id="9962" w:author="Mohammad Nayeem Hasan" w:date="2023-01-21T03:17:00Z">
                  <w:rPr>
                    <w:ins w:id="9963" w:author="Mohammad Nayeem Hasan" w:date="2023-01-21T00:38:00Z"/>
                    <w:rFonts w:ascii="Times New Roman" w:hAnsi="Times New Roman" w:cs="Times New Roman"/>
                    <w:sz w:val="24"/>
                    <w:szCs w:val="24"/>
                  </w:rPr>
                </w:rPrChange>
              </w:rPr>
              <w:pPrChange w:id="9964" w:author="Mohammad Nayeem Hasan" w:date="2023-01-21T14:56:00Z">
                <w:pPr>
                  <w:jc w:val="both"/>
                </w:pPr>
              </w:pPrChange>
            </w:pPr>
            <w:ins w:id="9965" w:author="Mohammad Nayeem Hasan" w:date="2023-01-21T00:38:00Z">
              <w:r w:rsidRPr="00C60F95">
                <w:rPr>
                  <w:rFonts w:ascii="Times New Roman" w:hAnsi="Times New Roman" w:cs="Times New Roman"/>
                  <w:sz w:val="20"/>
                  <w:szCs w:val="20"/>
                  <w:rPrChange w:id="9966" w:author="Mohammad Nayeem Hasan" w:date="2023-01-21T03:17:00Z">
                    <w:rPr>
                      <w:rFonts w:ascii="Times New Roman" w:hAnsi="Times New Roman" w:cs="Times New Roman"/>
                      <w:sz w:val="24"/>
                      <w:szCs w:val="24"/>
                    </w:rPr>
                  </w:rPrChange>
                </w:rPr>
                <w:t>Ref.</w:t>
              </w:r>
            </w:ins>
          </w:p>
        </w:tc>
        <w:tc>
          <w:tcPr>
            <w:tcW w:w="481" w:type="pct"/>
            <w:vAlign w:val="center"/>
            <w:tcPrChange w:id="9967" w:author="Mohammad Nayeem Hasan" w:date="2023-01-27T16:50:00Z">
              <w:tcPr>
                <w:tcW w:w="481" w:type="pct"/>
                <w:gridSpan w:val="2"/>
                <w:vAlign w:val="center"/>
              </w:tcPr>
            </w:tcPrChange>
          </w:tcPr>
          <w:p w14:paraId="7AD06AA4" w14:textId="77777777" w:rsidR="00904C0E" w:rsidRPr="00C60F95" w:rsidRDefault="00904C0E">
            <w:pPr>
              <w:rPr>
                <w:ins w:id="9968" w:author="Mohammad Nayeem Hasan" w:date="2023-01-21T00:38:00Z"/>
                <w:rFonts w:ascii="Times New Roman" w:hAnsi="Times New Roman" w:cs="Times New Roman"/>
                <w:sz w:val="20"/>
                <w:szCs w:val="20"/>
                <w:rPrChange w:id="9969" w:author="Mohammad Nayeem Hasan" w:date="2023-01-21T03:17:00Z">
                  <w:rPr>
                    <w:ins w:id="9970" w:author="Mohammad Nayeem Hasan" w:date="2023-01-21T00:38:00Z"/>
                    <w:rFonts w:ascii="Times New Roman" w:hAnsi="Times New Roman" w:cs="Times New Roman"/>
                    <w:sz w:val="24"/>
                    <w:szCs w:val="24"/>
                  </w:rPr>
                </w:rPrChange>
              </w:rPr>
              <w:pPrChange w:id="9971" w:author="Mohammad Nayeem Hasan" w:date="2023-01-21T14:56:00Z">
                <w:pPr>
                  <w:jc w:val="both"/>
                </w:pPr>
              </w:pPrChange>
            </w:pPr>
            <w:ins w:id="9972" w:author="Mohammad Nayeem Hasan" w:date="2023-01-21T00:38:00Z">
              <w:r w:rsidRPr="00C60F95">
                <w:rPr>
                  <w:rFonts w:ascii="Times New Roman" w:hAnsi="Times New Roman" w:cs="Times New Roman"/>
                  <w:sz w:val="20"/>
                  <w:szCs w:val="20"/>
                  <w:rPrChange w:id="9973" w:author="Mohammad Nayeem Hasan" w:date="2023-01-21T03:17:00Z">
                    <w:rPr>
                      <w:rFonts w:ascii="Times New Roman" w:hAnsi="Times New Roman" w:cs="Times New Roman"/>
                      <w:sz w:val="24"/>
                      <w:szCs w:val="24"/>
                    </w:rPr>
                  </w:rPrChange>
                </w:rPr>
                <w:t>-</w:t>
              </w:r>
            </w:ins>
          </w:p>
        </w:tc>
        <w:tc>
          <w:tcPr>
            <w:tcW w:w="1012" w:type="pct"/>
            <w:vAlign w:val="center"/>
            <w:tcPrChange w:id="9974" w:author="Mohammad Nayeem Hasan" w:date="2023-01-27T16:50:00Z">
              <w:tcPr>
                <w:tcW w:w="1012" w:type="pct"/>
                <w:gridSpan w:val="3"/>
                <w:vAlign w:val="center"/>
              </w:tcPr>
            </w:tcPrChange>
          </w:tcPr>
          <w:p w14:paraId="28980FF0" w14:textId="77777777" w:rsidR="00904C0E" w:rsidRPr="00C60F95" w:rsidRDefault="00904C0E">
            <w:pPr>
              <w:rPr>
                <w:ins w:id="9975" w:author="Mohammad Nayeem Hasan" w:date="2023-01-21T00:38:00Z"/>
                <w:rFonts w:ascii="Times New Roman" w:hAnsi="Times New Roman" w:cs="Times New Roman"/>
                <w:sz w:val="20"/>
                <w:szCs w:val="20"/>
                <w:rPrChange w:id="9976" w:author="Mohammad Nayeem Hasan" w:date="2023-01-21T03:17:00Z">
                  <w:rPr>
                    <w:ins w:id="9977" w:author="Mohammad Nayeem Hasan" w:date="2023-01-21T00:38:00Z"/>
                    <w:rFonts w:ascii="Times New Roman" w:hAnsi="Times New Roman" w:cs="Times New Roman"/>
                    <w:sz w:val="24"/>
                    <w:szCs w:val="24"/>
                  </w:rPr>
                </w:rPrChange>
              </w:rPr>
              <w:pPrChange w:id="9978" w:author="Mohammad Nayeem Hasan" w:date="2023-01-21T14:56:00Z">
                <w:pPr>
                  <w:jc w:val="both"/>
                </w:pPr>
              </w:pPrChange>
            </w:pPr>
            <w:ins w:id="9979" w:author="Mohammad Nayeem Hasan" w:date="2023-01-21T00:38:00Z">
              <w:r w:rsidRPr="00C60F95">
                <w:rPr>
                  <w:rFonts w:ascii="Times New Roman" w:hAnsi="Times New Roman" w:cs="Times New Roman"/>
                  <w:sz w:val="20"/>
                  <w:szCs w:val="20"/>
                  <w:rPrChange w:id="9980" w:author="Mohammad Nayeem Hasan" w:date="2023-01-21T03:17:00Z">
                    <w:rPr>
                      <w:rFonts w:ascii="Times New Roman" w:hAnsi="Times New Roman" w:cs="Times New Roman"/>
                      <w:sz w:val="24"/>
                      <w:szCs w:val="24"/>
                    </w:rPr>
                  </w:rPrChange>
                </w:rPr>
                <w:t>Ref.</w:t>
              </w:r>
            </w:ins>
          </w:p>
        </w:tc>
        <w:tc>
          <w:tcPr>
            <w:tcW w:w="473" w:type="pct"/>
            <w:vAlign w:val="center"/>
            <w:tcPrChange w:id="9981" w:author="Mohammad Nayeem Hasan" w:date="2023-01-27T16:50:00Z">
              <w:tcPr>
                <w:tcW w:w="477" w:type="pct"/>
                <w:gridSpan w:val="2"/>
                <w:vAlign w:val="center"/>
              </w:tcPr>
            </w:tcPrChange>
          </w:tcPr>
          <w:p w14:paraId="0C18EB4F" w14:textId="77777777" w:rsidR="00904C0E" w:rsidRPr="00C60F95" w:rsidRDefault="00904C0E">
            <w:pPr>
              <w:rPr>
                <w:ins w:id="9982" w:author="Mohammad Nayeem Hasan" w:date="2023-01-21T00:38:00Z"/>
                <w:rFonts w:ascii="Times New Roman" w:hAnsi="Times New Roman" w:cs="Times New Roman"/>
                <w:sz w:val="20"/>
                <w:szCs w:val="20"/>
                <w:rPrChange w:id="9983" w:author="Mohammad Nayeem Hasan" w:date="2023-01-21T03:17:00Z">
                  <w:rPr>
                    <w:ins w:id="9984" w:author="Mohammad Nayeem Hasan" w:date="2023-01-21T00:38:00Z"/>
                    <w:rFonts w:ascii="Times New Roman" w:hAnsi="Times New Roman" w:cs="Times New Roman"/>
                    <w:sz w:val="24"/>
                    <w:szCs w:val="24"/>
                  </w:rPr>
                </w:rPrChange>
              </w:rPr>
              <w:pPrChange w:id="9985" w:author="Mohammad Nayeem Hasan" w:date="2023-01-21T14:56:00Z">
                <w:pPr>
                  <w:jc w:val="both"/>
                </w:pPr>
              </w:pPrChange>
            </w:pPr>
            <w:ins w:id="9986" w:author="Mohammad Nayeem Hasan" w:date="2023-01-21T00:38:00Z">
              <w:r w:rsidRPr="00C60F95">
                <w:rPr>
                  <w:rFonts w:ascii="Times New Roman" w:hAnsi="Times New Roman" w:cs="Times New Roman"/>
                  <w:sz w:val="20"/>
                  <w:szCs w:val="20"/>
                  <w:rPrChange w:id="9987" w:author="Mohammad Nayeem Hasan" w:date="2023-01-21T03:17:00Z">
                    <w:rPr>
                      <w:rFonts w:ascii="Times New Roman" w:hAnsi="Times New Roman" w:cs="Times New Roman"/>
                      <w:sz w:val="24"/>
                      <w:szCs w:val="24"/>
                    </w:rPr>
                  </w:rPrChange>
                </w:rPr>
                <w:t>-</w:t>
              </w:r>
            </w:ins>
          </w:p>
        </w:tc>
      </w:tr>
      <w:tr w:rsidR="00C60F95" w:rsidRPr="00C60F95" w14:paraId="2F8F73D4" w14:textId="3A28526E" w:rsidTr="00DE658B">
        <w:trPr>
          <w:trHeight w:val="138"/>
          <w:jc w:val="center"/>
          <w:ins w:id="9988" w:author="Mohammad Nayeem Hasan" w:date="2023-01-21T00:38:00Z"/>
          <w:trPrChange w:id="9989" w:author="Mohammad Nayeem Hasan" w:date="2023-01-27T16:50:00Z">
            <w:trPr>
              <w:trHeight w:val="138"/>
              <w:jc w:val="center"/>
            </w:trPr>
          </w:trPrChange>
        </w:trPr>
        <w:tc>
          <w:tcPr>
            <w:tcW w:w="1735" w:type="pct"/>
            <w:gridSpan w:val="2"/>
            <w:vAlign w:val="center"/>
            <w:tcPrChange w:id="9990" w:author="Mohammad Nayeem Hasan" w:date="2023-01-27T16:50:00Z">
              <w:tcPr>
                <w:tcW w:w="1732" w:type="pct"/>
                <w:gridSpan w:val="2"/>
                <w:vAlign w:val="center"/>
              </w:tcPr>
            </w:tcPrChange>
          </w:tcPr>
          <w:p w14:paraId="508C4066" w14:textId="77777777" w:rsidR="00904C0E" w:rsidRPr="00C60F95" w:rsidRDefault="00904C0E">
            <w:pPr>
              <w:rPr>
                <w:ins w:id="9991" w:author="Mohammad Nayeem Hasan" w:date="2023-01-21T00:38:00Z"/>
                <w:rFonts w:ascii="Times New Roman" w:hAnsi="Times New Roman" w:cs="Times New Roman"/>
                <w:sz w:val="20"/>
                <w:szCs w:val="20"/>
                <w:rPrChange w:id="9992" w:author="Mohammad Nayeem Hasan" w:date="2023-01-21T03:17:00Z">
                  <w:rPr>
                    <w:ins w:id="9993" w:author="Mohammad Nayeem Hasan" w:date="2023-01-21T00:38:00Z"/>
                    <w:rFonts w:ascii="Times New Roman" w:hAnsi="Times New Roman" w:cs="Times New Roman"/>
                    <w:sz w:val="24"/>
                    <w:szCs w:val="24"/>
                  </w:rPr>
                </w:rPrChange>
              </w:rPr>
              <w:pPrChange w:id="9994" w:author="Mohammad Nayeem Hasan" w:date="2023-01-21T14:56:00Z">
                <w:pPr>
                  <w:jc w:val="both"/>
                </w:pPr>
              </w:pPrChange>
            </w:pPr>
            <w:ins w:id="9995" w:author="Mohammad Nayeem Hasan" w:date="2023-01-21T00:38:00Z">
              <w:r w:rsidRPr="00C60F95">
                <w:rPr>
                  <w:rFonts w:ascii="Times New Roman" w:hAnsi="Times New Roman" w:cs="Times New Roman"/>
                  <w:sz w:val="20"/>
                  <w:szCs w:val="20"/>
                  <w:rPrChange w:id="9996" w:author="Mohammad Nayeem Hasan" w:date="2023-01-21T03:17:00Z">
                    <w:rPr>
                      <w:rFonts w:ascii="Times New Roman" w:hAnsi="Times New Roman" w:cs="Times New Roman"/>
                      <w:sz w:val="24"/>
                      <w:szCs w:val="24"/>
                    </w:rPr>
                  </w:rPrChange>
                </w:rPr>
                <w:t>Child’s sex</w:t>
              </w:r>
            </w:ins>
          </w:p>
        </w:tc>
        <w:tc>
          <w:tcPr>
            <w:tcW w:w="1299" w:type="pct"/>
            <w:gridSpan w:val="2"/>
            <w:vAlign w:val="center"/>
            <w:tcPrChange w:id="9997" w:author="Mohammad Nayeem Hasan" w:date="2023-01-27T16:50:00Z">
              <w:tcPr>
                <w:tcW w:w="1299" w:type="pct"/>
                <w:gridSpan w:val="5"/>
                <w:vAlign w:val="center"/>
              </w:tcPr>
            </w:tcPrChange>
          </w:tcPr>
          <w:p w14:paraId="3EAFFC4F" w14:textId="77777777" w:rsidR="00904C0E" w:rsidRPr="00C60F95" w:rsidRDefault="00904C0E">
            <w:pPr>
              <w:rPr>
                <w:ins w:id="9998" w:author="Mohammad Nayeem Hasan" w:date="2023-01-21T00:38:00Z"/>
                <w:rFonts w:ascii="Times New Roman" w:hAnsi="Times New Roman" w:cs="Times New Roman"/>
                <w:sz w:val="20"/>
                <w:szCs w:val="20"/>
                <w:rPrChange w:id="9999" w:author="Mohammad Nayeem Hasan" w:date="2023-01-21T03:17:00Z">
                  <w:rPr>
                    <w:ins w:id="10000" w:author="Mohammad Nayeem Hasan" w:date="2023-01-21T00:38:00Z"/>
                    <w:rFonts w:ascii="Times New Roman" w:hAnsi="Times New Roman" w:cs="Times New Roman"/>
                    <w:sz w:val="24"/>
                    <w:szCs w:val="24"/>
                  </w:rPr>
                </w:rPrChange>
              </w:rPr>
              <w:pPrChange w:id="10001" w:author="Mohammad Nayeem Hasan" w:date="2023-01-21T14:56:00Z">
                <w:pPr>
                  <w:jc w:val="both"/>
                </w:pPr>
              </w:pPrChange>
            </w:pPr>
          </w:p>
        </w:tc>
        <w:tc>
          <w:tcPr>
            <w:tcW w:w="1493" w:type="pct"/>
            <w:gridSpan w:val="2"/>
            <w:vAlign w:val="center"/>
            <w:tcPrChange w:id="10002" w:author="Mohammad Nayeem Hasan" w:date="2023-01-27T16:50:00Z">
              <w:tcPr>
                <w:tcW w:w="1493" w:type="pct"/>
                <w:gridSpan w:val="5"/>
                <w:vAlign w:val="center"/>
              </w:tcPr>
            </w:tcPrChange>
          </w:tcPr>
          <w:p w14:paraId="1F874269" w14:textId="77777777" w:rsidR="00904C0E" w:rsidRPr="00C60F95" w:rsidRDefault="00904C0E">
            <w:pPr>
              <w:rPr>
                <w:ins w:id="10003" w:author="Mohammad Nayeem Hasan" w:date="2023-01-21T00:38:00Z"/>
                <w:rFonts w:ascii="Times New Roman" w:hAnsi="Times New Roman" w:cs="Times New Roman"/>
                <w:sz w:val="20"/>
                <w:szCs w:val="20"/>
                <w:rPrChange w:id="10004" w:author="Mohammad Nayeem Hasan" w:date="2023-01-21T03:17:00Z">
                  <w:rPr>
                    <w:ins w:id="10005" w:author="Mohammad Nayeem Hasan" w:date="2023-01-21T00:38:00Z"/>
                    <w:rFonts w:ascii="Times New Roman" w:hAnsi="Times New Roman" w:cs="Times New Roman"/>
                    <w:sz w:val="24"/>
                    <w:szCs w:val="24"/>
                  </w:rPr>
                </w:rPrChange>
              </w:rPr>
              <w:pPrChange w:id="10006" w:author="Mohammad Nayeem Hasan" w:date="2023-01-21T14:56:00Z">
                <w:pPr>
                  <w:jc w:val="both"/>
                </w:pPr>
              </w:pPrChange>
            </w:pPr>
          </w:p>
        </w:tc>
        <w:tc>
          <w:tcPr>
            <w:tcW w:w="473" w:type="pct"/>
            <w:vAlign w:val="center"/>
            <w:tcPrChange w:id="10007" w:author="Mohammad Nayeem Hasan" w:date="2023-01-27T16:50:00Z">
              <w:tcPr>
                <w:tcW w:w="477" w:type="pct"/>
                <w:gridSpan w:val="2"/>
                <w:vAlign w:val="center"/>
              </w:tcPr>
            </w:tcPrChange>
          </w:tcPr>
          <w:p w14:paraId="37EF171C" w14:textId="77777777" w:rsidR="00904C0E" w:rsidRPr="00C60F95" w:rsidRDefault="00904C0E">
            <w:pPr>
              <w:rPr>
                <w:ins w:id="10008" w:author="Mohammad Nayeem Hasan" w:date="2023-01-21T00:38:00Z"/>
                <w:rFonts w:ascii="Times New Roman" w:hAnsi="Times New Roman" w:cs="Times New Roman"/>
                <w:sz w:val="20"/>
                <w:szCs w:val="20"/>
                <w:rPrChange w:id="10009" w:author="Mohammad Nayeem Hasan" w:date="2023-01-21T03:17:00Z">
                  <w:rPr>
                    <w:ins w:id="10010" w:author="Mohammad Nayeem Hasan" w:date="2023-01-21T00:38:00Z"/>
                    <w:rFonts w:ascii="Times New Roman" w:hAnsi="Times New Roman" w:cs="Times New Roman"/>
                    <w:sz w:val="24"/>
                    <w:szCs w:val="24"/>
                  </w:rPr>
                </w:rPrChange>
              </w:rPr>
              <w:pPrChange w:id="10011" w:author="Mohammad Nayeem Hasan" w:date="2023-01-21T14:56:00Z">
                <w:pPr>
                  <w:jc w:val="both"/>
                </w:pPr>
              </w:pPrChange>
            </w:pPr>
          </w:p>
        </w:tc>
      </w:tr>
      <w:tr w:rsidR="00C60F95" w:rsidRPr="00C60F95" w14:paraId="0ACB640B" w14:textId="77777777" w:rsidTr="00DE658B">
        <w:trPr>
          <w:trHeight w:val="268"/>
          <w:jc w:val="center"/>
          <w:ins w:id="10012" w:author="Mohammad Nayeem Hasan" w:date="2023-01-21T00:38:00Z"/>
          <w:trPrChange w:id="10013" w:author="Mohammad Nayeem Hasan" w:date="2023-01-27T16:50:00Z">
            <w:trPr>
              <w:trHeight w:val="268"/>
              <w:jc w:val="center"/>
            </w:trPr>
          </w:trPrChange>
        </w:trPr>
        <w:tc>
          <w:tcPr>
            <w:tcW w:w="881" w:type="pct"/>
            <w:vAlign w:val="center"/>
            <w:tcPrChange w:id="10014" w:author="Mohammad Nayeem Hasan" w:date="2023-01-27T16:50:00Z">
              <w:tcPr>
                <w:tcW w:w="881" w:type="pct"/>
                <w:vAlign w:val="center"/>
              </w:tcPr>
            </w:tcPrChange>
          </w:tcPr>
          <w:p w14:paraId="2D5B5FA3" w14:textId="77777777" w:rsidR="00904C0E" w:rsidRPr="00C60F95" w:rsidRDefault="00904C0E">
            <w:pPr>
              <w:rPr>
                <w:ins w:id="10015" w:author="Mohammad Nayeem Hasan" w:date="2023-01-21T00:38:00Z"/>
                <w:rFonts w:ascii="Times New Roman" w:hAnsi="Times New Roman" w:cs="Times New Roman"/>
                <w:sz w:val="20"/>
                <w:szCs w:val="20"/>
                <w:rPrChange w:id="10016" w:author="Mohammad Nayeem Hasan" w:date="2023-01-21T03:17:00Z">
                  <w:rPr>
                    <w:ins w:id="10017" w:author="Mohammad Nayeem Hasan" w:date="2023-01-21T00:38:00Z"/>
                    <w:rFonts w:ascii="Times New Roman" w:hAnsi="Times New Roman" w:cs="Times New Roman"/>
                    <w:sz w:val="24"/>
                    <w:szCs w:val="24"/>
                  </w:rPr>
                </w:rPrChange>
              </w:rPr>
              <w:pPrChange w:id="10018" w:author="Mohammad Nayeem Hasan" w:date="2023-01-21T14:56:00Z">
                <w:pPr>
                  <w:jc w:val="both"/>
                </w:pPr>
              </w:pPrChange>
            </w:pPr>
            <w:ins w:id="10019" w:author="Mohammad Nayeem Hasan" w:date="2023-01-21T00:38:00Z">
              <w:r w:rsidRPr="00C60F95">
                <w:rPr>
                  <w:rFonts w:ascii="Times New Roman" w:hAnsi="Times New Roman" w:cs="Times New Roman"/>
                  <w:sz w:val="20"/>
                  <w:szCs w:val="20"/>
                  <w:rPrChange w:id="10020" w:author="Mohammad Nayeem Hasan" w:date="2023-01-21T03:17:00Z">
                    <w:rPr>
                      <w:rFonts w:ascii="Times New Roman" w:hAnsi="Times New Roman" w:cs="Times New Roman"/>
                      <w:sz w:val="24"/>
                      <w:szCs w:val="24"/>
                    </w:rPr>
                  </w:rPrChange>
                </w:rPr>
                <w:t>Male</w:t>
              </w:r>
            </w:ins>
          </w:p>
        </w:tc>
        <w:tc>
          <w:tcPr>
            <w:tcW w:w="854" w:type="pct"/>
            <w:vAlign w:val="center"/>
            <w:tcPrChange w:id="10021" w:author="Mohammad Nayeem Hasan" w:date="2023-01-27T16:50:00Z">
              <w:tcPr>
                <w:tcW w:w="851" w:type="pct"/>
                <w:vAlign w:val="center"/>
              </w:tcPr>
            </w:tcPrChange>
          </w:tcPr>
          <w:p w14:paraId="2570BEF7" w14:textId="275DB2A6" w:rsidR="00904C0E" w:rsidRPr="00C60F95" w:rsidRDefault="00904C0E">
            <w:pPr>
              <w:rPr>
                <w:ins w:id="10022" w:author="Mohammad Nayeem Hasan" w:date="2023-01-21T00:38:00Z"/>
                <w:rFonts w:ascii="Times New Roman" w:hAnsi="Times New Roman" w:cs="Times New Roman"/>
                <w:sz w:val="20"/>
                <w:szCs w:val="20"/>
                <w:rPrChange w:id="10023" w:author="Mohammad Nayeem Hasan" w:date="2023-01-21T03:17:00Z">
                  <w:rPr>
                    <w:ins w:id="10024" w:author="Mohammad Nayeem Hasan" w:date="2023-01-21T00:38:00Z"/>
                    <w:rFonts w:ascii="Times New Roman" w:hAnsi="Times New Roman" w:cs="Times New Roman"/>
                    <w:sz w:val="24"/>
                    <w:szCs w:val="24"/>
                  </w:rPr>
                </w:rPrChange>
              </w:rPr>
              <w:pPrChange w:id="10025" w:author="Mohammad Nayeem Hasan" w:date="2023-01-21T14:56:00Z">
                <w:pPr>
                  <w:jc w:val="both"/>
                </w:pPr>
              </w:pPrChange>
            </w:pPr>
            <w:ins w:id="10026" w:author="Mohammad Nayeem Hasan" w:date="2023-01-21T00:38:00Z">
              <w:r w:rsidRPr="00C60F95">
                <w:rPr>
                  <w:rFonts w:ascii="Times New Roman" w:hAnsi="Times New Roman" w:cs="Times New Roman"/>
                  <w:sz w:val="20"/>
                  <w:szCs w:val="20"/>
                  <w:rPrChange w:id="10027" w:author="Mohammad Nayeem Hasan" w:date="2023-01-21T03:17:00Z">
                    <w:rPr>
                      <w:rFonts w:ascii="Times New Roman" w:hAnsi="Times New Roman" w:cs="Times New Roman"/>
                      <w:sz w:val="24"/>
                      <w:szCs w:val="24"/>
                    </w:rPr>
                  </w:rPrChange>
                </w:rPr>
                <w:t>1.08</w:t>
              </w:r>
            </w:ins>
            <w:ins w:id="10028" w:author="Mohammad Nayeem Hasan" w:date="2023-01-21T02:07:00Z">
              <w:r w:rsidRPr="00C60F95">
                <w:rPr>
                  <w:rFonts w:ascii="Times New Roman" w:hAnsi="Times New Roman" w:cs="Times New Roman"/>
                  <w:sz w:val="20"/>
                  <w:szCs w:val="20"/>
                  <w:rPrChange w:id="10029" w:author="Mohammad Nayeem Hasan" w:date="2023-01-21T03:17:00Z">
                    <w:rPr>
                      <w:rFonts w:ascii="Times New Roman" w:hAnsi="Times New Roman" w:cs="Times New Roman"/>
                      <w:sz w:val="24"/>
                      <w:szCs w:val="24"/>
                    </w:rPr>
                  </w:rPrChange>
                </w:rPr>
                <w:t xml:space="preserve"> (0.98, 1.19)</w:t>
              </w:r>
            </w:ins>
          </w:p>
        </w:tc>
        <w:tc>
          <w:tcPr>
            <w:tcW w:w="481" w:type="pct"/>
            <w:vAlign w:val="center"/>
            <w:tcPrChange w:id="10030" w:author="Mohammad Nayeem Hasan" w:date="2023-01-27T16:50:00Z">
              <w:tcPr>
                <w:tcW w:w="481" w:type="pct"/>
                <w:gridSpan w:val="3"/>
                <w:vAlign w:val="center"/>
              </w:tcPr>
            </w:tcPrChange>
          </w:tcPr>
          <w:p w14:paraId="464C500C" w14:textId="77777777" w:rsidR="00904C0E" w:rsidRPr="00C60F95" w:rsidRDefault="00904C0E">
            <w:pPr>
              <w:rPr>
                <w:ins w:id="10031" w:author="Mohammad Nayeem Hasan" w:date="2023-01-21T00:38:00Z"/>
                <w:rFonts w:ascii="Times New Roman" w:hAnsi="Times New Roman" w:cs="Times New Roman"/>
                <w:sz w:val="20"/>
                <w:szCs w:val="20"/>
                <w:rPrChange w:id="10032" w:author="Mohammad Nayeem Hasan" w:date="2023-01-21T03:17:00Z">
                  <w:rPr>
                    <w:ins w:id="10033" w:author="Mohammad Nayeem Hasan" w:date="2023-01-21T00:38:00Z"/>
                    <w:rFonts w:ascii="Times New Roman" w:hAnsi="Times New Roman" w:cs="Times New Roman"/>
                    <w:sz w:val="24"/>
                    <w:szCs w:val="24"/>
                  </w:rPr>
                </w:rPrChange>
              </w:rPr>
              <w:pPrChange w:id="10034" w:author="Mohammad Nayeem Hasan" w:date="2023-01-21T14:56:00Z">
                <w:pPr>
                  <w:jc w:val="both"/>
                </w:pPr>
              </w:pPrChange>
            </w:pPr>
            <w:ins w:id="10035" w:author="Mohammad Nayeem Hasan" w:date="2023-01-21T00:38:00Z">
              <w:r w:rsidRPr="00C60F95">
                <w:rPr>
                  <w:rFonts w:ascii="Times New Roman" w:hAnsi="Times New Roman" w:cs="Times New Roman"/>
                  <w:sz w:val="20"/>
                  <w:szCs w:val="20"/>
                  <w:rPrChange w:id="10036" w:author="Mohammad Nayeem Hasan" w:date="2023-01-21T03:17:00Z">
                    <w:rPr>
                      <w:rFonts w:ascii="Times New Roman" w:hAnsi="Times New Roman" w:cs="Times New Roman"/>
                      <w:sz w:val="24"/>
                      <w:szCs w:val="24"/>
                    </w:rPr>
                  </w:rPrChange>
                </w:rPr>
                <w:t>0.107</w:t>
              </w:r>
            </w:ins>
          </w:p>
        </w:tc>
        <w:tc>
          <w:tcPr>
            <w:tcW w:w="818" w:type="pct"/>
            <w:vAlign w:val="center"/>
            <w:tcPrChange w:id="10037" w:author="Mohammad Nayeem Hasan" w:date="2023-01-27T16:50:00Z">
              <w:tcPr>
                <w:tcW w:w="818" w:type="pct"/>
                <w:gridSpan w:val="2"/>
                <w:vAlign w:val="center"/>
              </w:tcPr>
            </w:tcPrChange>
          </w:tcPr>
          <w:p w14:paraId="78A7BFF0" w14:textId="2B7FE14F" w:rsidR="00904C0E" w:rsidRPr="00C60F95" w:rsidRDefault="00904C0E">
            <w:pPr>
              <w:rPr>
                <w:ins w:id="10038" w:author="Mohammad Nayeem Hasan" w:date="2023-01-21T00:38:00Z"/>
                <w:rFonts w:ascii="Times New Roman" w:hAnsi="Times New Roman" w:cs="Times New Roman"/>
                <w:sz w:val="20"/>
                <w:szCs w:val="20"/>
                <w:rPrChange w:id="10039" w:author="Mohammad Nayeem Hasan" w:date="2023-01-21T03:17:00Z">
                  <w:rPr>
                    <w:ins w:id="10040" w:author="Mohammad Nayeem Hasan" w:date="2023-01-21T00:38:00Z"/>
                    <w:rFonts w:ascii="Times New Roman" w:hAnsi="Times New Roman" w:cs="Times New Roman"/>
                    <w:sz w:val="24"/>
                    <w:szCs w:val="24"/>
                  </w:rPr>
                </w:rPrChange>
              </w:rPr>
              <w:pPrChange w:id="10041" w:author="Mohammad Nayeem Hasan" w:date="2023-01-21T14:56:00Z">
                <w:pPr>
                  <w:jc w:val="both"/>
                </w:pPr>
              </w:pPrChange>
            </w:pPr>
            <w:ins w:id="10042" w:author="Mohammad Nayeem Hasan" w:date="2023-01-21T00:38:00Z">
              <w:r w:rsidRPr="00C60F95">
                <w:rPr>
                  <w:rFonts w:ascii="Times New Roman" w:hAnsi="Times New Roman" w:cs="Times New Roman"/>
                  <w:sz w:val="20"/>
                  <w:szCs w:val="20"/>
                  <w:rPrChange w:id="10043" w:author="Mohammad Nayeem Hasan" w:date="2023-01-21T03:17:00Z">
                    <w:rPr>
                      <w:rFonts w:ascii="Times New Roman" w:hAnsi="Times New Roman" w:cs="Times New Roman"/>
                      <w:sz w:val="24"/>
                      <w:szCs w:val="24"/>
                    </w:rPr>
                  </w:rPrChange>
                </w:rPr>
                <w:t>0.99</w:t>
              </w:r>
            </w:ins>
            <w:ins w:id="10044" w:author="Mohammad Nayeem Hasan" w:date="2023-01-21T02:21:00Z">
              <w:r w:rsidRPr="00C60F95">
                <w:rPr>
                  <w:rFonts w:ascii="Times New Roman" w:hAnsi="Times New Roman" w:cs="Times New Roman"/>
                  <w:sz w:val="20"/>
                  <w:szCs w:val="20"/>
                  <w:rPrChange w:id="10045" w:author="Mohammad Nayeem Hasan" w:date="2023-01-21T03:17:00Z">
                    <w:rPr>
                      <w:rFonts w:ascii="Times New Roman" w:hAnsi="Times New Roman" w:cs="Times New Roman"/>
                      <w:sz w:val="24"/>
                      <w:szCs w:val="24"/>
                    </w:rPr>
                  </w:rPrChange>
                </w:rPr>
                <w:t xml:space="preserve"> (0.84, 1.18)</w:t>
              </w:r>
            </w:ins>
          </w:p>
        </w:tc>
        <w:tc>
          <w:tcPr>
            <w:tcW w:w="481" w:type="pct"/>
            <w:vAlign w:val="center"/>
            <w:tcPrChange w:id="10046" w:author="Mohammad Nayeem Hasan" w:date="2023-01-27T16:50:00Z">
              <w:tcPr>
                <w:tcW w:w="481" w:type="pct"/>
                <w:gridSpan w:val="2"/>
                <w:vAlign w:val="center"/>
              </w:tcPr>
            </w:tcPrChange>
          </w:tcPr>
          <w:p w14:paraId="51D507B4" w14:textId="77777777" w:rsidR="00904C0E" w:rsidRPr="00C60F95" w:rsidRDefault="00904C0E">
            <w:pPr>
              <w:rPr>
                <w:ins w:id="10047" w:author="Mohammad Nayeem Hasan" w:date="2023-01-21T00:38:00Z"/>
                <w:rFonts w:ascii="Times New Roman" w:hAnsi="Times New Roman" w:cs="Times New Roman"/>
                <w:sz w:val="20"/>
                <w:szCs w:val="20"/>
                <w:rPrChange w:id="10048" w:author="Mohammad Nayeem Hasan" w:date="2023-01-21T03:17:00Z">
                  <w:rPr>
                    <w:ins w:id="10049" w:author="Mohammad Nayeem Hasan" w:date="2023-01-21T00:38:00Z"/>
                    <w:rFonts w:ascii="Times New Roman" w:hAnsi="Times New Roman" w:cs="Times New Roman"/>
                    <w:sz w:val="24"/>
                    <w:szCs w:val="24"/>
                  </w:rPr>
                </w:rPrChange>
              </w:rPr>
              <w:pPrChange w:id="10050" w:author="Mohammad Nayeem Hasan" w:date="2023-01-21T14:56:00Z">
                <w:pPr>
                  <w:jc w:val="both"/>
                </w:pPr>
              </w:pPrChange>
            </w:pPr>
            <w:ins w:id="10051" w:author="Mohammad Nayeem Hasan" w:date="2023-01-21T00:38:00Z">
              <w:r w:rsidRPr="00C60F95">
                <w:rPr>
                  <w:rFonts w:ascii="Times New Roman" w:hAnsi="Times New Roman" w:cs="Times New Roman"/>
                  <w:sz w:val="20"/>
                  <w:szCs w:val="20"/>
                  <w:rPrChange w:id="10052" w:author="Mohammad Nayeem Hasan" w:date="2023-01-21T03:17:00Z">
                    <w:rPr>
                      <w:rFonts w:ascii="Times New Roman" w:hAnsi="Times New Roman" w:cs="Times New Roman"/>
                      <w:sz w:val="24"/>
                      <w:szCs w:val="24"/>
                    </w:rPr>
                  </w:rPrChange>
                </w:rPr>
                <w:t>0.931</w:t>
              </w:r>
            </w:ins>
          </w:p>
        </w:tc>
        <w:tc>
          <w:tcPr>
            <w:tcW w:w="1012" w:type="pct"/>
            <w:vAlign w:val="center"/>
            <w:tcPrChange w:id="10053" w:author="Mohammad Nayeem Hasan" w:date="2023-01-27T16:50:00Z">
              <w:tcPr>
                <w:tcW w:w="1012" w:type="pct"/>
                <w:gridSpan w:val="3"/>
                <w:vAlign w:val="center"/>
              </w:tcPr>
            </w:tcPrChange>
          </w:tcPr>
          <w:p w14:paraId="74955CF4" w14:textId="308C2FF2" w:rsidR="00904C0E" w:rsidRPr="00C60F95" w:rsidRDefault="00904C0E">
            <w:pPr>
              <w:rPr>
                <w:ins w:id="10054" w:author="Mohammad Nayeem Hasan" w:date="2023-01-21T00:38:00Z"/>
                <w:rFonts w:ascii="Times New Roman" w:hAnsi="Times New Roman" w:cs="Times New Roman"/>
                <w:sz w:val="20"/>
                <w:szCs w:val="20"/>
                <w:rPrChange w:id="10055" w:author="Mohammad Nayeem Hasan" w:date="2023-01-21T03:17:00Z">
                  <w:rPr>
                    <w:ins w:id="10056" w:author="Mohammad Nayeem Hasan" w:date="2023-01-21T00:38:00Z"/>
                    <w:rFonts w:ascii="Times New Roman" w:hAnsi="Times New Roman" w:cs="Times New Roman"/>
                    <w:sz w:val="24"/>
                    <w:szCs w:val="24"/>
                  </w:rPr>
                </w:rPrChange>
              </w:rPr>
              <w:pPrChange w:id="10057" w:author="Mohammad Nayeem Hasan" w:date="2023-01-21T14:56:00Z">
                <w:pPr>
                  <w:jc w:val="both"/>
                </w:pPr>
              </w:pPrChange>
            </w:pPr>
            <w:ins w:id="10058" w:author="Mohammad Nayeem Hasan" w:date="2023-01-21T00:38:00Z">
              <w:r w:rsidRPr="00C60F95">
                <w:rPr>
                  <w:rFonts w:ascii="Times New Roman" w:hAnsi="Times New Roman" w:cs="Times New Roman"/>
                  <w:sz w:val="20"/>
                  <w:szCs w:val="20"/>
                  <w:rPrChange w:id="10059" w:author="Mohammad Nayeem Hasan" w:date="2023-01-21T03:17:00Z">
                    <w:rPr>
                      <w:rFonts w:ascii="Times New Roman" w:hAnsi="Times New Roman" w:cs="Times New Roman"/>
                      <w:sz w:val="24"/>
                      <w:szCs w:val="24"/>
                    </w:rPr>
                  </w:rPrChange>
                </w:rPr>
                <w:t>1.08</w:t>
              </w:r>
            </w:ins>
            <w:ins w:id="10060" w:author="Mohammad Nayeem Hasan" w:date="2023-01-21T02:56:00Z">
              <w:r w:rsidRPr="00C60F95">
                <w:rPr>
                  <w:rFonts w:ascii="Times New Roman" w:hAnsi="Times New Roman" w:cs="Times New Roman"/>
                  <w:sz w:val="20"/>
                  <w:szCs w:val="20"/>
                  <w:rPrChange w:id="10061" w:author="Mohammad Nayeem Hasan" w:date="2023-01-21T03:17:00Z">
                    <w:rPr>
                      <w:rFonts w:ascii="Times New Roman" w:hAnsi="Times New Roman" w:cs="Times New Roman"/>
                      <w:sz w:val="24"/>
                      <w:szCs w:val="24"/>
                    </w:rPr>
                  </w:rPrChange>
                </w:rPr>
                <w:t xml:space="preserve"> (0.96, 1.22)</w:t>
              </w:r>
            </w:ins>
          </w:p>
        </w:tc>
        <w:tc>
          <w:tcPr>
            <w:tcW w:w="473" w:type="pct"/>
            <w:vAlign w:val="center"/>
            <w:tcPrChange w:id="10062" w:author="Mohammad Nayeem Hasan" w:date="2023-01-27T16:50:00Z">
              <w:tcPr>
                <w:tcW w:w="477" w:type="pct"/>
                <w:gridSpan w:val="2"/>
                <w:vAlign w:val="center"/>
              </w:tcPr>
            </w:tcPrChange>
          </w:tcPr>
          <w:p w14:paraId="48051022" w14:textId="77777777" w:rsidR="00904C0E" w:rsidRPr="00C60F95" w:rsidRDefault="00904C0E">
            <w:pPr>
              <w:rPr>
                <w:ins w:id="10063" w:author="Mohammad Nayeem Hasan" w:date="2023-01-21T00:38:00Z"/>
                <w:rFonts w:ascii="Times New Roman" w:hAnsi="Times New Roman" w:cs="Times New Roman"/>
                <w:sz w:val="20"/>
                <w:szCs w:val="20"/>
                <w:rPrChange w:id="10064" w:author="Mohammad Nayeem Hasan" w:date="2023-01-21T03:17:00Z">
                  <w:rPr>
                    <w:ins w:id="10065" w:author="Mohammad Nayeem Hasan" w:date="2023-01-21T00:38:00Z"/>
                    <w:rFonts w:ascii="Times New Roman" w:hAnsi="Times New Roman" w:cs="Times New Roman"/>
                    <w:sz w:val="24"/>
                    <w:szCs w:val="24"/>
                  </w:rPr>
                </w:rPrChange>
              </w:rPr>
              <w:pPrChange w:id="10066" w:author="Mohammad Nayeem Hasan" w:date="2023-01-21T14:56:00Z">
                <w:pPr>
                  <w:jc w:val="both"/>
                </w:pPr>
              </w:pPrChange>
            </w:pPr>
            <w:ins w:id="10067" w:author="Mohammad Nayeem Hasan" w:date="2023-01-21T00:38:00Z">
              <w:r w:rsidRPr="00C60F95">
                <w:rPr>
                  <w:rFonts w:ascii="Times New Roman" w:hAnsi="Times New Roman" w:cs="Times New Roman"/>
                  <w:sz w:val="20"/>
                  <w:szCs w:val="20"/>
                  <w:rPrChange w:id="10068" w:author="Mohammad Nayeem Hasan" w:date="2023-01-21T03:17:00Z">
                    <w:rPr>
                      <w:rFonts w:ascii="Times New Roman" w:hAnsi="Times New Roman" w:cs="Times New Roman"/>
                      <w:sz w:val="24"/>
                      <w:szCs w:val="24"/>
                    </w:rPr>
                  </w:rPrChange>
                </w:rPr>
                <w:t>0.178</w:t>
              </w:r>
            </w:ins>
          </w:p>
        </w:tc>
      </w:tr>
      <w:tr w:rsidR="00C60F95" w:rsidRPr="00C60F95" w14:paraId="216E8E95" w14:textId="77777777" w:rsidTr="00DE658B">
        <w:trPr>
          <w:trHeight w:val="138"/>
          <w:jc w:val="center"/>
          <w:ins w:id="10069" w:author="Mohammad Nayeem Hasan" w:date="2023-01-21T00:38:00Z"/>
          <w:trPrChange w:id="10070" w:author="Mohammad Nayeem Hasan" w:date="2023-01-27T16:50:00Z">
            <w:trPr>
              <w:trHeight w:val="138"/>
              <w:jc w:val="center"/>
            </w:trPr>
          </w:trPrChange>
        </w:trPr>
        <w:tc>
          <w:tcPr>
            <w:tcW w:w="881" w:type="pct"/>
            <w:vAlign w:val="center"/>
            <w:tcPrChange w:id="10071" w:author="Mohammad Nayeem Hasan" w:date="2023-01-27T16:50:00Z">
              <w:tcPr>
                <w:tcW w:w="881" w:type="pct"/>
                <w:vAlign w:val="center"/>
              </w:tcPr>
            </w:tcPrChange>
          </w:tcPr>
          <w:p w14:paraId="51A8167C" w14:textId="77777777" w:rsidR="00904C0E" w:rsidRPr="00C60F95" w:rsidRDefault="00904C0E">
            <w:pPr>
              <w:rPr>
                <w:ins w:id="10072" w:author="Mohammad Nayeem Hasan" w:date="2023-01-21T00:38:00Z"/>
                <w:rFonts w:ascii="Times New Roman" w:hAnsi="Times New Roman" w:cs="Times New Roman"/>
                <w:sz w:val="20"/>
                <w:szCs w:val="20"/>
                <w:rPrChange w:id="10073" w:author="Mohammad Nayeem Hasan" w:date="2023-01-21T03:17:00Z">
                  <w:rPr>
                    <w:ins w:id="10074" w:author="Mohammad Nayeem Hasan" w:date="2023-01-21T00:38:00Z"/>
                    <w:rFonts w:ascii="Times New Roman" w:hAnsi="Times New Roman" w:cs="Times New Roman"/>
                    <w:sz w:val="24"/>
                    <w:szCs w:val="24"/>
                  </w:rPr>
                </w:rPrChange>
              </w:rPr>
              <w:pPrChange w:id="10075" w:author="Mohammad Nayeem Hasan" w:date="2023-01-21T14:56:00Z">
                <w:pPr>
                  <w:jc w:val="both"/>
                </w:pPr>
              </w:pPrChange>
            </w:pPr>
            <w:ins w:id="10076" w:author="Mohammad Nayeem Hasan" w:date="2023-01-21T00:38:00Z">
              <w:r w:rsidRPr="00C60F95">
                <w:rPr>
                  <w:rFonts w:ascii="Times New Roman" w:hAnsi="Times New Roman" w:cs="Times New Roman"/>
                  <w:sz w:val="20"/>
                  <w:szCs w:val="20"/>
                  <w:rPrChange w:id="10077" w:author="Mohammad Nayeem Hasan" w:date="2023-01-21T03:17:00Z">
                    <w:rPr>
                      <w:rFonts w:ascii="Times New Roman" w:hAnsi="Times New Roman" w:cs="Times New Roman"/>
                      <w:sz w:val="24"/>
                      <w:szCs w:val="24"/>
                    </w:rPr>
                  </w:rPrChange>
                </w:rPr>
                <w:t>Female</w:t>
              </w:r>
            </w:ins>
          </w:p>
        </w:tc>
        <w:tc>
          <w:tcPr>
            <w:tcW w:w="854" w:type="pct"/>
            <w:vAlign w:val="center"/>
            <w:tcPrChange w:id="10078" w:author="Mohammad Nayeem Hasan" w:date="2023-01-27T16:50:00Z">
              <w:tcPr>
                <w:tcW w:w="851" w:type="pct"/>
                <w:vAlign w:val="center"/>
              </w:tcPr>
            </w:tcPrChange>
          </w:tcPr>
          <w:p w14:paraId="3873646B" w14:textId="77777777" w:rsidR="00904C0E" w:rsidRPr="00C60F95" w:rsidRDefault="00904C0E">
            <w:pPr>
              <w:rPr>
                <w:ins w:id="10079" w:author="Mohammad Nayeem Hasan" w:date="2023-01-21T00:38:00Z"/>
                <w:rFonts w:ascii="Times New Roman" w:hAnsi="Times New Roman" w:cs="Times New Roman"/>
                <w:sz w:val="20"/>
                <w:szCs w:val="20"/>
                <w:rPrChange w:id="10080" w:author="Mohammad Nayeem Hasan" w:date="2023-01-21T03:17:00Z">
                  <w:rPr>
                    <w:ins w:id="10081" w:author="Mohammad Nayeem Hasan" w:date="2023-01-21T00:38:00Z"/>
                    <w:rFonts w:ascii="Times New Roman" w:hAnsi="Times New Roman" w:cs="Times New Roman"/>
                    <w:sz w:val="24"/>
                    <w:szCs w:val="24"/>
                  </w:rPr>
                </w:rPrChange>
              </w:rPr>
              <w:pPrChange w:id="10082" w:author="Mohammad Nayeem Hasan" w:date="2023-01-21T14:56:00Z">
                <w:pPr>
                  <w:jc w:val="both"/>
                </w:pPr>
              </w:pPrChange>
            </w:pPr>
            <w:ins w:id="10083" w:author="Mohammad Nayeem Hasan" w:date="2023-01-21T00:38:00Z">
              <w:r w:rsidRPr="00C60F95">
                <w:rPr>
                  <w:rFonts w:ascii="Times New Roman" w:hAnsi="Times New Roman" w:cs="Times New Roman"/>
                  <w:sz w:val="20"/>
                  <w:szCs w:val="20"/>
                  <w:rPrChange w:id="10084" w:author="Mohammad Nayeem Hasan" w:date="2023-01-21T03:17:00Z">
                    <w:rPr>
                      <w:rFonts w:ascii="Times New Roman" w:hAnsi="Times New Roman" w:cs="Times New Roman"/>
                      <w:sz w:val="24"/>
                      <w:szCs w:val="24"/>
                    </w:rPr>
                  </w:rPrChange>
                </w:rPr>
                <w:t>Ref.</w:t>
              </w:r>
            </w:ins>
          </w:p>
        </w:tc>
        <w:tc>
          <w:tcPr>
            <w:tcW w:w="481" w:type="pct"/>
            <w:vAlign w:val="center"/>
            <w:tcPrChange w:id="10085" w:author="Mohammad Nayeem Hasan" w:date="2023-01-27T16:50:00Z">
              <w:tcPr>
                <w:tcW w:w="481" w:type="pct"/>
                <w:gridSpan w:val="3"/>
                <w:vAlign w:val="center"/>
              </w:tcPr>
            </w:tcPrChange>
          </w:tcPr>
          <w:p w14:paraId="5F20E475" w14:textId="77777777" w:rsidR="00904C0E" w:rsidRPr="00C60F95" w:rsidRDefault="00904C0E">
            <w:pPr>
              <w:rPr>
                <w:ins w:id="10086" w:author="Mohammad Nayeem Hasan" w:date="2023-01-21T00:38:00Z"/>
                <w:rFonts w:ascii="Times New Roman" w:hAnsi="Times New Roman" w:cs="Times New Roman"/>
                <w:sz w:val="20"/>
                <w:szCs w:val="20"/>
                <w:rPrChange w:id="10087" w:author="Mohammad Nayeem Hasan" w:date="2023-01-21T03:17:00Z">
                  <w:rPr>
                    <w:ins w:id="10088" w:author="Mohammad Nayeem Hasan" w:date="2023-01-21T00:38:00Z"/>
                    <w:rFonts w:ascii="Times New Roman" w:hAnsi="Times New Roman" w:cs="Times New Roman"/>
                    <w:sz w:val="24"/>
                    <w:szCs w:val="24"/>
                  </w:rPr>
                </w:rPrChange>
              </w:rPr>
              <w:pPrChange w:id="10089" w:author="Mohammad Nayeem Hasan" w:date="2023-01-21T14:56:00Z">
                <w:pPr>
                  <w:jc w:val="both"/>
                </w:pPr>
              </w:pPrChange>
            </w:pPr>
            <w:ins w:id="10090" w:author="Mohammad Nayeem Hasan" w:date="2023-01-21T00:38:00Z">
              <w:r w:rsidRPr="00C60F95">
                <w:rPr>
                  <w:rFonts w:ascii="Times New Roman" w:hAnsi="Times New Roman" w:cs="Times New Roman"/>
                  <w:sz w:val="20"/>
                  <w:szCs w:val="20"/>
                  <w:rPrChange w:id="10091" w:author="Mohammad Nayeem Hasan" w:date="2023-01-21T03:17:00Z">
                    <w:rPr>
                      <w:rFonts w:ascii="Times New Roman" w:hAnsi="Times New Roman" w:cs="Times New Roman"/>
                      <w:sz w:val="24"/>
                      <w:szCs w:val="24"/>
                    </w:rPr>
                  </w:rPrChange>
                </w:rPr>
                <w:t>-</w:t>
              </w:r>
            </w:ins>
          </w:p>
        </w:tc>
        <w:tc>
          <w:tcPr>
            <w:tcW w:w="818" w:type="pct"/>
            <w:vAlign w:val="center"/>
            <w:tcPrChange w:id="10092" w:author="Mohammad Nayeem Hasan" w:date="2023-01-27T16:50:00Z">
              <w:tcPr>
                <w:tcW w:w="818" w:type="pct"/>
                <w:gridSpan w:val="2"/>
                <w:vAlign w:val="center"/>
              </w:tcPr>
            </w:tcPrChange>
          </w:tcPr>
          <w:p w14:paraId="0BE94D20" w14:textId="77777777" w:rsidR="00904C0E" w:rsidRPr="00C60F95" w:rsidRDefault="00904C0E">
            <w:pPr>
              <w:rPr>
                <w:ins w:id="10093" w:author="Mohammad Nayeem Hasan" w:date="2023-01-21T00:38:00Z"/>
                <w:rFonts w:ascii="Times New Roman" w:hAnsi="Times New Roman" w:cs="Times New Roman"/>
                <w:sz w:val="20"/>
                <w:szCs w:val="20"/>
                <w:rPrChange w:id="10094" w:author="Mohammad Nayeem Hasan" w:date="2023-01-21T03:17:00Z">
                  <w:rPr>
                    <w:ins w:id="10095" w:author="Mohammad Nayeem Hasan" w:date="2023-01-21T00:38:00Z"/>
                    <w:rFonts w:ascii="Times New Roman" w:hAnsi="Times New Roman" w:cs="Times New Roman"/>
                    <w:sz w:val="24"/>
                    <w:szCs w:val="24"/>
                  </w:rPr>
                </w:rPrChange>
              </w:rPr>
              <w:pPrChange w:id="10096" w:author="Mohammad Nayeem Hasan" w:date="2023-01-21T14:56:00Z">
                <w:pPr>
                  <w:jc w:val="both"/>
                </w:pPr>
              </w:pPrChange>
            </w:pPr>
            <w:ins w:id="10097" w:author="Mohammad Nayeem Hasan" w:date="2023-01-21T00:38:00Z">
              <w:r w:rsidRPr="00C60F95">
                <w:rPr>
                  <w:rFonts w:ascii="Times New Roman" w:hAnsi="Times New Roman" w:cs="Times New Roman"/>
                  <w:sz w:val="20"/>
                  <w:szCs w:val="20"/>
                  <w:rPrChange w:id="10098" w:author="Mohammad Nayeem Hasan" w:date="2023-01-21T03:17:00Z">
                    <w:rPr>
                      <w:rFonts w:ascii="Times New Roman" w:hAnsi="Times New Roman" w:cs="Times New Roman"/>
                      <w:sz w:val="24"/>
                      <w:szCs w:val="24"/>
                    </w:rPr>
                  </w:rPrChange>
                </w:rPr>
                <w:t>Ref.</w:t>
              </w:r>
            </w:ins>
          </w:p>
        </w:tc>
        <w:tc>
          <w:tcPr>
            <w:tcW w:w="481" w:type="pct"/>
            <w:vAlign w:val="center"/>
            <w:tcPrChange w:id="10099" w:author="Mohammad Nayeem Hasan" w:date="2023-01-27T16:50:00Z">
              <w:tcPr>
                <w:tcW w:w="481" w:type="pct"/>
                <w:gridSpan w:val="2"/>
                <w:vAlign w:val="center"/>
              </w:tcPr>
            </w:tcPrChange>
          </w:tcPr>
          <w:p w14:paraId="1454EEBB" w14:textId="77777777" w:rsidR="00904C0E" w:rsidRPr="00C60F95" w:rsidRDefault="00904C0E">
            <w:pPr>
              <w:rPr>
                <w:ins w:id="10100" w:author="Mohammad Nayeem Hasan" w:date="2023-01-21T00:38:00Z"/>
                <w:rFonts w:ascii="Times New Roman" w:hAnsi="Times New Roman" w:cs="Times New Roman"/>
                <w:sz w:val="20"/>
                <w:szCs w:val="20"/>
                <w:rPrChange w:id="10101" w:author="Mohammad Nayeem Hasan" w:date="2023-01-21T03:17:00Z">
                  <w:rPr>
                    <w:ins w:id="10102" w:author="Mohammad Nayeem Hasan" w:date="2023-01-21T00:38:00Z"/>
                    <w:rFonts w:ascii="Times New Roman" w:hAnsi="Times New Roman" w:cs="Times New Roman"/>
                    <w:sz w:val="24"/>
                    <w:szCs w:val="24"/>
                  </w:rPr>
                </w:rPrChange>
              </w:rPr>
              <w:pPrChange w:id="10103" w:author="Mohammad Nayeem Hasan" w:date="2023-01-21T14:56:00Z">
                <w:pPr>
                  <w:jc w:val="both"/>
                </w:pPr>
              </w:pPrChange>
            </w:pPr>
            <w:ins w:id="10104" w:author="Mohammad Nayeem Hasan" w:date="2023-01-21T00:38:00Z">
              <w:r w:rsidRPr="00C60F95">
                <w:rPr>
                  <w:rFonts w:ascii="Times New Roman" w:hAnsi="Times New Roman" w:cs="Times New Roman"/>
                  <w:sz w:val="20"/>
                  <w:szCs w:val="20"/>
                  <w:rPrChange w:id="10105" w:author="Mohammad Nayeem Hasan" w:date="2023-01-21T03:17:00Z">
                    <w:rPr>
                      <w:rFonts w:ascii="Times New Roman" w:hAnsi="Times New Roman" w:cs="Times New Roman"/>
                      <w:sz w:val="24"/>
                      <w:szCs w:val="24"/>
                    </w:rPr>
                  </w:rPrChange>
                </w:rPr>
                <w:t>-</w:t>
              </w:r>
            </w:ins>
          </w:p>
        </w:tc>
        <w:tc>
          <w:tcPr>
            <w:tcW w:w="1012" w:type="pct"/>
            <w:vAlign w:val="center"/>
            <w:tcPrChange w:id="10106" w:author="Mohammad Nayeem Hasan" w:date="2023-01-27T16:50:00Z">
              <w:tcPr>
                <w:tcW w:w="1012" w:type="pct"/>
                <w:gridSpan w:val="3"/>
                <w:vAlign w:val="center"/>
              </w:tcPr>
            </w:tcPrChange>
          </w:tcPr>
          <w:p w14:paraId="195748F6" w14:textId="77777777" w:rsidR="00904C0E" w:rsidRPr="00C60F95" w:rsidRDefault="00904C0E">
            <w:pPr>
              <w:rPr>
                <w:ins w:id="10107" w:author="Mohammad Nayeem Hasan" w:date="2023-01-21T00:38:00Z"/>
                <w:rFonts w:ascii="Times New Roman" w:hAnsi="Times New Roman" w:cs="Times New Roman"/>
                <w:sz w:val="20"/>
                <w:szCs w:val="20"/>
                <w:rPrChange w:id="10108" w:author="Mohammad Nayeem Hasan" w:date="2023-01-21T03:17:00Z">
                  <w:rPr>
                    <w:ins w:id="10109" w:author="Mohammad Nayeem Hasan" w:date="2023-01-21T00:38:00Z"/>
                    <w:rFonts w:ascii="Times New Roman" w:hAnsi="Times New Roman" w:cs="Times New Roman"/>
                    <w:sz w:val="24"/>
                    <w:szCs w:val="24"/>
                  </w:rPr>
                </w:rPrChange>
              </w:rPr>
              <w:pPrChange w:id="10110" w:author="Mohammad Nayeem Hasan" w:date="2023-01-21T14:56:00Z">
                <w:pPr>
                  <w:jc w:val="both"/>
                </w:pPr>
              </w:pPrChange>
            </w:pPr>
            <w:ins w:id="10111" w:author="Mohammad Nayeem Hasan" w:date="2023-01-21T00:38:00Z">
              <w:r w:rsidRPr="00C60F95">
                <w:rPr>
                  <w:rFonts w:ascii="Times New Roman" w:hAnsi="Times New Roman" w:cs="Times New Roman"/>
                  <w:sz w:val="20"/>
                  <w:szCs w:val="20"/>
                  <w:rPrChange w:id="10112" w:author="Mohammad Nayeem Hasan" w:date="2023-01-21T03:17:00Z">
                    <w:rPr>
                      <w:rFonts w:ascii="Times New Roman" w:hAnsi="Times New Roman" w:cs="Times New Roman"/>
                      <w:sz w:val="24"/>
                      <w:szCs w:val="24"/>
                    </w:rPr>
                  </w:rPrChange>
                </w:rPr>
                <w:t>Ref.</w:t>
              </w:r>
            </w:ins>
          </w:p>
        </w:tc>
        <w:tc>
          <w:tcPr>
            <w:tcW w:w="473" w:type="pct"/>
            <w:vAlign w:val="center"/>
            <w:tcPrChange w:id="10113" w:author="Mohammad Nayeem Hasan" w:date="2023-01-27T16:50:00Z">
              <w:tcPr>
                <w:tcW w:w="477" w:type="pct"/>
                <w:gridSpan w:val="2"/>
                <w:vAlign w:val="center"/>
              </w:tcPr>
            </w:tcPrChange>
          </w:tcPr>
          <w:p w14:paraId="696B5807" w14:textId="77777777" w:rsidR="00904C0E" w:rsidRPr="00C60F95" w:rsidRDefault="00904C0E">
            <w:pPr>
              <w:rPr>
                <w:ins w:id="10114" w:author="Mohammad Nayeem Hasan" w:date="2023-01-21T00:38:00Z"/>
                <w:rFonts w:ascii="Times New Roman" w:hAnsi="Times New Roman" w:cs="Times New Roman"/>
                <w:sz w:val="20"/>
                <w:szCs w:val="20"/>
                <w:rPrChange w:id="10115" w:author="Mohammad Nayeem Hasan" w:date="2023-01-21T03:17:00Z">
                  <w:rPr>
                    <w:ins w:id="10116" w:author="Mohammad Nayeem Hasan" w:date="2023-01-21T00:38:00Z"/>
                    <w:rFonts w:ascii="Times New Roman" w:hAnsi="Times New Roman" w:cs="Times New Roman"/>
                    <w:sz w:val="24"/>
                    <w:szCs w:val="24"/>
                  </w:rPr>
                </w:rPrChange>
              </w:rPr>
              <w:pPrChange w:id="10117" w:author="Mohammad Nayeem Hasan" w:date="2023-01-21T14:56:00Z">
                <w:pPr>
                  <w:jc w:val="both"/>
                </w:pPr>
              </w:pPrChange>
            </w:pPr>
            <w:ins w:id="10118" w:author="Mohammad Nayeem Hasan" w:date="2023-01-21T00:38:00Z">
              <w:r w:rsidRPr="00C60F95">
                <w:rPr>
                  <w:rFonts w:ascii="Times New Roman" w:hAnsi="Times New Roman" w:cs="Times New Roman"/>
                  <w:sz w:val="20"/>
                  <w:szCs w:val="20"/>
                  <w:rPrChange w:id="10119" w:author="Mohammad Nayeem Hasan" w:date="2023-01-21T03:17:00Z">
                    <w:rPr>
                      <w:rFonts w:ascii="Times New Roman" w:hAnsi="Times New Roman" w:cs="Times New Roman"/>
                      <w:sz w:val="24"/>
                      <w:szCs w:val="24"/>
                    </w:rPr>
                  </w:rPrChange>
                </w:rPr>
                <w:t>-</w:t>
              </w:r>
            </w:ins>
          </w:p>
        </w:tc>
      </w:tr>
      <w:tr w:rsidR="00C60F95" w:rsidRPr="00C60F95" w14:paraId="2C79144F" w14:textId="1D16A0A5" w:rsidTr="00DE658B">
        <w:trPr>
          <w:trHeight w:val="138"/>
          <w:jc w:val="center"/>
          <w:ins w:id="10120" w:author="Mohammad Nayeem Hasan" w:date="2023-01-21T00:38:00Z"/>
          <w:trPrChange w:id="10121" w:author="Mohammad Nayeem Hasan" w:date="2023-01-27T16:50:00Z">
            <w:trPr>
              <w:trHeight w:val="138"/>
              <w:jc w:val="center"/>
            </w:trPr>
          </w:trPrChange>
        </w:trPr>
        <w:tc>
          <w:tcPr>
            <w:tcW w:w="1735" w:type="pct"/>
            <w:gridSpan w:val="2"/>
            <w:vAlign w:val="center"/>
            <w:tcPrChange w:id="10122" w:author="Mohammad Nayeem Hasan" w:date="2023-01-27T16:50:00Z">
              <w:tcPr>
                <w:tcW w:w="1732" w:type="pct"/>
                <w:gridSpan w:val="2"/>
                <w:vAlign w:val="center"/>
              </w:tcPr>
            </w:tcPrChange>
          </w:tcPr>
          <w:p w14:paraId="32742340" w14:textId="77777777" w:rsidR="00904C0E" w:rsidRPr="00C60F95" w:rsidRDefault="00904C0E">
            <w:pPr>
              <w:rPr>
                <w:ins w:id="10123" w:author="Mohammad Nayeem Hasan" w:date="2023-01-21T00:38:00Z"/>
                <w:rFonts w:ascii="Times New Roman" w:hAnsi="Times New Roman" w:cs="Times New Roman"/>
                <w:sz w:val="20"/>
                <w:szCs w:val="20"/>
                <w:rPrChange w:id="10124" w:author="Mohammad Nayeem Hasan" w:date="2023-01-21T03:17:00Z">
                  <w:rPr>
                    <w:ins w:id="10125" w:author="Mohammad Nayeem Hasan" w:date="2023-01-21T00:38:00Z"/>
                    <w:rFonts w:ascii="Times New Roman" w:hAnsi="Times New Roman" w:cs="Times New Roman"/>
                    <w:sz w:val="24"/>
                    <w:szCs w:val="24"/>
                  </w:rPr>
                </w:rPrChange>
              </w:rPr>
              <w:pPrChange w:id="10126" w:author="Mohammad Nayeem Hasan" w:date="2023-01-21T14:56:00Z">
                <w:pPr>
                  <w:jc w:val="both"/>
                </w:pPr>
              </w:pPrChange>
            </w:pPr>
            <w:ins w:id="10127" w:author="Mohammad Nayeem Hasan" w:date="2023-01-21T00:38:00Z">
              <w:r w:rsidRPr="00C60F95">
                <w:rPr>
                  <w:rFonts w:ascii="Times New Roman" w:hAnsi="Times New Roman" w:cs="Times New Roman"/>
                  <w:sz w:val="20"/>
                  <w:szCs w:val="20"/>
                  <w:rPrChange w:id="10128" w:author="Mohammad Nayeem Hasan" w:date="2023-01-21T03:17:00Z">
                    <w:rPr>
                      <w:rFonts w:ascii="Times New Roman" w:hAnsi="Times New Roman" w:cs="Times New Roman"/>
                      <w:sz w:val="24"/>
                      <w:szCs w:val="24"/>
                    </w:rPr>
                  </w:rPrChange>
                </w:rPr>
                <w:t>Inadequate Supervision</w:t>
              </w:r>
            </w:ins>
          </w:p>
        </w:tc>
        <w:tc>
          <w:tcPr>
            <w:tcW w:w="1299" w:type="pct"/>
            <w:gridSpan w:val="2"/>
            <w:vAlign w:val="center"/>
            <w:tcPrChange w:id="10129" w:author="Mohammad Nayeem Hasan" w:date="2023-01-27T16:50:00Z">
              <w:tcPr>
                <w:tcW w:w="1299" w:type="pct"/>
                <w:gridSpan w:val="5"/>
                <w:vAlign w:val="center"/>
              </w:tcPr>
            </w:tcPrChange>
          </w:tcPr>
          <w:p w14:paraId="4C07EE91" w14:textId="77777777" w:rsidR="00904C0E" w:rsidRPr="00C60F95" w:rsidRDefault="00904C0E">
            <w:pPr>
              <w:rPr>
                <w:ins w:id="10130" w:author="Mohammad Nayeem Hasan" w:date="2023-01-21T00:38:00Z"/>
                <w:rFonts w:ascii="Times New Roman" w:hAnsi="Times New Roman" w:cs="Times New Roman"/>
                <w:sz w:val="20"/>
                <w:szCs w:val="20"/>
                <w:rPrChange w:id="10131" w:author="Mohammad Nayeem Hasan" w:date="2023-01-21T03:17:00Z">
                  <w:rPr>
                    <w:ins w:id="10132" w:author="Mohammad Nayeem Hasan" w:date="2023-01-21T00:38:00Z"/>
                    <w:rFonts w:ascii="Times New Roman" w:hAnsi="Times New Roman" w:cs="Times New Roman"/>
                    <w:sz w:val="24"/>
                    <w:szCs w:val="24"/>
                  </w:rPr>
                </w:rPrChange>
              </w:rPr>
              <w:pPrChange w:id="10133" w:author="Mohammad Nayeem Hasan" w:date="2023-01-21T14:56:00Z">
                <w:pPr>
                  <w:jc w:val="both"/>
                </w:pPr>
              </w:pPrChange>
            </w:pPr>
          </w:p>
        </w:tc>
        <w:tc>
          <w:tcPr>
            <w:tcW w:w="1493" w:type="pct"/>
            <w:gridSpan w:val="2"/>
            <w:vAlign w:val="center"/>
            <w:tcPrChange w:id="10134" w:author="Mohammad Nayeem Hasan" w:date="2023-01-27T16:50:00Z">
              <w:tcPr>
                <w:tcW w:w="1493" w:type="pct"/>
                <w:gridSpan w:val="5"/>
                <w:vAlign w:val="center"/>
              </w:tcPr>
            </w:tcPrChange>
          </w:tcPr>
          <w:p w14:paraId="25CD8EFB" w14:textId="77777777" w:rsidR="00904C0E" w:rsidRPr="00C60F95" w:rsidRDefault="00904C0E">
            <w:pPr>
              <w:rPr>
                <w:ins w:id="10135" w:author="Mohammad Nayeem Hasan" w:date="2023-01-21T00:38:00Z"/>
                <w:rFonts w:ascii="Times New Roman" w:hAnsi="Times New Roman" w:cs="Times New Roman"/>
                <w:sz w:val="20"/>
                <w:szCs w:val="20"/>
                <w:rPrChange w:id="10136" w:author="Mohammad Nayeem Hasan" w:date="2023-01-21T03:17:00Z">
                  <w:rPr>
                    <w:ins w:id="10137" w:author="Mohammad Nayeem Hasan" w:date="2023-01-21T00:38:00Z"/>
                    <w:rFonts w:ascii="Times New Roman" w:hAnsi="Times New Roman" w:cs="Times New Roman"/>
                    <w:sz w:val="24"/>
                    <w:szCs w:val="24"/>
                  </w:rPr>
                </w:rPrChange>
              </w:rPr>
              <w:pPrChange w:id="10138" w:author="Mohammad Nayeem Hasan" w:date="2023-01-21T14:56:00Z">
                <w:pPr>
                  <w:jc w:val="both"/>
                </w:pPr>
              </w:pPrChange>
            </w:pPr>
          </w:p>
        </w:tc>
        <w:tc>
          <w:tcPr>
            <w:tcW w:w="473" w:type="pct"/>
            <w:vAlign w:val="center"/>
            <w:tcPrChange w:id="10139" w:author="Mohammad Nayeem Hasan" w:date="2023-01-27T16:50:00Z">
              <w:tcPr>
                <w:tcW w:w="477" w:type="pct"/>
                <w:gridSpan w:val="2"/>
                <w:vAlign w:val="center"/>
              </w:tcPr>
            </w:tcPrChange>
          </w:tcPr>
          <w:p w14:paraId="081DA15A" w14:textId="77777777" w:rsidR="00904C0E" w:rsidRPr="00C60F95" w:rsidRDefault="00904C0E">
            <w:pPr>
              <w:rPr>
                <w:ins w:id="10140" w:author="Mohammad Nayeem Hasan" w:date="2023-01-21T00:38:00Z"/>
                <w:rFonts w:ascii="Times New Roman" w:hAnsi="Times New Roman" w:cs="Times New Roman"/>
                <w:sz w:val="20"/>
                <w:szCs w:val="20"/>
                <w:rPrChange w:id="10141" w:author="Mohammad Nayeem Hasan" w:date="2023-01-21T03:17:00Z">
                  <w:rPr>
                    <w:ins w:id="10142" w:author="Mohammad Nayeem Hasan" w:date="2023-01-21T00:38:00Z"/>
                    <w:rFonts w:ascii="Times New Roman" w:hAnsi="Times New Roman" w:cs="Times New Roman"/>
                    <w:sz w:val="24"/>
                    <w:szCs w:val="24"/>
                  </w:rPr>
                </w:rPrChange>
              </w:rPr>
              <w:pPrChange w:id="10143" w:author="Mohammad Nayeem Hasan" w:date="2023-01-21T14:56:00Z">
                <w:pPr>
                  <w:jc w:val="both"/>
                </w:pPr>
              </w:pPrChange>
            </w:pPr>
          </w:p>
        </w:tc>
      </w:tr>
      <w:tr w:rsidR="00C60F95" w:rsidRPr="00C60F95" w14:paraId="415B1EA7" w14:textId="77777777" w:rsidTr="00DE658B">
        <w:trPr>
          <w:trHeight w:val="138"/>
          <w:jc w:val="center"/>
          <w:ins w:id="10144" w:author="Mohammad Nayeem Hasan" w:date="2023-01-21T00:38:00Z"/>
          <w:trPrChange w:id="10145" w:author="Mohammad Nayeem Hasan" w:date="2023-01-27T16:50:00Z">
            <w:trPr>
              <w:trHeight w:val="138"/>
              <w:jc w:val="center"/>
            </w:trPr>
          </w:trPrChange>
        </w:trPr>
        <w:tc>
          <w:tcPr>
            <w:tcW w:w="881" w:type="pct"/>
            <w:vAlign w:val="center"/>
            <w:tcPrChange w:id="10146" w:author="Mohammad Nayeem Hasan" w:date="2023-01-27T16:50:00Z">
              <w:tcPr>
                <w:tcW w:w="881" w:type="pct"/>
                <w:vAlign w:val="center"/>
              </w:tcPr>
            </w:tcPrChange>
          </w:tcPr>
          <w:p w14:paraId="3C0CEE2B" w14:textId="77777777" w:rsidR="00904C0E" w:rsidRPr="00C60F95" w:rsidRDefault="00904C0E">
            <w:pPr>
              <w:rPr>
                <w:ins w:id="10147" w:author="Mohammad Nayeem Hasan" w:date="2023-01-21T00:38:00Z"/>
                <w:rFonts w:ascii="Times New Roman" w:hAnsi="Times New Roman" w:cs="Times New Roman"/>
                <w:sz w:val="20"/>
                <w:szCs w:val="20"/>
                <w:rPrChange w:id="10148" w:author="Mohammad Nayeem Hasan" w:date="2023-01-21T03:17:00Z">
                  <w:rPr>
                    <w:ins w:id="10149" w:author="Mohammad Nayeem Hasan" w:date="2023-01-21T00:38:00Z"/>
                    <w:rFonts w:ascii="Times New Roman" w:hAnsi="Times New Roman" w:cs="Times New Roman"/>
                    <w:sz w:val="24"/>
                    <w:szCs w:val="24"/>
                  </w:rPr>
                </w:rPrChange>
              </w:rPr>
              <w:pPrChange w:id="10150" w:author="Mohammad Nayeem Hasan" w:date="2023-01-21T14:56:00Z">
                <w:pPr>
                  <w:jc w:val="both"/>
                </w:pPr>
              </w:pPrChange>
            </w:pPr>
            <w:ins w:id="10151" w:author="Mohammad Nayeem Hasan" w:date="2023-01-21T00:38:00Z">
              <w:r w:rsidRPr="00C60F95">
                <w:rPr>
                  <w:rFonts w:ascii="Times New Roman" w:hAnsi="Times New Roman" w:cs="Times New Roman"/>
                  <w:sz w:val="20"/>
                  <w:szCs w:val="20"/>
                  <w:rPrChange w:id="10152" w:author="Mohammad Nayeem Hasan" w:date="2023-01-21T03:17:00Z">
                    <w:rPr>
                      <w:rFonts w:ascii="Times New Roman" w:hAnsi="Times New Roman" w:cs="Times New Roman"/>
                      <w:sz w:val="24"/>
                      <w:szCs w:val="24"/>
                    </w:rPr>
                  </w:rPrChange>
                </w:rPr>
                <w:t>Yes</w:t>
              </w:r>
            </w:ins>
          </w:p>
        </w:tc>
        <w:tc>
          <w:tcPr>
            <w:tcW w:w="854" w:type="pct"/>
            <w:vAlign w:val="center"/>
            <w:tcPrChange w:id="10153" w:author="Mohammad Nayeem Hasan" w:date="2023-01-27T16:50:00Z">
              <w:tcPr>
                <w:tcW w:w="851" w:type="pct"/>
                <w:vAlign w:val="center"/>
              </w:tcPr>
            </w:tcPrChange>
          </w:tcPr>
          <w:p w14:paraId="5719CECC" w14:textId="77777777" w:rsidR="00904C0E" w:rsidRPr="00C60F95" w:rsidRDefault="00904C0E">
            <w:pPr>
              <w:rPr>
                <w:ins w:id="10154" w:author="Mohammad Nayeem Hasan" w:date="2023-01-21T00:38:00Z"/>
                <w:rFonts w:ascii="Times New Roman" w:hAnsi="Times New Roman" w:cs="Times New Roman"/>
                <w:sz w:val="20"/>
                <w:szCs w:val="20"/>
                <w:rPrChange w:id="10155" w:author="Mohammad Nayeem Hasan" w:date="2023-01-21T03:17:00Z">
                  <w:rPr>
                    <w:ins w:id="10156" w:author="Mohammad Nayeem Hasan" w:date="2023-01-21T00:38:00Z"/>
                    <w:rFonts w:ascii="Times New Roman" w:hAnsi="Times New Roman" w:cs="Times New Roman"/>
                    <w:sz w:val="24"/>
                    <w:szCs w:val="24"/>
                  </w:rPr>
                </w:rPrChange>
              </w:rPr>
              <w:pPrChange w:id="10157" w:author="Mohammad Nayeem Hasan" w:date="2023-01-21T14:56:00Z">
                <w:pPr>
                  <w:jc w:val="both"/>
                </w:pPr>
              </w:pPrChange>
            </w:pPr>
            <w:ins w:id="10158" w:author="Mohammad Nayeem Hasan" w:date="2023-01-21T00:38:00Z">
              <w:r w:rsidRPr="00C60F95">
                <w:rPr>
                  <w:rFonts w:ascii="Times New Roman" w:hAnsi="Times New Roman" w:cs="Times New Roman"/>
                  <w:sz w:val="20"/>
                  <w:szCs w:val="20"/>
                  <w:rPrChange w:id="10159" w:author="Mohammad Nayeem Hasan" w:date="2023-01-21T03:17:00Z">
                    <w:rPr>
                      <w:rFonts w:ascii="Times New Roman" w:hAnsi="Times New Roman" w:cs="Times New Roman"/>
                      <w:sz w:val="24"/>
                      <w:szCs w:val="24"/>
                    </w:rPr>
                  </w:rPrChange>
                </w:rPr>
                <w:t>-</w:t>
              </w:r>
            </w:ins>
          </w:p>
        </w:tc>
        <w:tc>
          <w:tcPr>
            <w:tcW w:w="481" w:type="pct"/>
            <w:vAlign w:val="center"/>
            <w:tcPrChange w:id="10160" w:author="Mohammad Nayeem Hasan" w:date="2023-01-27T16:50:00Z">
              <w:tcPr>
                <w:tcW w:w="481" w:type="pct"/>
                <w:gridSpan w:val="3"/>
                <w:vAlign w:val="center"/>
              </w:tcPr>
            </w:tcPrChange>
          </w:tcPr>
          <w:p w14:paraId="0EE13110" w14:textId="77777777" w:rsidR="00904C0E" w:rsidRPr="00C60F95" w:rsidRDefault="00904C0E">
            <w:pPr>
              <w:rPr>
                <w:ins w:id="10161" w:author="Mohammad Nayeem Hasan" w:date="2023-01-21T00:38:00Z"/>
                <w:rFonts w:ascii="Times New Roman" w:hAnsi="Times New Roman" w:cs="Times New Roman"/>
                <w:sz w:val="20"/>
                <w:szCs w:val="20"/>
                <w:rPrChange w:id="10162" w:author="Mohammad Nayeem Hasan" w:date="2023-01-21T03:17:00Z">
                  <w:rPr>
                    <w:ins w:id="10163" w:author="Mohammad Nayeem Hasan" w:date="2023-01-21T00:38:00Z"/>
                    <w:rFonts w:ascii="Times New Roman" w:hAnsi="Times New Roman" w:cs="Times New Roman"/>
                    <w:sz w:val="24"/>
                    <w:szCs w:val="24"/>
                  </w:rPr>
                </w:rPrChange>
              </w:rPr>
              <w:pPrChange w:id="10164" w:author="Mohammad Nayeem Hasan" w:date="2023-01-21T14:56:00Z">
                <w:pPr>
                  <w:jc w:val="both"/>
                </w:pPr>
              </w:pPrChange>
            </w:pPr>
          </w:p>
        </w:tc>
        <w:tc>
          <w:tcPr>
            <w:tcW w:w="818" w:type="pct"/>
            <w:vAlign w:val="center"/>
            <w:tcPrChange w:id="10165" w:author="Mohammad Nayeem Hasan" w:date="2023-01-27T16:50:00Z">
              <w:tcPr>
                <w:tcW w:w="818" w:type="pct"/>
                <w:gridSpan w:val="2"/>
                <w:vAlign w:val="center"/>
              </w:tcPr>
            </w:tcPrChange>
          </w:tcPr>
          <w:p w14:paraId="7023F6FF" w14:textId="38A8D524" w:rsidR="00904C0E" w:rsidRPr="00C60F95" w:rsidRDefault="00904C0E">
            <w:pPr>
              <w:rPr>
                <w:ins w:id="10166" w:author="Mohammad Nayeem Hasan" w:date="2023-01-21T00:38:00Z"/>
                <w:rFonts w:ascii="Times New Roman" w:hAnsi="Times New Roman" w:cs="Times New Roman"/>
                <w:sz w:val="20"/>
                <w:szCs w:val="20"/>
                <w:rPrChange w:id="10167" w:author="Mohammad Nayeem Hasan" w:date="2023-01-21T03:17:00Z">
                  <w:rPr>
                    <w:ins w:id="10168" w:author="Mohammad Nayeem Hasan" w:date="2023-01-21T00:38:00Z"/>
                    <w:rFonts w:ascii="Times New Roman" w:hAnsi="Times New Roman" w:cs="Times New Roman"/>
                    <w:sz w:val="24"/>
                    <w:szCs w:val="24"/>
                  </w:rPr>
                </w:rPrChange>
              </w:rPr>
              <w:pPrChange w:id="10169" w:author="Mohammad Nayeem Hasan" w:date="2023-01-21T14:56:00Z">
                <w:pPr>
                  <w:jc w:val="both"/>
                </w:pPr>
              </w:pPrChange>
            </w:pPr>
            <w:ins w:id="10170" w:author="Mohammad Nayeem Hasan" w:date="2023-01-21T00:38:00Z">
              <w:r w:rsidRPr="00C60F95">
                <w:rPr>
                  <w:rFonts w:ascii="Times New Roman" w:hAnsi="Times New Roman" w:cs="Times New Roman"/>
                  <w:sz w:val="20"/>
                  <w:szCs w:val="20"/>
                  <w:rPrChange w:id="10171" w:author="Mohammad Nayeem Hasan" w:date="2023-01-21T03:17:00Z">
                    <w:rPr>
                      <w:rFonts w:ascii="Times New Roman" w:hAnsi="Times New Roman" w:cs="Times New Roman"/>
                      <w:sz w:val="24"/>
                      <w:szCs w:val="24"/>
                    </w:rPr>
                  </w:rPrChange>
                </w:rPr>
                <w:t>1.36</w:t>
              </w:r>
            </w:ins>
            <w:ins w:id="10172" w:author="Mohammad Nayeem Hasan" w:date="2023-01-21T02:21:00Z">
              <w:r w:rsidRPr="00C60F95">
                <w:rPr>
                  <w:rFonts w:ascii="Times New Roman" w:hAnsi="Times New Roman" w:cs="Times New Roman"/>
                  <w:sz w:val="20"/>
                  <w:szCs w:val="20"/>
                  <w:rPrChange w:id="10173" w:author="Mohammad Nayeem Hasan" w:date="2023-01-21T03:17:00Z">
                    <w:rPr>
                      <w:rFonts w:ascii="Times New Roman" w:hAnsi="Times New Roman" w:cs="Times New Roman"/>
                      <w:sz w:val="24"/>
                      <w:szCs w:val="24"/>
                    </w:rPr>
                  </w:rPrChange>
                </w:rPr>
                <w:t xml:space="preserve"> (0.99, 1.86)</w:t>
              </w:r>
            </w:ins>
          </w:p>
        </w:tc>
        <w:tc>
          <w:tcPr>
            <w:tcW w:w="481" w:type="pct"/>
            <w:vAlign w:val="center"/>
            <w:tcPrChange w:id="10174" w:author="Mohammad Nayeem Hasan" w:date="2023-01-27T16:50:00Z">
              <w:tcPr>
                <w:tcW w:w="481" w:type="pct"/>
                <w:gridSpan w:val="2"/>
                <w:vAlign w:val="center"/>
              </w:tcPr>
            </w:tcPrChange>
          </w:tcPr>
          <w:p w14:paraId="35953CAB" w14:textId="70ADF667" w:rsidR="00904C0E" w:rsidRPr="00C60F95" w:rsidRDefault="00904C0E">
            <w:pPr>
              <w:rPr>
                <w:ins w:id="10175" w:author="Mohammad Nayeem Hasan" w:date="2023-01-21T00:38:00Z"/>
                <w:rFonts w:ascii="Times New Roman" w:hAnsi="Times New Roman" w:cs="Times New Roman"/>
                <w:sz w:val="20"/>
                <w:szCs w:val="20"/>
                <w:rPrChange w:id="10176" w:author="Mohammad Nayeem Hasan" w:date="2023-01-21T03:17:00Z">
                  <w:rPr>
                    <w:ins w:id="10177" w:author="Mohammad Nayeem Hasan" w:date="2023-01-21T00:38:00Z"/>
                    <w:rFonts w:ascii="Times New Roman" w:hAnsi="Times New Roman" w:cs="Times New Roman"/>
                    <w:sz w:val="24"/>
                    <w:szCs w:val="24"/>
                  </w:rPr>
                </w:rPrChange>
              </w:rPr>
              <w:pPrChange w:id="10178" w:author="Mohammad Nayeem Hasan" w:date="2023-01-21T14:56:00Z">
                <w:pPr>
                  <w:jc w:val="both"/>
                </w:pPr>
              </w:pPrChange>
            </w:pPr>
            <w:ins w:id="10179" w:author="Mohammad Nayeem Hasan" w:date="2023-01-21T00:38:00Z">
              <w:r w:rsidRPr="00C60F95">
                <w:rPr>
                  <w:rFonts w:ascii="Times New Roman" w:hAnsi="Times New Roman" w:cs="Times New Roman"/>
                  <w:sz w:val="20"/>
                  <w:szCs w:val="20"/>
                  <w:rPrChange w:id="10180" w:author="Mohammad Nayeem Hasan" w:date="2023-01-21T03:17:00Z">
                    <w:rPr>
                      <w:rFonts w:ascii="Times New Roman" w:hAnsi="Times New Roman" w:cs="Times New Roman"/>
                      <w:sz w:val="24"/>
                      <w:szCs w:val="24"/>
                    </w:rPr>
                  </w:rPrChange>
                </w:rPr>
                <w:t>0.058</w:t>
              </w:r>
            </w:ins>
          </w:p>
        </w:tc>
        <w:tc>
          <w:tcPr>
            <w:tcW w:w="1012" w:type="pct"/>
            <w:vAlign w:val="center"/>
            <w:tcPrChange w:id="10181" w:author="Mohammad Nayeem Hasan" w:date="2023-01-27T16:50:00Z">
              <w:tcPr>
                <w:tcW w:w="1012" w:type="pct"/>
                <w:gridSpan w:val="3"/>
                <w:vAlign w:val="center"/>
              </w:tcPr>
            </w:tcPrChange>
          </w:tcPr>
          <w:p w14:paraId="39454822" w14:textId="489394C7" w:rsidR="00904C0E" w:rsidRPr="00C60F95" w:rsidRDefault="00904C0E">
            <w:pPr>
              <w:rPr>
                <w:ins w:id="10182" w:author="Mohammad Nayeem Hasan" w:date="2023-01-21T00:38:00Z"/>
                <w:rFonts w:ascii="Times New Roman" w:hAnsi="Times New Roman" w:cs="Times New Roman"/>
                <w:sz w:val="20"/>
                <w:szCs w:val="20"/>
                <w:rPrChange w:id="10183" w:author="Mohammad Nayeem Hasan" w:date="2023-01-21T03:17:00Z">
                  <w:rPr>
                    <w:ins w:id="10184" w:author="Mohammad Nayeem Hasan" w:date="2023-01-21T00:38:00Z"/>
                    <w:rFonts w:ascii="Times New Roman" w:hAnsi="Times New Roman" w:cs="Times New Roman"/>
                    <w:sz w:val="24"/>
                    <w:szCs w:val="24"/>
                  </w:rPr>
                </w:rPrChange>
              </w:rPr>
              <w:pPrChange w:id="10185" w:author="Mohammad Nayeem Hasan" w:date="2023-01-21T14:56:00Z">
                <w:pPr>
                  <w:jc w:val="both"/>
                </w:pPr>
              </w:pPrChange>
            </w:pPr>
            <w:ins w:id="10186" w:author="Mohammad Nayeem Hasan" w:date="2023-01-21T00:38:00Z">
              <w:r w:rsidRPr="00C60F95">
                <w:rPr>
                  <w:rFonts w:ascii="Times New Roman" w:hAnsi="Times New Roman" w:cs="Times New Roman"/>
                  <w:sz w:val="20"/>
                  <w:szCs w:val="20"/>
                  <w:rPrChange w:id="10187" w:author="Mohammad Nayeem Hasan" w:date="2023-01-21T03:17:00Z">
                    <w:rPr>
                      <w:rFonts w:ascii="Times New Roman" w:hAnsi="Times New Roman" w:cs="Times New Roman"/>
                      <w:sz w:val="24"/>
                      <w:szCs w:val="24"/>
                    </w:rPr>
                  </w:rPrChange>
                </w:rPr>
                <w:t>1.20</w:t>
              </w:r>
            </w:ins>
            <w:ins w:id="10188" w:author="Mohammad Nayeem Hasan" w:date="2023-01-21T02:56:00Z">
              <w:r w:rsidRPr="00C60F95">
                <w:rPr>
                  <w:rFonts w:ascii="Times New Roman" w:hAnsi="Times New Roman" w:cs="Times New Roman"/>
                  <w:sz w:val="20"/>
                  <w:szCs w:val="20"/>
                  <w:rPrChange w:id="10189" w:author="Mohammad Nayeem Hasan" w:date="2023-01-21T03:17:00Z">
                    <w:rPr>
                      <w:rFonts w:ascii="Times New Roman" w:hAnsi="Times New Roman" w:cs="Times New Roman"/>
                      <w:sz w:val="24"/>
                      <w:szCs w:val="24"/>
                    </w:rPr>
                  </w:rPrChange>
                </w:rPr>
                <w:t xml:space="preserve"> (0.98, 1.46)</w:t>
              </w:r>
            </w:ins>
          </w:p>
        </w:tc>
        <w:tc>
          <w:tcPr>
            <w:tcW w:w="473" w:type="pct"/>
            <w:vAlign w:val="center"/>
            <w:tcPrChange w:id="10190" w:author="Mohammad Nayeem Hasan" w:date="2023-01-27T16:50:00Z">
              <w:tcPr>
                <w:tcW w:w="477" w:type="pct"/>
                <w:gridSpan w:val="2"/>
                <w:vAlign w:val="center"/>
              </w:tcPr>
            </w:tcPrChange>
          </w:tcPr>
          <w:p w14:paraId="706317D9" w14:textId="77777777" w:rsidR="00904C0E" w:rsidRPr="00C60F95" w:rsidRDefault="00904C0E">
            <w:pPr>
              <w:rPr>
                <w:ins w:id="10191" w:author="Mohammad Nayeem Hasan" w:date="2023-01-21T00:38:00Z"/>
                <w:rFonts w:ascii="Times New Roman" w:hAnsi="Times New Roman" w:cs="Times New Roman"/>
                <w:sz w:val="20"/>
                <w:szCs w:val="20"/>
                <w:rPrChange w:id="10192" w:author="Mohammad Nayeem Hasan" w:date="2023-01-21T03:17:00Z">
                  <w:rPr>
                    <w:ins w:id="10193" w:author="Mohammad Nayeem Hasan" w:date="2023-01-21T00:38:00Z"/>
                    <w:rFonts w:ascii="Times New Roman" w:hAnsi="Times New Roman" w:cs="Times New Roman"/>
                    <w:sz w:val="24"/>
                    <w:szCs w:val="24"/>
                  </w:rPr>
                </w:rPrChange>
              </w:rPr>
              <w:pPrChange w:id="10194" w:author="Mohammad Nayeem Hasan" w:date="2023-01-21T14:56:00Z">
                <w:pPr>
                  <w:jc w:val="both"/>
                </w:pPr>
              </w:pPrChange>
            </w:pPr>
            <w:ins w:id="10195" w:author="Mohammad Nayeem Hasan" w:date="2023-01-21T00:38:00Z">
              <w:r w:rsidRPr="00C60F95">
                <w:rPr>
                  <w:rFonts w:ascii="Times New Roman" w:hAnsi="Times New Roman" w:cs="Times New Roman"/>
                  <w:sz w:val="20"/>
                  <w:szCs w:val="20"/>
                  <w:rPrChange w:id="10196" w:author="Mohammad Nayeem Hasan" w:date="2023-01-21T03:17:00Z">
                    <w:rPr>
                      <w:rFonts w:ascii="Times New Roman" w:hAnsi="Times New Roman" w:cs="Times New Roman"/>
                      <w:sz w:val="24"/>
                      <w:szCs w:val="24"/>
                    </w:rPr>
                  </w:rPrChange>
                </w:rPr>
                <w:t>0.079</w:t>
              </w:r>
            </w:ins>
          </w:p>
        </w:tc>
      </w:tr>
      <w:tr w:rsidR="00C60F95" w:rsidRPr="00C60F95" w14:paraId="3BA17D9B" w14:textId="77777777" w:rsidTr="00DE658B">
        <w:trPr>
          <w:trHeight w:val="138"/>
          <w:jc w:val="center"/>
          <w:ins w:id="10197" w:author="Mohammad Nayeem Hasan" w:date="2023-01-21T00:38:00Z"/>
          <w:trPrChange w:id="10198" w:author="Mohammad Nayeem Hasan" w:date="2023-01-27T16:50:00Z">
            <w:trPr>
              <w:trHeight w:val="138"/>
              <w:jc w:val="center"/>
            </w:trPr>
          </w:trPrChange>
        </w:trPr>
        <w:tc>
          <w:tcPr>
            <w:tcW w:w="881" w:type="pct"/>
            <w:vAlign w:val="center"/>
            <w:tcPrChange w:id="10199" w:author="Mohammad Nayeem Hasan" w:date="2023-01-27T16:50:00Z">
              <w:tcPr>
                <w:tcW w:w="881" w:type="pct"/>
                <w:vAlign w:val="center"/>
              </w:tcPr>
            </w:tcPrChange>
          </w:tcPr>
          <w:p w14:paraId="4B00CC4F" w14:textId="77777777" w:rsidR="00904C0E" w:rsidRPr="00C60F95" w:rsidRDefault="00904C0E">
            <w:pPr>
              <w:rPr>
                <w:ins w:id="10200" w:author="Mohammad Nayeem Hasan" w:date="2023-01-21T00:38:00Z"/>
                <w:rFonts w:ascii="Times New Roman" w:hAnsi="Times New Roman" w:cs="Times New Roman"/>
                <w:sz w:val="20"/>
                <w:szCs w:val="20"/>
                <w:rPrChange w:id="10201" w:author="Mohammad Nayeem Hasan" w:date="2023-01-21T03:17:00Z">
                  <w:rPr>
                    <w:ins w:id="10202" w:author="Mohammad Nayeem Hasan" w:date="2023-01-21T00:38:00Z"/>
                    <w:rFonts w:ascii="Times New Roman" w:hAnsi="Times New Roman" w:cs="Times New Roman"/>
                    <w:sz w:val="24"/>
                    <w:szCs w:val="24"/>
                  </w:rPr>
                </w:rPrChange>
              </w:rPr>
              <w:pPrChange w:id="10203" w:author="Mohammad Nayeem Hasan" w:date="2023-01-21T14:56:00Z">
                <w:pPr>
                  <w:jc w:val="both"/>
                </w:pPr>
              </w:pPrChange>
            </w:pPr>
            <w:ins w:id="10204" w:author="Mohammad Nayeem Hasan" w:date="2023-01-21T00:38:00Z">
              <w:r w:rsidRPr="00C60F95">
                <w:rPr>
                  <w:rFonts w:ascii="Times New Roman" w:hAnsi="Times New Roman" w:cs="Times New Roman"/>
                  <w:sz w:val="20"/>
                  <w:szCs w:val="20"/>
                  <w:rPrChange w:id="10205" w:author="Mohammad Nayeem Hasan" w:date="2023-01-21T03:17:00Z">
                    <w:rPr>
                      <w:rFonts w:ascii="Times New Roman" w:hAnsi="Times New Roman" w:cs="Times New Roman"/>
                      <w:sz w:val="24"/>
                      <w:szCs w:val="24"/>
                    </w:rPr>
                  </w:rPrChange>
                </w:rPr>
                <w:t>No</w:t>
              </w:r>
            </w:ins>
          </w:p>
        </w:tc>
        <w:tc>
          <w:tcPr>
            <w:tcW w:w="854" w:type="pct"/>
            <w:vAlign w:val="center"/>
            <w:tcPrChange w:id="10206" w:author="Mohammad Nayeem Hasan" w:date="2023-01-27T16:50:00Z">
              <w:tcPr>
                <w:tcW w:w="851" w:type="pct"/>
                <w:vAlign w:val="center"/>
              </w:tcPr>
            </w:tcPrChange>
          </w:tcPr>
          <w:p w14:paraId="78AAD5E7" w14:textId="77777777" w:rsidR="00904C0E" w:rsidRPr="00C60F95" w:rsidRDefault="00904C0E">
            <w:pPr>
              <w:rPr>
                <w:ins w:id="10207" w:author="Mohammad Nayeem Hasan" w:date="2023-01-21T00:38:00Z"/>
                <w:rFonts w:ascii="Times New Roman" w:hAnsi="Times New Roman" w:cs="Times New Roman"/>
                <w:sz w:val="20"/>
                <w:szCs w:val="20"/>
                <w:rPrChange w:id="10208" w:author="Mohammad Nayeem Hasan" w:date="2023-01-21T03:17:00Z">
                  <w:rPr>
                    <w:ins w:id="10209" w:author="Mohammad Nayeem Hasan" w:date="2023-01-21T00:38:00Z"/>
                    <w:rFonts w:ascii="Times New Roman" w:hAnsi="Times New Roman" w:cs="Times New Roman"/>
                    <w:sz w:val="24"/>
                    <w:szCs w:val="24"/>
                  </w:rPr>
                </w:rPrChange>
              </w:rPr>
              <w:pPrChange w:id="10210" w:author="Mohammad Nayeem Hasan" w:date="2023-01-21T14:56:00Z">
                <w:pPr>
                  <w:jc w:val="both"/>
                </w:pPr>
              </w:pPrChange>
            </w:pPr>
            <w:ins w:id="10211" w:author="Mohammad Nayeem Hasan" w:date="2023-01-21T00:38:00Z">
              <w:r w:rsidRPr="00C60F95">
                <w:rPr>
                  <w:rFonts w:ascii="Times New Roman" w:hAnsi="Times New Roman" w:cs="Times New Roman"/>
                  <w:sz w:val="20"/>
                  <w:szCs w:val="20"/>
                  <w:rPrChange w:id="10212" w:author="Mohammad Nayeem Hasan" w:date="2023-01-21T03:17:00Z">
                    <w:rPr>
                      <w:rFonts w:ascii="Times New Roman" w:hAnsi="Times New Roman" w:cs="Times New Roman"/>
                      <w:sz w:val="24"/>
                      <w:szCs w:val="24"/>
                    </w:rPr>
                  </w:rPrChange>
                </w:rPr>
                <w:t>-</w:t>
              </w:r>
            </w:ins>
          </w:p>
        </w:tc>
        <w:tc>
          <w:tcPr>
            <w:tcW w:w="481" w:type="pct"/>
            <w:vAlign w:val="center"/>
            <w:tcPrChange w:id="10213" w:author="Mohammad Nayeem Hasan" w:date="2023-01-27T16:50:00Z">
              <w:tcPr>
                <w:tcW w:w="481" w:type="pct"/>
                <w:gridSpan w:val="3"/>
                <w:vAlign w:val="center"/>
              </w:tcPr>
            </w:tcPrChange>
          </w:tcPr>
          <w:p w14:paraId="5248BBA2" w14:textId="77777777" w:rsidR="00904C0E" w:rsidRPr="00C60F95" w:rsidRDefault="00904C0E">
            <w:pPr>
              <w:rPr>
                <w:ins w:id="10214" w:author="Mohammad Nayeem Hasan" w:date="2023-01-21T00:38:00Z"/>
                <w:rFonts w:ascii="Times New Roman" w:hAnsi="Times New Roman" w:cs="Times New Roman"/>
                <w:sz w:val="20"/>
                <w:szCs w:val="20"/>
                <w:rPrChange w:id="10215" w:author="Mohammad Nayeem Hasan" w:date="2023-01-21T03:17:00Z">
                  <w:rPr>
                    <w:ins w:id="10216" w:author="Mohammad Nayeem Hasan" w:date="2023-01-21T00:38:00Z"/>
                    <w:rFonts w:ascii="Times New Roman" w:hAnsi="Times New Roman" w:cs="Times New Roman"/>
                    <w:sz w:val="24"/>
                    <w:szCs w:val="24"/>
                  </w:rPr>
                </w:rPrChange>
              </w:rPr>
              <w:pPrChange w:id="10217" w:author="Mohammad Nayeem Hasan" w:date="2023-01-21T14:56:00Z">
                <w:pPr>
                  <w:jc w:val="both"/>
                </w:pPr>
              </w:pPrChange>
            </w:pPr>
          </w:p>
        </w:tc>
        <w:tc>
          <w:tcPr>
            <w:tcW w:w="818" w:type="pct"/>
            <w:vAlign w:val="center"/>
            <w:tcPrChange w:id="10218" w:author="Mohammad Nayeem Hasan" w:date="2023-01-27T16:50:00Z">
              <w:tcPr>
                <w:tcW w:w="818" w:type="pct"/>
                <w:gridSpan w:val="2"/>
                <w:vAlign w:val="center"/>
              </w:tcPr>
            </w:tcPrChange>
          </w:tcPr>
          <w:p w14:paraId="4B531383" w14:textId="77777777" w:rsidR="00904C0E" w:rsidRPr="00C60F95" w:rsidRDefault="00904C0E">
            <w:pPr>
              <w:rPr>
                <w:ins w:id="10219" w:author="Mohammad Nayeem Hasan" w:date="2023-01-21T00:38:00Z"/>
                <w:rFonts w:ascii="Times New Roman" w:hAnsi="Times New Roman" w:cs="Times New Roman"/>
                <w:sz w:val="20"/>
                <w:szCs w:val="20"/>
                <w:rPrChange w:id="10220" w:author="Mohammad Nayeem Hasan" w:date="2023-01-21T03:17:00Z">
                  <w:rPr>
                    <w:ins w:id="10221" w:author="Mohammad Nayeem Hasan" w:date="2023-01-21T00:38:00Z"/>
                    <w:rFonts w:ascii="Times New Roman" w:hAnsi="Times New Roman" w:cs="Times New Roman"/>
                    <w:sz w:val="24"/>
                    <w:szCs w:val="24"/>
                  </w:rPr>
                </w:rPrChange>
              </w:rPr>
              <w:pPrChange w:id="10222" w:author="Mohammad Nayeem Hasan" w:date="2023-01-21T14:56:00Z">
                <w:pPr>
                  <w:jc w:val="both"/>
                </w:pPr>
              </w:pPrChange>
            </w:pPr>
            <w:ins w:id="10223" w:author="Mohammad Nayeem Hasan" w:date="2023-01-21T00:38:00Z">
              <w:r w:rsidRPr="00C60F95">
                <w:rPr>
                  <w:rFonts w:ascii="Times New Roman" w:hAnsi="Times New Roman" w:cs="Times New Roman"/>
                  <w:sz w:val="20"/>
                  <w:szCs w:val="20"/>
                  <w:rPrChange w:id="10224" w:author="Mohammad Nayeem Hasan" w:date="2023-01-21T03:17:00Z">
                    <w:rPr>
                      <w:rFonts w:ascii="Times New Roman" w:hAnsi="Times New Roman" w:cs="Times New Roman"/>
                      <w:sz w:val="24"/>
                      <w:szCs w:val="24"/>
                    </w:rPr>
                  </w:rPrChange>
                </w:rPr>
                <w:t>Ref</w:t>
              </w:r>
            </w:ins>
          </w:p>
        </w:tc>
        <w:tc>
          <w:tcPr>
            <w:tcW w:w="481" w:type="pct"/>
            <w:vAlign w:val="center"/>
            <w:tcPrChange w:id="10225" w:author="Mohammad Nayeem Hasan" w:date="2023-01-27T16:50:00Z">
              <w:tcPr>
                <w:tcW w:w="481" w:type="pct"/>
                <w:gridSpan w:val="2"/>
                <w:vAlign w:val="center"/>
              </w:tcPr>
            </w:tcPrChange>
          </w:tcPr>
          <w:p w14:paraId="6EB7A445" w14:textId="77777777" w:rsidR="00904C0E" w:rsidRPr="00C60F95" w:rsidRDefault="00904C0E">
            <w:pPr>
              <w:rPr>
                <w:ins w:id="10226" w:author="Mohammad Nayeem Hasan" w:date="2023-01-21T00:38:00Z"/>
                <w:rFonts w:ascii="Times New Roman" w:hAnsi="Times New Roman" w:cs="Times New Roman"/>
                <w:sz w:val="20"/>
                <w:szCs w:val="20"/>
                <w:rPrChange w:id="10227" w:author="Mohammad Nayeem Hasan" w:date="2023-01-21T03:17:00Z">
                  <w:rPr>
                    <w:ins w:id="10228" w:author="Mohammad Nayeem Hasan" w:date="2023-01-21T00:38:00Z"/>
                    <w:rFonts w:ascii="Times New Roman" w:hAnsi="Times New Roman" w:cs="Times New Roman"/>
                    <w:sz w:val="24"/>
                    <w:szCs w:val="24"/>
                  </w:rPr>
                </w:rPrChange>
              </w:rPr>
              <w:pPrChange w:id="10229" w:author="Mohammad Nayeem Hasan" w:date="2023-01-21T14:56:00Z">
                <w:pPr>
                  <w:jc w:val="both"/>
                </w:pPr>
              </w:pPrChange>
            </w:pPr>
            <w:ins w:id="10230" w:author="Mohammad Nayeem Hasan" w:date="2023-01-21T00:38:00Z">
              <w:r w:rsidRPr="00C60F95">
                <w:rPr>
                  <w:rFonts w:ascii="Times New Roman" w:hAnsi="Times New Roman" w:cs="Times New Roman"/>
                  <w:sz w:val="20"/>
                  <w:szCs w:val="20"/>
                  <w:rPrChange w:id="10231" w:author="Mohammad Nayeem Hasan" w:date="2023-01-21T03:17:00Z">
                    <w:rPr>
                      <w:rFonts w:ascii="Times New Roman" w:hAnsi="Times New Roman" w:cs="Times New Roman"/>
                      <w:sz w:val="24"/>
                      <w:szCs w:val="24"/>
                    </w:rPr>
                  </w:rPrChange>
                </w:rPr>
                <w:t>-</w:t>
              </w:r>
            </w:ins>
          </w:p>
        </w:tc>
        <w:tc>
          <w:tcPr>
            <w:tcW w:w="1012" w:type="pct"/>
            <w:vAlign w:val="center"/>
            <w:tcPrChange w:id="10232" w:author="Mohammad Nayeem Hasan" w:date="2023-01-27T16:50:00Z">
              <w:tcPr>
                <w:tcW w:w="1012" w:type="pct"/>
                <w:gridSpan w:val="3"/>
                <w:vAlign w:val="center"/>
              </w:tcPr>
            </w:tcPrChange>
          </w:tcPr>
          <w:p w14:paraId="1625CC67" w14:textId="77777777" w:rsidR="00904C0E" w:rsidRPr="00C60F95" w:rsidRDefault="00904C0E">
            <w:pPr>
              <w:rPr>
                <w:ins w:id="10233" w:author="Mohammad Nayeem Hasan" w:date="2023-01-21T00:38:00Z"/>
                <w:rFonts w:ascii="Times New Roman" w:hAnsi="Times New Roman" w:cs="Times New Roman"/>
                <w:sz w:val="20"/>
                <w:szCs w:val="20"/>
                <w:rPrChange w:id="10234" w:author="Mohammad Nayeem Hasan" w:date="2023-01-21T03:17:00Z">
                  <w:rPr>
                    <w:ins w:id="10235" w:author="Mohammad Nayeem Hasan" w:date="2023-01-21T00:38:00Z"/>
                    <w:rFonts w:ascii="Times New Roman" w:hAnsi="Times New Roman" w:cs="Times New Roman"/>
                    <w:sz w:val="24"/>
                    <w:szCs w:val="24"/>
                  </w:rPr>
                </w:rPrChange>
              </w:rPr>
              <w:pPrChange w:id="10236" w:author="Mohammad Nayeem Hasan" w:date="2023-01-21T14:56:00Z">
                <w:pPr>
                  <w:jc w:val="both"/>
                </w:pPr>
              </w:pPrChange>
            </w:pPr>
            <w:ins w:id="10237" w:author="Mohammad Nayeem Hasan" w:date="2023-01-21T00:38:00Z">
              <w:r w:rsidRPr="00C60F95">
                <w:rPr>
                  <w:rFonts w:ascii="Times New Roman" w:hAnsi="Times New Roman" w:cs="Times New Roman"/>
                  <w:sz w:val="20"/>
                  <w:szCs w:val="20"/>
                  <w:rPrChange w:id="10238" w:author="Mohammad Nayeem Hasan" w:date="2023-01-21T03:17:00Z">
                    <w:rPr>
                      <w:rFonts w:ascii="Times New Roman" w:hAnsi="Times New Roman" w:cs="Times New Roman"/>
                      <w:sz w:val="24"/>
                      <w:szCs w:val="24"/>
                    </w:rPr>
                  </w:rPrChange>
                </w:rPr>
                <w:t>Ref</w:t>
              </w:r>
            </w:ins>
          </w:p>
        </w:tc>
        <w:tc>
          <w:tcPr>
            <w:tcW w:w="473" w:type="pct"/>
            <w:vAlign w:val="center"/>
            <w:tcPrChange w:id="10239" w:author="Mohammad Nayeem Hasan" w:date="2023-01-27T16:50:00Z">
              <w:tcPr>
                <w:tcW w:w="477" w:type="pct"/>
                <w:gridSpan w:val="2"/>
                <w:vAlign w:val="center"/>
              </w:tcPr>
            </w:tcPrChange>
          </w:tcPr>
          <w:p w14:paraId="2077ABF8" w14:textId="77777777" w:rsidR="00904C0E" w:rsidRPr="00C60F95" w:rsidRDefault="00904C0E">
            <w:pPr>
              <w:rPr>
                <w:ins w:id="10240" w:author="Mohammad Nayeem Hasan" w:date="2023-01-21T00:38:00Z"/>
                <w:rFonts w:ascii="Times New Roman" w:hAnsi="Times New Roman" w:cs="Times New Roman"/>
                <w:sz w:val="20"/>
                <w:szCs w:val="20"/>
                <w:rPrChange w:id="10241" w:author="Mohammad Nayeem Hasan" w:date="2023-01-21T03:17:00Z">
                  <w:rPr>
                    <w:ins w:id="10242" w:author="Mohammad Nayeem Hasan" w:date="2023-01-21T00:38:00Z"/>
                    <w:rFonts w:ascii="Times New Roman" w:hAnsi="Times New Roman" w:cs="Times New Roman"/>
                    <w:sz w:val="24"/>
                    <w:szCs w:val="24"/>
                  </w:rPr>
                </w:rPrChange>
              </w:rPr>
              <w:pPrChange w:id="10243" w:author="Mohammad Nayeem Hasan" w:date="2023-01-21T14:56:00Z">
                <w:pPr>
                  <w:jc w:val="both"/>
                </w:pPr>
              </w:pPrChange>
            </w:pPr>
            <w:ins w:id="10244" w:author="Mohammad Nayeem Hasan" w:date="2023-01-21T00:38:00Z">
              <w:r w:rsidRPr="00C60F95">
                <w:rPr>
                  <w:rFonts w:ascii="Times New Roman" w:hAnsi="Times New Roman" w:cs="Times New Roman"/>
                  <w:sz w:val="20"/>
                  <w:szCs w:val="20"/>
                  <w:rPrChange w:id="10245" w:author="Mohammad Nayeem Hasan" w:date="2023-01-21T03:17:00Z">
                    <w:rPr>
                      <w:rFonts w:ascii="Times New Roman" w:hAnsi="Times New Roman" w:cs="Times New Roman"/>
                      <w:sz w:val="24"/>
                      <w:szCs w:val="24"/>
                    </w:rPr>
                  </w:rPrChange>
                </w:rPr>
                <w:t>-</w:t>
              </w:r>
            </w:ins>
          </w:p>
        </w:tc>
      </w:tr>
      <w:tr w:rsidR="00C60F95" w:rsidRPr="00C60F95" w14:paraId="273099CD" w14:textId="06D46412" w:rsidTr="00DE658B">
        <w:trPr>
          <w:trHeight w:val="138"/>
          <w:jc w:val="center"/>
          <w:ins w:id="10246" w:author="Mohammad Nayeem Hasan" w:date="2023-01-21T00:38:00Z"/>
          <w:trPrChange w:id="10247" w:author="Mohammad Nayeem Hasan" w:date="2023-01-27T16:50:00Z">
            <w:trPr>
              <w:trHeight w:val="138"/>
              <w:jc w:val="center"/>
            </w:trPr>
          </w:trPrChange>
        </w:trPr>
        <w:tc>
          <w:tcPr>
            <w:tcW w:w="1735" w:type="pct"/>
            <w:gridSpan w:val="2"/>
            <w:vAlign w:val="center"/>
            <w:tcPrChange w:id="10248" w:author="Mohammad Nayeem Hasan" w:date="2023-01-27T16:50:00Z">
              <w:tcPr>
                <w:tcW w:w="1732" w:type="pct"/>
                <w:gridSpan w:val="2"/>
                <w:vAlign w:val="center"/>
              </w:tcPr>
            </w:tcPrChange>
          </w:tcPr>
          <w:p w14:paraId="5283D935" w14:textId="77777777" w:rsidR="00904C0E" w:rsidRPr="00C60F95" w:rsidRDefault="00904C0E">
            <w:pPr>
              <w:rPr>
                <w:ins w:id="10249" w:author="Mohammad Nayeem Hasan" w:date="2023-01-21T00:38:00Z"/>
                <w:rFonts w:ascii="Times New Roman" w:hAnsi="Times New Roman" w:cs="Times New Roman"/>
                <w:sz w:val="20"/>
                <w:szCs w:val="20"/>
                <w:rPrChange w:id="10250" w:author="Mohammad Nayeem Hasan" w:date="2023-01-21T03:17:00Z">
                  <w:rPr>
                    <w:ins w:id="10251" w:author="Mohammad Nayeem Hasan" w:date="2023-01-21T00:38:00Z"/>
                    <w:rFonts w:ascii="Times New Roman" w:hAnsi="Times New Roman" w:cs="Times New Roman"/>
                    <w:sz w:val="24"/>
                    <w:szCs w:val="24"/>
                  </w:rPr>
                </w:rPrChange>
              </w:rPr>
              <w:pPrChange w:id="10252" w:author="Mohammad Nayeem Hasan" w:date="2023-01-21T14:56:00Z">
                <w:pPr>
                  <w:jc w:val="both"/>
                </w:pPr>
              </w:pPrChange>
            </w:pPr>
            <w:ins w:id="10253" w:author="Mohammad Nayeem Hasan" w:date="2023-01-21T00:38:00Z">
              <w:r w:rsidRPr="00C60F95">
                <w:rPr>
                  <w:rFonts w:ascii="Times New Roman" w:hAnsi="Times New Roman" w:cs="Times New Roman"/>
                  <w:sz w:val="20"/>
                  <w:szCs w:val="20"/>
                  <w:rPrChange w:id="10254" w:author="Mohammad Nayeem Hasan" w:date="2023-01-21T03:17:00Z">
                    <w:rPr>
                      <w:rFonts w:ascii="Times New Roman" w:hAnsi="Times New Roman" w:cs="Times New Roman"/>
                      <w:sz w:val="24"/>
                      <w:szCs w:val="24"/>
                    </w:rPr>
                  </w:rPrChange>
                </w:rPr>
                <w:t>Underweight</w:t>
              </w:r>
            </w:ins>
          </w:p>
        </w:tc>
        <w:tc>
          <w:tcPr>
            <w:tcW w:w="1299" w:type="pct"/>
            <w:gridSpan w:val="2"/>
            <w:vAlign w:val="center"/>
            <w:tcPrChange w:id="10255" w:author="Mohammad Nayeem Hasan" w:date="2023-01-27T16:50:00Z">
              <w:tcPr>
                <w:tcW w:w="1299" w:type="pct"/>
                <w:gridSpan w:val="5"/>
                <w:vAlign w:val="center"/>
              </w:tcPr>
            </w:tcPrChange>
          </w:tcPr>
          <w:p w14:paraId="17FAF2B6" w14:textId="77777777" w:rsidR="00904C0E" w:rsidRPr="00C60F95" w:rsidRDefault="00904C0E">
            <w:pPr>
              <w:rPr>
                <w:ins w:id="10256" w:author="Mohammad Nayeem Hasan" w:date="2023-01-21T00:38:00Z"/>
                <w:rFonts w:ascii="Times New Roman" w:hAnsi="Times New Roman" w:cs="Times New Roman"/>
                <w:sz w:val="20"/>
                <w:szCs w:val="20"/>
                <w:rPrChange w:id="10257" w:author="Mohammad Nayeem Hasan" w:date="2023-01-21T03:17:00Z">
                  <w:rPr>
                    <w:ins w:id="10258" w:author="Mohammad Nayeem Hasan" w:date="2023-01-21T00:38:00Z"/>
                    <w:rFonts w:ascii="Times New Roman" w:hAnsi="Times New Roman" w:cs="Times New Roman"/>
                    <w:sz w:val="24"/>
                    <w:szCs w:val="24"/>
                  </w:rPr>
                </w:rPrChange>
              </w:rPr>
              <w:pPrChange w:id="10259" w:author="Mohammad Nayeem Hasan" w:date="2023-01-21T14:56:00Z">
                <w:pPr>
                  <w:jc w:val="both"/>
                </w:pPr>
              </w:pPrChange>
            </w:pPr>
          </w:p>
        </w:tc>
        <w:tc>
          <w:tcPr>
            <w:tcW w:w="1493" w:type="pct"/>
            <w:gridSpan w:val="2"/>
            <w:vAlign w:val="center"/>
            <w:tcPrChange w:id="10260" w:author="Mohammad Nayeem Hasan" w:date="2023-01-27T16:50:00Z">
              <w:tcPr>
                <w:tcW w:w="1493" w:type="pct"/>
                <w:gridSpan w:val="5"/>
                <w:vAlign w:val="center"/>
              </w:tcPr>
            </w:tcPrChange>
          </w:tcPr>
          <w:p w14:paraId="0CC823A9" w14:textId="77777777" w:rsidR="00904C0E" w:rsidRPr="00C60F95" w:rsidRDefault="00904C0E">
            <w:pPr>
              <w:rPr>
                <w:ins w:id="10261" w:author="Mohammad Nayeem Hasan" w:date="2023-01-21T00:38:00Z"/>
                <w:rFonts w:ascii="Times New Roman" w:hAnsi="Times New Roman" w:cs="Times New Roman"/>
                <w:sz w:val="20"/>
                <w:szCs w:val="20"/>
                <w:rPrChange w:id="10262" w:author="Mohammad Nayeem Hasan" w:date="2023-01-21T03:17:00Z">
                  <w:rPr>
                    <w:ins w:id="10263" w:author="Mohammad Nayeem Hasan" w:date="2023-01-21T00:38:00Z"/>
                    <w:rFonts w:ascii="Times New Roman" w:hAnsi="Times New Roman" w:cs="Times New Roman"/>
                    <w:sz w:val="24"/>
                    <w:szCs w:val="24"/>
                  </w:rPr>
                </w:rPrChange>
              </w:rPr>
              <w:pPrChange w:id="10264" w:author="Mohammad Nayeem Hasan" w:date="2023-01-21T14:56:00Z">
                <w:pPr>
                  <w:jc w:val="both"/>
                </w:pPr>
              </w:pPrChange>
            </w:pPr>
          </w:p>
        </w:tc>
        <w:tc>
          <w:tcPr>
            <w:tcW w:w="473" w:type="pct"/>
            <w:vAlign w:val="center"/>
            <w:tcPrChange w:id="10265" w:author="Mohammad Nayeem Hasan" w:date="2023-01-27T16:50:00Z">
              <w:tcPr>
                <w:tcW w:w="477" w:type="pct"/>
                <w:gridSpan w:val="2"/>
                <w:vAlign w:val="center"/>
              </w:tcPr>
            </w:tcPrChange>
          </w:tcPr>
          <w:p w14:paraId="1D0FC10F" w14:textId="77777777" w:rsidR="00904C0E" w:rsidRPr="00C60F95" w:rsidRDefault="00904C0E">
            <w:pPr>
              <w:rPr>
                <w:ins w:id="10266" w:author="Mohammad Nayeem Hasan" w:date="2023-01-21T00:38:00Z"/>
                <w:rFonts w:ascii="Times New Roman" w:hAnsi="Times New Roman" w:cs="Times New Roman"/>
                <w:sz w:val="20"/>
                <w:szCs w:val="20"/>
                <w:rPrChange w:id="10267" w:author="Mohammad Nayeem Hasan" w:date="2023-01-21T03:17:00Z">
                  <w:rPr>
                    <w:ins w:id="10268" w:author="Mohammad Nayeem Hasan" w:date="2023-01-21T00:38:00Z"/>
                    <w:rFonts w:ascii="Times New Roman" w:hAnsi="Times New Roman" w:cs="Times New Roman"/>
                    <w:sz w:val="24"/>
                    <w:szCs w:val="24"/>
                  </w:rPr>
                </w:rPrChange>
              </w:rPr>
              <w:pPrChange w:id="10269" w:author="Mohammad Nayeem Hasan" w:date="2023-01-21T14:56:00Z">
                <w:pPr>
                  <w:jc w:val="both"/>
                </w:pPr>
              </w:pPrChange>
            </w:pPr>
          </w:p>
        </w:tc>
      </w:tr>
      <w:tr w:rsidR="00C60F95" w:rsidRPr="00C60F95" w14:paraId="23979313" w14:textId="77777777" w:rsidTr="00DE658B">
        <w:trPr>
          <w:trHeight w:val="138"/>
          <w:jc w:val="center"/>
          <w:ins w:id="10270" w:author="Mohammad Nayeem Hasan" w:date="2023-01-21T00:38:00Z"/>
          <w:trPrChange w:id="10271" w:author="Mohammad Nayeem Hasan" w:date="2023-01-27T16:50:00Z">
            <w:trPr>
              <w:trHeight w:val="138"/>
              <w:jc w:val="center"/>
            </w:trPr>
          </w:trPrChange>
        </w:trPr>
        <w:tc>
          <w:tcPr>
            <w:tcW w:w="881" w:type="pct"/>
            <w:vAlign w:val="center"/>
            <w:tcPrChange w:id="10272" w:author="Mohammad Nayeem Hasan" w:date="2023-01-27T16:50:00Z">
              <w:tcPr>
                <w:tcW w:w="881" w:type="pct"/>
                <w:vAlign w:val="center"/>
              </w:tcPr>
            </w:tcPrChange>
          </w:tcPr>
          <w:p w14:paraId="0E891542" w14:textId="77777777" w:rsidR="00904C0E" w:rsidRPr="00C60F95" w:rsidRDefault="00904C0E">
            <w:pPr>
              <w:rPr>
                <w:ins w:id="10273" w:author="Mohammad Nayeem Hasan" w:date="2023-01-21T00:38:00Z"/>
                <w:rFonts w:ascii="Times New Roman" w:hAnsi="Times New Roman" w:cs="Times New Roman"/>
                <w:sz w:val="20"/>
                <w:szCs w:val="20"/>
                <w:rPrChange w:id="10274" w:author="Mohammad Nayeem Hasan" w:date="2023-01-21T03:17:00Z">
                  <w:rPr>
                    <w:ins w:id="10275" w:author="Mohammad Nayeem Hasan" w:date="2023-01-21T00:38:00Z"/>
                    <w:rFonts w:ascii="Times New Roman" w:hAnsi="Times New Roman" w:cs="Times New Roman"/>
                    <w:sz w:val="24"/>
                    <w:szCs w:val="24"/>
                  </w:rPr>
                </w:rPrChange>
              </w:rPr>
              <w:pPrChange w:id="10276" w:author="Mohammad Nayeem Hasan" w:date="2023-01-21T14:56:00Z">
                <w:pPr>
                  <w:jc w:val="both"/>
                </w:pPr>
              </w:pPrChange>
            </w:pPr>
            <w:ins w:id="10277" w:author="Mohammad Nayeem Hasan" w:date="2023-01-21T00:38:00Z">
              <w:r w:rsidRPr="00C60F95">
                <w:rPr>
                  <w:rFonts w:ascii="Times New Roman" w:hAnsi="Times New Roman" w:cs="Times New Roman"/>
                  <w:sz w:val="20"/>
                  <w:szCs w:val="20"/>
                  <w:rPrChange w:id="10278" w:author="Mohammad Nayeem Hasan" w:date="2023-01-21T03:17:00Z">
                    <w:rPr>
                      <w:rFonts w:ascii="Times New Roman" w:hAnsi="Times New Roman" w:cs="Times New Roman"/>
                      <w:sz w:val="24"/>
                      <w:szCs w:val="24"/>
                    </w:rPr>
                  </w:rPrChange>
                </w:rPr>
                <w:t>Yes</w:t>
              </w:r>
            </w:ins>
          </w:p>
        </w:tc>
        <w:tc>
          <w:tcPr>
            <w:tcW w:w="854" w:type="pct"/>
            <w:vAlign w:val="center"/>
            <w:tcPrChange w:id="10279" w:author="Mohammad Nayeem Hasan" w:date="2023-01-27T16:50:00Z">
              <w:tcPr>
                <w:tcW w:w="851" w:type="pct"/>
                <w:vAlign w:val="center"/>
              </w:tcPr>
            </w:tcPrChange>
          </w:tcPr>
          <w:p w14:paraId="3C0138E7" w14:textId="77777777" w:rsidR="00904C0E" w:rsidRPr="00C60F95" w:rsidRDefault="00904C0E">
            <w:pPr>
              <w:rPr>
                <w:ins w:id="10280" w:author="Mohammad Nayeem Hasan" w:date="2023-01-21T00:38:00Z"/>
                <w:rFonts w:ascii="Times New Roman" w:hAnsi="Times New Roman" w:cs="Times New Roman"/>
                <w:sz w:val="20"/>
                <w:szCs w:val="20"/>
                <w:rPrChange w:id="10281" w:author="Mohammad Nayeem Hasan" w:date="2023-01-21T03:17:00Z">
                  <w:rPr>
                    <w:ins w:id="10282" w:author="Mohammad Nayeem Hasan" w:date="2023-01-21T00:38:00Z"/>
                    <w:rFonts w:ascii="Times New Roman" w:hAnsi="Times New Roman" w:cs="Times New Roman"/>
                    <w:sz w:val="24"/>
                    <w:szCs w:val="24"/>
                  </w:rPr>
                </w:rPrChange>
              </w:rPr>
              <w:pPrChange w:id="10283" w:author="Mohammad Nayeem Hasan" w:date="2023-01-21T14:56:00Z">
                <w:pPr>
                  <w:jc w:val="both"/>
                </w:pPr>
              </w:pPrChange>
            </w:pPr>
            <w:ins w:id="10284" w:author="Mohammad Nayeem Hasan" w:date="2023-01-21T00:38:00Z">
              <w:r w:rsidRPr="00C60F95">
                <w:rPr>
                  <w:rFonts w:ascii="Times New Roman" w:hAnsi="Times New Roman" w:cs="Times New Roman"/>
                  <w:sz w:val="20"/>
                  <w:szCs w:val="20"/>
                  <w:rPrChange w:id="10285" w:author="Mohammad Nayeem Hasan" w:date="2023-01-21T03:17:00Z">
                    <w:rPr>
                      <w:rFonts w:ascii="Times New Roman" w:hAnsi="Times New Roman" w:cs="Times New Roman"/>
                      <w:sz w:val="24"/>
                      <w:szCs w:val="24"/>
                    </w:rPr>
                  </w:rPrChange>
                </w:rPr>
                <w:t>-</w:t>
              </w:r>
            </w:ins>
          </w:p>
        </w:tc>
        <w:tc>
          <w:tcPr>
            <w:tcW w:w="481" w:type="pct"/>
            <w:vAlign w:val="center"/>
            <w:tcPrChange w:id="10286" w:author="Mohammad Nayeem Hasan" w:date="2023-01-27T16:50:00Z">
              <w:tcPr>
                <w:tcW w:w="481" w:type="pct"/>
                <w:gridSpan w:val="3"/>
                <w:vAlign w:val="center"/>
              </w:tcPr>
            </w:tcPrChange>
          </w:tcPr>
          <w:p w14:paraId="51A9FF4C" w14:textId="77777777" w:rsidR="00904C0E" w:rsidRPr="00C60F95" w:rsidRDefault="00904C0E">
            <w:pPr>
              <w:rPr>
                <w:ins w:id="10287" w:author="Mohammad Nayeem Hasan" w:date="2023-01-21T00:38:00Z"/>
                <w:rFonts w:ascii="Times New Roman" w:hAnsi="Times New Roman" w:cs="Times New Roman"/>
                <w:sz w:val="20"/>
                <w:szCs w:val="20"/>
                <w:rPrChange w:id="10288" w:author="Mohammad Nayeem Hasan" w:date="2023-01-21T03:17:00Z">
                  <w:rPr>
                    <w:ins w:id="10289" w:author="Mohammad Nayeem Hasan" w:date="2023-01-21T00:38:00Z"/>
                    <w:rFonts w:ascii="Times New Roman" w:hAnsi="Times New Roman" w:cs="Times New Roman"/>
                    <w:sz w:val="24"/>
                    <w:szCs w:val="24"/>
                  </w:rPr>
                </w:rPrChange>
              </w:rPr>
              <w:pPrChange w:id="10290" w:author="Mohammad Nayeem Hasan" w:date="2023-01-21T14:56:00Z">
                <w:pPr>
                  <w:jc w:val="both"/>
                </w:pPr>
              </w:pPrChange>
            </w:pPr>
          </w:p>
        </w:tc>
        <w:tc>
          <w:tcPr>
            <w:tcW w:w="818" w:type="pct"/>
            <w:vAlign w:val="center"/>
            <w:tcPrChange w:id="10291" w:author="Mohammad Nayeem Hasan" w:date="2023-01-27T16:50:00Z">
              <w:tcPr>
                <w:tcW w:w="818" w:type="pct"/>
                <w:gridSpan w:val="2"/>
                <w:vAlign w:val="center"/>
              </w:tcPr>
            </w:tcPrChange>
          </w:tcPr>
          <w:p w14:paraId="01B3D716" w14:textId="76FEA9BB" w:rsidR="00904C0E" w:rsidRPr="00C60F95" w:rsidRDefault="00904C0E">
            <w:pPr>
              <w:rPr>
                <w:ins w:id="10292" w:author="Mohammad Nayeem Hasan" w:date="2023-01-21T00:38:00Z"/>
                <w:rFonts w:ascii="Times New Roman" w:hAnsi="Times New Roman" w:cs="Times New Roman"/>
                <w:sz w:val="20"/>
                <w:szCs w:val="20"/>
                <w:rPrChange w:id="10293" w:author="Mohammad Nayeem Hasan" w:date="2023-01-21T03:17:00Z">
                  <w:rPr>
                    <w:ins w:id="10294" w:author="Mohammad Nayeem Hasan" w:date="2023-01-21T00:38:00Z"/>
                    <w:rFonts w:ascii="Times New Roman" w:hAnsi="Times New Roman" w:cs="Times New Roman"/>
                    <w:sz w:val="24"/>
                    <w:szCs w:val="24"/>
                  </w:rPr>
                </w:rPrChange>
              </w:rPr>
              <w:pPrChange w:id="10295" w:author="Mohammad Nayeem Hasan" w:date="2023-01-21T14:56:00Z">
                <w:pPr>
                  <w:jc w:val="both"/>
                </w:pPr>
              </w:pPrChange>
            </w:pPr>
            <w:ins w:id="10296" w:author="Mohammad Nayeem Hasan" w:date="2023-01-21T00:38:00Z">
              <w:r w:rsidRPr="00C60F95">
                <w:rPr>
                  <w:rFonts w:ascii="Times New Roman" w:hAnsi="Times New Roman" w:cs="Times New Roman"/>
                  <w:sz w:val="20"/>
                  <w:szCs w:val="20"/>
                  <w:rPrChange w:id="10297" w:author="Mohammad Nayeem Hasan" w:date="2023-01-21T03:17:00Z">
                    <w:rPr>
                      <w:rFonts w:ascii="Times New Roman" w:hAnsi="Times New Roman" w:cs="Times New Roman"/>
                      <w:sz w:val="24"/>
                      <w:szCs w:val="24"/>
                    </w:rPr>
                  </w:rPrChange>
                </w:rPr>
                <w:t>1.02</w:t>
              </w:r>
            </w:ins>
            <w:ins w:id="10298" w:author="Mohammad Nayeem Hasan" w:date="2023-01-21T02:21:00Z">
              <w:r w:rsidRPr="00C60F95">
                <w:rPr>
                  <w:rFonts w:ascii="Times New Roman" w:hAnsi="Times New Roman" w:cs="Times New Roman"/>
                  <w:sz w:val="20"/>
                  <w:szCs w:val="20"/>
                  <w:rPrChange w:id="10299" w:author="Mohammad Nayeem Hasan" w:date="2023-01-21T03:17:00Z">
                    <w:rPr>
                      <w:rFonts w:ascii="Times New Roman" w:hAnsi="Times New Roman" w:cs="Times New Roman"/>
                      <w:sz w:val="24"/>
                      <w:szCs w:val="24"/>
                    </w:rPr>
                  </w:rPrChange>
                </w:rPr>
                <w:t xml:space="preserve"> (0.84, 1.23)</w:t>
              </w:r>
            </w:ins>
          </w:p>
        </w:tc>
        <w:tc>
          <w:tcPr>
            <w:tcW w:w="481" w:type="pct"/>
            <w:vAlign w:val="center"/>
            <w:tcPrChange w:id="10300" w:author="Mohammad Nayeem Hasan" w:date="2023-01-27T16:50:00Z">
              <w:tcPr>
                <w:tcW w:w="481" w:type="pct"/>
                <w:gridSpan w:val="2"/>
                <w:vAlign w:val="center"/>
              </w:tcPr>
            </w:tcPrChange>
          </w:tcPr>
          <w:p w14:paraId="552FF9D6" w14:textId="77777777" w:rsidR="00904C0E" w:rsidRPr="00C60F95" w:rsidRDefault="00904C0E">
            <w:pPr>
              <w:rPr>
                <w:ins w:id="10301" w:author="Mohammad Nayeem Hasan" w:date="2023-01-21T00:38:00Z"/>
                <w:rFonts w:ascii="Times New Roman" w:hAnsi="Times New Roman" w:cs="Times New Roman"/>
                <w:sz w:val="20"/>
                <w:szCs w:val="20"/>
                <w:rPrChange w:id="10302" w:author="Mohammad Nayeem Hasan" w:date="2023-01-21T03:17:00Z">
                  <w:rPr>
                    <w:ins w:id="10303" w:author="Mohammad Nayeem Hasan" w:date="2023-01-21T00:38:00Z"/>
                    <w:rFonts w:ascii="Times New Roman" w:hAnsi="Times New Roman" w:cs="Times New Roman"/>
                    <w:sz w:val="24"/>
                    <w:szCs w:val="24"/>
                  </w:rPr>
                </w:rPrChange>
              </w:rPr>
              <w:pPrChange w:id="10304" w:author="Mohammad Nayeem Hasan" w:date="2023-01-21T14:56:00Z">
                <w:pPr>
                  <w:jc w:val="both"/>
                </w:pPr>
              </w:pPrChange>
            </w:pPr>
            <w:ins w:id="10305" w:author="Mohammad Nayeem Hasan" w:date="2023-01-21T00:38:00Z">
              <w:r w:rsidRPr="00C60F95">
                <w:rPr>
                  <w:rFonts w:ascii="Times New Roman" w:hAnsi="Times New Roman" w:cs="Times New Roman"/>
                  <w:sz w:val="20"/>
                  <w:szCs w:val="20"/>
                  <w:rPrChange w:id="10306" w:author="Mohammad Nayeem Hasan" w:date="2023-01-21T03:17:00Z">
                    <w:rPr>
                      <w:rFonts w:ascii="Times New Roman" w:hAnsi="Times New Roman" w:cs="Times New Roman"/>
                      <w:sz w:val="24"/>
                      <w:szCs w:val="24"/>
                    </w:rPr>
                  </w:rPrChange>
                </w:rPr>
                <w:t>0.879</w:t>
              </w:r>
            </w:ins>
          </w:p>
        </w:tc>
        <w:tc>
          <w:tcPr>
            <w:tcW w:w="1012" w:type="pct"/>
            <w:vAlign w:val="center"/>
            <w:tcPrChange w:id="10307" w:author="Mohammad Nayeem Hasan" w:date="2023-01-27T16:50:00Z">
              <w:tcPr>
                <w:tcW w:w="1012" w:type="pct"/>
                <w:gridSpan w:val="3"/>
                <w:vAlign w:val="center"/>
              </w:tcPr>
            </w:tcPrChange>
          </w:tcPr>
          <w:p w14:paraId="2C906394" w14:textId="1255DDEA" w:rsidR="00904C0E" w:rsidRPr="00C60F95" w:rsidRDefault="00904C0E">
            <w:pPr>
              <w:rPr>
                <w:ins w:id="10308" w:author="Mohammad Nayeem Hasan" w:date="2023-01-21T00:38:00Z"/>
                <w:rFonts w:ascii="Times New Roman" w:hAnsi="Times New Roman" w:cs="Times New Roman"/>
                <w:sz w:val="20"/>
                <w:szCs w:val="20"/>
                <w:rPrChange w:id="10309" w:author="Mohammad Nayeem Hasan" w:date="2023-01-21T03:17:00Z">
                  <w:rPr>
                    <w:ins w:id="10310" w:author="Mohammad Nayeem Hasan" w:date="2023-01-21T00:38:00Z"/>
                    <w:rFonts w:ascii="Times New Roman" w:hAnsi="Times New Roman" w:cs="Times New Roman"/>
                    <w:sz w:val="24"/>
                    <w:szCs w:val="24"/>
                  </w:rPr>
                </w:rPrChange>
              </w:rPr>
              <w:pPrChange w:id="10311" w:author="Mohammad Nayeem Hasan" w:date="2023-01-21T14:56:00Z">
                <w:pPr>
                  <w:jc w:val="both"/>
                </w:pPr>
              </w:pPrChange>
            </w:pPr>
            <w:ins w:id="10312" w:author="Mohammad Nayeem Hasan" w:date="2023-01-21T00:38:00Z">
              <w:r w:rsidRPr="00C60F95">
                <w:rPr>
                  <w:rFonts w:ascii="Times New Roman" w:hAnsi="Times New Roman" w:cs="Times New Roman"/>
                  <w:sz w:val="20"/>
                  <w:szCs w:val="20"/>
                  <w:rPrChange w:id="10313" w:author="Mohammad Nayeem Hasan" w:date="2023-01-21T03:17:00Z">
                    <w:rPr>
                      <w:rFonts w:ascii="Times New Roman" w:hAnsi="Times New Roman" w:cs="Times New Roman"/>
                      <w:sz w:val="24"/>
                      <w:szCs w:val="24"/>
                    </w:rPr>
                  </w:rPrChange>
                </w:rPr>
                <w:t>1.35</w:t>
              </w:r>
            </w:ins>
            <w:ins w:id="10314" w:author="Mohammad Nayeem Hasan" w:date="2023-01-21T02:56:00Z">
              <w:r w:rsidRPr="00C60F95">
                <w:rPr>
                  <w:rFonts w:ascii="Times New Roman" w:hAnsi="Times New Roman" w:cs="Times New Roman"/>
                  <w:sz w:val="20"/>
                  <w:szCs w:val="20"/>
                  <w:rPrChange w:id="10315" w:author="Mohammad Nayeem Hasan" w:date="2023-01-21T03:17:00Z">
                    <w:rPr>
                      <w:rFonts w:ascii="Times New Roman" w:hAnsi="Times New Roman" w:cs="Times New Roman"/>
                      <w:sz w:val="24"/>
                      <w:szCs w:val="24"/>
                    </w:rPr>
                  </w:rPrChange>
                </w:rPr>
                <w:t xml:space="preserve"> (1.19, 1.54)</w:t>
              </w:r>
            </w:ins>
          </w:p>
        </w:tc>
        <w:tc>
          <w:tcPr>
            <w:tcW w:w="473" w:type="pct"/>
            <w:vAlign w:val="center"/>
            <w:tcPrChange w:id="10316" w:author="Mohammad Nayeem Hasan" w:date="2023-01-27T16:50:00Z">
              <w:tcPr>
                <w:tcW w:w="477" w:type="pct"/>
                <w:gridSpan w:val="2"/>
                <w:vAlign w:val="center"/>
              </w:tcPr>
            </w:tcPrChange>
          </w:tcPr>
          <w:p w14:paraId="1DA9EE7E" w14:textId="77777777" w:rsidR="00904C0E" w:rsidRPr="00C60F95" w:rsidRDefault="00904C0E">
            <w:pPr>
              <w:rPr>
                <w:ins w:id="10317" w:author="Mohammad Nayeem Hasan" w:date="2023-01-21T00:38:00Z"/>
                <w:rFonts w:ascii="Times New Roman" w:hAnsi="Times New Roman" w:cs="Times New Roman"/>
                <w:b/>
                <w:bCs/>
                <w:sz w:val="20"/>
                <w:szCs w:val="20"/>
                <w:rPrChange w:id="10318" w:author="Mohammad Nayeem Hasan" w:date="2023-01-21T03:17:00Z">
                  <w:rPr>
                    <w:ins w:id="10319" w:author="Mohammad Nayeem Hasan" w:date="2023-01-21T00:38:00Z"/>
                    <w:rFonts w:ascii="Times New Roman" w:hAnsi="Times New Roman" w:cs="Times New Roman"/>
                    <w:b/>
                    <w:bCs/>
                    <w:sz w:val="24"/>
                    <w:szCs w:val="24"/>
                  </w:rPr>
                </w:rPrChange>
              </w:rPr>
              <w:pPrChange w:id="10320" w:author="Mohammad Nayeem Hasan" w:date="2023-01-21T14:56:00Z">
                <w:pPr>
                  <w:jc w:val="both"/>
                </w:pPr>
              </w:pPrChange>
            </w:pPr>
            <w:ins w:id="10321" w:author="Mohammad Nayeem Hasan" w:date="2023-01-21T00:38:00Z">
              <w:r w:rsidRPr="00C60F95">
                <w:rPr>
                  <w:rFonts w:ascii="Times New Roman" w:hAnsi="Times New Roman" w:cs="Times New Roman"/>
                  <w:b/>
                  <w:bCs/>
                  <w:sz w:val="20"/>
                  <w:szCs w:val="20"/>
                  <w:rPrChange w:id="10322" w:author="Mohammad Nayeem Hasan" w:date="2023-01-21T03:17:00Z">
                    <w:rPr>
                      <w:rFonts w:ascii="Times New Roman" w:hAnsi="Times New Roman" w:cs="Times New Roman"/>
                      <w:b/>
                      <w:bCs/>
                      <w:sz w:val="24"/>
                      <w:szCs w:val="24"/>
                    </w:rPr>
                  </w:rPrChange>
                </w:rPr>
                <w:t>&lt;0.001</w:t>
              </w:r>
            </w:ins>
          </w:p>
        </w:tc>
      </w:tr>
      <w:tr w:rsidR="00C60F95" w:rsidRPr="00C60F95" w14:paraId="61AEBCF9" w14:textId="77777777" w:rsidTr="00DE658B">
        <w:trPr>
          <w:trHeight w:val="138"/>
          <w:jc w:val="center"/>
          <w:ins w:id="10323" w:author="Mohammad Nayeem Hasan" w:date="2023-01-21T00:38:00Z"/>
          <w:trPrChange w:id="10324" w:author="Mohammad Nayeem Hasan" w:date="2023-01-27T16:50:00Z">
            <w:trPr>
              <w:trHeight w:val="138"/>
              <w:jc w:val="center"/>
            </w:trPr>
          </w:trPrChange>
        </w:trPr>
        <w:tc>
          <w:tcPr>
            <w:tcW w:w="881" w:type="pct"/>
            <w:vAlign w:val="center"/>
            <w:tcPrChange w:id="10325" w:author="Mohammad Nayeem Hasan" w:date="2023-01-27T16:50:00Z">
              <w:tcPr>
                <w:tcW w:w="881" w:type="pct"/>
                <w:vAlign w:val="center"/>
              </w:tcPr>
            </w:tcPrChange>
          </w:tcPr>
          <w:p w14:paraId="7750C219" w14:textId="77777777" w:rsidR="00904C0E" w:rsidRPr="00C60F95" w:rsidRDefault="00904C0E">
            <w:pPr>
              <w:rPr>
                <w:ins w:id="10326" w:author="Mohammad Nayeem Hasan" w:date="2023-01-21T00:38:00Z"/>
                <w:rFonts w:ascii="Times New Roman" w:hAnsi="Times New Roman" w:cs="Times New Roman"/>
                <w:sz w:val="20"/>
                <w:szCs w:val="20"/>
                <w:rPrChange w:id="10327" w:author="Mohammad Nayeem Hasan" w:date="2023-01-21T03:17:00Z">
                  <w:rPr>
                    <w:ins w:id="10328" w:author="Mohammad Nayeem Hasan" w:date="2023-01-21T00:38:00Z"/>
                    <w:rFonts w:ascii="Times New Roman" w:hAnsi="Times New Roman" w:cs="Times New Roman"/>
                    <w:sz w:val="24"/>
                    <w:szCs w:val="24"/>
                  </w:rPr>
                </w:rPrChange>
              </w:rPr>
              <w:pPrChange w:id="10329" w:author="Mohammad Nayeem Hasan" w:date="2023-01-21T14:56:00Z">
                <w:pPr>
                  <w:jc w:val="both"/>
                </w:pPr>
              </w:pPrChange>
            </w:pPr>
            <w:ins w:id="10330" w:author="Mohammad Nayeem Hasan" w:date="2023-01-21T00:38:00Z">
              <w:r w:rsidRPr="00C60F95">
                <w:rPr>
                  <w:rFonts w:ascii="Times New Roman" w:hAnsi="Times New Roman" w:cs="Times New Roman"/>
                  <w:sz w:val="20"/>
                  <w:szCs w:val="20"/>
                  <w:rPrChange w:id="10331" w:author="Mohammad Nayeem Hasan" w:date="2023-01-21T03:17:00Z">
                    <w:rPr>
                      <w:rFonts w:ascii="Times New Roman" w:hAnsi="Times New Roman" w:cs="Times New Roman"/>
                      <w:sz w:val="24"/>
                      <w:szCs w:val="24"/>
                    </w:rPr>
                  </w:rPrChange>
                </w:rPr>
                <w:t>No</w:t>
              </w:r>
            </w:ins>
          </w:p>
        </w:tc>
        <w:tc>
          <w:tcPr>
            <w:tcW w:w="854" w:type="pct"/>
            <w:vAlign w:val="center"/>
            <w:tcPrChange w:id="10332" w:author="Mohammad Nayeem Hasan" w:date="2023-01-27T16:50:00Z">
              <w:tcPr>
                <w:tcW w:w="851" w:type="pct"/>
                <w:vAlign w:val="center"/>
              </w:tcPr>
            </w:tcPrChange>
          </w:tcPr>
          <w:p w14:paraId="70333F33" w14:textId="77777777" w:rsidR="00904C0E" w:rsidRPr="00C60F95" w:rsidRDefault="00904C0E">
            <w:pPr>
              <w:rPr>
                <w:ins w:id="10333" w:author="Mohammad Nayeem Hasan" w:date="2023-01-21T00:38:00Z"/>
                <w:rFonts w:ascii="Times New Roman" w:hAnsi="Times New Roman" w:cs="Times New Roman"/>
                <w:sz w:val="20"/>
                <w:szCs w:val="20"/>
                <w:rPrChange w:id="10334" w:author="Mohammad Nayeem Hasan" w:date="2023-01-21T03:17:00Z">
                  <w:rPr>
                    <w:ins w:id="10335" w:author="Mohammad Nayeem Hasan" w:date="2023-01-21T00:38:00Z"/>
                    <w:rFonts w:ascii="Times New Roman" w:hAnsi="Times New Roman" w:cs="Times New Roman"/>
                    <w:sz w:val="24"/>
                    <w:szCs w:val="24"/>
                  </w:rPr>
                </w:rPrChange>
              </w:rPr>
              <w:pPrChange w:id="10336" w:author="Mohammad Nayeem Hasan" w:date="2023-01-21T14:56:00Z">
                <w:pPr>
                  <w:jc w:val="both"/>
                </w:pPr>
              </w:pPrChange>
            </w:pPr>
            <w:ins w:id="10337" w:author="Mohammad Nayeem Hasan" w:date="2023-01-21T00:38:00Z">
              <w:r w:rsidRPr="00C60F95">
                <w:rPr>
                  <w:rFonts w:ascii="Times New Roman" w:hAnsi="Times New Roman" w:cs="Times New Roman"/>
                  <w:sz w:val="20"/>
                  <w:szCs w:val="20"/>
                  <w:rPrChange w:id="10338" w:author="Mohammad Nayeem Hasan" w:date="2023-01-21T03:17:00Z">
                    <w:rPr>
                      <w:rFonts w:ascii="Times New Roman" w:hAnsi="Times New Roman" w:cs="Times New Roman"/>
                      <w:sz w:val="24"/>
                      <w:szCs w:val="24"/>
                    </w:rPr>
                  </w:rPrChange>
                </w:rPr>
                <w:t>-</w:t>
              </w:r>
            </w:ins>
          </w:p>
        </w:tc>
        <w:tc>
          <w:tcPr>
            <w:tcW w:w="481" w:type="pct"/>
            <w:vAlign w:val="center"/>
            <w:tcPrChange w:id="10339" w:author="Mohammad Nayeem Hasan" w:date="2023-01-27T16:50:00Z">
              <w:tcPr>
                <w:tcW w:w="481" w:type="pct"/>
                <w:gridSpan w:val="3"/>
                <w:vAlign w:val="center"/>
              </w:tcPr>
            </w:tcPrChange>
          </w:tcPr>
          <w:p w14:paraId="718ED95E" w14:textId="77777777" w:rsidR="00904C0E" w:rsidRPr="00C60F95" w:rsidRDefault="00904C0E">
            <w:pPr>
              <w:rPr>
                <w:ins w:id="10340" w:author="Mohammad Nayeem Hasan" w:date="2023-01-21T00:38:00Z"/>
                <w:rFonts w:ascii="Times New Roman" w:hAnsi="Times New Roman" w:cs="Times New Roman"/>
                <w:sz w:val="20"/>
                <w:szCs w:val="20"/>
                <w:rPrChange w:id="10341" w:author="Mohammad Nayeem Hasan" w:date="2023-01-21T03:17:00Z">
                  <w:rPr>
                    <w:ins w:id="10342" w:author="Mohammad Nayeem Hasan" w:date="2023-01-21T00:38:00Z"/>
                    <w:rFonts w:ascii="Times New Roman" w:hAnsi="Times New Roman" w:cs="Times New Roman"/>
                    <w:sz w:val="24"/>
                    <w:szCs w:val="24"/>
                  </w:rPr>
                </w:rPrChange>
              </w:rPr>
              <w:pPrChange w:id="10343" w:author="Mohammad Nayeem Hasan" w:date="2023-01-21T14:56:00Z">
                <w:pPr>
                  <w:jc w:val="both"/>
                </w:pPr>
              </w:pPrChange>
            </w:pPr>
          </w:p>
        </w:tc>
        <w:tc>
          <w:tcPr>
            <w:tcW w:w="818" w:type="pct"/>
            <w:vAlign w:val="center"/>
            <w:tcPrChange w:id="10344" w:author="Mohammad Nayeem Hasan" w:date="2023-01-27T16:50:00Z">
              <w:tcPr>
                <w:tcW w:w="818" w:type="pct"/>
                <w:gridSpan w:val="2"/>
                <w:vAlign w:val="center"/>
              </w:tcPr>
            </w:tcPrChange>
          </w:tcPr>
          <w:p w14:paraId="1035D5C6" w14:textId="77777777" w:rsidR="00904C0E" w:rsidRPr="00C60F95" w:rsidRDefault="00904C0E">
            <w:pPr>
              <w:rPr>
                <w:ins w:id="10345" w:author="Mohammad Nayeem Hasan" w:date="2023-01-21T00:38:00Z"/>
                <w:rFonts w:ascii="Times New Roman" w:hAnsi="Times New Roman" w:cs="Times New Roman"/>
                <w:sz w:val="20"/>
                <w:szCs w:val="20"/>
                <w:rPrChange w:id="10346" w:author="Mohammad Nayeem Hasan" w:date="2023-01-21T03:17:00Z">
                  <w:rPr>
                    <w:ins w:id="10347" w:author="Mohammad Nayeem Hasan" w:date="2023-01-21T00:38:00Z"/>
                    <w:rFonts w:ascii="Times New Roman" w:hAnsi="Times New Roman" w:cs="Times New Roman"/>
                    <w:sz w:val="24"/>
                    <w:szCs w:val="24"/>
                  </w:rPr>
                </w:rPrChange>
              </w:rPr>
              <w:pPrChange w:id="10348" w:author="Mohammad Nayeem Hasan" w:date="2023-01-21T14:56:00Z">
                <w:pPr>
                  <w:jc w:val="both"/>
                </w:pPr>
              </w:pPrChange>
            </w:pPr>
            <w:ins w:id="10349" w:author="Mohammad Nayeem Hasan" w:date="2023-01-21T00:38:00Z">
              <w:r w:rsidRPr="00C60F95">
                <w:rPr>
                  <w:rFonts w:ascii="Times New Roman" w:hAnsi="Times New Roman" w:cs="Times New Roman"/>
                  <w:sz w:val="20"/>
                  <w:szCs w:val="20"/>
                  <w:rPrChange w:id="10350" w:author="Mohammad Nayeem Hasan" w:date="2023-01-21T03:17:00Z">
                    <w:rPr>
                      <w:rFonts w:ascii="Times New Roman" w:hAnsi="Times New Roman" w:cs="Times New Roman"/>
                      <w:sz w:val="24"/>
                      <w:szCs w:val="24"/>
                    </w:rPr>
                  </w:rPrChange>
                </w:rPr>
                <w:t>Ref</w:t>
              </w:r>
            </w:ins>
          </w:p>
        </w:tc>
        <w:tc>
          <w:tcPr>
            <w:tcW w:w="481" w:type="pct"/>
            <w:vAlign w:val="center"/>
            <w:tcPrChange w:id="10351" w:author="Mohammad Nayeem Hasan" w:date="2023-01-27T16:50:00Z">
              <w:tcPr>
                <w:tcW w:w="481" w:type="pct"/>
                <w:gridSpan w:val="2"/>
                <w:vAlign w:val="center"/>
              </w:tcPr>
            </w:tcPrChange>
          </w:tcPr>
          <w:p w14:paraId="29DD87E6" w14:textId="77777777" w:rsidR="00904C0E" w:rsidRPr="00C60F95" w:rsidRDefault="00904C0E">
            <w:pPr>
              <w:rPr>
                <w:ins w:id="10352" w:author="Mohammad Nayeem Hasan" w:date="2023-01-21T00:38:00Z"/>
                <w:rFonts w:ascii="Times New Roman" w:hAnsi="Times New Roman" w:cs="Times New Roman"/>
                <w:sz w:val="20"/>
                <w:szCs w:val="20"/>
                <w:rPrChange w:id="10353" w:author="Mohammad Nayeem Hasan" w:date="2023-01-21T03:17:00Z">
                  <w:rPr>
                    <w:ins w:id="10354" w:author="Mohammad Nayeem Hasan" w:date="2023-01-21T00:38:00Z"/>
                    <w:rFonts w:ascii="Times New Roman" w:hAnsi="Times New Roman" w:cs="Times New Roman"/>
                    <w:sz w:val="24"/>
                    <w:szCs w:val="24"/>
                  </w:rPr>
                </w:rPrChange>
              </w:rPr>
              <w:pPrChange w:id="10355" w:author="Mohammad Nayeem Hasan" w:date="2023-01-21T14:56:00Z">
                <w:pPr>
                  <w:jc w:val="both"/>
                </w:pPr>
              </w:pPrChange>
            </w:pPr>
            <w:ins w:id="10356" w:author="Mohammad Nayeem Hasan" w:date="2023-01-21T00:38:00Z">
              <w:r w:rsidRPr="00C60F95">
                <w:rPr>
                  <w:rFonts w:ascii="Times New Roman" w:hAnsi="Times New Roman" w:cs="Times New Roman"/>
                  <w:sz w:val="20"/>
                  <w:szCs w:val="20"/>
                  <w:rPrChange w:id="10357" w:author="Mohammad Nayeem Hasan" w:date="2023-01-21T03:17:00Z">
                    <w:rPr>
                      <w:rFonts w:ascii="Times New Roman" w:hAnsi="Times New Roman" w:cs="Times New Roman"/>
                      <w:sz w:val="24"/>
                      <w:szCs w:val="24"/>
                    </w:rPr>
                  </w:rPrChange>
                </w:rPr>
                <w:t>-</w:t>
              </w:r>
            </w:ins>
          </w:p>
        </w:tc>
        <w:tc>
          <w:tcPr>
            <w:tcW w:w="1012" w:type="pct"/>
            <w:vAlign w:val="center"/>
            <w:tcPrChange w:id="10358" w:author="Mohammad Nayeem Hasan" w:date="2023-01-27T16:50:00Z">
              <w:tcPr>
                <w:tcW w:w="1012" w:type="pct"/>
                <w:gridSpan w:val="3"/>
                <w:vAlign w:val="center"/>
              </w:tcPr>
            </w:tcPrChange>
          </w:tcPr>
          <w:p w14:paraId="32B35401" w14:textId="77777777" w:rsidR="00904C0E" w:rsidRPr="00C60F95" w:rsidRDefault="00904C0E">
            <w:pPr>
              <w:rPr>
                <w:ins w:id="10359" w:author="Mohammad Nayeem Hasan" w:date="2023-01-21T00:38:00Z"/>
                <w:rFonts w:ascii="Times New Roman" w:hAnsi="Times New Roman" w:cs="Times New Roman"/>
                <w:sz w:val="20"/>
                <w:szCs w:val="20"/>
                <w:rPrChange w:id="10360" w:author="Mohammad Nayeem Hasan" w:date="2023-01-21T03:17:00Z">
                  <w:rPr>
                    <w:ins w:id="10361" w:author="Mohammad Nayeem Hasan" w:date="2023-01-21T00:38:00Z"/>
                    <w:rFonts w:ascii="Times New Roman" w:hAnsi="Times New Roman" w:cs="Times New Roman"/>
                    <w:sz w:val="24"/>
                    <w:szCs w:val="24"/>
                  </w:rPr>
                </w:rPrChange>
              </w:rPr>
              <w:pPrChange w:id="10362" w:author="Mohammad Nayeem Hasan" w:date="2023-01-21T14:56:00Z">
                <w:pPr>
                  <w:jc w:val="both"/>
                </w:pPr>
              </w:pPrChange>
            </w:pPr>
            <w:ins w:id="10363" w:author="Mohammad Nayeem Hasan" w:date="2023-01-21T00:38:00Z">
              <w:r w:rsidRPr="00C60F95">
                <w:rPr>
                  <w:rFonts w:ascii="Times New Roman" w:hAnsi="Times New Roman" w:cs="Times New Roman"/>
                  <w:sz w:val="20"/>
                  <w:szCs w:val="20"/>
                  <w:rPrChange w:id="10364" w:author="Mohammad Nayeem Hasan" w:date="2023-01-21T03:17:00Z">
                    <w:rPr>
                      <w:rFonts w:ascii="Times New Roman" w:hAnsi="Times New Roman" w:cs="Times New Roman"/>
                      <w:sz w:val="24"/>
                      <w:szCs w:val="24"/>
                    </w:rPr>
                  </w:rPrChange>
                </w:rPr>
                <w:t>Ref</w:t>
              </w:r>
            </w:ins>
          </w:p>
        </w:tc>
        <w:tc>
          <w:tcPr>
            <w:tcW w:w="473" w:type="pct"/>
            <w:vAlign w:val="center"/>
            <w:tcPrChange w:id="10365" w:author="Mohammad Nayeem Hasan" w:date="2023-01-27T16:50:00Z">
              <w:tcPr>
                <w:tcW w:w="477" w:type="pct"/>
                <w:gridSpan w:val="2"/>
                <w:vAlign w:val="center"/>
              </w:tcPr>
            </w:tcPrChange>
          </w:tcPr>
          <w:p w14:paraId="396B556C" w14:textId="77777777" w:rsidR="00904C0E" w:rsidRPr="00C60F95" w:rsidRDefault="00904C0E">
            <w:pPr>
              <w:rPr>
                <w:ins w:id="10366" w:author="Mohammad Nayeem Hasan" w:date="2023-01-21T00:38:00Z"/>
                <w:rFonts w:ascii="Times New Roman" w:hAnsi="Times New Roman" w:cs="Times New Roman"/>
                <w:sz w:val="20"/>
                <w:szCs w:val="20"/>
                <w:rPrChange w:id="10367" w:author="Mohammad Nayeem Hasan" w:date="2023-01-21T03:17:00Z">
                  <w:rPr>
                    <w:ins w:id="10368" w:author="Mohammad Nayeem Hasan" w:date="2023-01-21T00:38:00Z"/>
                    <w:rFonts w:ascii="Times New Roman" w:hAnsi="Times New Roman" w:cs="Times New Roman"/>
                    <w:sz w:val="24"/>
                    <w:szCs w:val="24"/>
                  </w:rPr>
                </w:rPrChange>
              </w:rPr>
              <w:pPrChange w:id="10369" w:author="Mohammad Nayeem Hasan" w:date="2023-01-21T14:56:00Z">
                <w:pPr>
                  <w:jc w:val="both"/>
                </w:pPr>
              </w:pPrChange>
            </w:pPr>
            <w:ins w:id="10370" w:author="Mohammad Nayeem Hasan" w:date="2023-01-21T00:38:00Z">
              <w:r w:rsidRPr="00C60F95">
                <w:rPr>
                  <w:rFonts w:ascii="Times New Roman" w:hAnsi="Times New Roman" w:cs="Times New Roman"/>
                  <w:sz w:val="20"/>
                  <w:szCs w:val="20"/>
                  <w:rPrChange w:id="10371" w:author="Mohammad Nayeem Hasan" w:date="2023-01-21T03:17:00Z">
                    <w:rPr>
                      <w:rFonts w:ascii="Times New Roman" w:hAnsi="Times New Roman" w:cs="Times New Roman"/>
                      <w:sz w:val="24"/>
                      <w:szCs w:val="24"/>
                    </w:rPr>
                  </w:rPrChange>
                </w:rPr>
                <w:t>-</w:t>
              </w:r>
            </w:ins>
          </w:p>
        </w:tc>
      </w:tr>
      <w:tr w:rsidR="00C60F95" w:rsidRPr="00C60F95" w14:paraId="4A2B64FD" w14:textId="5B83E819" w:rsidTr="00DE658B">
        <w:trPr>
          <w:trHeight w:val="138"/>
          <w:jc w:val="center"/>
          <w:ins w:id="10372" w:author="Mohammad Nayeem Hasan" w:date="2023-01-21T00:38:00Z"/>
          <w:trPrChange w:id="10373" w:author="Mohammad Nayeem Hasan" w:date="2023-01-27T16:50:00Z">
            <w:trPr>
              <w:trHeight w:val="138"/>
              <w:jc w:val="center"/>
            </w:trPr>
          </w:trPrChange>
        </w:trPr>
        <w:tc>
          <w:tcPr>
            <w:tcW w:w="1735" w:type="pct"/>
            <w:gridSpan w:val="2"/>
            <w:vAlign w:val="center"/>
            <w:tcPrChange w:id="10374" w:author="Mohammad Nayeem Hasan" w:date="2023-01-27T16:50:00Z">
              <w:tcPr>
                <w:tcW w:w="1732" w:type="pct"/>
                <w:gridSpan w:val="2"/>
                <w:vAlign w:val="center"/>
              </w:tcPr>
            </w:tcPrChange>
          </w:tcPr>
          <w:p w14:paraId="7FB126D3" w14:textId="77777777" w:rsidR="00904C0E" w:rsidRPr="00C60F95" w:rsidRDefault="00904C0E">
            <w:pPr>
              <w:rPr>
                <w:ins w:id="10375" w:author="Mohammad Nayeem Hasan" w:date="2023-01-21T00:38:00Z"/>
                <w:rFonts w:ascii="Times New Roman" w:hAnsi="Times New Roman" w:cs="Times New Roman"/>
                <w:sz w:val="20"/>
                <w:szCs w:val="20"/>
                <w:rPrChange w:id="10376" w:author="Mohammad Nayeem Hasan" w:date="2023-01-21T03:17:00Z">
                  <w:rPr>
                    <w:ins w:id="10377" w:author="Mohammad Nayeem Hasan" w:date="2023-01-21T00:38:00Z"/>
                    <w:rFonts w:ascii="Times New Roman" w:hAnsi="Times New Roman" w:cs="Times New Roman"/>
                    <w:sz w:val="24"/>
                    <w:szCs w:val="24"/>
                  </w:rPr>
                </w:rPrChange>
              </w:rPr>
              <w:pPrChange w:id="10378" w:author="Mohammad Nayeem Hasan" w:date="2023-01-21T14:56:00Z">
                <w:pPr>
                  <w:jc w:val="both"/>
                </w:pPr>
              </w:pPrChange>
            </w:pPr>
            <w:ins w:id="10379" w:author="Mohammad Nayeem Hasan" w:date="2023-01-21T00:38:00Z">
              <w:r w:rsidRPr="00C60F95">
                <w:rPr>
                  <w:rFonts w:ascii="Times New Roman" w:hAnsi="Times New Roman" w:cs="Times New Roman"/>
                  <w:sz w:val="20"/>
                  <w:szCs w:val="20"/>
                  <w:rPrChange w:id="10380" w:author="Mohammad Nayeem Hasan" w:date="2023-01-21T03:17:00Z">
                    <w:rPr>
                      <w:rFonts w:ascii="Times New Roman" w:hAnsi="Times New Roman" w:cs="Times New Roman"/>
                      <w:sz w:val="24"/>
                      <w:szCs w:val="24"/>
                    </w:rPr>
                  </w:rPrChange>
                </w:rPr>
                <w:t>Stunned</w:t>
              </w:r>
            </w:ins>
          </w:p>
        </w:tc>
        <w:tc>
          <w:tcPr>
            <w:tcW w:w="1299" w:type="pct"/>
            <w:gridSpan w:val="2"/>
            <w:vAlign w:val="center"/>
            <w:tcPrChange w:id="10381" w:author="Mohammad Nayeem Hasan" w:date="2023-01-27T16:50:00Z">
              <w:tcPr>
                <w:tcW w:w="1299" w:type="pct"/>
                <w:gridSpan w:val="5"/>
                <w:vAlign w:val="center"/>
              </w:tcPr>
            </w:tcPrChange>
          </w:tcPr>
          <w:p w14:paraId="38234348" w14:textId="77777777" w:rsidR="00904C0E" w:rsidRPr="00C60F95" w:rsidRDefault="00904C0E">
            <w:pPr>
              <w:rPr>
                <w:ins w:id="10382" w:author="Mohammad Nayeem Hasan" w:date="2023-01-21T00:38:00Z"/>
                <w:rFonts w:ascii="Times New Roman" w:hAnsi="Times New Roman" w:cs="Times New Roman"/>
                <w:sz w:val="20"/>
                <w:szCs w:val="20"/>
                <w:rPrChange w:id="10383" w:author="Mohammad Nayeem Hasan" w:date="2023-01-21T03:17:00Z">
                  <w:rPr>
                    <w:ins w:id="10384" w:author="Mohammad Nayeem Hasan" w:date="2023-01-21T00:38:00Z"/>
                    <w:rFonts w:ascii="Times New Roman" w:hAnsi="Times New Roman" w:cs="Times New Roman"/>
                    <w:sz w:val="24"/>
                    <w:szCs w:val="24"/>
                  </w:rPr>
                </w:rPrChange>
              </w:rPr>
              <w:pPrChange w:id="10385" w:author="Mohammad Nayeem Hasan" w:date="2023-01-21T14:56:00Z">
                <w:pPr>
                  <w:jc w:val="both"/>
                </w:pPr>
              </w:pPrChange>
            </w:pPr>
          </w:p>
        </w:tc>
        <w:tc>
          <w:tcPr>
            <w:tcW w:w="1493" w:type="pct"/>
            <w:gridSpan w:val="2"/>
            <w:vAlign w:val="center"/>
            <w:tcPrChange w:id="10386" w:author="Mohammad Nayeem Hasan" w:date="2023-01-27T16:50:00Z">
              <w:tcPr>
                <w:tcW w:w="1493" w:type="pct"/>
                <w:gridSpan w:val="5"/>
                <w:vAlign w:val="center"/>
              </w:tcPr>
            </w:tcPrChange>
          </w:tcPr>
          <w:p w14:paraId="23A05B9A" w14:textId="77777777" w:rsidR="00904C0E" w:rsidRPr="00C60F95" w:rsidRDefault="00904C0E">
            <w:pPr>
              <w:rPr>
                <w:ins w:id="10387" w:author="Mohammad Nayeem Hasan" w:date="2023-01-21T00:38:00Z"/>
                <w:rFonts w:ascii="Times New Roman" w:hAnsi="Times New Roman" w:cs="Times New Roman"/>
                <w:sz w:val="20"/>
                <w:szCs w:val="20"/>
                <w:rPrChange w:id="10388" w:author="Mohammad Nayeem Hasan" w:date="2023-01-21T03:17:00Z">
                  <w:rPr>
                    <w:ins w:id="10389" w:author="Mohammad Nayeem Hasan" w:date="2023-01-21T00:38:00Z"/>
                    <w:rFonts w:ascii="Times New Roman" w:hAnsi="Times New Roman" w:cs="Times New Roman"/>
                    <w:sz w:val="24"/>
                    <w:szCs w:val="24"/>
                  </w:rPr>
                </w:rPrChange>
              </w:rPr>
              <w:pPrChange w:id="10390" w:author="Mohammad Nayeem Hasan" w:date="2023-01-21T14:56:00Z">
                <w:pPr>
                  <w:jc w:val="both"/>
                </w:pPr>
              </w:pPrChange>
            </w:pPr>
          </w:p>
        </w:tc>
        <w:tc>
          <w:tcPr>
            <w:tcW w:w="473" w:type="pct"/>
            <w:vAlign w:val="center"/>
            <w:tcPrChange w:id="10391" w:author="Mohammad Nayeem Hasan" w:date="2023-01-27T16:50:00Z">
              <w:tcPr>
                <w:tcW w:w="477" w:type="pct"/>
                <w:gridSpan w:val="2"/>
                <w:vAlign w:val="center"/>
              </w:tcPr>
            </w:tcPrChange>
          </w:tcPr>
          <w:p w14:paraId="6E6BEF4E" w14:textId="77777777" w:rsidR="00904C0E" w:rsidRPr="00C60F95" w:rsidRDefault="00904C0E">
            <w:pPr>
              <w:rPr>
                <w:ins w:id="10392" w:author="Mohammad Nayeem Hasan" w:date="2023-01-21T00:38:00Z"/>
                <w:rFonts w:ascii="Times New Roman" w:hAnsi="Times New Roman" w:cs="Times New Roman"/>
                <w:sz w:val="20"/>
                <w:szCs w:val="20"/>
                <w:rPrChange w:id="10393" w:author="Mohammad Nayeem Hasan" w:date="2023-01-21T03:17:00Z">
                  <w:rPr>
                    <w:ins w:id="10394" w:author="Mohammad Nayeem Hasan" w:date="2023-01-21T00:38:00Z"/>
                    <w:rFonts w:ascii="Times New Roman" w:hAnsi="Times New Roman" w:cs="Times New Roman"/>
                    <w:sz w:val="24"/>
                    <w:szCs w:val="24"/>
                  </w:rPr>
                </w:rPrChange>
              </w:rPr>
              <w:pPrChange w:id="10395" w:author="Mohammad Nayeem Hasan" w:date="2023-01-21T14:56:00Z">
                <w:pPr>
                  <w:jc w:val="both"/>
                </w:pPr>
              </w:pPrChange>
            </w:pPr>
          </w:p>
        </w:tc>
      </w:tr>
      <w:tr w:rsidR="00C60F95" w:rsidRPr="00C60F95" w14:paraId="54811DD4" w14:textId="77777777" w:rsidTr="00DE658B">
        <w:trPr>
          <w:trHeight w:val="138"/>
          <w:jc w:val="center"/>
          <w:ins w:id="10396" w:author="Mohammad Nayeem Hasan" w:date="2023-01-21T00:38:00Z"/>
          <w:trPrChange w:id="10397" w:author="Mohammad Nayeem Hasan" w:date="2023-01-27T16:50:00Z">
            <w:trPr>
              <w:trHeight w:val="138"/>
              <w:jc w:val="center"/>
            </w:trPr>
          </w:trPrChange>
        </w:trPr>
        <w:tc>
          <w:tcPr>
            <w:tcW w:w="881" w:type="pct"/>
            <w:vAlign w:val="center"/>
            <w:tcPrChange w:id="10398" w:author="Mohammad Nayeem Hasan" w:date="2023-01-27T16:50:00Z">
              <w:tcPr>
                <w:tcW w:w="881" w:type="pct"/>
                <w:vAlign w:val="center"/>
              </w:tcPr>
            </w:tcPrChange>
          </w:tcPr>
          <w:p w14:paraId="7DCE0CF5" w14:textId="77777777" w:rsidR="00904C0E" w:rsidRPr="00C60F95" w:rsidRDefault="00904C0E">
            <w:pPr>
              <w:rPr>
                <w:ins w:id="10399" w:author="Mohammad Nayeem Hasan" w:date="2023-01-21T00:38:00Z"/>
                <w:rFonts w:ascii="Times New Roman" w:hAnsi="Times New Roman" w:cs="Times New Roman"/>
                <w:sz w:val="20"/>
                <w:szCs w:val="20"/>
                <w:rPrChange w:id="10400" w:author="Mohammad Nayeem Hasan" w:date="2023-01-21T03:17:00Z">
                  <w:rPr>
                    <w:ins w:id="10401" w:author="Mohammad Nayeem Hasan" w:date="2023-01-21T00:38:00Z"/>
                    <w:rFonts w:ascii="Times New Roman" w:hAnsi="Times New Roman" w:cs="Times New Roman"/>
                    <w:sz w:val="24"/>
                    <w:szCs w:val="24"/>
                  </w:rPr>
                </w:rPrChange>
              </w:rPr>
              <w:pPrChange w:id="10402" w:author="Mohammad Nayeem Hasan" w:date="2023-01-21T14:56:00Z">
                <w:pPr>
                  <w:jc w:val="both"/>
                </w:pPr>
              </w:pPrChange>
            </w:pPr>
            <w:ins w:id="10403" w:author="Mohammad Nayeem Hasan" w:date="2023-01-21T00:38:00Z">
              <w:r w:rsidRPr="00C60F95">
                <w:rPr>
                  <w:rFonts w:ascii="Times New Roman" w:hAnsi="Times New Roman" w:cs="Times New Roman"/>
                  <w:sz w:val="20"/>
                  <w:szCs w:val="20"/>
                  <w:rPrChange w:id="10404" w:author="Mohammad Nayeem Hasan" w:date="2023-01-21T03:17:00Z">
                    <w:rPr>
                      <w:rFonts w:ascii="Times New Roman" w:hAnsi="Times New Roman" w:cs="Times New Roman"/>
                      <w:sz w:val="24"/>
                      <w:szCs w:val="24"/>
                    </w:rPr>
                  </w:rPrChange>
                </w:rPr>
                <w:t>Yes</w:t>
              </w:r>
            </w:ins>
          </w:p>
        </w:tc>
        <w:tc>
          <w:tcPr>
            <w:tcW w:w="854" w:type="pct"/>
            <w:vAlign w:val="center"/>
            <w:tcPrChange w:id="10405" w:author="Mohammad Nayeem Hasan" w:date="2023-01-27T16:50:00Z">
              <w:tcPr>
                <w:tcW w:w="851" w:type="pct"/>
                <w:vAlign w:val="center"/>
              </w:tcPr>
            </w:tcPrChange>
          </w:tcPr>
          <w:p w14:paraId="64D4050B" w14:textId="77777777" w:rsidR="00904C0E" w:rsidRPr="00C60F95" w:rsidRDefault="00904C0E">
            <w:pPr>
              <w:rPr>
                <w:ins w:id="10406" w:author="Mohammad Nayeem Hasan" w:date="2023-01-21T00:38:00Z"/>
                <w:rFonts w:ascii="Times New Roman" w:hAnsi="Times New Roman" w:cs="Times New Roman"/>
                <w:sz w:val="20"/>
                <w:szCs w:val="20"/>
                <w:rPrChange w:id="10407" w:author="Mohammad Nayeem Hasan" w:date="2023-01-21T03:17:00Z">
                  <w:rPr>
                    <w:ins w:id="10408" w:author="Mohammad Nayeem Hasan" w:date="2023-01-21T00:38:00Z"/>
                    <w:rFonts w:ascii="Times New Roman" w:hAnsi="Times New Roman" w:cs="Times New Roman"/>
                    <w:sz w:val="24"/>
                    <w:szCs w:val="24"/>
                  </w:rPr>
                </w:rPrChange>
              </w:rPr>
              <w:pPrChange w:id="10409" w:author="Mohammad Nayeem Hasan" w:date="2023-01-21T14:56:00Z">
                <w:pPr>
                  <w:jc w:val="both"/>
                </w:pPr>
              </w:pPrChange>
            </w:pPr>
            <w:ins w:id="10410" w:author="Mohammad Nayeem Hasan" w:date="2023-01-21T00:38:00Z">
              <w:r w:rsidRPr="00C60F95">
                <w:rPr>
                  <w:rFonts w:ascii="Times New Roman" w:hAnsi="Times New Roman" w:cs="Times New Roman"/>
                  <w:sz w:val="20"/>
                  <w:szCs w:val="20"/>
                  <w:rPrChange w:id="10411" w:author="Mohammad Nayeem Hasan" w:date="2023-01-21T03:17:00Z">
                    <w:rPr>
                      <w:rFonts w:ascii="Times New Roman" w:hAnsi="Times New Roman" w:cs="Times New Roman"/>
                      <w:sz w:val="24"/>
                      <w:szCs w:val="24"/>
                    </w:rPr>
                  </w:rPrChange>
                </w:rPr>
                <w:t>-</w:t>
              </w:r>
            </w:ins>
          </w:p>
        </w:tc>
        <w:tc>
          <w:tcPr>
            <w:tcW w:w="481" w:type="pct"/>
            <w:vAlign w:val="center"/>
            <w:tcPrChange w:id="10412" w:author="Mohammad Nayeem Hasan" w:date="2023-01-27T16:50:00Z">
              <w:tcPr>
                <w:tcW w:w="481" w:type="pct"/>
                <w:gridSpan w:val="3"/>
                <w:vAlign w:val="center"/>
              </w:tcPr>
            </w:tcPrChange>
          </w:tcPr>
          <w:p w14:paraId="061A54E6" w14:textId="77777777" w:rsidR="00904C0E" w:rsidRPr="00C60F95" w:rsidRDefault="00904C0E">
            <w:pPr>
              <w:rPr>
                <w:ins w:id="10413" w:author="Mohammad Nayeem Hasan" w:date="2023-01-21T00:38:00Z"/>
                <w:rFonts w:ascii="Times New Roman" w:hAnsi="Times New Roman" w:cs="Times New Roman"/>
                <w:sz w:val="20"/>
                <w:szCs w:val="20"/>
                <w:rPrChange w:id="10414" w:author="Mohammad Nayeem Hasan" w:date="2023-01-21T03:17:00Z">
                  <w:rPr>
                    <w:ins w:id="10415" w:author="Mohammad Nayeem Hasan" w:date="2023-01-21T00:38:00Z"/>
                    <w:rFonts w:ascii="Times New Roman" w:hAnsi="Times New Roman" w:cs="Times New Roman"/>
                    <w:sz w:val="24"/>
                    <w:szCs w:val="24"/>
                  </w:rPr>
                </w:rPrChange>
              </w:rPr>
              <w:pPrChange w:id="10416" w:author="Mohammad Nayeem Hasan" w:date="2023-01-21T14:56:00Z">
                <w:pPr>
                  <w:jc w:val="both"/>
                </w:pPr>
              </w:pPrChange>
            </w:pPr>
          </w:p>
        </w:tc>
        <w:tc>
          <w:tcPr>
            <w:tcW w:w="818" w:type="pct"/>
            <w:vAlign w:val="center"/>
            <w:tcPrChange w:id="10417" w:author="Mohammad Nayeem Hasan" w:date="2023-01-27T16:50:00Z">
              <w:tcPr>
                <w:tcW w:w="818" w:type="pct"/>
                <w:gridSpan w:val="2"/>
                <w:vAlign w:val="center"/>
              </w:tcPr>
            </w:tcPrChange>
          </w:tcPr>
          <w:p w14:paraId="3B37A118" w14:textId="65EA77FD" w:rsidR="00904C0E" w:rsidRPr="00C60F95" w:rsidRDefault="00904C0E">
            <w:pPr>
              <w:rPr>
                <w:ins w:id="10418" w:author="Mohammad Nayeem Hasan" w:date="2023-01-21T00:38:00Z"/>
                <w:rFonts w:ascii="Times New Roman" w:hAnsi="Times New Roman" w:cs="Times New Roman"/>
                <w:sz w:val="20"/>
                <w:szCs w:val="20"/>
                <w:rPrChange w:id="10419" w:author="Mohammad Nayeem Hasan" w:date="2023-01-21T03:17:00Z">
                  <w:rPr>
                    <w:ins w:id="10420" w:author="Mohammad Nayeem Hasan" w:date="2023-01-21T00:38:00Z"/>
                    <w:rFonts w:ascii="Times New Roman" w:hAnsi="Times New Roman" w:cs="Times New Roman"/>
                    <w:sz w:val="24"/>
                    <w:szCs w:val="24"/>
                  </w:rPr>
                </w:rPrChange>
              </w:rPr>
              <w:pPrChange w:id="10421" w:author="Mohammad Nayeem Hasan" w:date="2023-01-21T14:56:00Z">
                <w:pPr>
                  <w:jc w:val="both"/>
                </w:pPr>
              </w:pPrChange>
            </w:pPr>
            <w:ins w:id="10422" w:author="Mohammad Nayeem Hasan" w:date="2023-01-21T00:38:00Z">
              <w:r w:rsidRPr="00C60F95">
                <w:rPr>
                  <w:rFonts w:ascii="Times New Roman" w:hAnsi="Times New Roman" w:cs="Times New Roman"/>
                  <w:sz w:val="20"/>
                  <w:szCs w:val="20"/>
                  <w:rPrChange w:id="10423" w:author="Mohammad Nayeem Hasan" w:date="2023-01-21T03:17:00Z">
                    <w:rPr>
                      <w:rFonts w:ascii="Times New Roman" w:hAnsi="Times New Roman" w:cs="Times New Roman"/>
                      <w:sz w:val="24"/>
                      <w:szCs w:val="24"/>
                    </w:rPr>
                  </w:rPrChange>
                </w:rPr>
                <w:t>0.98</w:t>
              </w:r>
            </w:ins>
            <w:ins w:id="10424" w:author="Mohammad Nayeem Hasan" w:date="2023-01-21T02:21:00Z">
              <w:r w:rsidRPr="00C60F95">
                <w:rPr>
                  <w:rFonts w:ascii="Times New Roman" w:hAnsi="Times New Roman" w:cs="Times New Roman"/>
                  <w:sz w:val="20"/>
                  <w:szCs w:val="20"/>
                  <w:rPrChange w:id="10425" w:author="Mohammad Nayeem Hasan" w:date="2023-01-21T03:17:00Z">
                    <w:rPr>
                      <w:rFonts w:ascii="Times New Roman" w:hAnsi="Times New Roman" w:cs="Times New Roman"/>
                      <w:sz w:val="24"/>
                      <w:szCs w:val="24"/>
                    </w:rPr>
                  </w:rPrChange>
                </w:rPr>
                <w:t xml:space="preserve"> (0.81, 1.19)</w:t>
              </w:r>
            </w:ins>
          </w:p>
        </w:tc>
        <w:tc>
          <w:tcPr>
            <w:tcW w:w="481" w:type="pct"/>
            <w:vAlign w:val="center"/>
            <w:tcPrChange w:id="10426" w:author="Mohammad Nayeem Hasan" w:date="2023-01-27T16:50:00Z">
              <w:tcPr>
                <w:tcW w:w="481" w:type="pct"/>
                <w:gridSpan w:val="2"/>
                <w:vAlign w:val="center"/>
              </w:tcPr>
            </w:tcPrChange>
          </w:tcPr>
          <w:p w14:paraId="1094F27F" w14:textId="77777777" w:rsidR="00904C0E" w:rsidRPr="00C60F95" w:rsidRDefault="00904C0E">
            <w:pPr>
              <w:rPr>
                <w:ins w:id="10427" w:author="Mohammad Nayeem Hasan" w:date="2023-01-21T00:38:00Z"/>
                <w:rFonts w:ascii="Times New Roman" w:hAnsi="Times New Roman" w:cs="Times New Roman"/>
                <w:sz w:val="20"/>
                <w:szCs w:val="20"/>
                <w:rPrChange w:id="10428" w:author="Mohammad Nayeem Hasan" w:date="2023-01-21T03:17:00Z">
                  <w:rPr>
                    <w:ins w:id="10429" w:author="Mohammad Nayeem Hasan" w:date="2023-01-21T00:38:00Z"/>
                    <w:rFonts w:ascii="Times New Roman" w:hAnsi="Times New Roman" w:cs="Times New Roman"/>
                    <w:sz w:val="24"/>
                    <w:szCs w:val="24"/>
                  </w:rPr>
                </w:rPrChange>
              </w:rPr>
              <w:pPrChange w:id="10430" w:author="Mohammad Nayeem Hasan" w:date="2023-01-21T14:56:00Z">
                <w:pPr>
                  <w:jc w:val="both"/>
                </w:pPr>
              </w:pPrChange>
            </w:pPr>
            <w:ins w:id="10431" w:author="Mohammad Nayeem Hasan" w:date="2023-01-21T00:38:00Z">
              <w:r w:rsidRPr="00C60F95">
                <w:rPr>
                  <w:rFonts w:ascii="Times New Roman" w:hAnsi="Times New Roman" w:cs="Times New Roman"/>
                  <w:sz w:val="20"/>
                  <w:szCs w:val="20"/>
                  <w:rPrChange w:id="10432" w:author="Mohammad Nayeem Hasan" w:date="2023-01-21T03:17:00Z">
                    <w:rPr>
                      <w:rFonts w:ascii="Times New Roman" w:hAnsi="Times New Roman" w:cs="Times New Roman"/>
                      <w:sz w:val="24"/>
                      <w:szCs w:val="24"/>
                    </w:rPr>
                  </w:rPrChange>
                </w:rPr>
                <w:t>0.867</w:t>
              </w:r>
            </w:ins>
          </w:p>
        </w:tc>
        <w:tc>
          <w:tcPr>
            <w:tcW w:w="1012" w:type="pct"/>
            <w:vAlign w:val="center"/>
            <w:tcPrChange w:id="10433" w:author="Mohammad Nayeem Hasan" w:date="2023-01-27T16:50:00Z">
              <w:tcPr>
                <w:tcW w:w="1012" w:type="pct"/>
                <w:gridSpan w:val="3"/>
                <w:vAlign w:val="center"/>
              </w:tcPr>
            </w:tcPrChange>
          </w:tcPr>
          <w:p w14:paraId="3D27A10B" w14:textId="75138348" w:rsidR="00904C0E" w:rsidRPr="00C60F95" w:rsidRDefault="00904C0E">
            <w:pPr>
              <w:rPr>
                <w:ins w:id="10434" w:author="Mohammad Nayeem Hasan" w:date="2023-01-21T00:38:00Z"/>
                <w:rFonts w:ascii="Times New Roman" w:hAnsi="Times New Roman" w:cs="Times New Roman"/>
                <w:sz w:val="20"/>
                <w:szCs w:val="20"/>
                <w:rPrChange w:id="10435" w:author="Mohammad Nayeem Hasan" w:date="2023-01-21T03:17:00Z">
                  <w:rPr>
                    <w:ins w:id="10436" w:author="Mohammad Nayeem Hasan" w:date="2023-01-21T00:38:00Z"/>
                    <w:rFonts w:ascii="Times New Roman" w:hAnsi="Times New Roman" w:cs="Times New Roman"/>
                    <w:sz w:val="24"/>
                    <w:szCs w:val="24"/>
                  </w:rPr>
                </w:rPrChange>
              </w:rPr>
              <w:pPrChange w:id="10437" w:author="Mohammad Nayeem Hasan" w:date="2023-01-21T14:56:00Z">
                <w:pPr>
                  <w:jc w:val="both"/>
                </w:pPr>
              </w:pPrChange>
            </w:pPr>
            <w:ins w:id="10438" w:author="Mohammad Nayeem Hasan" w:date="2023-01-21T00:38:00Z">
              <w:r w:rsidRPr="00C60F95">
                <w:rPr>
                  <w:rFonts w:ascii="Times New Roman" w:hAnsi="Times New Roman" w:cs="Times New Roman"/>
                  <w:sz w:val="20"/>
                  <w:szCs w:val="20"/>
                  <w:rPrChange w:id="10439" w:author="Mohammad Nayeem Hasan" w:date="2023-01-21T03:17:00Z">
                    <w:rPr>
                      <w:rFonts w:ascii="Times New Roman" w:hAnsi="Times New Roman" w:cs="Times New Roman"/>
                      <w:sz w:val="24"/>
                      <w:szCs w:val="24"/>
                    </w:rPr>
                  </w:rPrChange>
                </w:rPr>
                <w:t>1.10</w:t>
              </w:r>
            </w:ins>
            <w:ins w:id="10440" w:author="Mohammad Nayeem Hasan" w:date="2023-01-21T02:55:00Z">
              <w:r w:rsidRPr="00C60F95">
                <w:rPr>
                  <w:rFonts w:ascii="Times New Roman" w:hAnsi="Times New Roman" w:cs="Times New Roman"/>
                  <w:sz w:val="20"/>
                  <w:szCs w:val="20"/>
                  <w:rPrChange w:id="10441" w:author="Mohammad Nayeem Hasan" w:date="2023-01-21T03:17:00Z">
                    <w:rPr>
                      <w:rFonts w:ascii="Times New Roman" w:hAnsi="Times New Roman" w:cs="Times New Roman"/>
                      <w:sz w:val="24"/>
                      <w:szCs w:val="24"/>
                    </w:rPr>
                  </w:rPrChange>
                </w:rPr>
                <w:t xml:space="preserve"> (0.98, 1.25)</w:t>
              </w:r>
            </w:ins>
          </w:p>
        </w:tc>
        <w:tc>
          <w:tcPr>
            <w:tcW w:w="473" w:type="pct"/>
            <w:vAlign w:val="center"/>
            <w:tcPrChange w:id="10442" w:author="Mohammad Nayeem Hasan" w:date="2023-01-27T16:50:00Z">
              <w:tcPr>
                <w:tcW w:w="477" w:type="pct"/>
                <w:gridSpan w:val="2"/>
                <w:vAlign w:val="center"/>
              </w:tcPr>
            </w:tcPrChange>
          </w:tcPr>
          <w:p w14:paraId="799642CF" w14:textId="77777777" w:rsidR="00904C0E" w:rsidRPr="00C60F95" w:rsidRDefault="00904C0E">
            <w:pPr>
              <w:rPr>
                <w:ins w:id="10443" w:author="Mohammad Nayeem Hasan" w:date="2023-01-21T00:38:00Z"/>
                <w:rFonts w:ascii="Times New Roman" w:hAnsi="Times New Roman" w:cs="Times New Roman"/>
                <w:sz w:val="20"/>
                <w:szCs w:val="20"/>
                <w:rPrChange w:id="10444" w:author="Mohammad Nayeem Hasan" w:date="2023-01-21T03:17:00Z">
                  <w:rPr>
                    <w:ins w:id="10445" w:author="Mohammad Nayeem Hasan" w:date="2023-01-21T00:38:00Z"/>
                    <w:rFonts w:ascii="Times New Roman" w:hAnsi="Times New Roman" w:cs="Times New Roman"/>
                    <w:sz w:val="24"/>
                    <w:szCs w:val="24"/>
                  </w:rPr>
                </w:rPrChange>
              </w:rPr>
              <w:pPrChange w:id="10446" w:author="Mohammad Nayeem Hasan" w:date="2023-01-21T14:56:00Z">
                <w:pPr>
                  <w:jc w:val="both"/>
                </w:pPr>
              </w:pPrChange>
            </w:pPr>
            <w:ins w:id="10447" w:author="Mohammad Nayeem Hasan" w:date="2023-01-21T00:38:00Z">
              <w:r w:rsidRPr="00C60F95">
                <w:rPr>
                  <w:rFonts w:ascii="Times New Roman" w:hAnsi="Times New Roman" w:cs="Times New Roman"/>
                  <w:sz w:val="20"/>
                  <w:szCs w:val="20"/>
                  <w:rPrChange w:id="10448" w:author="Mohammad Nayeem Hasan" w:date="2023-01-21T03:17:00Z">
                    <w:rPr>
                      <w:rFonts w:ascii="Times New Roman" w:hAnsi="Times New Roman" w:cs="Times New Roman"/>
                      <w:sz w:val="24"/>
                      <w:szCs w:val="24"/>
                    </w:rPr>
                  </w:rPrChange>
                </w:rPr>
                <w:t>0.132</w:t>
              </w:r>
            </w:ins>
          </w:p>
        </w:tc>
      </w:tr>
      <w:tr w:rsidR="00C60F95" w:rsidRPr="00C60F95" w14:paraId="5037BC3F" w14:textId="77777777" w:rsidTr="00DE658B">
        <w:trPr>
          <w:trHeight w:val="138"/>
          <w:jc w:val="center"/>
          <w:ins w:id="10449" w:author="Mohammad Nayeem Hasan" w:date="2023-01-21T00:38:00Z"/>
          <w:trPrChange w:id="10450" w:author="Mohammad Nayeem Hasan" w:date="2023-01-27T16:50:00Z">
            <w:trPr>
              <w:trHeight w:val="138"/>
              <w:jc w:val="center"/>
            </w:trPr>
          </w:trPrChange>
        </w:trPr>
        <w:tc>
          <w:tcPr>
            <w:tcW w:w="881" w:type="pct"/>
            <w:vAlign w:val="center"/>
            <w:tcPrChange w:id="10451" w:author="Mohammad Nayeem Hasan" w:date="2023-01-27T16:50:00Z">
              <w:tcPr>
                <w:tcW w:w="881" w:type="pct"/>
                <w:vAlign w:val="center"/>
              </w:tcPr>
            </w:tcPrChange>
          </w:tcPr>
          <w:p w14:paraId="27215D71" w14:textId="77777777" w:rsidR="00904C0E" w:rsidRPr="00C60F95" w:rsidRDefault="00904C0E">
            <w:pPr>
              <w:rPr>
                <w:ins w:id="10452" w:author="Mohammad Nayeem Hasan" w:date="2023-01-21T00:38:00Z"/>
                <w:rFonts w:ascii="Times New Roman" w:hAnsi="Times New Roman" w:cs="Times New Roman"/>
                <w:sz w:val="20"/>
                <w:szCs w:val="20"/>
                <w:rPrChange w:id="10453" w:author="Mohammad Nayeem Hasan" w:date="2023-01-21T03:17:00Z">
                  <w:rPr>
                    <w:ins w:id="10454" w:author="Mohammad Nayeem Hasan" w:date="2023-01-21T00:38:00Z"/>
                    <w:rFonts w:ascii="Times New Roman" w:hAnsi="Times New Roman" w:cs="Times New Roman"/>
                    <w:sz w:val="24"/>
                    <w:szCs w:val="24"/>
                  </w:rPr>
                </w:rPrChange>
              </w:rPr>
              <w:pPrChange w:id="10455" w:author="Mohammad Nayeem Hasan" w:date="2023-01-21T14:56:00Z">
                <w:pPr>
                  <w:jc w:val="both"/>
                </w:pPr>
              </w:pPrChange>
            </w:pPr>
            <w:ins w:id="10456" w:author="Mohammad Nayeem Hasan" w:date="2023-01-21T00:38:00Z">
              <w:r w:rsidRPr="00C60F95">
                <w:rPr>
                  <w:rFonts w:ascii="Times New Roman" w:hAnsi="Times New Roman" w:cs="Times New Roman"/>
                  <w:sz w:val="20"/>
                  <w:szCs w:val="20"/>
                  <w:rPrChange w:id="10457" w:author="Mohammad Nayeem Hasan" w:date="2023-01-21T03:17:00Z">
                    <w:rPr>
                      <w:rFonts w:ascii="Times New Roman" w:hAnsi="Times New Roman" w:cs="Times New Roman"/>
                      <w:sz w:val="24"/>
                      <w:szCs w:val="24"/>
                    </w:rPr>
                  </w:rPrChange>
                </w:rPr>
                <w:t>No</w:t>
              </w:r>
            </w:ins>
          </w:p>
        </w:tc>
        <w:tc>
          <w:tcPr>
            <w:tcW w:w="854" w:type="pct"/>
            <w:vAlign w:val="center"/>
            <w:tcPrChange w:id="10458" w:author="Mohammad Nayeem Hasan" w:date="2023-01-27T16:50:00Z">
              <w:tcPr>
                <w:tcW w:w="851" w:type="pct"/>
                <w:vAlign w:val="center"/>
              </w:tcPr>
            </w:tcPrChange>
          </w:tcPr>
          <w:p w14:paraId="460A81EE" w14:textId="77777777" w:rsidR="00904C0E" w:rsidRPr="00C60F95" w:rsidRDefault="00904C0E">
            <w:pPr>
              <w:rPr>
                <w:ins w:id="10459" w:author="Mohammad Nayeem Hasan" w:date="2023-01-21T00:38:00Z"/>
                <w:rFonts w:ascii="Times New Roman" w:hAnsi="Times New Roman" w:cs="Times New Roman"/>
                <w:sz w:val="20"/>
                <w:szCs w:val="20"/>
                <w:rPrChange w:id="10460" w:author="Mohammad Nayeem Hasan" w:date="2023-01-21T03:17:00Z">
                  <w:rPr>
                    <w:ins w:id="10461" w:author="Mohammad Nayeem Hasan" w:date="2023-01-21T00:38:00Z"/>
                    <w:rFonts w:ascii="Times New Roman" w:hAnsi="Times New Roman" w:cs="Times New Roman"/>
                    <w:sz w:val="24"/>
                    <w:szCs w:val="24"/>
                  </w:rPr>
                </w:rPrChange>
              </w:rPr>
              <w:pPrChange w:id="10462" w:author="Mohammad Nayeem Hasan" w:date="2023-01-21T14:56:00Z">
                <w:pPr>
                  <w:jc w:val="both"/>
                </w:pPr>
              </w:pPrChange>
            </w:pPr>
            <w:ins w:id="10463" w:author="Mohammad Nayeem Hasan" w:date="2023-01-21T00:38:00Z">
              <w:r w:rsidRPr="00C60F95">
                <w:rPr>
                  <w:rFonts w:ascii="Times New Roman" w:hAnsi="Times New Roman" w:cs="Times New Roman"/>
                  <w:sz w:val="20"/>
                  <w:szCs w:val="20"/>
                  <w:rPrChange w:id="10464" w:author="Mohammad Nayeem Hasan" w:date="2023-01-21T03:17:00Z">
                    <w:rPr>
                      <w:rFonts w:ascii="Times New Roman" w:hAnsi="Times New Roman" w:cs="Times New Roman"/>
                      <w:sz w:val="24"/>
                      <w:szCs w:val="24"/>
                    </w:rPr>
                  </w:rPrChange>
                </w:rPr>
                <w:t>-</w:t>
              </w:r>
            </w:ins>
          </w:p>
        </w:tc>
        <w:tc>
          <w:tcPr>
            <w:tcW w:w="481" w:type="pct"/>
            <w:vAlign w:val="center"/>
            <w:tcPrChange w:id="10465" w:author="Mohammad Nayeem Hasan" w:date="2023-01-27T16:50:00Z">
              <w:tcPr>
                <w:tcW w:w="481" w:type="pct"/>
                <w:gridSpan w:val="3"/>
                <w:vAlign w:val="center"/>
              </w:tcPr>
            </w:tcPrChange>
          </w:tcPr>
          <w:p w14:paraId="2E5C522E" w14:textId="77777777" w:rsidR="00904C0E" w:rsidRPr="00C60F95" w:rsidRDefault="00904C0E">
            <w:pPr>
              <w:rPr>
                <w:ins w:id="10466" w:author="Mohammad Nayeem Hasan" w:date="2023-01-21T00:38:00Z"/>
                <w:rFonts w:ascii="Times New Roman" w:hAnsi="Times New Roman" w:cs="Times New Roman"/>
                <w:sz w:val="20"/>
                <w:szCs w:val="20"/>
                <w:rPrChange w:id="10467" w:author="Mohammad Nayeem Hasan" w:date="2023-01-21T03:17:00Z">
                  <w:rPr>
                    <w:ins w:id="10468" w:author="Mohammad Nayeem Hasan" w:date="2023-01-21T00:38:00Z"/>
                    <w:rFonts w:ascii="Times New Roman" w:hAnsi="Times New Roman" w:cs="Times New Roman"/>
                    <w:sz w:val="24"/>
                    <w:szCs w:val="24"/>
                  </w:rPr>
                </w:rPrChange>
              </w:rPr>
              <w:pPrChange w:id="10469" w:author="Mohammad Nayeem Hasan" w:date="2023-01-21T14:56:00Z">
                <w:pPr>
                  <w:jc w:val="both"/>
                </w:pPr>
              </w:pPrChange>
            </w:pPr>
          </w:p>
        </w:tc>
        <w:tc>
          <w:tcPr>
            <w:tcW w:w="818" w:type="pct"/>
            <w:vAlign w:val="center"/>
            <w:tcPrChange w:id="10470" w:author="Mohammad Nayeem Hasan" w:date="2023-01-27T16:50:00Z">
              <w:tcPr>
                <w:tcW w:w="818" w:type="pct"/>
                <w:gridSpan w:val="2"/>
                <w:vAlign w:val="center"/>
              </w:tcPr>
            </w:tcPrChange>
          </w:tcPr>
          <w:p w14:paraId="26C979DE" w14:textId="77777777" w:rsidR="00904C0E" w:rsidRPr="00C60F95" w:rsidRDefault="00904C0E">
            <w:pPr>
              <w:rPr>
                <w:ins w:id="10471" w:author="Mohammad Nayeem Hasan" w:date="2023-01-21T00:38:00Z"/>
                <w:rFonts w:ascii="Times New Roman" w:hAnsi="Times New Roman" w:cs="Times New Roman"/>
                <w:sz w:val="20"/>
                <w:szCs w:val="20"/>
                <w:rPrChange w:id="10472" w:author="Mohammad Nayeem Hasan" w:date="2023-01-21T03:17:00Z">
                  <w:rPr>
                    <w:ins w:id="10473" w:author="Mohammad Nayeem Hasan" w:date="2023-01-21T00:38:00Z"/>
                    <w:rFonts w:ascii="Times New Roman" w:hAnsi="Times New Roman" w:cs="Times New Roman"/>
                    <w:sz w:val="24"/>
                    <w:szCs w:val="24"/>
                  </w:rPr>
                </w:rPrChange>
              </w:rPr>
              <w:pPrChange w:id="10474" w:author="Mohammad Nayeem Hasan" w:date="2023-01-21T14:56:00Z">
                <w:pPr>
                  <w:jc w:val="both"/>
                </w:pPr>
              </w:pPrChange>
            </w:pPr>
            <w:ins w:id="10475" w:author="Mohammad Nayeem Hasan" w:date="2023-01-21T00:38:00Z">
              <w:r w:rsidRPr="00C60F95">
                <w:rPr>
                  <w:rFonts w:ascii="Times New Roman" w:hAnsi="Times New Roman" w:cs="Times New Roman"/>
                  <w:sz w:val="20"/>
                  <w:szCs w:val="20"/>
                  <w:rPrChange w:id="10476" w:author="Mohammad Nayeem Hasan" w:date="2023-01-21T03:17:00Z">
                    <w:rPr>
                      <w:rFonts w:ascii="Times New Roman" w:hAnsi="Times New Roman" w:cs="Times New Roman"/>
                      <w:sz w:val="24"/>
                      <w:szCs w:val="24"/>
                    </w:rPr>
                  </w:rPrChange>
                </w:rPr>
                <w:t>Ref</w:t>
              </w:r>
            </w:ins>
          </w:p>
        </w:tc>
        <w:tc>
          <w:tcPr>
            <w:tcW w:w="481" w:type="pct"/>
            <w:vAlign w:val="center"/>
            <w:tcPrChange w:id="10477" w:author="Mohammad Nayeem Hasan" w:date="2023-01-27T16:50:00Z">
              <w:tcPr>
                <w:tcW w:w="481" w:type="pct"/>
                <w:gridSpan w:val="2"/>
                <w:vAlign w:val="center"/>
              </w:tcPr>
            </w:tcPrChange>
          </w:tcPr>
          <w:p w14:paraId="482ACA03" w14:textId="77777777" w:rsidR="00904C0E" w:rsidRPr="00C60F95" w:rsidRDefault="00904C0E">
            <w:pPr>
              <w:rPr>
                <w:ins w:id="10478" w:author="Mohammad Nayeem Hasan" w:date="2023-01-21T00:38:00Z"/>
                <w:rFonts w:ascii="Times New Roman" w:hAnsi="Times New Roman" w:cs="Times New Roman"/>
                <w:sz w:val="20"/>
                <w:szCs w:val="20"/>
                <w:rPrChange w:id="10479" w:author="Mohammad Nayeem Hasan" w:date="2023-01-21T03:17:00Z">
                  <w:rPr>
                    <w:ins w:id="10480" w:author="Mohammad Nayeem Hasan" w:date="2023-01-21T00:38:00Z"/>
                    <w:rFonts w:ascii="Times New Roman" w:hAnsi="Times New Roman" w:cs="Times New Roman"/>
                    <w:sz w:val="24"/>
                    <w:szCs w:val="24"/>
                  </w:rPr>
                </w:rPrChange>
              </w:rPr>
              <w:pPrChange w:id="10481" w:author="Mohammad Nayeem Hasan" w:date="2023-01-21T14:56:00Z">
                <w:pPr>
                  <w:jc w:val="both"/>
                </w:pPr>
              </w:pPrChange>
            </w:pPr>
            <w:ins w:id="10482" w:author="Mohammad Nayeem Hasan" w:date="2023-01-21T00:38:00Z">
              <w:r w:rsidRPr="00C60F95">
                <w:rPr>
                  <w:rFonts w:ascii="Times New Roman" w:hAnsi="Times New Roman" w:cs="Times New Roman"/>
                  <w:sz w:val="20"/>
                  <w:szCs w:val="20"/>
                  <w:rPrChange w:id="10483" w:author="Mohammad Nayeem Hasan" w:date="2023-01-21T03:17:00Z">
                    <w:rPr>
                      <w:rFonts w:ascii="Times New Roman" w:hAnsi="Times New Roman" w:cs="Times New Roman"/>
                      <w:sz w:val="24"/>
                      <w:szCs w:val="24"/>
                    </w:rPr>
                  </w:rPrChange>
                </w:rPr>
                <w:t>-</w:t>
              </w:r>
            </w:ins>
          </w:p>
        </w:tc>
        <w:tc>
          <w:tcPr>
            <w:tcW w:w="1012" w:type="pct"/>
            <w:vAlign w:val="center"/>
            <w:tcPrChange w:id="10484" w:author="Mohammad Nayeem Hasan" w:date="2023-01-27T16:50:00Z">
              <w:tcPr>
                <w:tcW w:w="1012" w:type="pct"/>
                <w:gridSpan w:val="3"/>
                <w:vAlign w:val="center"/>
              </w:tcPr>
            </w:tcPrChange>
          </w:tcPr>
          <w:p w14:paraId="2C94A69D" w14:textId="77777777" w:rsidR="00904C0E" w:rsidRPr="00C60F95" w:rsidRDefault="00904C0E">
            <w:pPr>
              <w:rPr>
                <w:ins w:id="10485" w:author="Mohammad Nayeem Hasan" w:date="2023-01-21T00:38:00Z"/>
                <w:rFonts w:ascii="Times New Roman" w:hAnsi="Times New Roman" w:cs="Times New Roman"/>
                <w:sz w:val="20"/>
                <w:szCs w:val="20"/>
                <w:rPrChange w:id="10486" w:author="Mohammad Nayeem Hasan" w:date="2023-01-21T03:17:00Z">
                  <w:rPr>
                    <w:ins w:id="10487" w:author="Mohammad Nayeem Hasan" w:date="2023-01-21T00:38:00Z"/>
                    <w:rFonts w:ascii="Times New Roman" w:hAnsi="Times New Roman" w:cs="Times New Roman"/>
                    <w:sz w:val="24"/>
                    <w:szCs w:val="24"/>
                  </w:rPr>
                </w:rPrChange>
              </w:rPr>
              <w:pPrChange w:id="10488" w:author="Mohammad Nayeem Hasan" w:date="2023-01-21T14:56:00Z">
                <w:pPr>
                  <w:jc w:val="both"/>
                </w:pPr>
              </w:pPrChange>
            </w:pPr>
            <w:ins w:id="10489" w:author="Mohammad Nayeem Hasan" w:date="2023-01-21T00:38:00Z">
              <w:r w:rsidRPr="00C60F95">
                <w:rPr>
                  <w:rFonts w:ascii="Times New Roman" w:hAnsi="Times New Roman" w:cs="Times New Roman"/>
                  <w:sz w:val="20"/>
                  <w:szCs w:val="20"/>
                  <w:rPrChange w:id="10490" w:author="Mohammad Nayeem Hasan" w:date="2023-01-21T03:17:00Z">
                    <w:rPr>
                      <w:rFonts w:ascii="Times New Roman" w:hAnsi="Times New Roman" w:cs="Times New Roman"/>
                      <w:sz w:val="24"/>
                      <w:szCs w:val="24"/>
                    </w:rPr>
                  </w:rPrChange>
                </w:rPr>
                <w:t>Ref</w:t>
              </w:r>
            </w:ins>
          </w:p>
        </w:tc>
        <w:tc>
          <w:tcPr>
            <w:tcW w:w="473" w:type="pct"/>
            <w:vAlign w:val="center"/>
            <w:tcPrChange w:id="10491" w:author="Mohammad Nayeem Hasan" w:date="2023-01-27T16:50:00Z">
              <w:tcPr>
                <w:tcW w:w="477" w:type="pct"/>
                <w:gridSpan w:val="2"/>
                <w:vAlign w:val="center"/>
              </w:tcPr>
            </w:tcPrChange>
          </w:tcPr>
          <w:p w14:paraId="74C1B1E0" w14:textId="77777777" w:rsidR="00904C0E" w:rsidRPr="00C60F95" w:rsidRDefault="00904C0E">
            <w:pPr>
              <w:rPr>
                <w:ins w:id="10492" w:author="Mohammad Nayeem Hasan" w:date="2023-01-21T00:38:00Z"/>
                <w:rFonts w:ascii="Times New Roman" w:hAnsi="Times New Roman" w:cs="Times New Roman"/>
                <w:sz w:val="20"/>
                <w:szCs w:val="20"/>
                <w:rPrChange w:id="10493" w:author="Mohammad Nayeem Hasan" w:date="2023-01-21T03:17:00Z">
                  <w:rPr>
                    <w:ins w:id="10494" w:author="Mohammad Nayeem Hasan" w:date="2023-01-21T00:38:00Z"/>
                    <w:rFonts w:ascii="Times New Roman" w:hAnsi="Times New Roman" w:cs="Times New Roman"/>
                    <w:sz w:val="24"/>
                    <w:szCs w:val="24"/>
                  </w:rPr>
                </w:rPrChange>
              </w:rPr>
              <w:pPrChange w:id="10495" w:author="Mohammad Nayeem Hasan" w:date="2023-01-21T14:56:00Z">
                <w:pPr>
                  <w:jc w:val="both"/>
                </w:pPr>
              </w:pPrChange>
            </w:pPr>
            <w:ins w:id="10496" w:author="Mohammad Nayeem Hasan" w:date="2023-01-21T00:38:00Z">
              <w:r w:rsidRPr="00C60F95">
                <w:rPr>
                  <w:rFonts w:ascii="Times New Roman" w:hAnsi="Times New Roman" w:cs="Times New Roman"/>
                  <w:sz w:val="20"/>
                  <w:szCs w:val="20"/>
                  <w:rPrChange w:id="10497" w:author="Mohammad Nayeem Hasan" w:date="2023-01-21T03:17:00Z">
                    <w:rPr>
                      <w:rFonts w:ascii="Times New Roman" w:hAnsi="Times New Roman" w:cs="Times New Roman"/>
                      <w:sz w:val="24"/>
                      <w:szCs w:val="24"/>
                    </w:rPr>
                  </w:rPrChange>
                </w:rPr>
                <w:t>-</w:t>
              </w:r>
            </w:ins>
          </w:p>
        </w:tc>
      </w:tr>
      <w:tr w:rsidR="00C60F95" w:rsidRPr="00C60F95" w14:paraId="42E88C99" w14:textId="662F6252" w:rsidTr="00DE658B">
        <w:trPr>
          <w:trHeight w:val="138"/>
          <w:jc w:val="center"/>
          <w:ins w:id="10498" w:author="Mohammad Nayeem Hasan" w:date="2023-01-21T00:38:00Z"/>
          <w:trPrChange w:id="10499" w:author="Mohammad Nayeem Hasan" w:date="2023-01-27T16:50:00Z">
            <w:trPr>
              <w:trHeight w:val="138"/>
              <w:jc w:val="center"/>
            </w:trPr>
          </w:trPrChange>
        </w:trPr>
        <w:tc>
          <w:tcPr>
            <w:tcW w:w="1735" w:type="pct"/>
            <w:gridSpan w:val="2"/>
            <w:vAlign w:val="center"/>
            <w:tcPrChange w:id="10500" w:author="Mohammad Nayeem Hasan" w:date="2023-01-27T16:50:00Z">
              <w:tcPr>
                <w:tcW w:w="1732" w:type="pct"/>
                <w:gridSpan w:val="2"/>
                <w:vAlign w:val="center"/>
              </w:tcPr>
            </w:tcPrChange>
          </w:tcPr>
          <w:p w14:paraId="1D1B7F1F" w14:textId="77777777" w:rsidR="00904C0E" w:rsidRPr="00C60F95" w:rsidRDefault="00904C0E">
            <w:pPr>
              <w:rPr>
                <w:ins w:id="10501" w:author="Mohammad Nayeem Hasan" w:date="2023-01-21T00:38:00Z"/>
                <w:rFonts w:ascii="Times New Roman" w:hAnsi="Times New Roman" w:cs="Times New Roman"/>
                <w:sz w:val="20"/>
                <w:szCs w:val="20"/>
                <w:rPrChange w:id="10502" w:author="Mohammad Nayeem Hasan" w:date="2023-01-21T03:17:00Z">
                  <w:rPr>
                    <w:ins w:id="10503" w:author="Mohammad Nayeem Hasan" w:date="2023-01-21T00:38:00Z"/>
                    <w:rFonts w:ascii="Times New Roman" w:hAnsi="Times New Roman" w:cs="Times New Roman"/>
                    <w:sz w:val="24"/>
                    <w:szCs w:val="24"/>
                  </w:rPr>
                </w:rPrChange>
              </w:rPr>
              <w:pPrChange w:id="10504" w:author="Mohammad Nayeem Hasan" w:date="2023-01-21T14:56:00Z">
                <w:pPr>
                  <w:jc w:val="both"/>
                </w:pPr>
              </w:pPrChange>
            </w:pPr>
            <w:ins w:id="10505" w:author="Mohammad Nayeem Hasan" w:date="2023-01-21T00:38:00Z">
              <w:r w:rsidRPr="00C60F95">
                <w:rPr>
                  <w:rFonts w:ascii="Times New Roman" w:hAnsi="Times New Roman" w:cs="Times New Roman"/>
                  <w:sz w:val="20"/>
                  <w:szCs w:val="20"/>
                  <w:rPrChange w:id="10506" w:author="Mohammad Nayeem Hasan" w:date="2023-01-21T03:17:00Z">
                    <w:rPr>
                      <w:rFonts w:ascii="Times New Roman" w:hAnsi="Times New Roman" w:cs="Times New Roman"/>
                      <w:sz w:val="24"/>
                      <w:szCs w:val="24"/>
                    </w:rPr>
                  </w:rPrChange>
                </w:rPr>
                <w:t>Wasted</w:t>
              </w:r>
            </w:ins>
          </w:p>
        </w:tc>
        <w:tc>
          <w:tcPr>
            <w:tcW w:w="1299" w:type="pct"/>
            <w:gridSpan w:val="2"/>
            <w:vAlign w:val="center"/>
            <w:tcPrChange w:id="10507" w:author="Mohammad Nayeem Hasan" w:date="2023-01-27T16:50:00Z">
              <w:tcPr>
                <w:tcW w:w="1299" w:type="pct"/>
                <w:gridSpan w:val="5"/>
                <w:vAlign w:val="center"/>
              </w:tcPr>
            </w:tcPrChange>
          </w:tcPr>
          <w:p w14:paraId="2C9EB1F5" w14:textId="77777777" w:rsidR="00904C0E" w:rsidRPr="00C60F95" w:rsidRDefault="00904C0E">
            <w:pPr>
              <w:rPr>
                <w:ins w:id="10508" w:author="Mohammad Nayeem Hasan" w:date="2023-01-21T00:38:00Z"/>
                <w:rFonts w:ascii="Times New Roman" w:hAnsi="Times New Roman" w:cs="Times New Roman"/>
                <w:sz w:val="20"/>
                <w:szCs w:val="20"/>
                <w:rPrChange w:id="10509" w:author="Mohammad Nayeem Hasan" w:date="2023-01-21T03:17:00Z">
                  <w:rPr>
                    <w:ins w:id="10510" w:author="Mohammad Nayeem Hasan" w:date="2023-01-21T00:38:00Z"/>
                    <w:rFonts w:ascii="Times New Roman" w:hAnsi="Times New Roman" w:cs="Times New Roman"/>
                    <w:sz w:val="24"/>
                    <w:szCs w:val="24"/>
                  </w:rPr>
                </w:rPrChange>
              </w:rPr>
              <w:pPrChange w:id="10511" w:author="Mohammad Nayeem Hasan" w:date="2023-01-21T14:56:00Z">
                <w:pPr>
                  <w:jc w:val="both"/>
                </w:pPr>
              </w:pPrChange>
            </w:pPr>
          </w:p>
        </w:tc>
        <w:tc>
          <w:tcPr>
            <w:tcW w:w="1493" w:type="pct"/>
            <w:gridSpan w:val="2"/>
            <w:vAlign w:val="center"/>
            <w:tcPrChange w:id="10512" w:author="Mohammad Nayeem Hasan" w:date="2023-01-27T16:50:00Z">
              <w:tcPr>
                <w:tcW w:w="1493" w:type="pct"/>
                <w:gridSpan w:val="5"/>
                <w:vAlign w:val="center"/>
              </w:tcPr>
            </w:tcPrChange>
          </w:tcPr>
          <w:p w14:paraId="596AA43F" w14:textId="77777777" w:rsidR="00904C0E" w:rsidRPr="00C60F95" w:rsidRDefault="00904C0E">
            <w:pPr>
              <w:rPr>
                <w:ins w:id="10513" w:author="Mohammad Nayeem Hasan" w:date="2023-01-21T00:38:00Z"/>
                <w:rFonts w:ascii="Times New Roman" w:hAnsi="Times New Roman" w:cs="Times New Roman"/>
                <w:sz w:val="20"/>
                <w:szCs w:val="20"/>
                <w:rPrChange w:id="10514" w:author="Mohammad Nayeem Hasan" w:date="2023-01-21T03:17:00Z">
                  <w:rPr>
                    <w:ins w:id="10515" w:author="Mohammad Nayeem Hasan" w:date="2023-01-21T00:38:00Z"/>
                    <w:rFonts w:ascii="Times New Roman" w:hAnsi="Times New Roman" w:cs="Times New Roman"/>
                    <w:sz w:val="24"/>
                    <w:szCs w:val="24"/>
                  </w:rPr>
                </w:rPrChange>
              </w:rPr>
              <w:pPrChange w:id="10516" w:author="Mohammad Nayeem Hasan" w:date="2023-01-21T14:56:00Z">
                <w:pPr>
                  <w:jc w:val="both"/>
                </w:pPr>
              </w:pPrChange>
            </w:pPr>
          </w:p>
        </w:tc>
        <w:tc>
          <w:tcPr>
            <w:tcW w:w="473" w:type="pct"/>
            <w:vAlign w:val="center"/>
            <w:tcPrChange w:id="10517" w:author="Mohammad Nayeem Hasan" w:date="2023-01-27T16:50:00Z">
              <w:tcPr>
                <w:tcW w:w="477" w:type="pct"/>
                <w:gridSpan w:val="2"/>
                <w:vAlign w:val="center"/>
              </w:tcPr>
            </w:tcPrChange>
          </w:tcPr>
          <w:p w14:paraId="42DBC2F3" w14:textId="77777777" w:rsidR="00904C0E" w:rsidRPr="00C60F95" w:rsidRDefault="00904C0E">
            <w:pPr>
              <w:rPr>
                <w:ins w:id="10518" w:author="Mohammad Nayeem Hasan" w:date="2023-01-21T00:38:00Z"/>
                <w:rFonts w:ascii="Times New Roman" w:hAnsi="Times New Roman" w:cs="Times New Roman"/>
                <w:sz w:val="20"/>
                <w:szCs w:val="20"/>
                <w:rPrChange w:id="10519" w:author="Mohammad Nayeem Hasan" w:date="2023-01-21T03:17:00Z">
                  <w:rPr>
                    <w:ins w:id="10520" w:author="Mohammad Nayeem Hasan" w:date="2023-01-21T00:38:00Z"/>
                    <w:rFonts w:ascii="Times New Roman" w:hAnsi="Times New Roman" w:cs="Times New Roman"/>
                    <w:sz w:val="24"/>
                    <w:szCs w:val="24"/>
                  </w:rPr>
                </w:rPrChange>
              </w:rPr>
              <w:pPrChange w:id="10521" w:author="Mohammad Nayeem Hasan" w:date="2023-01-21T14:56:00Z">
                <w:pPr>
                  <w:jc w:val="both"/>
                </w:pPr>
              </w:pPrChange>
            </w:pPr>
          </w:p>
        </w:tc>
      </w:tr>
      <w:tr w:rsidR="00C60F95" w:rsidRPr="00C60F95" w14:paraId="1132F0E1" w14:textId="77777777" w:rsidTr="00DE658B">
        <w:trPr>
          <w:trHeight w:val="138"/>
          <w:jc w:val="center"/>
          <w:ins w:id="10522" w:author="Mohammad Nayeem Hasan" w:date="2023-01-21T00:38:00Z"/>
          <w:trPrChange w:id="10523" w:author="Mohammad Nayeem Hasan" w:date="2023-01-27T16:50:00Z">
            <w:trPr>
              <w:trHeight w:val="138"/>
              <w:jc w:val="center"/>
            </w:trPr>
          </w:trPrChange>
        </w:trPr>
        <w:tc>
          <w:tcPr>
            <w:tcW w:w="881" w:type="pct"/>
            <w:vAlign w:val="center"/>
            <w:tcPrChange w:id="10524" w:author="Mohammad Nayeem Hasan" w:date="2023-01-27T16:50:00Z">
              <w:tcPr>
                <w:tcW w:w="881" w:type="pct"/>
                <w:vAlign w:val="center"/>
              </w:tcPr>
            </w:tcPrChange>
          </w:tcPr>
          <w:p w14:paraId="6E66963B" w14:textId="77777777" w:rsidR="00904C0E" w:rsidRPr="00C60F95" w:rsidRDefault="00904C0E">
            <w:pPr>
              <w:rPr>
                <w:ins w:id="10525" w:author="Mohammad Nayeem Hasan" w:date="2023-01-21T00:38:00Z"/>
                <w:rFonts w:ascii="Times New Roman" w:hAnsi="Times New Roman" w:cs="Times New Roman"/>
                <w:sz w:val="20"/>
                <w:szCs w:val="20"/>
                <w:rPrChange w:id="10526" w:author="Mohammad Nayeem Hasan" w:date="2023-01-21T03:17:00Z">
                  <w:rPr>
                    <w:ins w:id="10527" w:author="Mohammad Nayeem Hasan" w:date="2023-01-21T00:38:00Z"/>
                    <w:rFonts w:ascii="Times New Roman" w:hAnsi="Times New Roman" w:cs="Times New Roman"/>
                    <w:sz w:val="24"/>
                    <w:szCs w:val="24"/>
                  </w:rPr>
                </w:rPrChange>
              </w:rPr>
              <w:pPrChange w:id="10528" w:author="Mohammad Nayeem Hasan" w:date="2023-01-21T14:56:00Z">
                <w:pPr>
                  <w:jc w:val="both"/>
                </w:pPr>
              </w:pPrChange>
            </w:pPr>
            <w:ins w:id="10529" w:author="Mohammad Nayeem Hasan" w:date="2023-01-21T00:38:00Z">
              <w:r w:rsidRPr="00C60F95">
                <w:rPr>
                  <w:rFonts w:ascii="Times New Roman" w:hAnsi="Times New Roman" w:cs="Times New Roman"/>
                  <w:sz w:val="20"/>
                  <w:szCs w:val="20"/>
                  <w:rPrChange w:id="10530" w:author="Mohammad Nayeem Hasan" w:date="2023-01-21T03:17:00Z">
                    <w:rPr>
                      <w:rFonts w:ascii="Times New Roman" w:hAnsi="Times New Roman" w:cs="Times New Roman"/>
                      <w:sz w:val="24"/>
                      <w:szCs w:val="24"/>
                    </w:rPr>
                  </w:rPrChange>
                </w:rPr>
                <w:t>Yes</w:t>
              </w:r>
            </w:ins>
          </w:p>
        </w:tc>
        <w:tc>
          <w:tcPr>
            <w:tcW w:w="854" w:type="pct"/>
            <w:vAlign w:val="center"/>
            <w:tcPrChange w:id="10531" w:author="Mohammad Nayeem Hasan" w:date="2023-01-27T16:50:00Z">
              <w:tcPr>
                <w:tcW w:w="851" w:type="pct"/>
                <w:vAlign w:val="center"/>
              </w:tcPr>
            </w:tcPrChange>
          </w:tcPr>
          <w:p w14:paraId="709E4EAA" w14:textId="77777777" w:rsidR="00904C0E" w:rsidRPr="00C60F95" w:rsidRDefault="00904C0E">
            <w:pPr>
              <w:rPr>
                <w:ins w:id="10532" w:author="Mohammad Nayeem Hasan" w:date="2023-01-21T00:38:00Z"/>
                <w:rFonts w:ascii="Times New Roman" w:hAnsi="Times New Roman" w:cs="Times New Roman"/>
                <w:sz w:val="20"/>
                <w:szCs w:val="20"/>
                <w:rPrChange w:id="10533" w:author="Mohammad Nayeem Hasan" w:date="2023-01-21T03:17:00Z">
                  <w:rPr>
                    <w:ins w:id="10534" w:author="Mohammad Nayeem Hasan" w:date="2023-01-21T00:38:00Z"/>
                    <w:rFonts w:ascii="Times New Roman" w:hAnsi="Times New Roman" w:cs="Times New Roman"/>
                    <w:sz w:val="24"/>
                    <w:szCs w:val="24"/>
                  </w:rPr>
                </w:rPrChange>
              </w:rPr>
              <w:pPrChange w:id="10535" w:author="Mohammad Nayeem Hasan" w:date="2023-01-21T14:56:00Z">
                <w:pPr>
                  <w:jc w:val="both"/>
                </w:pPr>
              </w:pPrChange>
            </w:pPr>
            <w:ins w:id="10536" w:author="Mohammad Nayeem Hasan" w:date="2023-01-21T00:38:00Z">
              <w:r w:rsidRPr="00C60F95">
                <w:rPr>
                  <w:rFonts w:ascii="Times New Roman" w:hAnsi="Times New Roman" w:cs="Times New Roman"/>
                  <w:sz w:val="20"/>
                  <w:szCs w:val="20"/>
                  <w:rPrChange w:id="10537" w:author="Mohammad Nayeem Hasan" w:date="2023-01-21T03:17:00Z">
                    <w:rPr>
                      <w:rFonts w:ascii="Times New Roman" w:hAnsi="Times New Roman" w:cs="Times New Roman"/>
                      <w:sz w:val="24"/>
                      <w:szCs w:val="24"/>
                    </w:rPr>
                  </w:rPrChange>
                </w:rPr>
                <w:t>-</w:t>
              </w:r>
            </w:ins>
          </w:p>
        </w:tc>
        <w:tc>
          <w:tcPr>
            <w:tcW w:w="481" w:type="pct"/>
            <w:vAlign w:val="center"/>
            <w:tcPrChange w:id="10538" w:author="Mohammad Nayeem Hasan" w:date="2023-01-27T16:50:00Z">
              <w:tcPr>
                <w:tcW w:w="481" w:type="pct"/>
                <w:gridSpan w:val="3"/>
                <w:vAlign w:val="center"/>
              </w:tcPr>
            </w:tcPrChange>
          </w:tcPr>
          <w:p w14:paraId="2B6D68D7" w14:textId="77777777" w:rsidR="00904C0E" w:rsidRPr="00C60F95" w:rsidRDefault="00904C0E">
            <w:pPr>
              <w:rPr>
                <w:ins w:id="10539" w:author="Mohammad Nayeem Hasan" w:date="2023-01-21T00:38:00Z"/>
                <w:rFonts w:ascii="Times New Roman" w:hAnsi="Times New Roman" w:cs="Times New Roman"/>
                <w:sz w:val="20"/>
                <w:szCs w:val="20"/>
                <w:rPrChange w:id="10540" w:author="Mohammad Nayeem Hasan" w:date="2023-01-21T03:17:00Z">
                  <w:rPr>
                    <w:ins w:id="10541" w:author="Mohammad Nayeem Hasan" w:date="2023-01-21T00:38:00Z"/>
                    <w:rFonts w:ascii="Times New Roman" w:hAnsi="Times New Roman" w:cs="Times New Roman"/>
                    <w:sz w:val="24"/>
                    <w:szCs w:val="24"/>
                  </w:rPr>
                </w:rPrChange>
              </w:rPr>
              <w:pPrChange w:id="10542" w:author="Mohammad Nayeem Hasan" w:date="2023-01-21T14:56:00Z">
                <w:pPr>
                  <w:jc w:val="both"/>
                </w:pPr>
              </w:pPrChange>
            </w:pPr>
          </w:p>
        </w:tc>
        <w:tc>
          <w:tcPr>
            <w:tcW w:w="818" w:type="pct"/>
            <w:vAlign w:val="center"/>
            <w:tcPrChange w:id="10543" w:author="Mohammad Nayeem Hasan" w:date="2023-01-27T16:50:00Z">
              <w:tcPr>
                <w:tcW w:w="818" w:type="pct"/>
                <w:gridSpan w:val="2"/>
                <w:vAlign w:val="center"/>
              </w:tcPr>
            </w:tcPrChange>
          </w:tcPr>
          <w:p w14:paraId="1F5BD095" w14:textId="095010F3" w:rsidR="00904C0E" w:rsidRPr="00C60F95" w:rsidRDefault="00904C0E">
            <w:pPr>
              <w:rPr>
                <w:ins w:id="10544" w:author="Mohammad Nayeem Hasan" w:date="2023-01-21T00:38:00Z"/>
                <w:rFonts w:ascii="Times New Roman" w:hAnsi="Times New Roman" w:cs="Times New Roman"/>
                <w:sz w:val="20"/>
                <w:szCs w:val="20"/>
                <w:rPrChange w:id="10545" w:author="Mohammad Nayeem Hasan" w:date="2023-01-21T03:17:00Z">
                  <w:rPr>
                    <w:ins w:id="10546" w:author="Mohammad Nayeem Hasan" w:date="2023-01-21T00:38:00Z"/>
                    <w:rFonts w:ascii="Times New Roman" w:hAnsi="Times New Roman" w:cs="Times New Roman"/>
                    <w:sz w:val="24"/>
                    <w:szCs w:val="24"/>
                  </w:rPr>
                </w:rPrChange>
              </w:rPr>
              <w:pPrChange w:id="10547" w:author="Mohammad Nayeem Hasan" w:date="2023-01-21T14:56:00Z">
                <w:pPr>
                  <w:jc w:val="both"/>
                </w:pPr>
              </w:pPrChange>
            </w:pPr>
            <w:ins w:id="10548" w:author="Mohammad Nayeem Hasan" w:date="2023-01-21T00:38:00Z">
              <w:r w:rsidRPr="00C60F95">
                <w:rPr>
                  <w:rFonts w:ascii="Times New Roman" w:hAnsi="Times New Roman" w:cs="Times New Roman"/>
                  <w:sz w:val="20"/>
                  <w:szCs w:val="20"/>
                  <w:rPrChange w:id="10549" w:author="Mohammad Nayeem Hasan" w:date="2023-01-21T03:17:00Z">
                    <w:rPr>
                      <w:rFonts w:ascii="Times New Roman" w:hAnsi="Times New Roman" w:cs="Times New Roman"/>
                      <w:sz w:val="24"/>
                      <w:szCs w:val="24"/>
                    </w:rPr>
                  </w:rPrChange>
                </w:rPr>
                <w:t>1.20</w:t>
              </w:r>
            </w:ins>
            <w:ins w:id="10550" w:author="Mohammad Nayeem Hasan" w:date="2023-01-21T02:21:00Z">
              <w:r w:rsidRPr="00C60F95">
                <w:rPr>
                  <w:rFonts w:ascii="Times New Roman" w:hAnsi="Times New Roman" w:cs="Times New Roman"/>
                  <w:sz w:val="20"/>
                  <w:szCs w:val="20"/>
                  <w:rPrChange w:id="10551" w:author="Mohammad Nayeem Hasan" w:date="2023-01-21T03:17:00Z">
                    <w:rPr>
                      <w:rFonts w:ascii="Times New Roman" w:hAnsi="Times New Roman" w:cs="Times New Roman"/>
                      <w:sz w:val="24"/>
                      <w:szCs w:val="24"/>
                    </w:rPr>
                  </w:rPrChange>
                </w:rPr>
                <w:t xml:space="preserve"> (0.94, 1.55)</w:t>
              </w:r>
            </w:ins>
          </w:p>
        </w:tc>
        <w:tc>
          <w:tcPr>
            <w:tcW w:w="481" w:type="pct"/>
            <w:vAlign w:val="center"/>
            <w:tcPrChange w:id="10552" w:author="Mohammad Nayeem Hasan" w:date="2023-01-27T16:50:00Z">
              <w:tcPr>
                <w:tcW w:w="481" w:type="pct"/>
                <w:gridSpan w:val="2"/>
                <w:vAlign w:val="center"/>
              </w:tcPr>
            </w:tcPrChange>
          </w:tcPr>
          <w:p w14:paraId="4206A18D" w14:textId="77777777" w:rsidR="00904C0E" w:rsidRPr="00C60F95" w:rsidRDefault="00904C0E">
            <w:pPr>
              <w:rPr>
                <w:ins w:id="10553" w:author="Mohammad Nayeem Hasan" w:date="2023-01-21T00:38:00Z"/>
                <w:rFonts w:ascii="Times New Roman" w:hAnsi="Times New Roman" w:cs="Times New Roman"/>
                <w:sz w:val="20"/>
                <w:szCs w:val="20"/>
                <w:rPrChange w:id="10554" w:author="Mohammad Nayeem Hasan" w:date="2023-01-21T03:17:00Z">
                  <w:rPr>
                    <w:ins w:id="10555" w:author="Mohammad Nayeem Hasan" w:date="2023-01-21T00:38:00Z"/>
                    <w:rFonts w:ascii="Times New Roman" w:hAnsi="Times New Roman" w:cs="Times New Roman"/>
                    <w:sz w:val="24"/>
                    <w:szCs w:val="24"/>
                  </w:rPr>
                </w:rPrChange>
              </w:rPr>
              <w:pPrChange w:id="10556" w:author="Mohammad Nayeem Hasan" w:date="2023-01-21T14:56:00Z">
                <w:pPr>
                  <w:jc w:val="both"/>
                </w:pPr>
              </w:pPrChange>
            </w:pPr>
            <w:ins w:id="10557" w:author="Mohammad Nayeem Hasan" w:date="2023-01-21T00:38:00Z">
              <w:r w:rsidRPr="00C60F95">
                <w:rPr>
                  <w:rFonts w:ascii="Times New Roman" w:hAnsi="Times New Roman" w:cs="Times New Roman"/>
                  <w:sz w:val="20"/>
                  <w:szCs w:val="20"/>
                  <w:rPrChange w:id="10558" w:author="Mohammad Nayeem Hasan" w:date="2023-01-21T03:17:00Z">
                    <w:rPr>
                      <w:rFonts w:ascii="Times New Roman" w:hAnsi="Times New Roman" w:cs="Times New Roman"/>
                      <w:sz w:val="24"/>
                      <w:szCs w:val="24"/>
                    </w:rPr>
                  </w:rPrChange>
                </w:rPr>
                <w:t>0.148</w:t>
              </w:r>
            </w:ins>
          </w:p>
        </w:tc>
        <w:tc>
          <w:tcPr>
            <w:tcW w:w="1012" w:type="pct"/>
            <w:vAlign w:val="center"/>
            <w:tcPrChange w:id="10559" w:author="Mohammad Nayeem Hasan" w:date="2023-01-27T16:50:00Z">
              <w:tcPr>
                <w:tcW w:w="1012" w:type="pct"/>
                <w:gridSpan w:val="3"/>
                <w:vAlign w:val="center"/>
              </w:tcPr>
            </w:tcPrChange>
          </w:tcPr>
          <w:p w14:paraId="137063FC" w14:textId="190A4250" w:rsidR="00904C0E" w:rsidRPr="00C60F95" w:rsidRDefault="00904C0E">
            <w:pPr>
              <w:rPr>
                <w:ins w:id="10560" w:author="Mohammad Nayeem Hasan" w:date="2023-01-21T00:38:00Z"/>
                <w:rFonts w:ascii="Times New Roman" w:hAnsi="Times New Roman" w:cs="Times New Roman"/>
                <w:sz w:val="20"/>
                <w:szCs w:val="20"/>
                <w:rPrChange w:id="10561" w:author="Mohammad Nayeem Hasan" w:date="2023-01-21T03:17:00Z">
                  <w:rPr>
                    <w:ins w:id="10562" w:author="Mohammad Nayeem Hasan" w:date="2023-01-21T00:38:00Z"/>
                    <w:rFonts w:ascii="Times New Roman" w:hAnsi="Times New Roman" w:cs="Times New Roman"/>
                    <w:sz w:val="24"/>
                    <w:szCs w:val="24"/>
                  </w:rPr>
                </w:rPrChange>
              </w:rPr>
              <w:pPrChange w:id="10563" w:author="Mohammad Nayeem Hasan" w:date="2023-01-21T14:56:00Z">
                <w:pPr>
                  <w:jc w:val="both"/>
                </w:pPr>
              </w:pPrChange>
            </w:pPr>
            <w:ins w:id="10564" w:author="Mohammad Nayeem Hasan" w:date="2023-01-21T00:38:00Z">
              <w:r w:rsidRPr="00C60F95">
                <w:rPr>
                  <w:rFonts w:ascii="Times New Roman" w:hAnsi="Times New Roman" w:cs="Times New Roman"/>
                  <w:sz w:val="20"/>
                  <w:szCs w:val="20"/>
                  <w:rPrChange w:id="10565" w:author="Mohammad Nayeem Hasan" w:date="2023-01-21T03:17:00Z">
                    <w:rPr>
                      <w:rFonts w:ascii="Times New Roman" w:hAnsi="Times New Roman" w:cs="Times New Roman"/>
                      <w:sz w:val="24"/>
                      <w:szCs w:val="24"/>
                    </w:rPr>
                  </w:rPrChange>
                </w:rPr>
                <w:t>1.20</w:t>
              </w:r>
            </w:ins>
            <w:ins w:id="10566" w:author="Mohammad Nayeem Hasan" w:date="2023-01-21T02:54:00Z">
              <w:r w:rsidRPr="00C60F95">
                <w:rPr>
                  <w:rFonts w:ascii="Times New Roman" w:hAnsi="Times New Roman" w:cs="Times New Roman"/>
                  <w:sz w:val="20"/>
                  <w:szCs w:val="20"/>
                  <w:rPrChange w:id="10567" w:author="Mohammad Nayeem Hasan" w:date="2023-01-21T03:17:00Z">
                    <w:rPr>
                      <w:rFonts w:ascii="Times New Roman" w:hAnsi="Times New Roman" w:cs="Times New Roman"/>
                      <w:sz w:val="24"/>
                      <w:szCs w:val="24"/>
                    </w:rPr>
                  </w:rPrChange>
                </w:rPr>
                <w:t xml:space="preserve"> (1.00, 1.43)</w:t>
              </w:r>
            </w:ins>
          </w:p>
        </w:tc>
        <w:tc>
          <w:tcPr>
            <w:tcW w:w="473" w:type="pct"/>
            <w:vAlign w:val="center"/>
            <w:tcPrChange w:id="10568" w:author="Mohammad Nayeem Hasan" w:date="2023-01-27T16:50:00Z">
              <w:tcPr>
                <w:tcW w:w="477" w:type="pct"/>
                <w:gridSpan w:val="2"/>
                <w:vAlign w:val="center"/>
              </w:tcPr>
            </w:tcPrChange>
          </w:tcPr>
          <w:p w14:paraId="13FFC6BE" w14:textId="77777777" w:rsidR="00904C0E" w:rsidRPr="00C60F95" w:rsidRDefault="00904C0E">
            <w:pPr>
              <w:rPr>
                <w:ins w:id="10569" w:author="Mohammad Nayeem Hasan" w:date="2023-01-21T00:38:00Z"/>
                <w:rFonts w:ascii="Times New Roman" w:hAnsi="Times New Roman" w:cs="Times New Roman"/>
                <w:sz w:val="20"/>
                <w:szCs w:val="20"/>
                <w:rPrChange w:id="10570" w:author="Mohammad Nayeem Hasan" w:date="2023-01-21T03:17:00Z">
                  <w:rPr>
                    <w:ins w:id="10571" w:author="Mohammad Nayeem Hasan" w:date="2023-01-21T00:38:00Z"/>
                    <w:rFonts w:ascii="Times New Roman" w:hAnsi="Times New Roman" w:cs="Times New Roman"/>
                    <w:sz w:val="24"/>
                    <w:szCs w:val="24"/>
                  </w:rPr>
                </w:rPrChange>
              </w:rPr>
              <w:pPrChange w:id="10572" w:author="Mohammad Nayeem Hasan" w:date="2023-01-21T14:56:00Z">
                <w:pPr>
                  <w:jc w:val="both"/>
                </w:pPr>
              </w:pPrChange>
            </w:pPr>
            <w:ins w:id="10573" w:author="Mohammad Nayeem Hasan" w:date="2023-01-21T00:38:00Z">
              <w:r w:rsidRPr="00C60F95">
                <w:rPr>
                  <w:rFonts w:ascii="Times New Roman" w:hAnsi="Times New Roman" w:cs="Times New Roman"/>
                  <w:sz w:val="20"/>
                  <w:szCs w:val="20"/>
                  <w:rPrChange w:id="10574" w:author="Mohammad Nayeem Hasan" w:date="2023-01-21T03:17:00Z">
                    <w:rPr>
                      <w:rFonts w:ascii="Times New Roman" w:hAnsi="Times New Roman" w:cs="Times New Roman"/>
                      <w:sz w:val="24"/>
                      <w:szCs w:val="24"/>
                    </w:rPr>
                  </w:rPrChange>
                </w:rPr>
                <w:t>0.053</w:t>
              </w:r>
            </w:ins>
          </w:p>
        </w:tc>
      </w:tr>
      <w:tr w:rsidR="00C60F95" w:rsidRPr="00C60F95" w14:paraId="5EF46736" w14:textId="77777777" w:rsidTr="00DE658B">
        <w:trPr>
          <w:trHeight w:val="138"/>
          <w:jc w:val="center"/>
          <w:ins w:id="10575" w:author="Mohammad Nayeem Hasan" w:date="2023-01-21T00:38:00Z"/>
          <w:trPrChange w:id="10576" w:author="Mohammad Nayeem Hasan" w:date="2023-01-27T16:50:00Z">
            <w:trPr>
              <w:trHeight w:val="138"/>
              <w:jc w:val="center"/>
            </w:trPr>
          </w:trPrChange>
        </w:trPr>
        <w:tc>
          <w:tcPr>
            <w:tcW w:w="881" w:type="pct"/>
            <w:vAlign w:val="center"/>
            <w:tcPrChange w:id="10577" w:author="Mohammad Nayeem Hasan" w:date="2023-01-27T16:50:00Z">
              <w:tcPr>
                <w:tcW w:w="881" w:type="pct"/>
                <w:vAlign w:val="center"/>
              </w:tcPr>
            </w:tcPrChange>
          </w:tcPr>
          <w:p w14:paraId="59134CDE" w14:textId="77777777" w:rsidR="00904C0E" w:rsidRPr="00C60F95" w:rsidRDefault="00904C0E">
            <w:pPr>
              <w:rPr>
                <w:ins w:id="10578" w:author="Mohammad Nayeem Hasan" w:date="2023-01-21T00:38:00Z"/>
                <w:rFonts w:ascii="Times New Roman" w:hAnsi="Times New Roman" w:cs="Times New Roman"/>
                <w:sz w:val="20"/>
                <w:szCs w:val="20"/>
                <w:rPrChange w:id="10579" w:author="Mohammad Nayeem Hasan" w:date="2023-01-21T03:17:00Z">
                  <w:rPr>
                    <w:ins w:id="10580" w:author="Mohammad Nayeem Hasan" w:date="2023-01-21T00:38:00Z"/>
                    <w:rFonts w:ascii="Times New Roman" w:hAnsi="Times New Roman" w:cs="Times New Roman"/>
                    <w:sz w:val="24"/>
                    <w:szCs w:val="24"/>
                  </w:rPr>
                </w:rPrChange>
              </w:rPr>
              <w:pPrChange w:id="10581" w:author="Mohammad Nayeem Hasan" w:date="2023-01-21T14:56:00Z">
                <w:pPr>
                  <w:jc w:val="both"/>
                </w:pPr>
              </w:pPrChange>
            </w:pPr>
            <w:ins w:id="10582" w:author="Mohammad Nayeem Hasan" w:date="2023-01-21T00:38:00Z">
              <w:r w:rsidRPr="00C60F95">
                <w:rPr>
                  <w:rFonts w:ascii="Times New Roman" w:hAnsi="Times New Roman" w:cs="Times New Roman"/>
                  <w:sz w:val="20"/>
                  <w:szCs w:val="20"/>
                  <w:rPrChange w:id="10583" w:author="Mohammad Nayeem Hasan" w:date="2023-01-21T03:17:00Z">
                    <w:rPr>
                      <w:rFonts w:ascii="Times New Roman" w:hAnsi="Times New Roman" w:cs="Times New Roman"/>
                      <w:sz w:val="24"/>
                      <w:szCs w:val="24"/>
                    </w:rPr>
                  </w:rPrChange>
                </w:rPr>
                <w:t>No</w:t>
              </w:r>
            </w:ins>
          </w:p>
        </w:tc>
        <w:tc>
          <w:tcPr>
            <w:tcW w:w="854" w:type="pct"/>
            <w:vAlign w:val="center"/>
            <w:tcPrChange w:id="10584" w:author="Mohammad Nayeem Hasan" w:date="2023-01-27T16:50:00Z">
              <w:tcPr>
                <w:tcW w:w="851" w:type="pct"/>
                <w:vAlign w:val="center"/>
              </w:tcPr>
            </w:tcPrChange>
          </w:tcPr>
          <w:p w14:paraId="5478D0E4" w14:textId="77777777" w:rsidR="00904C0E" w:rsidRPr="00C60F95" w:rsidRDefault="00904C0E">
            <w:pPr>
              <w:rPr>
                <w:ins w:id="10585" w:author="Mohammad Nayeem Hasan" w:date="2023-01-21T00:38:00Z"/>
                <w:rFonts w:ascii="Times New Roman" w:hAnsi="Times New Roman" w:cs="Times New Roman"/>
                <w:sz w:val="20"/>
                <w:szCs w:val="20"/>
                <w:rPrChange w:id="10586" w:author="Mohammad Nayeem Hasan" w:date="2023-01-21T03:17:00Z">
                  <w:rPr>
                    <w:ins w:id="10587" w:author="Mohammad Nayeem Hasan" w:date="2023-01-21T00:38:00Z"/>
                    <w:rFonts w:ascii="Times New Roman" w:hAnsi="Times New Roman" w:cs="Times New Roman"/>
                    <w:sz w:val="24"/>
                    <w:szCs w:val="24"/>
                  </w:rPr>
                </w:rPrChange>
              </w:rPr>
              <w:pPrChange w:id="10588" w:author="Mohammad Nayeem Hasan" w:date="2023-01-21T14:56:00Z">
                <w:pPr>
                  <w:jc w:val="both"/>
                </w:pPr>
              </w:pPrChange>
            </w:pPr>
            <w:ins w:id="10589" w:author="Mohammad Nayeem Hasan" w:date="2023-01-21T00:38:00Z">
              <w:r w:rsidRPr="00C60F95">
                <w:rPr>
                  <w:rFonts w:ascii="Times New Roman" w:hAnsi="Times New Roman" w:cs="Times New Roman"/>
                  <w:sz w:val="20"/>
                  <w:szCs w:val="20"/>
                  <w:rPrChange w:id="10590" w:author="Mohammad Nayeem Hasan" w:date="2023-01-21T03:17:00Z">
                    <w:rPr>
                      <w:rFonts w:ascii="Times New Roman" w:hAnsi="Times New Roman" w:cs="Times New Roman"/>
                      <w:sz w:val="24"/>
                      <w:szCs w:val="24"/>
                    </w:rPr>
                  </w:rPrChange>
                </w:rPr>
                <w:t>-</w:t>
              </w:r>
            </w:ins>
          </w:p>
        </w:tc>
        <w:tc>
          <w:tcPr>
            <w:tcW w:w="481" w:type="pct"/>
            <w:vAlign w:val="center"/>
            <w:tcPrChange w:id="10591" w:author="Mohammad Nayeem Hasan" w:date="2023-01-27T16:50:00Z">
              <w:tcPr>
                <w:tcW w:w="481" w:type="pct"/>
                <w:gridSpan w:val="3"/>
                <w:vAlign w:val="center"/>
              </w:tcPr>
            </w:tcPrChange>
          </w:tcPr>
          <w:p w14:paraId="2ACDEF54" w14:textId="77777777" w:rsidR="00904C0E" w:rsidRPr="00C60F95" w:rsidRDefault="00904C0E">
            <w:pPr>
              <w:rPr>
                <w:ins w:id="10592" w:author="Mohammad Nayeem Hasan" w:date="2023-01-21T00:38:00Z"/>
                <w:rFonts w:ascii="Times New Roman" w:hAnsi="Times New Roman" w:cs="Times New Roman"/>
                <w:sz w:val="20"/>
                <w:szCs w:val="20"/>
                <w:rPrChange w:id="10593" w:author="Mohammad Nayeem Hasan" w:date="2023-01-21T03:17:00Z">
                  <w:rPr>
                    <w:ins w:id="10594" w:author="Mohammad Nayeem Hasan" w:date="2023-01-21T00:38:00Z"/>
                    <w:rFonts w:ascii="Times New Roman" w:hAnsi="Times New Roman" w:cs="Times New Roman"/>
                    <w:sz w:val="24"/>
                    <w:szCs w:val="24"/>
                  </w:rPr>
                </w:rPrChange>
              </w:rPr>
              <w:pPrChange w:id="10595" w:author="Mohammad Nayeem Hasan" w:date="2023-01-21T14:56:00Z">
                <w:pPr>
                  <w:jc w:val="both"/>
                </w:pPr>
              </w:pPrChange>
            </w:pPr>
          </w:p>
        </w:tc>
        <w:tc>
          <w:tcPr>
            <w:tcW w:w="818" w:type="pct"/>
            <w:vAlign w:val="center"/>
            <w:tcPrChange w:id="10596" w:author="Mohammad Nayeem Hasan" w:date="2023-01-27T16:50:00Z">
              <w:tcPr>
                <w:tcW w:w="818" w:type="pct"/>
                <w:gridSpan w:val="2"/>
                <w:vAlign w:val="center"/>
              </w:tcPr>
            </w:tcPrChange>
          </w:tcPr>
          <w:p w14:paraId="396334AB" w14:textId="77777777" w:rsidR="00904C0E" w:rsidRPr="00C60F95" w:rsidRDefault="00904C0E">
            <w:pPr>
              <w:rPr>
                <w:ins w:id="10597" w:author="Mohammad Nayeem Hasan" w:date="2023-01-21T00:38:00Z"/>
                <w:rFonts w:ascii="Times New Roman" w:hAnsi="Times New Roman" w:cs="Times New Roman"/>
                <w:sz w:val="20"/>
                <w:szCs w:val="20"/>
                <w:rPrChange w:id="10598" w:author="Mohammad Nayeem Hasan" w:date="2023-01-21T03:17:00Z">
                  <w:rPr>
                    <w:ins w:id="10599" w:author="Mohammad Nayeem Hasan" w:date="2023-01-21T00:38:00Z"/>
                    <w:rFonts w:ascii="Times New Roman" w:hAnsi="Times New Roman" w:cs="Times New Roman"/>
                    <w:sz w:val="24"/>
                    <w:szCs w:val="24"/>
                  </w:rPr>
                </w:rPrChange>
              </w:rPr>
              <w:pPrChange w:id="10600" w:author="Mohammad Nayeem Hasan" w:date="2023-01-21T14:56:00Z">
                <w:pPr>
                  <w:jc w:val="both"/>
                </w:pPr>
              </w:pPrChange>
            </w:pPr>
            <w:ins w:id="10601" w:author="Mohammad Nayeem Hasan" w:date="2023-01-21T00:38:00Z">
              <w:r w:rsidRPr="00C60F95">
                <w:rPr>
                  <w:rFonts w:ascii="Times New Roman" w:hAnsi="Times New Roman" w:cs="Times New Roman"/>
                  <w:sz w:val="20"/>
                  <w:szCs w:val="20"/>
                  <w:rPrChange w:id="10602" w:author="Mohammad Nayeem Hasan" w:date="2023-01-21T03:17:00Z">
                    <w:rPr>
                      <w:rFonts w:ascii="Times New Roman" w:hAnsi="Times New Roman" w:cs="Times New Roman"/>
                      <w:sz w:val="24"/>
                      <w:szCs w:val="24"/>
                    </w:rPr>
                  </w:rPrChange>
                </w:rPr>
                <w:t>Ref</w:t>
              </w:r>
            </w:ins>
          </w:p>
        </w:tc>
        <w:tc>
          <w:tcPr>
            <w:tcW w:w="481" w:type="pct"/>
            <w:vAlign w:val="center"/>
            <w:tcPrChange w:id="10603" w:author="Mohammad Nayeem Hasan" w:date="2023-01-27T16:50:00Z">
              <w:tcPr>
                <w:tcW w:w="481" w:type="pct"/>
                <w:gridSpan w:val="2"/>
                <w:vAlign w:val="center"/>
              </w:tcPr>
            </w:tcPrChange>
          </w:tcPr>
          <w:p w14:paraId="477A8BC1" w14:textId="77777777" w:rsidR="00904C0E" w:rsidRPr="00C60F95" w:rsidRDefault="00904C0E">
            <w:pPr>
              <w:rPr>
                <w:ins w:id="10604" w:author="Mohammad Nayeem Hasan" w:date="2023-01-21T00:38:00Z"/>
                <w:rFonts w:ascii="Times New Roman" w:hAnsi="Times New Roman" w:cs="Times New Roman"/>
                <w:sz w:val="20"/>
                <w:szCs w:val="20"/>
                <w:rPrChange w:id="10605" w:author="Mohammad Nayeem Hasan" w:date="2023-01-21T03:17:00Z">
                  <w:rPr>
                    <w:ins w:id="10606" w:author="Mohammad Nayeem Hasan" w:date="2023-01-21T00:38:00Z"/>
                    <w:rFonts w:ascii="Times New Roman" w:hAnsi="Times New Roman" w:cs="Times New Roman"/>
                    <w:sz w:val="24"/>
                    <w:szCs w:val="24"/>
                  </w:rPr>
                </w:rPrChange>
              </w:rPr>
              <w:pPrChange w:id="10607" w:author="Mohammad Nayeem Hasan" w:date="2023-01-21T14:56:00Z">
                <w:pPr>
                  <w:jc w:val="both"/>
                </w:pPr>
              </w:pPrChange>
            </w:pPr>
            <w:ins w:id="10608" w:author="Mohammad Nayeem Hasan" w:date="2023-01-21T00:38:00Z">
              <w:r w:rsidRPr="00C60F95">
                <w:rPr>
                  <w:rFonts w:ascii="Times New Roman" w:hAnsi="Times New Roman" w:cs="Times New Roman"/>
                  <w:sz w:val="20"/>
                  <w:szCs w:val="20"/>
                  <w:rPrChange w:id="10609" w:author="Mohammad Nayeem Hasan" w:date="2023-01-21T03:17:00Z">
                    <w:rPr>
                      <w:rFonts w:ascii="Times New Roman" w:hAnsi="Times New Roman" w:cs="Times New Roman"/>
                      <w:sz w:val="24"/>
                      <w:szCs w:val="24"/>
                    </w:rPr>
                  </w:rPrChange>
                </w:rPr>
                <w:t>-</w:t>
              </w:r>
            </w:ins>
          </w:p>
        </w:tc>
        <w:tc>
          <w:tcPr>
            <w:tcW w:w="1012" w:type="pct"/>
            <w:vAlign w:val="center"/>
            <w:tcPrChange w:id="10610" w:author="Mohammad Nayeem Hasan" w:date="2023-01-27T16:50:00Z">
              <w:tcPr>
                <w:tcW w:w="1012" w:type="pct"/>
                <w:gridSpan w:val="3"/>
                <w:vAlign w:val="center"/>
              </w:tcPr>
            </w:tcPrChange>
          </w:tcPr>
          <w:p w14:paraId="43503CA3" w14:textId="77777777" w:rsidR="00904C0E" w:rsidRPr="00C60F95" w:rsidRDefault="00904C0E">
            <w:pPr>
              <w:rPr>
                <w:ins w:id="10611" w:author="Mohammad Nayeem Hasan" w:date="2023-01-21T00:38:00Z"/>
                <w:rFonts w:ascii="Times New Roman" w:hAnsi="Times New Roman" w:cs="Times New Roman"/>
                <w:sz w:val="20"/>
                <w:szCs w:val="20"/>
                <w:rPrChange w:id="10612" w:author="Mohammad Nayeem Hasan" w:date="2023-01-21T03:17:00Z">
                  <w:rPr>
                    <w:ins w:id="10613" w:author="Mohammad Nayeem Hasan" w:date="2023-01-21T00:38:00Z"/>
                    <w:rFonts w:ascii="Times New Roman" w:hAnsi="Times New Roman" w:cs="Times New Roman"/>
                    <w:sz w:val="24"/>
                    <w:szCs w:val="24"/>
                  </w:rPr>
                </w:rPrChange>
              </w:rPr>
              <w:pPrChange w:id="10614" w:author="Mohammad Nayeem Hasan" w:date="2023-01-21T14:56:00Z">
                <w:pPr>
                  <w:jc w:val="both"/>
                </w:pPr>
              </w:pPrChange>
            </w:pPr>
            <w:ins w:id="10615" w:author="Mohammad Nayeem Hasan" w:date="2023-01-21T00:38:00Z">
              <w:r w:rsidRPr="00C60F95">
                <w:rPr>
                  <w:rFonts w:ascii="Times New Roman" w:hAnsi="Times New Roman" w:cs="Times New Roman"/>
                  <w:sz w:val="20"/>
                  <w:szCs w:val="20"/>
                  <w:rPrChange w:id="10616" w:author="Mohammad Nayeem Hasan" w:date="2023-01-21T03:17:00Z">
                    <w:rPr>
                      <w:rFonts w:ascii="Times New Roman" w:hAnsi="Times New Roman" w:cs="Times New Roman"/>
                      <w:sz w:val="24"/>
                      <w:szCs w:val="24"/>
                    </w:rPr>
                  </w:rPrChange>
                </w:rPr>
                <w:t>Ref</w:t>
              </w:r>
            </w:ins>
          </w:p>
        </w:tc>
        <w:tc>
          <w:tcPr>
            <w:tcW w:w="473" w:type="pct"/>
            <w:vAlign w:val="center"/>
            <w:tcPrChange w:id="10617" w:author="Mohammad Nayeem Hasan" w:date="2023-01-27T16:50:00Z">
              <w:tcPr>
                <w:tcW w:w="477" w:type="pct"/>
                <w:gridSpan w:val="2"/>
                <w:vAlign w:val="center"/>
              </w:tcPr>
            </w:tcPrChange>
          </w:tcPr>
          <w:p w14:paraId="5846EA96" w14:textId="77777777" w:rsidR="00904C0E" w:rsidRPr="00C60F95" w:rsidRDefault="00904C0E">
            <w:pPr>
              <w:rPr>
                <w:ins w:id="10618" w:author="Mohammad Nayeem Hasan" w:date="2023-01-21T00:38:00Z"/>
                <w:rFonts w:ascii="Times New Roman" w:hAnsi="Times New Roman" w:cs="Times New Roman"/>
                <w:sz w:val="20"/>
                <w:szCs w:val="20"/>
                <w:rPrChange w:id="10619" w:author="Mohammad Nayeem Hasan" w:date="2023-01-21T03:17:00Z">
                  <w:rPr>
                    <w:ins w:id="10620" w:author="Mohammad Nayeem Hasan" w:date="2023-01-21T00:38:00Z"/>
                    <w:rFonts w:ascii="Times New Roman" w:hAnsi="Times New Roman" w:cs="Times New Roman"/>
                    <w:sz w:val="24"/>
                    <w:szCs w:val="24"/>
                  </w:rPr>
                </w:rPrChange>
              </w:rPr>
              <w:pPrChange w:id="10621" w:author="Mohammad Nayeem Hasan" w:date="2023-01-21T14:56:00Z">
                <w:pPr>
                  <w:jc w:val="both"/>
                </w:pPr>
              </w:pPrChange>
            </w:pPr>
            <w:ins w:id="10622" w:author="Mohammad Nayeem Hasan" w:date="2023-01-21T00:38:00Z">
              <w:r w:rsidRPr="00C60F95">
                <w:rPr>
                  <w:rFonts w:ascii="Times New Roman" w:hAnsi="Times New Roman" w:cs="Times New Roman"/>
                  <w:sz w:val="20"/>
                  <w:szCs w:val="20"/>
                  <w:rPrChange w:id="10623" w:author="Mohammad Nayeem Hasan" w:date="2023-01-21T03:17:00Z">
                    <w:rPr>
                      <w:rFonts w:ascii="Times New Roman" w:hAnsi="Times New Roman" w:cs="Times New Roman"/>
                      <w:sz w:val="24"/>
                      <w:szCs w:val="24"/>
                    </w:rPr>
                  </w:rPrChange>
                </w:rPr>
                <w:t>-</w:t>
              </w:r>
            </w:ins>
          </w:p>
        </w:tc>
      </w:tr>
      <w:tr w:rsidR="00C60F95" w:rsidRPr="00C60F95" w14:paraId="6B5CCC0F" w14:textId="30C1A7F0" w:rsidTr="00DE658B">
        <w:trPr>
          <w:trHeight w:val="138"/>
          <w:jc w:val="center"/>
          <w:ins w:id="10624" w:author="Mohammad Nayeem Hasan" w:date="2023-01-21T00:38:00Z"/>
          <w:trPrChange w:id="10625" w:author="Mohammad Nayeem Hasan" w:date="2023-01-27T16:50:00Z">
            <w:trPr>
              <w:trHeight w:val="138"/>
              <w:jc w:val="center"/>
            </w:trPr>
          </w:trPrChange>
        </w:trPr>
        <w:tc>
          <w:tcPr>
            <w:tcW w:w="1735" w:type="pct"/>
            <w:gridSpan w:val="2"/>
            <w:vAlign w:val="center"/>
            <w:tcPrChange w:id="10626" w:author="Mohammad Nayeem Hasan" w:date="2023-01-27T16:50:00Z">
              <w:tcPr>
                <w:tcW w:w="1732" w:type="pct"/>
                <w:gridSpan w:val="2"/>
                <w:vAlign w:val="center"/>
              </w:tcPr>
            </w:tcPrChange>
          </w:tcPr>
          <w:p w14:paraId="796323AE" w14:textId="77777777" w:rsidR="00904C0E" w:rsidRPr="00C60F95" w:rsidRDefault="00904C0E">
            <w:pPr>
              <w:rPr>
                <w:ins w:id="10627" w:author="Mohammad Nayeem Hasan" w:date="2023-01-21T00:38:00Z"/>
                <w:rFonts w:ascii="Times New Roman" w:hAnsi="Times New Roman" w:cs="Times New Roman"/>
                <w:sz w:val="20"/>
                <w:szCs w:val="20"/>
                <w:rPrChange w:id="10628" w:author="Mohammad Nayeem Hasan" w:date="2023-01-21T03:17:00Z">
                  <w:rPr>
                    <w:ins w:id="10629" w:author="Mohammad Nayeem Hasan" w:date="2023-01-21T00:38:00Z"/>
                    <w:rFonts w:ascii="Times New Roman" w:hAnsi="Times New Roman" w:cs="Times New Roman"/>
                    <w:sz w:val="24"/>
                    <w:szCs w:val="24"/>
                  </w:rPr>
                </w:rPrChange>
              </w:rPr>
              <w:pPrChange w:id="10630" w:author="Mohammad Nayeem Hasan" w:date="2023-01-21T14:56:00Z">
                <w:pPr>
                  <w:jc w:val="both"/>
                </w:pPr>
              </w:pPrChange>
            </w:pPr>
            <w:ins w:id="10631" w:author="Mohammad Nayeem Hasan" w:date="2023-01-21T00:38:00Z">
              <w:r w:rsidRPr="00C60F95">
                <w:rPr>
                  <w:rFonts w:ascii="Times New Roman" w:hAnsi="Times New Roman" w:cs="Times New Roman"/>
                  <w:sz w:val="20"/>
                  <w:szCs w:val="20"/>
                  <w:rPrChange w:id="10632" w:author="Mohammad Nayeem Hasan" w:date="2023-01-21T03:17:00Z">
                    <w:rPr>
                      <w:rFonts w:ascii="Times New Roman" w:hAnsi="Times New Roman" w:cs="Times New Roman"/>
                      <w:sz w:val="24"/>
                      <w:szCs w:val="24"/>
                    </w:rPr>
                  </w:rPrChange>
                </w:rPr>
                <w:t>Overweight</w:t>
              </w:r>
            </w:ins>
          </w:p>
        </w:tc>
        <w:tc>
          <w:tcPr>
            <w:tcW w:w="1299" w:type="pct"/>
            <w:gridSpan w:val="2"/>
            <w:vAlign w:val="center"/>
            <w:tcPrChange w:id="10633" w:author="Mohammad Nayeem Hasan" w:date="2023-01-27T16:50:00Z">
              <w:tcPr>
                <w:tcW w:w="1299" w:type="pct"/>
                <w:gridSpan w:val="5"/>
                <w:vAlign w:val="center"/>
              </w:tcPr>
            </w:tcPrChange>
          </w:tcPr>
          <w:p w14:paraId="0E2FD40C" w14:textId="77777777" w:rsidR="00904C0E" w:rsidRPr="00C60F95" w:rsidRDefault="00904C0E">
            <w:pPr>
              <w:rPr>
                <w:ins w:id="10634" w:author="Mohammad Nayeem Hasan" w:date="2023-01-21T00:38:00Z"/>
                <w:rFonts w:ascii="Times New Roman" w:hAnsi="Times New Roman" w:cs="Times New Roman"/>
                <w:sz w:val="20"/>
                <w:szCs w:val="20"/>
                <w:rPrChange w:id="10635" w:author="Mohammad Nayeem Hasan" w:date="2023-01-21T03:17:00Z">
                  <w:rPr>
                    <w:ins w:id="10636" w:author="Mohammad Nayeem Hasan" w:date="2023-01-21T00:38:00Z"/>
                    <w:rFonts w:ascii="Times New Roman" w:hAnsi="Times New Roman" w:cs="Times New Roman"/>
                    <w:sz w:val="24"/>
                    <w:szCs w:val="24"/>
                  </w:rPr>
                </w:rPrChange>
              </w:rPr>
              <w:pPrChange w:id="10637" w:author="Mohammad Nayeem Hasan" w:date="2023-01-21T14:56:00Z">
                <w:pPr>
                  <w:jc w:val="both"/>
                </w:pPr>
              </w:pPrChange>
            </w:pPr>
          </w:p>
        </w:tc>
        <w:tc>
          <w:tcPr>
            <w:tcW w:w="1493" w:type="pct"/>
            <w:gridSpan w:val="2"/>
            <w:vAlign w:val="center"/>
            <w:tcPrChange w:id="10638" w:author="Mohammad Nayeem Hasan" w:date="2023-01-27T16:50:00Z">
              <w:tcPr>
                <w:tcW w:w="1493" w:type="pct"/>
                <w:gridSpan w:val="5"/>
                <w:vAlign w:val="center"/>
              </w:tcPr>
            </w:tcPrChange>
          </w:tcPr>
          <w:p w14:paraId="4509BF4F" w14:textId="77777777" w:rsidR="00904C0E" w:rsidRPr="00C60F95" w:rsidRDefault="00904C0E">
            <w:pPr>
              <w:rPr>
                <w:ins w:id="10639" w:author="Mohammad Nayeem Hasan" w:date="2023-01-21T00:38:00Z"/>
                <w:rFonts w:ascii="Times New Roman" w:hAnsi="Times New Roman" w:cs="Times New Roman"/>
                <w:sz w:val="20"/>
                <w:szCs w:val="20"/>
                <w:rPrChange w:id="10640" w:author="Mohammad Nayeem Hasan" w:date="2023-01-21T03:17:00Z">
                  <w:rPr>
                    <w:ins w:id="10641" w:author="Mohammad Nayeem Hasan" w:date="2023-01-21T00:38:00Z"/>
                    <w:rFonts w:ascii="Times New Roman" w:hAnsi="Times New Roman" w:cs="Times New Roman"/>
                    <w:sz w:val="24"/>
                    <w:szCs w:val="24"/>
                  </w:rPr>
                </w:rPrChange>
              </w:rPr>
              <w:pPrChange w:id="10642" w:author="Mohammad Nayeem Hasan" w:date="2023-01-21T14:56:00Z">
                <w:pPr>
                  <w:jc w:val="both"/>
                </w:pPr>
              </w:pPrChange>
            </w:pPr>
          </w:p>
        </w:tc>
        <w:tc>
          <w:tcPr>
            <w:tcW w:w="473" w:type="pct"/>
            <w:vAlign w:val="center"/>
            <w:tcPrChange w:id="10643" w:author="Mohammad Nayeem Hasan" w:date="2023-01-27T16:50:00Z">
              <w:tcPr>
                <w:tcW w:w="477" w:type="pct"/>
                <w:gridSpan w:val="2"/>
                <w:vAlign w:val="center"/>
              </w:tcPr>
            </w:tcPrChange>
          </w:tcPr>
          <w:p w14:paraId="10546028" w14:textId="77777777" w:rsidR="00904C0E" w:rsidRPr="00C60F95" w:rsidRDefault="00904C0E">
            <w:pPr>
              <w:rPr>
                <w:ins w:id="10644" w:author="Mohammad Nayeem Hasan" w:date="2023-01-21T00:38:00Z"/>
                <w:rFonts w:ascii="Times New Roman" w:hAnsi="Times New Roman" w:cs="Times New Roman"/>
                <w:sz w:val="20"/>
                <w:szCs w:val="20"/>
                <w:rPrChange w:id="10645" w:author="Mohammad Nayeem Hasan" w:date="2023-01-21T03:17:00Z">
                  <w:rPr>
                    <w:ins w:id="10646" w:author="Mohammad Nayeem Hasan" w:date="2023-01-21T00:38:00Z"/>
                    <w:rFonts w:ascii="Times New Roman" w:hAnsi="Times New Roman" w:cs="Times New Roman"/>
                    <w:sz w:val="24"/>
                    <w:szCs w:val="24"/>
                  </w:rPr>
                </w:rPrChange>
              </w:rPr>
              <w:pPrChange w:id="10647" w:author="Mohammad Nayeem Hasan" w:date="2023-01-21T14:56:00Z">
                <w:pPr>
                  <w:jc w:val="both"/>
                </w:pPr>
              </w:pPrChange>
            </w:pPr>
          </w:p>
        </w:tc>
      </w:tr>
      <w:tr w:rsidR="00DE658B" w:rsidRPr="00C60F95" w14:paraId="1D657512" w14:textId="77777777" w:rsidTr="00DE658B">
        <w:trPr>
          <w:trHeight w:val="138"/>
          <w:jc w:val="center"/>
          <w:ins w:id="10648" w:author="Mohammad Nayeem Hasan" w:date="2023-01-27T16:50:00Z"/>
          <w:trPrChange w:id="10649" w:author="Mohammad Nayeem Hasan" w:date="2023-01-27T16:50:00Z">
            <w:trPr>
              <w:trHeight w:val="138"/>
              <w:jc w:val="center"/>
            </w:trPr>
          </w:trPrChange>
        </w:trPr>
        <w:tc>
          <w:tcPr>
            <w:tcW w:w="881" w:type="pct"/>
            <w:vAlign w:val="center"/>
            <w:tcPrChange w:id="10650" w:author="Mohammad Nayeem Hasan" w:date="2023-01-27T16:50:00Z">
              <w:tcPr>
                <w:tcW w:w="881" w:type="pct"/>
                <w:vAlign w:val="center"/>
              </w:tcPr>
            </w:tcPrChange>
          </w:tcPr>
          <w:p w14:paraId="7D03E009" w14:textId="04AE053D" w:rsidR="00DE658B" w:rsidRPr="00DE658B" w:rsidRDefault="00DE658B" w:rsidP="00DE658B">
            <w:pPr>
              <w:rPr>
                <w:ins w:id="10651" w:author="Mohammad Nayeem Hasan" w:date="2023-01-27T16:50:00Z"/>
                <w:rFonts w:ascii="Times New Roman" w:hAnsi="Times New Roman" w:cs="Times New Roman"/>
                <w:sz w:val="20"/>
                <w:szCs w:val="20"/>
              </w:rPr>
            </w:pPr>
            <w:ins w:id="10652" w:author="Mohammad Nayeem Hasan" w:date="2023-01-27T16:50:00Z">
              <w:r w:rsidRPr="007866B0">
                <w:rPr>
                  <w:rFonts w:ascii="Times New Roman" w:hAnsi="Times New Roman" w:cs="Times New Roman"/>
                  <w:sz w:val="20"/>
                  <w:szCs w:val="20"/>
                </w:rPr>
                <w:t>No</w:t>
              </w:r>
            </w:ins>
          </w:p>
        </w:tc>
        <w:tc>
          <w:tcPr>
            <w:tcW w:w="854" w:type="pct"/>
            <w:vAlign w:val="center"/>
            <w:tcPrChange w:id="10653" w:author="Mohammad Nayeem Hasan" w:date="2023-01-27T16:50:00Z">
              <w:tcPr>
                <w:tcW w:w="853" w:type="pct"/>
                <w:gridSpan w:val="2"/>
                <w:vAlign w:val="center"/>
              </w:tcPr>
            </w:tcPrChange>
          </w:tcPr>
          <w:p w14:paraId="18B6A3BF" w14:textId="230B9575" w:rsidR="00DE658B" w:rsidRPr="00DE658B" w:rsidRDefault="00DE658B" w:rsidP="00DE658B">
            <w:pPr>
              <w:rPr>
                <w:ins w:id="10654" w:author="Mohammad Nayeem Hasan" w:date="2023-01-27T16:50:00Z"/>
                <w:rFonts w:ascii="Times New Roman" w:hAnsi="Times New Roman" w:cs="Times New Roman"/>
                <w:sz w:val="20"/>
                <w:szCs w:val="20"/>
              </w:rPr>
            </w:pPr>
            <w:ins w:id="10655" w:author="Mohammad Nayeem Hasan" w:date="2023-01-27T16:50:00Z">
              <w:r w:rsidRPr="007866B0">
                <w:rPr>
                  <w:rFonts w:ascii="Times New Roman" w:hAnsi="Times New Roman" w:cs="Times New Roman"/>
                  <w:sz w:val="20"/>
                  <w:szCs w:val="20"/>
                </w:rPr>
                <w:t>-</w:t>
              </w:r>
            </w:ins>
          </w:p>
        </w:tc>
        <w:tc>
          <w:tcPr>
            <w:tcW w:w="481" w:type="pct"/>
            <w:vAlign w:val="center"/>
            <w:tcPrChange w:id="10656" w:author="Mohammad Nayeem Hasan" w:date="2023-01-27T16:50:00Z">
              <w:tcPr>
                <w:tcW w:w="481" w:type="pct"/>
                <w:gridSpan w:val="3"/>
                <w:vAlign w:val="center"/>
              </w:tcPr>
            </w:tcPrChange>
          </w:tcPr>
          <w:p w14:paraId="31B48E36" w14:textId="77777777" w:rsidR="00DE658B" w:rsidRPr="00DE658B" w:rsidRDefault="00DE658B" w:rsidP="00DE658B">
            <w:pPr>
              <w:rPr>
                <w:ins w:id="10657" w:author="Mohammad Nayeem Hasan" w:date="2023-01-27T16:50:00Z"/>
                <w:rFonts w:ascii="Times New Roman" w:hAnsi="Times New Roman" w:cs="Times New Roman"/>
                <w:sz w:val="20"/>
                <w:szCs w:val="20"/>
              </w:rPr>
            </w:pPr>
          </w:p>
        </w:tc>
        <w:tc>
          <w:tcPr>
            <w:tcW w:w="818" w:type="pct"/>
            <w:vAlign w:val="center"/>
            <w:tcPrChange w:id="10658" w:author="Mohammad Nayeem Hasan" w:date="2023-01-27T16:50:00Z">
              <w:tcPr>
                <w:tcW w:w="818" w:type="pct"/>
                <w:gridSpan w:val="2"/>
                <w:vAlign w:val="center"/>
              </w:tcPr>
            </w:tcPrChange>
          </w:tcPr>
          <w:p w14:paraId="76C06D74" w14:textId="0E7167FF" w:rsidR="00DE658B" w:rsidRPr="00DE658B" w:rsidRDefault="00DE658B" w:rsidP="00DE658B">
            <w:pPr>
              <w:rPr>
                <w:ins w:id="10659" w:author="Mohammad Nayeem Hasan" w:date="2023-01-27T16:50:00Z"/>
                <w:rFonts w:ascii="Times New Roman" w:hAnsi="Times New Roman" w:cs="Times New Roman"/>
                <w:sz w:val="20"/>
                <w:szCs w:val="20"/>
              </w:rPr>
            </w:pPr>
            <w:ins w:id="10660" w:author="Mohammad Nayeem Hasan" w:date="2023-01-27T16:50:00Z">
              <w:r w:rsidRPr="007866B0">
                <w:rPr>
                  <w:rFonts w:ascii="Times New Roman" w:hAnsi="Times New Roman" w:cs="Times New Roman"/>
                  <w:sz w:val="20"/>
                  <w:szCs w:val="20"/>
                </w:rPr>
                <w:t>1.47 (1.00, 2.18)</w:t>
              </w:r>
            </w:ins>
          </w:p>
        </w:tc>
        <w:tc>
          <w:tcPr>
            <w:tcW w:w="481" w:type="pct"/>
            <w:vAlign w:val="center"/>
            <w:tcPrChange w:id="10661" w:author="Mohammad Nayeem Hasan" w:date="2023-01-27T16:50:00Z">
              <w:tcPr>
                <w:tcW w:w="481" w:type="pct"/>
                <w:gridSpan w:val="2"/>
                <w:vAlign w:val="center"/>
              </w:tcPr>
            </w:tcPrChange>
          </w:tcPr>
          <w:p w14:paraId="4F33F20D" w14:textId="7E96C818" w:rsidR="00DE658B" w:rsidRPr="00DE658B" w:rsidRDefault="00DE658B" w:rsidP="00DE658B">
            <w:pPr>
              <w:rPr>
                <w:ins w:id="10662" w:author="Mohammad Nayeem Hasan" w:date="2023-01-27T16:50:00Z"/>
                <w:rFonts w:ascii="Times New Roman" w:hAnsi="Times New Roman" w:cs="Times New Roman"/>
                <w:sz w:val="20"/>
                <w:szCs w:val="20"/>
              </w:rPr>
            </w:pPr>
            <w:ins w:id="10663" w:author="Mohammad Nayeem Hasan" w:date="2023-01-27T16:50:00Z">
              <w:r w:rsidRPr="007866B0">
                <w:rPr>
                  <w:rFonts w:ascii="Times New Roman" w:hAnsi="Times New Roman" w:cs="Times New Roman"/>
                  <w:sz w:val="20"/>
                  <w:szCs w:val="20"/>
                </w:rPr>
                <w:t>0.</w:t>
              </w:r>
            </w:ins>
            <w:ins w:id="10664" w:author="Mohammad Nayeem Hasan" w:date="2023-01-27T17:05:00Z">
              <w:r w:rsidR="004D458D">
                <w:rPr>
                  <w:rFonts w:ascii="Times New Roman" w:hAnsi="Times New Roman" w:cs="Times New Roman"/>
                  <w:sz w:val="20"/>
                  <w:szCs w:val="20"/>
                </w:rPr>
                <w:t>0</w:t>
              </w:r>
            </w:ins>
            <w:ins w:id="10665" w:author="Mohammad Nayeem Hasan" w:date="2023-01-27T16:50:00Z">
              <w:r w:rsidRPr="007866B0">
                <w:rPr>
                  <w:rFonts w:ascii="Times New Roman" w:hAnsi="Times New Roman" w:cs="Times New Roman"/>
                  <w:sz w:val="20"/>
                  <w:szCs w:val="20"/>
                </w:rPr>
                <w:t>51</w:t>
              </w:r>
            </w:ins>
          </w:p>
        </w:tc>
        <w:tc>
          <w:tcPr>
            <w:tcW w:w="1012" w:type="pct"/>
            <w:vAlign w:val="center"/>
            <w:tcPrChange w:id="10666" w:author="Mohammad Nayeem Hasan" w:date="2023-01-27T16:50:00Z">
              <w:tcPr>
                <w:tcW w:w="1012" w:type="pct"/>
                <w:gridSpan w:val="3"/>
                <w:vAlign w:val="center"/>
              </w:tcPr>
            </w:tcPrChange>
          </w:tcPr>
          <w:p w14:paraId="16D9C0C1" w14:textId="772FAADF" w:rsidR="00DE658B" w:rsidRPr="00DE658B" w:rsidRDefault="00DE658B" w:rsidP="00DE658B">
            <w:pPr>
              <w:rPr>
                <w:ins w:id="10667" w:author="Mohammad Nayeem Hasan" w:date="2023-01-27T16:50:00Z"/>
                <w:rFonts w:ascii="Times New Roman" w:hAnsi="Times New Roman" w:cs="Times New Roman"/>
                <w:sz w:val="20"/>
                <w:szCs w:val="20"/>
              </w:rPr>
            </w:pPr>
            <w:ins w:id="10668" w:author="Mohammad Nayeem Hasan" w:date="2023-01-27T16:50:00Z">
              <w:r w:rsidRPr="007866B0">
                <w:rPr>
                  <w:rFonts w:ascii="Times New Roman" w:hAnsi="Times New Roman" w:cs="Times New Roman"/>
                  <w:sz w:val="20"/>
                  <w:szCs w:val="20"/>
                </w:rPr>
                <w:t>1.30 (1.00, 1.70)</w:t>
              </w:r>
            </w:ins>
          </w:p>
        </w:tc>
        <w:tc>
          <w:tcPr>
            <w:tcW w:w="473" w:type="pct"/>
            <w:vAlign w:val="center"/>
            <w:tcPrChange w:id="10669" w:author="Mohammad Nayeem Hasan" w:date="2023-01-27T16:50:00Z">
              <w:tcPr>
                <w:tcW w:w="474" w:type="pct"/>
                <w:vAlign w:val="center"/>
              </w:tcPr>
            </w:tcPrChange>
          </w:tcPr>
          <w:p w14:paraId="3AC47266" w14:textId="7ABB324E" w:rsidR="00DE658B" w:rsidRPr="00DE658B" w:rsidRDefault="00DE658B" w:rsidP="00DE658B">
            <w:pPr>
              <w:rPr>
                <w:ins w:id="10670" w:author="Mohammad Nayeem Hasan" w:date="2023-01-27T16:50:00Z"/>
                <w:rFonts w:ascii="Times New Roman" w:hAnsi="Times New Roman" w:cs="Times New Roman"/>
                <w:sz w:val="20"/>
                <w:szCs w:val="20"/>
              </w:rPr>
            </w:pPr>
            <w:ins w:id="10671" w:author="Mohammad Nayeem Hasan" w:date="2023-01-27T16:50:00Z">
              <w:r w:rsidRPr="007866B0">
                <w:rPr>
                  <w:rFonts w:ascii="Times New Roman" w:hAnsi="Times New Roman" w:cs="Times New Roman"/>
                  <w:sz w:val="20"/>
                  <w:szCs w:val="20"/>
                </w:rPr>
                <w:t>0.057</w:t>
              </w:r>
            </w:ins>
          </w:p>
        </w:tc>
      </w:tr>
      <w:tr w:rsidR="00DE658B" w:rsidRPr="00C60F95" w14:paraId="1A33561C" w14:textId="77777777" w:rsidTr="00DE658B">
        <w:trPr>
          <w:trHeight w:val="138"/>
          <w:jc w:val="center"/>
          <w:ins w:id="10672" w:author="Mohammad Nayeem Hasan" w:date="2023-01-21T00:38:00Z"/>
          <w:trPrChange w:id="10673" w:author="Mohammad Nayeem Hasan" w:date="2023-01-27T16:50:00Z">
            <w:trPr>
              <w:trHeight w:val="138"/>
              <w:jc w:val="center"/>
            </w:trPr>
          </w:trPrChange>
        </w:trPr>
        <w:tc>
          <w:tcPr>
            <w:tcW w:w="881" w:type="pct"/>
            <w:vAlign w:val="center"/>
            <w:tcPrChange w:id="10674" w:author="Mohammad Nayeem Hasan" w:date="2023-01-27T16:50:00Z">
              <w:tcPr>
                <w:tcW w:w="881" w:type="pct"/>
                <w:vAlign w:val="center"/>
              </w:tcPr>
            </w:tcPrChange>
          </w:tcPr>
          <w:p w14:paraId="620D5368" w14:textId="77777777" w:rsidR="00DE658B" w:rsidRPr="00C60F95" w:rsidRDefault="00DE658B" w:rsidP="00DE658B">
            <w:pPr>
              <w:rPr>
                <w:ins w:id="10675" w:author="Mohammad Nayeem Hasan" w:date="2023-01-21T00:38:00Z"/>
                <w:rFonts w:ascii="Times New Roman" w:hAnsi="Times New Roman" w:cs="Times New Roman"/>
                <w:sz w:val="20"/>
                <w:szCs w:val="20"/>
                <w:rPrChange w:id="10676" w:author="Mohammad Nayeem Hasan" w:date="2023-01-21T03:17:00Z">
                  <w:rPr>
                    <w:ins w:id="10677" w:author="Mohammad Nayeem Hasan" w:date="2023-01-21T00:38:00Z"/>
                    <w:rFonts w:ascii="Times New Roman" w:hAnsi="Times New Roman" w:cs="Times New Roman"/>
                    <w:sz w:val="24"/>
                    <w:szCs w:val="24"/>
                  </w:rPr>
                </w:rPrChange>
              </w:rPr>
              <w:pPrChange w:id="10678" w:author="Mohammad Nayeem Hasan" w:date="2023-01-21T14:56:00Z">
                <w:pPr>
                  <w:jc w:val="both"/>
                </w:pPr>
              </w:pPrChange>
            </w:pPr>
            <w:ins w:id="10679" w:author="Mohammad Nayeem Hasan" w:date="2023-01-21T00:38:00Z">
              <w:r w:rsidRPr="00C60F95">
                <w:rPr>
                  <w:rFonts w:ascii="Times New Roman" w:hAnsi="Times New Roman" w:cs="Times New Roman"/>
                  <w:sz w:val="20"/>
                  <w:szCs w:val="20"/>
                  <w:rPrChange w:id="10680" w:author="Mohammad Nayeem Hasan" w:date="2023-01-21T03:17:00Z">
                    <w:rPr>
                      <w:rFonts w:ascii="Times New Roman" w:hAnsi="Times New Roman" w:cs="Times New Roman"/>
                      <w:sz w:val="24"/>
                      <w:szCs w:val="24"/>
                    </w:rPr>
                  </w:rPrChange>
                </w:rPr>
                <w:t>Yes</w:t>
              </w:r>
            </w:ins>
          </w:p>
        </w:tc>
        <w:tc>
          <w:tcPr>
            <w:tcW w:w="854" w:type="pct"/>
            <w:vAlign w:val="center"/>
            <w:tcPrChange w:id="10681" w:author="Mohammad Nayeem Hasan" w:date="2023-01-27T16:50:00Z">
              <w:tcPr>
                <w:tcW w:w="851" w:type="pct"/>
                <w:vAlign w:val="center"/>
              </w:tcPr>
            </w:tcPrChange>
          </w:tcPr>
          <w:p w14:paraId="3445B5A4" w14:textId="77777777" w:rsidR="00DE658B" w:rsidRPr="00C60F95" w:rsidRDefault="00DE658B" w:rsidP="00DE658B">
            <w:pPr>
              <w:rPr>
                <w:ins w:id="10682" w:author="Mohammad Nayeem Hasan" w:date="2023-01-21T00:38:00Z"/>
                <w:rFonts w:ascii="Times New Roman" w:hAnsi="Times New Roman" w:cs="Times New Roman"/>
                <w:sz w:val="20"/>
                <w:szCs w:val="20"/>
                <w:rPrChange w:id="10683" w:author="Mohammad Nayeem Hasan" w:date="2023-01-21T03:17:00Z">
                  <w:rPr>
                    <w:ins w:id="10684" w:author="Mohammad Nayeem Hasan" w:date="2023-01-21T00:38:00Z"/>
                    <w:rFonts w:ascii="Times New Roman" w:hAnsi="Times New Roman" w:cs="Times New Roman"/>
                    <w:sz w:val="24"/>
                    <w:szCs w:val="24"/>
                  </w:rPr>
                </w:rPrChange>
              </w:rPr>
              <w:pPrChange w:id="10685" w:author="Mohammad Nayeem Hasan" w:date="2023-01-21T14:56:00Z">
                <w:pPr>
                  <w:jc w:val="both"/>
                </w:pPr>
              </w:pPrChange>
            </w:pPr>
            <w:ins w:id="10686" w:author="Mohammad Nayeem Hasan" w:date="2023-01-21T00:38:00Z">
              <w:r w:rsidRPr="00C60F95">
                <w:rPr>
                  <w:rFonts w:ascii="Times New Roman" w:hAnsi="Times New Roman" w:cs="Times New Roman"/>
                  <w:sz w:val="20"/>
                  <w:szCs w:val="20"/>
                  <w:rPrChange w:id="10687" w:author="Mohammad Nayeem Hasan" w:date="2023-01-21T03:17:00Z">
                    <w:rPr>
                      <w:rFonts w:ascii="Times New Roman" w:hAnsi="Times New Roman" w:cs="Times New Roman"/>
                      <w:sz w:val="24"/>
                      <w:szCs w:val="24"/>
                    </w:rPr>
                  </w:rPrChange>
                </w:rPr>
                <w:t>-</w:t>
              </w:r>
            </w:ins>
          </w:p>
        </w:tc>
        <w:tc>
          <w:tcPr>
            <w:tcW w:w="481" w:type="pct"/>
            <w:vAlign w:val="center"/>
            <w:tcPrChange w:id="10688" w:author="Mohammad Nayeem Hasan" w:date="2023-01-27T16:50:00Z">
              <w:tcPr>
                <w:tcW w:w="481" w:type="pct"/>
                <w:gridSpan w:val="3"/>
                <w:vAlign w:val="center"/>
              </w:tcPr>
            </w:tcPrChange>
          </w:tcPr>
          <w:p w14:paraId="122B7174" w14:textId="77777777" w:rsidR="00DE658B" w:rsidRPr="00C60F95" w:rsidRDefault="00DE658B" w:rsidP="00DE658B">
            <w:pPr>
              <w:rPr>
                <w:ins w:id="10689" w:author="Mohammad Nayeem Hasan" w:date="2023-01-21T00:38:00Z"/>
                <w:rFonts w:ascii="Times New Roman" w:hAnsi="Times New Roman" w:cs="Times New Roman"/>
                <w:sz w:val="20"/>
                <w:szCs w:val="20"/>
                <w:rPrChange w:id="10690" w:author="Mohammad Nayeem Hasan" w:date="2023-01-21T03:17:00Z">
                  <w:rPr>
                    <w:ins w:id="10691" w:author="Mohammad Nayeem Hasan" w:date="2023-01-21T00:38:00Z"/>
                    <w:rFonts w:ascii="Times New Roman" w:hAnsi="Times New Roman" w:cs="Times New Roman"/>
                    <w:sz w:val="24"/>
                    <w:szCs w:val="24"/>
                  </w:rPr>
                </w:rPrChange>
              </w:rPr>
              <w:pPrChange w:id="10692" w:author="Mohammad Nayeem Hasan" w:date="2023-01-21T14:56:00Z">
                <w:pPr>
                  <w:jc w:val="both"/>
                </w:pPr>
              </w:pPrChange>
            </w:pPr>
          </w:p>
        </w:tc>
        <w:tc>
          <w:tcPr>
            <w:tcW w:w="818" w:type="pct"/>
            <w:vAlign w:val="center"/>
            <w:tcPrChange w:id="10693" w:author="Mohammad Nayeem Hasan" w:date="2023-01-27T16:50:00Z">
              <w:tcPr>
                <w:tcW w:w="818" w:type="pct"/>
                <w:gridSpan w:val="2"/>
                <w:vAlign w:val="center"/>
              </w:tcPr>
            </w:tcPrChange>
          </w:tcPr>
          <w:p w14:paraId="27AC18BA" w14:textId="77777777" w:rsidR="00DE658B" w:rsidRPr="00C60F95" w:rsidRDefault="00DE658B" w:rsidP="00DE658B">
            <w:pPr>
              <w:rPr>
                <w:ins w:id="10694" w:author="Mohammad Nayeem Hasan" w:date="2023-01-21T00:38:00Z"/>
                <w:rFonts w:ascii="Times New Roman" w:hAnsi="Times New Roman" w:cs="Times New Roman"/>
                <w:sz w:val="20"/>
                <w:szCs w:val="20"/>
                <w:rPrChange w:id="10695" w:author="Mohammad Nayeem Hasan" w:date="2023-01-21T03:17:00Z">
                  <w:rPr>
                    <w:ins w:id="10696" w:author="Mohammad Nayeem Hasan" w:date="2023-01-21T00:38:00Z"/>
                    <w:rFonts w:ascii="Times New Roman" w:hAnsi="Times New Roman" w:cs="Times New Roman"/>
                    <w:sz w:val="24"/>
                    <w:szCs w:val="24"/>
                  </w:rPr>
                </w:rPrChange>
              </w:rPr>
              <w:pPrChange w:id="10697" w:author="Mohammad Nayeem Hasan" w:date="2023-01-21T14:56:00Z">
                <w:pPr>
                  <w:jc w:val="both"/>
                </w:pPr>
              </w:pPrChange>
            </w:pPr>
            <w:ins w:id="10698" w:author="Mohammad Nayeem Hasan" w:date="2023-01-21T00:38:00Z">
              <w:r w:rsidRPr="00C60F95">
                <w:rPr>
                  <w:rFonts w:ascii="Times New Roman" w:hAnsi="Times New Roman" w:cs="Times New Roman"/>
                  <w:sz w:val="20"/>
                  <w:szCs w:val="20"/>
                  <w:rPrChange w:id="10699" w:author="Mohammad Nayeem Hasan" w:date="2023-01-21T03:17:00Z">
                    <w:rPr>
                      <w:rFonts w:ascii="Times New Roman" w:hAnsi="Times New Roman" w:cs="Times New Roman"/>
                      <w:sz w:val="24"/>
                      <w:szCs w:val="24"/>
                    </w:rPr>
                  </w:rPrChange>
                </w:rPr>
                <w:t>Ref</w:t>
              </w:r>
            </w:ins>
          </w:p>
        </w:tc>
        <w:tc>
          <w:tcPr>
            <w:tcW w:w="481" w:type="pct"/>
            <w:vAlign w:val="center"/>
            <w:tcPrChange w:id="10700" w:author="Mohammad Nayeem Hasan" w:date="2023-01-27T16:50:00Z">
              <w:tcPr>
                <w:tcW w:w="481" w:type="pct"/>
                <w:gridSpan w:val="2"/>
                <w:vAlign w:val="center"/>
              </w:tcPr>
            </w:tcPrChange>
          </w:tcPr>
          <w:p w14:paraId="1F1DC75D" w14:textId="77777777" w:rsidR="00DE658B" w:rsidRPr="00C60F95" w:rsidRDefault="00DE658B" w:rsidP="00DE658B">
            <w:pPr>
              <w:rPr>
                <w:ins w:id="10701" w:author="Mohammad Nayeem Hasan" w:date="2023-01-21T00:38:00Z"/>
                <w:rFonts w:ascii="Times New Roman" w:hAnsi="Times New Roman" w:cs="Times New Roman"/>
                <w:sz w:val="20"/>
                <w:szCs w:val="20"/>
                <w:rPrChange w:id="10702" w:author="Mohammad Nayeem Hasan" w:date="2023-01-21T03:17:00Z">
                  <w:rPr>
                    <w:ins w:id="10703" w:author="Mohammad Nayeem Hasan" w:date="2023-01-21T00:38:00Z"/>
                    <w:rFonts w:ascii="Times New Roman" w:hAnsi="Times New Roman" w:cs="Times New Roman"/>
                    <w:sz w:val="24"/>
                    <w:szCs w:val="24"/>
                  </w:rPr>
                </w:rPrChange>
              </w:rPr>
              <w:pPrChange w:id="10704" w:author="Mohammad Nayeem Hasan" w:date="2023-01-21T14:56:00Z">
                <w:pPr>
                  <w:jc w:val="both"/>
                </w:pPr>
              </w:pPrChange>
            </w:pPr>
            <w:ins w:id="10705" w:author="Mohammad Nayeem Hasan" w:date="2023-01-21T00:38:00Z">
              <w:r w:rsidRPr="00C60F95">
                <w:rPr>
                  <w:rFonts w:ascii="Times New Roman" w:hAnsi="Times New Roman" w:cs="Times New Roman"/>
                  <w:sz w:val="20"/>
                  <w:szCs w:val="20"/>
                  <w:rPrChange w:id="10706" w:author="Mohammad Nayeem Hasan" w:date="2023-01-21T03:17:00Z">
                    <w:rPr>
                      <w:rFonts w:ascii="Times New Roman" w:hAnsi="Times New Roman" w:cs="Times New Roman"/>
                      <w:sz w:val="24"/>
                      <w:szCs w:val="24"/>
                    </w:rPr>
                  </w:rPrChange>
                </w:rPr>
                <w:t>-</w:t>
              </w:r>
            </w:ins>
          </w:p>
        </w:tc>
        <w:tc>
          <w:tcPr>
            <w:tcW w:w="1012" w:type="pct"/>
            <w:vAlign w:val="center"/>
            <w:tcPrChange w:id="10707" w:author="Mohammad Nayeem Hasan" w:date="2023-01-27T16:50:00Z">
              <w:tcPr>
                <w:tcW w:w="1012" w:type="pct"/>
                <w:gridSpan w:val="3"/>
                <w:vAlign w:val="center"/>
              </w:tcPr>
            </w:tcPrChange>
          </w:tcPr>
          <w:p w14:paraId="5475FDEC" w14:textId="77777777" w:rsidR="00DE658B" w:rsidRPr="00C60F95" w:rsidRDefault="00DE658B" w:rsidP="00DE658B">
            <w:pPr>
              <w:rPr>
                <w:ins w:id="10708" w:author="Mohammad Nayeem Hasan" w:date="2023-01-21T00:38:00Z"/>
                <w:rFonts w:ascii="Times New Roman" w:hAnsi="Times New Roman" w:cs="Times New Roman"/>
                <w:sz w:val="20"/>
                <w:szCs w:val="20"/>
                <w:rPrChange w:id="10709" w:author="Mohammad Nayeem Hasan" w:date="2023-01-21T03:17:00Z">
                  <w:rPr>
                    <w:ins w:id="10710" w:author="Mohammad Nayeem Hasan" w:date="2023-01-21T00:38:00Z"/>
                    <w:rFonts w:ascii="Times New Roman" w:hAnsi="Times New Roman" w:cs="Times New Roman"/>
                    <w:sz w:val="24"/>
                    <w:szCs w:val="24"/>
                  </w:rPr>
                </w:rPrChange>
              </w:rPr>
              <w:pPrChange w:id="10711" w:author="Mohammad Nayeem Hasan" w:date="2023-01-21T14:56:00Z">
                <w:pPr>
                  <w:jc w:val="both"/>
                </w:pPr>
              </w:pPrChange>
            </w:pPr>
            <w:ins w:id="10712" w:author="Mohammad Nayeem Hasan" w:date="2023-01-21T00:38:00Z">
              <w:r w:rsidRPr="00C60F95">
                <w:rPr>
                  <w:rFonts w:ascii="Times New Roman" w:hAnsi="Times New Roman" w:cs="Times New Roman"/>
                  <w:sz w:val="20"/>
                  <w:szCs w:val="20"/>
                  <w:rPrChange w:id="10713" w:author="Mohammad Nayeem Hasan" w:date="2023-01-21T03:17:00Z">
                    <w:rPr>
                      <w:rFonts w:ascii="Times New Roman" w:hAnsi="Times New Roman" w:cs="Times New Roman"/>
                      <w:sz w:val="24"/>
                      <w:szCs w:val="24"/>
                    </w:rPr>
                  </w:rPrChange>
                </w:rPr>
                <w:t>Ref</w:t>
              </w:r>
            </w:ins>
          </w:p>
        </w:tc>
        <w:tc>
          <w:tcPr>
            <w:tcW w:w="473" w:type="pct"/>
            <w:vAlign w:val="center"/>
            <w:tcPrChange w:id="10714" w:author="Mohammad Nayeem Hasan" w:date="2023-01-27T16:50:00Z">
              <w:tcPr>
                <w:tcW w:w="477" w:type="pct"/>
                <w:gridSpan w:val="2"/>
                <w:vAlign w:val="center"/>
              </w:tcPr>
            </w:tcPrChange>
          </w:tcPr>
          <w:p w14:paraId="51CD89A1" w14:textId="77777777" w:rsidR="00DE658B" w:rsidRPr="00C60F95" w:rsidRDefault="00DE658B" w:rsidP="00DE658B">
            <w:pPr>
              <w:rPr>
                <w:ins w:id="10715" w:author="Mohammad Nayeem Hasan" w:date="2023-01-21T00:38:00Z"/>
                <w:rFonts w:ascii="Times New Roman" w:hAnsi="Times New Roman" w:cs="Times New Roman"/>
                <w:sz w:val="20"/>
                <w:szCs w:val="20"/>
                <w:rPrChange w:id="10716" w:author="Mohammad Nayeem Hasan" w:date="2023-01-21T03:17:00Z">
                  <w:rPr>
                    <w:ins w:id="10717" w:author="Mohammad Nayeem Hasan" w:date="2023-01-21T00:38:00Z"/>
                    <w:rFonts w:ascii="Times New Roman" w:hAnsi="Times New Roman" w:cs="Times New Roman"/>
                    <w:sz w:val="24"/>
                    <w:szCs w:val="24"/>
                  </w:rPr>
                </w:rPrChange>
              </w:rPr>
              <w:pPrChange w:id="10718" w:author="Mohammad Nayeem Hasan" w:date="2023-01-21T14:56:00Z">
                <w:pPr>
                  <w:jc w:val="both"/>
                </w:pPr>
              </w:pPrChange>
            </w:pPr>
            <w:ins w:id="10719" w:author="Mohammad Nayeem Hasan" w:date="2023-01-21T00:38:00Z">
              <w:r w:rsidRPr="00C60F95">
                <w:rPr>
                  <w:rFonts w:ascii="Times New Roman" w:hAnsi="Times New Roman" w:cs="Times New Roman"/>
                  <w:sz w:val="20"/>
                  <w:szCs w:val="20"/>
                  <w:rPrChange w:id="10720" w:author="Mohammad Nayeem Hasan" w:date="2023-01-21T03:17:00Z">
                    <w:rPr>
                      <w:rFonts w:ascii="Times New Roman" w:hAnsi="Times New Roman" w:cs="Times New Roman"/>
                      <w:sz w:val="24"/>
                      <w:szCs w:val="24"/>
                    </w:rPr>
                  </w:rPrChange>
                </w:rPr>
                <w:t>-</w:t>
              </w:r>
            </w:ins>
          </w:p>
        </w:tc>
      </w:tr>
      <w:tr w:rsidR="00DE658B" w:rsidRPr="00C60F95" w14:paraId="7F05B4DF" w14:textId="65D0B25D" w:rsidTr="00DE658B">
        <w:trPr>
          <w:trHeight w:val="138"/>
          <w:jc w:val="center"/>
          <w:ins w:id="10721" w:author="Mohammad Nayeem Hasan" w:date="2023-01-21T00:38:00Z"/>
          <w:trPrChange w:id="10722" w:author="Mohammad Nayeem Hasan" w:date="2023-01-27T16:50:00Z">
            <w:trPr>
              <w:trHeight w:val="138"/>
              <w:jc w:val="center"/>
            </w:trPr>
          </w:trPrChange>
        </w:trPr>
        <w:tc>
          <w:tcPr>
            <w:tcW w:w="1735" w:type="pct"/>
            <w:gridSpan w:val="2"/>
            <w:vAlign w:val="center"/>
            <w:tcPrChange w:id="10723" w:author="Mohammad Nayeem Hasan" w:date="2023-01-27T16:50:00Z">
              <w:tcPr>
                <w:tcW w:w="1732" w:type="pct"/>
                <w:gridSpan w:val="2"/>
                <w:vAlign w:val="center"/>
              </w:tcPr>
            </w:tcPrChange>
          </w:tcPr>
          <w:p w14:paraId="1BA4094E" w14:textId="77777777" w:rsidR="00DE658B" w:rsidRPr="00C60F95" w:rsidRDefault="00DE658B" w:rsidP="00DE658B">
            <w:pPr>
              <w:rPr>
                <w:ins w:id="10724" w:author="Mohammad Nayeem Hasan" w:date="2023-01-21T00:38:00Z"/>
                <w:rFonts w:ascii="Times New Roman" w:hAnsi="Times New Roman" w:cs="Times New Roman"/>
                <w:sz w:val="20"/>
                <w:szCs w:val="20"/>
                <w:rPrChange w:id="10725" w:author="Mohammad Nayeem Hasan" w:date="2023-01-21T03:17:00Z">
                  <w:rPr>
                    <w:ins w:id="10726" w:author="Mohammad Nayeem Hasan" w:date="2023-01-21T00:38:00Z"/>
                    <w:rFonts w:ascii="Times New Roman" w:hAnsi="Times New Roman" w:cs="Times New Roman"/>
                    <w:sz w:val="24"/>
                    <w:szCs w:val="24"/>
                  </w:rPr>
                </w:rPrChange>
              </w:rPr>
              <w:pPrChange w:id="10727" w:author="Mohammad Nayeem Hasan" w:date="2023-01-21T14:56:00Z">
                <w:pPr>
                  <w:jc w:val="both"/>
                </w:pPr>
              </w:pPrChange>
            </w:pPr>
            <w:ins w:id="10728" w:author="Mohammad Nayeem Hasan" w:date="2023-01-21T00:38:00Z">
              <w:r w:rsidRPr="00C60F95">
                <w:rPr>
                  <w:rFonts w:ascii="Times New Roman" w:hAnsi="Times New Roman" w:cs="Times New Roman"/>
                  <w:sz w:val="20"/>
                  <w:szCs w:val="20"/>
                  <w:rPrChange w:id="10729" w:author="Mohammad Nayeem Hasan" w:date="2023-01-21T03:17:00Z">
                    <w:rPr>
                      <w:rFonts w:ascii="Times New Roman" w:hAnsi="Times New Roman" w:cs="Times New Roman"/>
                      <w:sz w:val="24"/>
                      <w:szCs w:val="24"/>
                    </w:rPr>
                  </w:rPrChange>
                </w:rPr>
                <w:t>COMMUNITY CHARACTERISTICS</w:t>
              </w:r>
            </w:ins>
          </w:p>
        </w:tc>
        <w:tc>
          <w:tcPr>
            <w:tcW w:w="1299" w:type="pct"/>
            <w:gridSpan w:val="2"/>
            <w:vAlign w:val="center"/>
            <w:tcPrChange w:id="10730" w:author="Mohammad Nayeem Hasan" w:date="2023-01-27T16:50:00Z">
              <w:tcPr>
                <w:tcW w:w="1299" w:type="pct"/>
                <w:gridSpan w:val="5"/>
                <w:vAlign w:val="center"/>
              </w:tcPr>
            </w:tcPrChange>
          </w:tcPr>
          <w:p w14:paraId="04C7D295" w14:textId="77777777" w:rsidR="00DE658B" w:rsidRPr="00C60F95" w:rsidRDefault="00DE658B" w:rsidP="00DE658B">
            <w:pPr>
              <w:rPr>
                <w:ins w:id="10731" w:author="Mohammad Nayeem Hasan" w:date="2023-01-21T00:38:00Z"/>
                <w:rFonts w:ascii="Times New Roman" w:hAnsi="Times New Roman" w:cs="Times New Roman"/>
                <w:sz w:val="20"/>
                <w:szCs w:val="20"/>
                <w:rPrChange w:id="10732" w:author="Mohammad Nayeem Hasan" w:date="2023-01-21T03:17:00Z">
                  <w:rPr>
                    <w:ins w:id="10733" w:author="Mohammad Nayeem Hasan" w:date="2023-01-21T00:38:00Z"/>
                    <w:rFonts w:ascii="Times New Roman" w:hAnsi="Times New Roman" w:cs="Times New Roman"/>
                    <w:sz w:val="24"/>
                    <w:szCs w:val="24"/>
                  </w:rPr>
                </w:rPrChange>
              </w:rPr>
              <w:pPrChange w:id="10734" w:author="Mohammad Nayeem Hasan" w:date="2023-01-21T14:56:00Z">
                <w:pPr>
                  <w:jc w:val="both"/>
                </w:pPr>
              </w:pPrChange>
            </w:pPr>
          </w:p>
        </w:tc>
        <w:tc>
          <w:tcPr>
            <w:tcW w:w="1493" w:type="pct"/>
            <w:gridSpan w:val="2"/>
            <w:vAlign w:val="center"/>
            <w:tcPrChange w:id="10735" w:author="Mohammad Nayeem Hasan" w:date="2023-01-27T16:50:00Z">
              <w:tcPr>
                <w:tcW w:w="1493" w:type="pct"/>
                <w:gridSpan w:val="5"/>
                <w:vAlign w:val="center"/>
              </w:tcPr>
            </w:tcPrChange>
          </w:tcPr>
          <w:p w14:paraId="5B2F2F54" w14:textId="77777777" w:rsidR="00DE658B" w:rsidRPr="00C60F95" w:rsidRDefault="00DE658B" w:rsidP="00DE658B">
            <w:pPr>
              <w:rPr>
                <w:ins w:id="10736" w:author="Mohammad Nayeem Hasan" w:date="2023-01-21T00:38:00Z"/>
                <w:rFonts w:ascii="Times New Roman" w:hAnsi="Times New Roman" w:cs="Times New Roman"/>
                <w:sz w:val="20"/>
                <w:szCs w:val="20"/>
                <w:rPrChange w:id="10737" w:author="Mohammad Nayeem Hasan" w:date="2023-01-21T03:17:00Z">
                  <w:rPr>
                    <w:ins w:id="10738" w:author="Mohammad Nayeem Hasan" w:date="2023-01-21T00:38:00Z"/>
                    <w:rFonts w:ascii="Times New Roman" w:hAnsi="Times New Roman" w:cs="Times New Roman"/>
                    <w:sz w:val="24"/>
                    <w:szCs w:val="24"/>
                  </w:rPr>
                </w:rPrChange>
              </w:rPr>
              <w:pPrChange w:id="10739" w:author="Mohammad Nayeem Hasan" w:date="2023-01-21T14:56:00Z">
                <w:pPr>
                  <w:jc w:val="both"/>
                </w:pPr>
              </w:pPrChange>
            </w:pPr>
          </w:p>
        </w:tc>
        <w:tc>
          <w:tcPr>
            <w:tcW w:w="473" w:type="pct"/>
            <w:vAlign w:val="center"/>
            <w:tcPrChange w:id="10740" w:author="Mohammad Nayeem Hasan" w:date="2023-01-27T16:50:00Z">
              <w:tcPr>
                <w:tcW w:w="477" w:type="pct"/>
                <w:gridSpan w:val="2"/>
                <w:vAlign w:val="center"/>
              </w:tcPr>
            </w:tcPrChange>
          </w:tcPr>
          <w:p w14:paraId="12577B6B" w14:textId="77777777" w:rsidR="00DE658B" w:rsidRPr="00C60F95" w:rsidRDefault="00DE658B" w:rsidP="00DE658B">
            <w:pPr>
              <w:rPr>
                <w:ins w:id="10741" w:author="Mohammad Nayeem Hasan" w:date="2023-01-21T00:38:00Z"/>
                <w:rFonts w:ascii="Times New Roman" w:hAnsi="Times New Roman" w:cs="Times New Roman"/>
                <w:sz w:val="20"/>
                <w:szCs w:val="20"/>
                <w:rPrChange w:id="10742" w:author="Mohammad Nayeem Hasan" w:date="2023-01-21T03:17:00Z">
                  <w:rPr>
                    <w:ins w:id="10743" w:author="Mohammad Nayeem Hasan" w:date="2023-01-21T00:38:00Z"/>
                    <w:rFonts w:ascii="Times New Roman" w:hAnsi="Times New Roman" w:cs="Times New Roman"/>
                    <w:sz w:val="24"/>
                    <w:szCs w:val="24"/>
                  </w:rPr>
                </w:rPrChange>
              </w:rPr>
              <w:pPrChange w:id="10744" w:author="Mohammad Nayeem Hasan" w:date="2023-01-21T14:56:00Z">
                <w:pPr>
                  <w:jc w:val="both"/>
                </w:pPr>
              </w:pPrChange>
            </w:pPr>
          </w:p>
        </w:tc>
      </w:tr>
      <w:tr w:rsidR="00DE658B" w:rsidRPr="00C60F95" w14:paraId="1C6040A9" w14:textId="3186AE67" w:rsidTr="00DE658B">
        <w:trPr>
          <w:trHeight w:val="138"/>
          <w:jc w:val="center"/>
          <w:ins w:id="10745" w:author="Mohammad Nayeem Hasan" w:date="2023-01-21T00:38:00Z"/>
          <w:trPrChange w:id="10746" w:author="Mohammad Nayeem Hasan" w:date="2023-01-27T16:50:00Z">
            <w:trPr>
              <w:trHeight w:val="138"/>
              <w:jc w:val="center"/>
            </w:trPr>
          </w:trPrChange>
        </w:trPr>
        <w:tc>
          <w:tcPr>
            <w:tcW w:w="1735" w:type="pct"/>
            <w:gridSpan w:val="2"/>
            <w:vAlign w:val="center"/>
            <w:tcPrChange w:id="10747" w:author="Mohammad Nayeem Hasan" w:date="2023-01-27T16:50:00Z">
              <w:tcPr>
                <w:tcW w:w="1732" w:type="pct"/>
                <w:gridSpan w:val="2"/>
                <w:vAlign w:val="center"/>
              </w:tcPr>
            </w:tcPrChange>
          </w:tcPr>
          <w:p w14:paraId="18F8D06A" w14:textId="77777777" w:rsidR="00DE658B" w:rsidRPr="00C60F95" w:rsidRDefault="00DE658B" w:rsidP="00DE658B">
            <w:pPr>
              <w:rPr>
                <w:ins w:id="10748" w:author="Mohammad Nayeem Hasan" w:date="2023-01-21T00:38:00Z"/>
                <w:rFonts w:ascii="Times New Roman" w:hAnsi="Times New Roman" w:cs="Times New Roman"/>
                <w:sz w:val="20"/>
                <w:szCs w:val="20"/>
                <w:rPrChange w:id="10749" w:author="Mohammad Nayeem Hasan" w:date="2023-01-21T03:17:00Z">
                  <w:rPr>
                    <w:ins w:id="10750" w:author="Mohammad Nayeem Hasan" w:date="2023-01-21T00:38:00Z"/>
                    <w:rFonts w:ascii="Times New Roman" w:hAnsi="Times New Roman" w:cs="Times New Roman"/>
                    <w:sz w:val="24"/>
                    <w:szCs w:val="24"/>
                  </w:rPr>
                </w:rPrChange>
              </w:rPr>
              <w:pPrChange w:id="10751" w:author="Mohammad Nayeem Hasan" w:date="2023-01-21T14:56:00Z">
                <w:pPr>
                  <w:jc w:val="both"/>
                </w:pPr>
              </w:pPrChange>
            </w:pPr>
            <w:ins w:id="10752" w:author="Mohammad Nayeem Hasan" w:date="2023-01-21T00:38:00Z">
              <w:r w:rsidRPr="00C60F95">
                <w:rPr>
                  <w:rFonts w:ascii="Times New Roman" w:hAnsi="Times New Roman" w:cs="Times New Roman"/>
                  <w:sz w:val="20"/>
                  <w:szCs w:val="20"/>
                  <w:rPrChange w:id="10753" w:author="Mohammad Nayeem Hasan" w:date="2023-01-21T03:17:00Z">
                    <w:rPr>
                      <w:rFonts w:ascii="Times New Roman" w:hAnsi="Times New Roman" w:cs="Times New Roman"/>
                      <w:sz w:val="24"/>
                      <w:szCs w:val="24"/>
                    </w:rPr>
                  </w:rPrChange>
                </w:rPr>
                <w:t>Place of residence</w:t>
              </w:r>
            </w:ins>
          </w:p>
        </w:tc>
        <w:tc>
          <w:tcPr>
            <w:tcW w:w="1299" w:type="pct"/>
            <w:gridSpan w:val="2"/>
            <w:vAlign w:val="center"/>
            <w:tcPrChange w:id="10754" w:author="Mohammad Nayeem Hasan" w:date="2023-01-27T16:50:00Z">
              <w:tcPr>
                <w:tcW w:w="1299" w:type="pct"/>
                <w:gridSpan w:val="5"/>
                <w:vAlign w:val="center"/>
              </w:tcPr>
            </w:tcPrChange>
          </w:tcPr>
          <w:p w14:paraId="05B45A2F" w14:textId="77777777" w:rsidR="00DE658B" w:rsidRPr="00C60F95" w:rsidRDefault="00DE658B" w:rsidP="00DE658B">
            <w:pPr>
              <w:rPr>
                <w:ins w:id="10755" w:author="Mohammad Nayeem Hasan" w:date="2023-01-21T00:38:00Z"/>
                <w:rFonts w:ascii="Times New Roman" w:hAnsi="Times New Roman" w:cs="Times New Roman"/>
                <w:sz w:val="20"/>
                <w:szCs w:val="20"/>
                <w:rPrChange w:id="10756" w:author="Mohammad Nayeem Hasan" w:date="2023-01-21T03:17:00Z">
                  <w:rPr>
                    <w:ins w:id="10757" w:author="Mohammad Nayeem Hasan" w:date="2023-01-21T00:38:00Z"/>
                    <w:rFonts w:ascii="Times New Roman" w:hAnsi="Times New Roman" w:cs="Times New Roman"/>
                    <w:sz w:val="24"/>
                    <w:szCs w:val="24"/>
                  </w:rPr>
                </w:rPrChange>
              </w:rPr>
              <w:pPrChange w:id="10758" w:author="Mohammad Nayeem Hasan" w:date="2023-01-21T14:56:00Z">
                <w:pPr>
                  <w:jc w:val="both"/>
                </w:pPr>
              </w:pPrChange>
            </w:pPr>
          </w:p>
        </w:tc>
        <w:tc>
          <w:tcPr>
            <w:tcW w:w="1493" w:type="pct"/>
            <w:gridSpan w:val="2"/>
            <w:vAlign w:val="center"/>
            <w:tcPrChange w:id="10759" w:author="Mohammad Nayeem Hasan" w:date="2023-01-27T16:50:00Z">
              <w:tcPr>
                <w:tcW w:w="1493" w:type="pct"/>
                <w:gridSpan w:val="5"/>
                <w:vAlign w:val="center"/>
              </w:tcPr>
            </w:tcPrChange>
          </w:tcPr>
          <w:p w14:paraId="60BE068B" w14:textId="77777777" w:rsidR="00DE658B" w:rsidRPr="00C60F95" w:rsidRDefault="00DE658B" w:rsidP="00DE658B">
            <w:pPr>
              <w:rPr>
                <w:ins w:id="10760" w:author="Mohammad Nayeem Hasan" w:date="2023-01-21T00:38:00Z"/>
                <w:rFonts w:ascii="Times New Roman" w:hAnsi="Times New Roman" w:cs="Times New Roman"/>
                <w:sz w:val="20"/>
                <w:szCs w:val="20"/>
                <w:rPrChange w:id="10761" w:author="Mohammad Nayeem Hasan" w:date="2023-01-21T03:17:00Z">
                  <w:rPr>
                    <w:ins w:id="10762" w:author="Mohammad Nayeem Hasan" w:date="2023-01-21T00:38:00Z"/>
                    <w:rFonts w:ascii="Times New Roman" w:hAnsi="Times New Roman" w:cs="Times New Roman"/>
                    <w:sz w:val="24"/>
                    <w:szCs w:val="24"/>
                  </w:rPr>
                </w:rPrChange>
              </w:rPr>
              <w:pPrChange w:id="10763" w:author="Mohammad Nayeem Hasan" w:date="2023-01-21T14:56:00Z">
                <w:pPr>
                  <w:jc w:val="both"/>
                </w:pPr>
              </w:pPrChange>
            </w:pPr>
          </w:p>
        </w:tc>
        <w:tc>
          <w:tcPr>
            <w:tcW w:w="473" w:type="pct"/>
            <w:vAlign w:val="center"/>
            <w:tcPrChange w:id="10764" w:author="Mohammad Nayeem Hasan" w:date="2023-01-27T16:50:00Z">
              <w:tcPr>
                <w:tcW w:w="477" w:type="pct"/>
                <w:gridSpan w:val="2"/>
                <w:vAlign w:val="center"/>
              </w:tcPr>
            </w:tcPrChange>
          </w:tcPr>
          <w:p w14:paraId="16DD62F0" w14:textId="77777777" w:rsidR="00DE658B" w:rsidRPr="00C60F95" w:rsidRDefault="00DE658B" w:rsidP="00DE658B">
            <w:pPr>
              <w:rPr>
                <w:ins w:id="10765" w:author="Mohammad Nayeem Hasan" w:date="2023-01-21T00:38:00Z"/>
                <w:rFonts w:ascii="Times New Roman" w:hAnsi="Times New Roman" w:cs="Times New Roman"/>
                <w:sz w:val="20"/>
                <w:szCs w:val="20"/>
                <w:rPrChange w:id="10766" w:author="Mohammad Nayeem Hasan" w:date="2023-01-21T03:17:00Z">
                  <w:rPr>
                    <w:ins w:id="10767" w:author="Mohammad Nayeem Hasan" w:date="2023-01-21T00:38:00Z"/>
                    <w:rFonts w:ascii="Times New Roman" w:hAnsi="Times New Roman" w:cs="Times New Roman"/>
                    <w:sz w:val="24"/>
                    <w:szCs w:val="24"/>
                  </w:rPr>
                </w:rPrChange>
              </w:rPr>
              <w:pPrChange w:id="10768" w:author="Mohammad Nayeem Hasan" w:date="2023-01-21T14:56:00Z">
                <w:pPr>
                  <w:jc w:val="both"/>
                </w:pPr>
              </w:pPrChange>
            </w:pPr>
          </w:p>
        </w:tc>
      </w:tr>
      <w:tr w:rsidR="004D458D" w:rsidRPr="00C60F95" w14:paraId="46BC828D" w14:textId="77777777" w:rsidTr="00DE658B">
        <w:trPr>
          <w:trHeight w:val="250"/>
          <w:jc w:val="center"/>
          <w:ins w:id="10769" w:author="Mohammad Nayeem Hasan" w:date="2023-01-27T17:07:00Z"/>
        </w:trPr>
        <w:tc>
          <w:tcPr>
            <w:tcW w:w="881" w:type="pct"/>
            <w:vAlign w:val="center"/>
          </w:tcPr>
          <w:p w14:paraId="0BBA8D53" w14:textId="6B1DC36A" w:rsidR="004D458D" w:rsidRPr="004D458D" w:rsidRDefault="004D458D" w:rsidP="004D458D">
            <w:pPr>
              <w:rPr>
                <w:ins w:id="10770" w:author="Mohammad Nayeem Hasan" w:date="2023-01-27T17:07:00Z"/>
                <w:rFonts w:ascii="Times New Roman" w:hAnsi="Times New Roman" w:cs="Times New Roman"/>
                <w:sz w:val="20"/>
                <w:szCs w:val="20"/>
              </w:rPr>
            </w:pPr>
            <w:ins w:id="10771" w:author="Mohammad Nayeem Hasan" w:date="2023-01-27T17:07:00Z">
              <w:r w:rsidRPr="007866B0">
                <w:rPr>
                  <w:rFonts w:ascii="Times New Roman" w:hAnsi="Times New Roman" w:cs="Times New Roman"/>
                  <w:sz w:val="20"/>
                  <w:szCs w:val="20"/>
                </w:rPr>
                <w:t>Rural</w:t>
              </w:r>
            </w:ins>
          </w:p>
        </w:tc>
        <w:tc>
          <w:tcPr>
            <w:tcW w:w="854" w:type="pct"/>
            <w:vAlign w:val="center"/>
          </w:tcPr>
          <w:p w14:paraId="0ECC6B78" w14:textId="6FDEBAFB" w:rsidR="004D458D" w:rsidRPr="004D458D" w:rsidRDefault="004D458D" w:rsidP="004D458D">
            <w:pPr>
              <w:rPr>
                <w:ins w:id="10772" w:author="Mohammad Nayeem Hasan" w:date="2023-01-27T17:07:00Z"/>
                <w:rFonts w:ascii="Times New Roman" w:hAnsi="Times New Roman" w:cs="Times New Roman"/>
                <w:sz w:val="20"/>
                <w:szCs w:val="20"/>
              </w:rPr>
            </w:pPr>
            <w:ins w:id="10773" w:author="Mohammad Nayeem Hasan" w:date="2023-01-27T17:07:00Z">
              <w:r w:rsidRPr="007866B0">
                <w:rPr>
                  <w:rFonts w:ascii="Times New Roman" w:hAnsi="Times New Roman" w:cs="Times New Roman"/>
                  <w:sz w:val="20"/>
                  <w:szCs w:val="20"/>
                </w:rPr>
                <w:t>1.43 (1.06, 1.92)</w:t>
              </w:r>
            </w:ins>
          </w:p>
        </w:tc>
        <w:tc>
          <w:tcPr>
            <w:tcW w:w="481" w:type="pct"/>
            <w:vAlign w:val="center"/>
          </w:tcPr>
          <w:p w14:paraId="5343848E" w14:textId="4EB82A97" w:rsidR="004D458D" w:rsidRPr="004D458D" w:rsidRDefault="004D458D" w:rsidP="004D458D">
            <w:pPr>
              <w:rPr>
                <w:ins w:id="10774" w:author="Mohammad Nayeem Hasan" w:date="2023-01-27T17:07:00Z"/>
                <w:rFonts w:ascii="Times New Roman" w:hAnsi="Times New Roman" w:cs="Times New Roman"/>
                <w:b/>
                <w:bCs/>
                <w:sz w:val="20"/>
                <w:szCs w:val="20"/>
              </w:rPr>
            </w:pPr>
            <w:ins w:id="10775" w:author="Mohammad Nayeem Hasan" w:date="2023-01-27T17:07:00Z">
              <w:r w:rsidRPr="007866B0">
                <w:rPr>
                  <w:rFonts w:ascii="Times New Roman" w:hAnsi="Times New Roman" w:cs="Times New Roman"/>
                  <w:b/>
                  <w:bCs/>
                  <w:sz w:val="20"/>
                  <w:szCs w:val="20"/>
                </w:rPr>
                <w:t>0.018</w:t>
              </w:r>
            </w:ins>
          </w:p>
        </w:tc>
        <w:tc>
          <w:tcPr>
            <w:tcW w:w="818" w:type="pct"/>
            <w:vAlign w:val="center"/>
          </w:tcPr>
          <w:p w14:paraId="60410AA2" w14:textId="1E4CD183" w:rsidR="004D458D" w:rsidRPr="004D458D" w:rsidRDefault="004D458D" w:rsidP="004D458D">
            <w:pPr>
              <w:rPr>
                <w:ins w:id="10776" w:author="Mohammad Nayeem Hasan" w:date="2023-01-27T17:07:00Z"/>
                <w:rFonts w:ascii="Times New Roman" w:hAnsi="Times New Roman" w:cs="Times New Roman"/>
                <w:sz w:val="20"/>
                <w:szCs w:val="20"/>
              </w:rPr>
            </w:pPr>
            <w:ins w:id="10777" w:author="Mohammad Nayeem Hasan" w:date="2023-01-27T17:07:00Z">
              <w:r w:rsidRPr="007866B0">
                <w:rPr>
                  <w:rFonts w:ascii="Times New Roman" w:hAnsi="Times New Roman" w:cs="Times New Roman"/>
                  <w:sz w:val="20"/>
                  <w:szCs w:val="20"/>
                </w:rPr>
                <w:t>1.24 (0.96, 1.61)</w:t>
              </w:r>
            </w:ins>
          </w:p>
        </w:tc>
        <w:tc>
          <w:tcPr>
            <w:tcW w:w="481" w:type="pct"/>
            <w:vAlign w:val="center"/>
          </w:tcPr>
          <w:p w14:paraId="3A41DAE5" w14:textId="040E4644" w:rsidR="004D458D" w:rsidRPr="004D458D" w:rsidRDefault="004D458D" w:rsidP="004D458D">
            <w:pPr>
              <w:rPr>
                <w:ins w:id="10778" w:author="Mohammad Nayeem Hasan" w:date="2023-01-27T17:07:00Z"/>
                <w:rFonts w:ascii="Times New Roman" w:hAnsi="Times New Roman" w:cs="Times New Roman"/>
                <w:sz w:val="20"/>
                <w:szCs w:val="20"/>
              </w:rPr>
            </w:pPr>
            <w:ins w:id="10779" w:author="Mohammad Nayeem Hasan" w:date="2023-01-27T17:07:00Z">
              <w:r w:rsidRPr="007866B0">
                <w:rPr>
                  <w:rFonts w:ascii="Times New Roman" w:hAnsi="Times New Roman" w:cs="Times New Roman"/>
                  <w:sz w:val="20"/>
                  <w:szCs w:val="20"/>
                </w:rPr>
                <w:t>0.099</w:t>
              </w:r>
            </w:ins>
          </w:p>
        </w:tc>
        <w:tc>
          <w:tcPr>
            <w:tcW w:w="1012" w:type="pct"/>
            <w:vAlign w:val="center"/>
          </w:tcPr>
          <w:p w14:paraId="0B774834" w14:textId="32AA509B" w:rsidR="004D458D" w:rsidRPr="004D458D" w:rsidRDefault="004D458D" w:rsidP="004D458D">
            <w:pPr>
              <w:rPr>
                <w:ins w:id="10780" w:author="Mohammad Nayeem Hasan" w:date="2023-01-27T17:07:00Z"/>
                <w:rFonts w:ascii="Times New Roman" w:hAnsi="Times New Roman" w:cs="Times New Roman"/>
                <w:sz w:val="20"/>
                <w:szCs w:val="20"/>
              </w:rPr>
            </w:pPr>
            <w:ins w:id="10781" w:author="Mohammad Nayeem Hasan" w:date="2023-01-27T17:07:00Z">
              <w:r w:rsidRPr="007866B0">
                <w:rPr>
                  <w:rFonts w:ascii="Times New Roman" w:hAnsi="Times New Roman" w:cs="Times New Roman"/>
                  <w:sz w:val="20"/>
                  <w:szCs w:val="20"/>
                </w:rPr>
                <w:t>1.01 (0.85, 1.19)</w:t>
              </w:r>
            </w:ins>
          </w:p>
        </w:tc>
        <w:tc>
          <w:tcPr>
            <w:tcW w:w="473" w:type="pct"/>
            <w:vAlign w:val="center"/>
          </w:tcPr>
          <w:p w14:paraId="7A19B187" w14:textId="4AE32319" w:rsidR="004D458D" w:rsidRPr="004D458D" w:rsidRDefault="004D458D" w:rsidP="004D458D">
            <w:pPr>
              <w:rPr>
                <w:ins w:id="10782" w:author="Mohammad Nayeem Hasan" w:date="2023-01-27T17:07:00Z"/>
                <w:rFonts w:ascii="Times New Roman" w:hAnsi="Times New Roman" w:cs="Times New Roman"/>
                <w:sz w:val="20"/>
                <w:szCs w:val="20"/>
              </w:rPr>
            </w:pPr>
            <w:ins w:id="10783" w:author="Mohammad Nayeem Hasan" w:date="2023-01-27T17:07:00Z">
              <w:r w:rsidRPr="007866B0">
                <w:rPr>
                  <w:rFonts w:ascii="Times New Roman" w:hAnsi="Times New Roman" w:cs="Times New Roman"/>
                  <w:sz w:val="20"/>
                  <w:szCs w:val="20"/>
                </w:rPr>
                <w:t>0.896</w:t>
              </w:r>
            </w:ins>
          </w:p>
        </w:tc>
      </w:tr>
      <w:tr w:rsidR="004D458D" w:rsidRPr="00C60F95" w14:paraId="32DEEFEF" w14:textId="77777777" w:rsidTr="00DE658B">
        <w:trPr>
          <w:trHeight w:val="250"/>
          <w:jc w:val="center"/>
          <w:ins w:id="10784" w:author="Mohammad Nayeem Hasan" w:date="2023-01-21T00:38:00Z"/>
          <w:trPrChange w:id="10785" w:author="Mohammad Nayeem Hasan" w:date="2023-01-27T16:50:00Z">
            <w:trPr>
              <w:trHeight w:val="250"/>
              <w:jc w:val="center"/>
            </w:trPr>
          </w:trPrChange>
        </w:trPr>
        <w:tc>
          <w:tcPr>
            <w:tcW w:w="881" w:type="pct"/>
            <w:vAlign w:val="center"/>
            <w:tcPrChange w:id="10786" w:author="Mohammad Nayeem Hasan" w:date="2023-01-27T16:50:00Z">
              <w:tcPr>
                <w:tcW w:w="881" w:type="pct"/>
                <w:vAlign w:val="center"/>
              </w:tcPr>
            </w:tcPrChange>
          </w:tcPr>
          <w:p w14:paraId="339D582E" w14:textId="77777777" w:rsidR="004D458D" w:rsidRPr="00C60F95" w:rsidRDefault="004D458D" w:rsidP="004D458D">
            <w:pPr>
              <w:rPr>
                <w:ins w:id="10787" w:author="Mohammad Nayeem Hasan" w:date="2023-01-21T00:38:00Z"/>
                <w:rFonts w:ascii="Times New Roman" w:hAnsi="Times New Roman" w:cs="Times New Roman"/>
                <w:sz w:val="20"/>
                <w:szCs w:val="20"/>
                <w:rPrChange w:id="10788" w:author="Mohammad Nayeem Hasan" w:date="2023-01-21T03:17:00Z">
                  <w:rPr>
                    <w:ins w:id="10789" w:author="Mohammad Nayeem Hasan" w:date="2023-01-21T00:38:00Z"/>
                    <w:rFonts w:ascii="Times New Roman" w:hAnsi="Times New Roman" w:cs="Times New Roman"/>
                    <w:sz w:val="24"/>
                    <w:szCs w:val="24"/>
                  </w:rPr>
                </w:rPrChange>
              </w:rPr>
              <w:pPrChange w:id="10790" w:author="Mohammad Nayeem Hasan" w:date="2023-01-21T14:56:00Z">
                <w:pPr>
                  <w:jc w:val="both"/>
                </w:pPr>
              </w:pPrChange>
            </w:pPr>
            <w:ins w:id="10791" w:author="Mohammad Nayeem Hasan" w:date="2023-01-21T00:38:00Z">
              <w:r w:rsidRPr="00C60F95">
                <w:rPr>
                  <w:rFonts w:ascii="Times New Roman" w:hAnsi="Times New Roman" w:cs="Times New Roman"/>
                  <w:sz w:val="20"/>
                  <w:szCs w:val="20"/>
                  <w:rPrChange w:id="10792" w:author="Mohammad Nayeem Hasan" w:date="2023-01-21T03:17:00Z">
                    <w:rPr>
                      <w:rFonts w:ascii="Times New Roman" w:hAnsi="Times New Roman" w:cs="Times New Roman"/>
                      <w:sz w:val="24"/>
                      <w:szCs w:val="24"/>
                    </w:rPr>
                  </w:rPrChange>
                </w:rPr>
                <w:t>Urban</w:t>
              </w:r>
            </w:ins>
          </w:p>
        </w:tc>
        <w:tc>
          <w:tcPr>
            <w:tcW w:w="854" w:type="pct"/>
            <w:vAlign w:val="center"/>
            <w:tcPrChange w:id="10793" w:author="Mohammad Nayeem Hasan" w:date="2023-01-27T16:50:00Z">
              <w:tcPr>
                <w:tcW w:w="851" w:type="pct"/>
                <w:vAlign w:val="center"/>
              </w:tcPr>
            </w:tcPrChange>
          </w:tcPr>
          <w:p w14:paraId="364CACCF" w14:textId="0CE7408D" w:rsidR="004D458D" w:rsidRPr="00C60F95" w:rsidRDefault="004D458D" w:rsidP="004D458D">
            <w:pPr>
              <w:rPr>
                <w:ins w:id="10794" w:author="Mohammad Nayeem Hasan" w:date="2023-01-21T00:38:00Z"/>
                <w:rFonts w:ascii="Times New Roman" w:hAnsi="Times New Roman" w:cs="Times New Roman"/>
                <w:sz w:val="20"/>
                <w:szCs w:val="20"/>
                <w:rPrChange w:id="10795" w:author="Mohammad Nayeem Hasan" w:date="2023-01-21T03:17:00Z">
                  <w:rPr>
                    <w:ins w:id="10796" w:author="Mohammad Nayeem Hasan" w:date="2023-01-21T00:38:00Z"/>
                    <w:rFonts w:ascii="Times New Roman" w:hAnsi="Times New Roman" w:cs="Times New Roman"/>
                    <w:sz w:val="24"/>
                    <w:szCs w:val="24"/>
                  </w:rPr>
                </w:rPrChange>
              </w:rPr>
              <w:pPrChange w:id="10797" w:author="Mohammad Nayeem Hasan" w:date="2023-01-21T14:56:00Z">
                <w:pPr>
                  <w:jc w:val="both"/>
                </w:pPr>
              </w:pPrChange>
            </w:pPr>
            <w:ins w:id="10798" w:author="Mohammad Nayeem Hasan" w:date="2023-01-21T00:38:00Z">
              <w:r w:rsidRPr="00C60F95">
                <w:rPr>
                  <w:rFonts w:ascii="Times New Roman" w:hAnsi="Times New Roman" w:cs="Times New Roman"/>
                  <w:sz w:val="20"/>
                  <w:szCs w:val="20"/>
                  <w:rPrChange w:id="10799" w:author="Mohammad Nayeem Hasan" w:date="2023-01-21T03:17:00Z">
                    <w:rPr>
                      <w:rFonts w:ascii="Times New Roman" w:hAnsi="Times New Roman" w:cs="Times New Roman"/>
                      <w:sz w:val="24"/>
                      <w:szCs w:val="24"/>
                    </w:rPr>
                  </w:rPrChange>
                </w:rPr>
                <w:t>1.50</w:t>
              </w:r>
            </w:ins>
            <w:ins w:id="10800" w:author="Mohammad Nayeem Hasan" w:date="2023-01-21T02:07:00Z">
              <w:r w:rsidRPr="00C60F95">
                <w:rPr>
                  <w:rFonts w:ascii="Times New Roman" w:hAnsi="Times New Roman" w:cs="Times New Roman"/>
                  <w:sz w:val="20"/>
                  <w:szCs w:val="20"/>
                  <w:rPrChange w:id="10801" w:author="Mohammad Nayeem Hasan" w:date="2023-01-21T03:17:00Z">
                    <w:rPr>
                      <w:rFonts w:ascii="Times New Roman" w:hAnsi="Times New Roman" w:cs="Times New Roman"/>
                      <w:sz w:val="24"/>
                      <w:szCs w:val="24"/>
                    </w:rPr>
                  </w:rPrChange>
                </w:rPr>
                <w:t xml:space="preserve"> (1.10, 2.04)</w:t>
              </w:r>
            </w:ins>
          </w:p>
        </w:tc>
        <w:tc>
          <w:tcPr>
            <w:tcW w:w="481" w:type="pct"/>
            <w:vAlign w:val="center"/>
            <w:tcPrChange w:id="10802" w:author="Mohammad Nayeem Hasan" w:date="2023-01-27T16:50:00Z">
              <w:tcPr>
                <w:tcW w:w="481" w:type="pct"/>
                <w:gridSpan w:val="3"/>
                <w:vAlign w:val="center"/>
              </w:tcPr>
            </w:tcPrChange>
          </w:tcPr>
          <w:p w14:paraId="0F4734CC" w14:textId="77777777" w:rsidR="004D458D" w:rsidRPr="00C60F95" w:rsidRDefault="004D458D" w:rsidP="004D458D">
            <w:pPr>
              <w:rPr>
                <w:ins w:id="10803" w:author="Mohammad Nayeem Hasan" w:date="2023-01-21T00:38:00Z"/>
                <w:rFonts w:ascii="Times New Roman" w:hAnsi="Times New Roman" w:cs="Times New Roman"/>
                <w:b/>
                <w:bCs/>
                <w:sz w:val="20"/>
                <w:szCs w:val="20"/>
                <w:rPrChange w:id="10804" w:author="Mohammad Nayeem Hasan" w:date="2023-01-21T03:17:00Z">
                  <w:rPr>
                    <w:ins w:id="10805" w:author="Mohammad Nayeem Hasan" w:date="2023-01-21T00:38:00Z"/>
                    <w:rFonts w:ascii="Times New Roman" w:hAnsi="Times New Roman" w:cs="Times New Roman"/>
                    <w:b/>
                    <w:bCs/>
                    <w:sz w:val="24"/>
                    <w:szCs w:val="24"/>
                  </w:rPr>
                </w:rPrChange>
              </w:rPr>
              <w:pPrChange w:id="10806" w:author="Mohammad Nayeem Hasan" w:date="2023-01-21T14:56:00Z">
                <w:pPr>
                  <w:jc w:val="both"/>
                </w:pPr>
              </w:pPrChange>
            </w:pPr>
            <w:ins w:id="10807" w:author="Mohammad Nayeem Hasan" w:date="2023-01-21T00:38:00Z">
              <w:r w:rsidRPr="00C60F95">
                <w:rPr>
                  <w:rFonts w:ascii="Times New Roman" w:hAnsi="Times New Roman" w:cs="Times New Roman"/>
                  <w:b/>
                  <w:bCs/>
                  <w:sz w:val="20"/>
                  <w:szCs w:val="20"/>
                  <w:rPrChange w:id="10808" w:author="Mohammad Nayeem Hasan" w:date="2023-01-21T03:17:00Z">
                    <w:rPr>
                      <w:rFonts w:ascii="Times New Roman" w:hAnsi="Times New Roman" w:cs="Times New Roman"/>
                      <w:b/>
                      <w:bCs/>
                      <w:sz w:val="24"/>
                      <w:szCs w:val="24"/>
                    </w:rPr>
                  </w:rPrChange>
                </w:rPr>
                <w:t>0.011</w:t>
              </w:r>
            </w:ins>
          </w:p>
        </w:tc>
        <w:tc>
          <w:tcPr>
            <w:tcW w:w="818" w:type="pct"/>
            <w:vAlign w:val="center"/>
            <w:tcPrChange w:id="10809" w:author="Mohammad Nayeem Hasan" w:date="2023-01-27T16:50:00Z">
              <w:tcPr>
                <w:tcW w:w="818" w:type="pct"/>
                <w:gridSpan w:val="2"/>
                <w:vAlign w:val="center"/>
              </w:tcPr>
            </w:tcPrChange>
          </w:tcPr>
          <w:p w14:paraId="39C139FF" w14:textId="77777777" w:rsidR="004D458D" w:rsidRPr="00C60F95" w:rsidRDefault="004D458D" w:rsidP="004D458D">
            <w:pPr>
              <w:rPr>
                <w:ins w:id="10810" w:author="Mohammad Nayeem Hasan" w:date="2023-01-21T00:38:00Z"/>
                <w:rFonts w:ascii="Times New Roman" w:hAnsi="Times New Roman" w:cs="Times New Roman"/>
                <w:sz w:val="20"/>
                <w:szCs w:val="20"/>
                <w:rPrChange w:id="10811" w:author="Mohammad Nayeem Hasan" w:date="2023-01-21T03:17:00Z">
                  <w:rPr>
                    <w:ins w:id="10812" w:author="Mohammad Nayeem Hasan" w:date="2023-01-21T00:38:00Z"/>
                    <w:rFonts w:ascii="Times New Roman" w:hAnsi="Times New Roman" w:cs="Times New Roman"/>
                    <w:sz w:val="24"/>
                    <w:szCs w:val="24"/>
                  </w:rPr>
                </w:rPrChange>
              </w:rPr>
              <w:pPrChange w:id="10813" w:author="Mohammad Nayeem Hasan" w:date="2023-01-21T14:56:00Z">
                <w:pPr>
                  <w:jc w:val="both"/>
                </w:pPr>
              </w:pPrChange>
            </w:pPr>
            <w:ins w:id="10814" w:author="Mohammad Nayeem Hasan" w:date="2023-01-21T00:38:00Z">
              <w:r w:rsidRPr="00C60F95">
                <w:rPr>
                  <w:rFonts w:ascii="Times New Roman" w:hAnsi="Times New Roman" w:cs="Times New Roman"/>
                  <w:sz w:val="20"/>
                  <w:szCs w:val="20"/>
                  <w:rPrChange w:id="10815" w:author="Mohammad Nayeem Hasan" w:date="2023-01-21T03:17:00Z">
                    <w:rPr>
                      <w:rFonts w:ascii="Times New Roman" w:hAnsi="Times New Roman" w:cs="Times New Roman"/>
                      <w:sz w:val="24"/>
                      <w:szCs w:val="24"/>
                    </w:rPr>
                  </w:rPrChange>
                </w:rPr>
                <w:t>Ref</w:t>
              </w:r>
            </w:ins>
          </w:p>
        </w:tc>
        <w:tc>
          <w:tcPr>
            <w:tcW w:w="481" w:type="pct"/>
            <w:vAlign w:val="center"/>
            <w:tcPrChange w:id="10816" w:author="Mohammad Nayeem Hasan" w:date="2023-01-27T16:50:00Z">
              <w:tcPr>
                <w:tcW w:w="481" w:type="pct"/>
                <w:gridSpan w:val="2"/>
                <w:vAlign w:val="center"/>
              </w:tcPr>
            </w:tcPrChange>
          </w:tcPr>
          <w:p w14:paraId="155887B5" w14:textId="77777777" w:rsidR="004D458D" w:rsidRPr="00C60F95" w:rsidRDefault="004D458D" w:rsidP="004D458D">
            <w:pPr>
              <w:rPr>
                <w:ins w:id="10817" w:author="Mohammad Nayeem Hasan" w:date="2023-01-21T00:38:00Z"/>
                <w:rFonts w:ascii="Times New Roman" w:hAnsi="Times New Roman" w:cs="Times New Roman"/>
                <w:sz w:val="20"/>
                <w:szCs w:val="20"/>
                <w:rPrChange w:id="10818" w:author="Mohammad Nayeem Hasan" w:date="2023-01-21T03:17:00Z">
                  <w:rPr>
                    <w:ins w:id="10819" w:author="Mohammad Nayeem Hasan" w:date="2023-01-21T00:38:00Z"/>
                    <w:rFonts w:ascii="Times New Roman" w:hAnsi="Times New Roman" w:cs="Times New Roman"/>
                    <w:sz w:val="24"/>
                    <w:szCs w:val="24"/>
                  </w:rPr>
                </w:rPrChange>
              </w:rPr>
              <w:pPrChange w:id="10820" w:author="Mohammad Nayeem Hasan" w:date="2023-01-21T14:56:00Z">
                <w:pPr>
                  <w:jc w:val="both"/>
                </w:pPr>
              </w:pPrChange>
            </w:pPr>
            <w:ins w:id="10821" w:author="Mohammad Nayeem Hasan" w:date="2023-01-21T00:38:00Z">
              <w:r w:rsidRPr="00C60F95">
                <w:rPr>
                  <w:rFonts w:ascii="Times New Roman" w:hAnsi="Times New Roman" w:cs="Times New Roman"/>
                  <w:sz w:val="20"/>
                  <w:szCs w:val="20"/>
                  <w:rPrChange w:id="10822" w:author="Mohammad Nayeem Hasan" w:date="2023-01-21T03:17:00Z">
                    <w:rPr>
                      <w:rFonts w:ascii="Times New Roman" w:hAnsi="Times New Roman" w:cs="Times New Roman"/>
                      <w:sz w:val="24"/>
                      <w:szCs w:val="24"/>
                    </w:rPr>
                  </w:rPrChange>
                </w:rPr>
                <w:t>-</w:t>
              </w:r>
            </w:ins>
          </w:p>
        </w:tc>
        <w:tc>
          <w:tcPr>
            <w:tcW w:w="1012" w:type="pct"/>
            <w:vAlign w:val="center"/>
            <w:tcPrChange w:id="10823" w:author="Mohammad Nayeem Hasan" w:date="2023-01-27T16:50:00Z">
              <w:tcPr>
                <w:tcW w:w="1012" w:type="pct"/>
                <w:gridSpan w:val="3"/>
                <w:vAlign w:val="center"/>
              </w:tcPr>
            </w:tcPrChange>
          </w:tcPr>
          <w:p w14:paraId="005AD7F1" w14:textId="77777777" w:rsidR="004D458D" w:rsidRPr="00C60F95" w:rsidRDefault="004D458D" w:rsidP="004D458D">
            <w:pPr>
              <w:rPr>
                <w:ins w:id="10824" w:author="Mohammad Nayeem Hasan" w:date="2023-01-21T00:38:00Z"/>
                <w:rFonts w:ascii="Times New Roman" w:hAnsi="Times New Roman" w:cs="Times New Roman"/>
                <w:sz w:val="20"/>
                <w:szCs w:val="20"/>
                <w:rPrChange w:id="10825" w:author="Mohammad Nayeem Hasan" w:date="2023-01-21T03:17:00Z">
                  <w:rPr>
                    <w:ins w:id="10826" w:author="Mohammad Nayeem Hasan" w:date="2023-01-21T00:38:00Z"/>
                    <w:rFonts w:ascii="Times New Roman" w:hAnsi="Times New Roman" w:cs="Times New Roman"/>
                    <w:sz w:val="24"/>
                    <w:szCs w:val="24"/>
                  </w:rPr>
                </w:rPrChange>
              </w:rPr>
              <w:pPrChange w:id="10827" w:author="Mohammad Nayeem Hasan" w:date="2023-01-21T14:56:00Z">
                <w:pPr>
                  <w:jc w:val="both"/>
                </w:pPr>
              </w:pPrChange>
            </w:pPr>
            <w:ins w:id="10828" w:author="Mohammad Nayeem Hasan" w:date="2023-01-21T00:38:00Z">
              <w:r w:rsidRPr="00C60F95">
                <w:rPr>
                  <w:rFonts w:ascii="Times New Roman" w:hAnsi="Times New Roman" w:cs="Times New Roman"/>
                  <w:sz w:val="20"/>
                  <w:szCs w:val="20"/>
                  <w:rPrChange w:id="10829" w:author="Mohammad Nayeem Hasan" w:date="2023-01-21T03:17:00Z">
                    <w:rPr>
                      <w:rFonts w:ascii="Times New Roman" w:hAnsi="Times New Roman" w:cs="Times New Roman"/>
                      <w:sz w:val="24"/>
                      <w:szCs w:val="24"/>
                    </w:rPr>
                  </w:rPrChange>
                </w:rPr>
                <w:t>Ref.</w:t>
              </w:r>
            </w:ins>
          </w:p>
        </w:tc>
        <w:tc>
          <w:tcPr>
            <w:tcW w:w="473" w:type="pct"/>
            <w:vAlign w:val="center"/>
            <w:tcPrChange w:id="10830" w:author="Mohammad Nayeem Hasan" w:date="2023-01-27T16:50:00Z">
              <w:tcPr>
                <w:tcW w:w="477" w:type="pct"/>
                <w:gridSpan w:val="2"/>
                <w:vAlign w:val="center"/>
              </w:tcPr>
            </w:tcPrChange>
          </w:tcPr>
          <w:p w14:paraId="7928D961" w14:textId="77777777" w:rsidR="004D458D" w:rsidRPr="00C60F95" w:rsidRDefault="004D458D" w:rsidP="004D458D">
            <w:pPr>
              <w:rPr>
                <w:ins w:id="10831" w:author="Mohammad Nayeem Hasan" w:date="2023-01-21T00:38:00Z"/>
                <w:rFonts w:ascii="Times New Roman" w:hAnsi="Times New Roman" w:cs="Times New Roman"/>
                <w:sz w:val="20"/>
                <w:szCs w:val="20"/>
                <w:rPrChange w:id="10832" w:author="Mohammad Nayeem Hasan" w:date="2023-01-21T03:17:00Z">
                  <w:rPr>
                    <w:ins w:id="10833" w:author="Mohammad Nayeem Hasan" w:date="2023-01-21T00:38:00Z"/>
                    <w:rFonts w:ascii="Times New Roman" w:hAnsi="Times New Roman" w:cs="Times New Roman"/>
                    <w:sz w:val="24"/>
                    <w:szCs w:val="24"/>
                  </w:rPr>
                </w:rPrChange>
              </w:rPr>
              <w:pPrChange w:id="10834" w:author="Mohammad Nayeem Hasan" w:date="2023-01-21T14:56:00Z">
                <w:pPr>
                  <w:jc w:val="both"/>
                </w:pPr>
              </w:pPrChange>
            </w:pPr>
            <w:ins w:id="10835" w:author="Mohammad Nayeem Hasan" w:date="2023-01-21T00:38:00Z">
              <w:r w:rsidRPr="00C60F95">
                <w:rPr>
                  <w:rFonts w:ascii="Times New Roman" w:hAnsi="Times New Roman" w:cs="Times New Roman"/>
                  <w:sz w:val="20"/>
                  <w:szCs w:val="20"/>
                  <w:rPrChange w:id="10836" w:author="Mohammad Nayeem Hasan" w:date="2023-01-21T03:17:00Z">
                    <w:rPr>
                      <w:rFonts w:ascii="Times New Roman" w:hAnsi="Times New Roman" w:cs="Times New Roman"/>
                      <w:sz w:val="24"/>
                      <w:szCs w:val="24"/>
                    </w:rPr>
                  </w:rPrChange>
                </w:rPr>
                <w:t>-</w:t>
              </w:r>
            </w:ins>
          </w:p>
        </w:tc>
      </w:tr>
      <w:tr w:rsidR="004D458D" w:rsidRPr="00C60F95" w14:paraId="780F766C" w14:textId="77777777" w:rsidTr="00DE658B">
        <w:trPr>
          <w:trHeight w:val="138"/>
          <w:jc w:val="center"/>
          <w:ins w:id="10837" w:author="Mohammad Nayeem Hasan" w:date="2023-01-21T00:38:00Z"/>
          <w:trPrChange w:id="10838" w:author="Mohammad Nayeem Hasan" w:date="2023-01-27T16:50:00Z">
            <w:trPr>
              <w:trHeight w:val="138"/>
              <w:jc w:val="center"/>
            </w:trPr>
          </w:trPrChange>
        </w:trPr>
        <w:tc>
          <w:tcPr>
            <w:tcW w:w="881" w:type="pct"/>
            <w:vAlign w:val="center"/>
            <w:tcPrChange w:id="10839" w:author="Mohammad Nayeem Hasan" w:date="2023-01-27T16:50:00Z">
              <w:tcPr>
                <w:tcW w:w="881" w:type="pct"/>
                <w:vAlign w:val="center"/>
              </w:tcPr>
            </w:tcPrChange>
          </w:tcPr>
          <w:p w14:paraId="2EE4DBC5" w14:textId="77777777" w:rsidR="004D458D" w:rsidRPr="00C60F95" w:rsidRDefault="004D458D" w:rsidP="004D458D">
            <w:pPr>
              <w:rPr>
                <w:ins w:id="10840" w:author="Mohammad Nayeem Hasan" w:date="2023-01-21T00:38:00Z"/>
                <w:rFonts w:ascii="Times New Roman" w:hAnsi="Times New Roman" w:cs="Times New Roman"/>
                <w:sz w:val="20"/>
                <w:szCs w:val="20"/>
                <w:rPrChange w:id="10841" w:author="Mohammad Nayeem Hasan" w:date="2023-01-21T03:17:00Z">
                  <w:rPr>
                    <w:ins w:id="10842" w:author="Mohammad Nayeem Hasan" w:date="2023-01-21T00:38:00Z"/>
                    <w:rFonts w:ascii="Times New Roman" w:hAnsi="Times New Roman" w:cs="Times New Roman"/>
                    <w:sz w:val="24"/>
                    <w:szCs w:val="24"/>
                  </w:rPr>
                </w:rPrChange>
              </w:rPr>
              <w:pPrChange w:id="10843" w:author="Mohammad Nayeem Hasan" w:date="2023-01-21T14:56:00Z">
                <w:pPr>
                  <w:jc w:val="both"/>
                </w:pPr>
              </w:pPrChange>
            </w:pPr>
            <w:ins w:id="10844" w:author="Mohammad Nayeem Hasan" w:date="2023-01-21T00:38:00Z">
              <w:r w:rsidRPr="00C60F95">
                <w:rPr>
                  <w:rFonts w:ascii="Times New Roman" w:hAnsi="Times New Roman" w:cs="Times New Roman"/>
                  <w:sz w:val="20"/>
                  <w:szCs w:val="20"/>
                  <w:rPrChange w:id="10845" w:author="Mohammad Nayeem Hasan" w:date="2023-01-21T03:17:00Z">
                    <w:rPr>
                      <w:rFonts w:ascii="Times New Roman" w:hAnsi="Times New Roman" w:cs="Times New Roman"/>
                      <w:sz w:val="24"/>
                      <w:szCs w:val="24"/>
                    </w:rPr>
                  </w:rPrChange>
                </w:rPr>
                <w:t>Tribal</w:t>
              </w:r>
            </w:ins>
          </w:p>
        </w:tc>
        <w:tc>
          <w:tcPr>
            <w:tcW w:w="854" w:type="pct"/>
            <w:vAlign w:val="center"/>
            <w:tcPrChange w:id="10846" w:author="Mohammad Nayeem Hasan" w:date="2023-01-27T16:50:00Z">
              <w:tcPr>
                <w:tcW w:w="851" w:type="pct"/>
                <w:vAlign w:val="center"/>
              </w:tcPr>
            </w:tcPrChange>
          </w:tcPr>
          <w:p w14:paraId="1CCFDB4D" w14:textId="77777777" w:rsidR="004D458D" w:rsidRPr="00C60F95" w:rsidRDefault="004D458D" w:rsidP="004D458D">
            <w:pPr>
              <w:rPr>
                <w:ins w:id="10847" w:author="Mohammad Nayeem Hasan" w:date="2023-01-21T00:38:00Z"/>
                <w:rFonts w:ascii="Times New Roman" w:hAnsi="Times New Roman" w:cs="Times New Roman"/>
                <w:sz w:val="20"/>
                <w:szCs w:val="20"/>
                <w:rPrChange w:id="10848" w:author="Mohammad Nayeem Hasan" w:date="2023-01-21T03:17:00Z">
                  <w:rPr>
                    <w:ins w:id="10849" w:author="Mohammad Nayeem Hasan" w:date="2023-01-21T00:38:00Z"/>
                    <w:rFonts w:ascii="Times New Roman" w:hAnsi="Times New Roman" w:cs="Times New Roman"/>
                    <w:sz w:val="24"/>
                    <w:szCs w:val="24"/>
                  </w:rPr>
                </w:rPrChange>
              </w:rPr>
              <w:pPrChange w:id="10850" w:author="Mohammad Nayeem Hasan" w:date="2023-01-21T14:56:00Z">
                <w:pPr>
                  <w:jc w:val="both"/>
                </w:pPr>
              </w:pPrChange>
            </w:pPr>
            <w:ins w:id="10851" w:author="Mohammad Nayeem Hasan" w:date="2023-01-21T00:38:00Z">
              <w:r w:rsidRPr="00C60F95">
                <w:rPr>
                  <w:rFonts w:ascii="Times New Roman" w:hAnsi="Times New Roman" w:cs="Times New Roman"/>
                  <w:sz w:val="20"/>
                  <w:szCs w:val="20"/>
                  <w:rPrChange w:id="10852" w:author="Mohammad Nayeem Hasan" w:date="2023-01-21T03:17:00Z">
                    <w:rPr>
                      <w:rFonts w:ascii="Times New Roman" w:hAnsi="Times New Roman" w:cs="Times New Roman"/>
                      <w:sz w:val="24"/>
                      <w:szCs w:val="24"/>
                    </w:rPr>
                  </w:rPrChange>
                </w:rPr>
                <w:t>Ref.</w:t>
              </w:r>
            </w:ins>
          </w:p>
        </w:tc>
        <w:tc>
          <w:tcPr>
            <w:tcW w:w="481" w:type="pct"/>
            <w:vAlign w:val="center"/>
            <w:tcPrChange w:id="10853" w:author="Mohammad Nayeem Hasan" w:date="2023-01-27T16:50:00Z">
              <w:tcPr>
                <w:tcW w:w="481" w:type="pct"/>
                <w:gridSpan w:val="3"/>
                <w:vAlign w:val="center"/>
              </w:tcPr>
            </w:tcPrChange>
          </w:tcPr>
          <w:p w14:paraId="078E0A6A" w14:textId="77777777" w:rsidR="004D458D" w:rsidRPr="00C60F95" w:rsidRDefault="004D458D" w:rsidP="004D458D">
            <w:pPr>
              <w:rPr>
                <w:ins w:id="10854" w:author="Mohammad Nayeem Hasan" w:date="2023-01-21T00:38:00Z"/>
                <w:rFonts w:ascii="Times New Roman" w:hAnsi="Times New Roman" w:cs="Times New Roman"/>
                <w:sz w:val="20"/>
                <w:szCs w:val="20"/>
                <w:rPrChange w:id="10855" w:author="Mohammad Nayeem Hasan" w:date="2023-01-21T03:17:00Z">
                  <w:rPr>
                    <w:ins w:id="10856" w:author="Mohammad Nayeem Hasan" w:date="2023-01-21T00:38:00Z"/>
                    <w:rFonts w:ascii="Times New Roman" w:hAnsi="Times New Roman" w:cs="Times New Roman"/>
                    <w:sz w:val="24"/>
                    <w:szCs w:val="24"/>
                  </w:rPr>
                </w:rPrChange>
              </w:rPr>
              <w:pPrChange w:id="10857" w:author="Mohammad Nayeem Hasan" w:date="2023-01-21T14:56:00Z">
                <w:pPr>
                  <w:jc w:val="both"/>
                </w:pPr>
              </w:pPrChange>
            </w:pPr>
            <w:ins w:id="10858" w:author="Mohammad Nayeem Hasan" w:date="2023-01-21T00:38:00Z">
              <w:r w:rsidRPr="00C60F95">
                <w:rPr>
                  <w:rFonts w:ascii="Times New Roman" w:hAnsi="Times New Roman" w:cs="Times New Roman"/>
                  <w:sz w:val="20"/>
                  <w:szCs w:val="20"/>
                  <w:rPrChange w:id="10859" w:author="Mohammad Nayeem Hasan" w:date="2023-01-21T03:17:00Z">
                    <w:rPr>
                      <w:rFonts w:ascii="Times New Roman" w:hAnsi="Times New Roman" w:cs="Times New Roman"/>
                      <w:sz w:val="24"/>
                      <w:szCs w:val="24"/>
                    </w:rPr>
                  </w:rPrChange>
                </w:rPr>
                <w:t>-</w:t>
              </w:r>
            </w:ins>
          </w:p>
        </w:tc>
        <w:tc>
          <w:tcPr>
            <w:tcW w:w="818" w:type="pct"/>
            <w:vAlign w:val="center"/>
            <w:tcPrChange w:id="10860" w:author="Mohammad Nayeem Hasan" w:date="2023-01-27T16:50:00Z">
              <w:tcPr>
                <w:tcW w:w="818" w:type="pct"/>
                <w:gridSpan w:val="2"/>
                <w:vAlign w:val="center"/>
              </w:tcPr>
            </w:tcPrChange>
          </w:tcPr>
          <w:p w14:paraId="6F324013" w14:textId="77777777" w:rsidR="004D458D" w:rsidRPr="00C60F95" w:rsidRDefault="004D458D" w:rsidP="004D458D">
            <w:pPr>
              <w:rPr>
                <w:ins w:id="10861" w:author="Mohammad Nayeem Hasan" w:date="2023-01-21T00:38:00Z"/>
                <w:rFonts w:ascii="Times New Roman" w:hAnsi="Times New Roman" w:cs="Times New Roman"/>
                <w:sz w:val="20"/>
                <w:szCs w:val="20"/>
                <w:rPrChange w:id="10862" w:author="Mohammad Nayeem Hasan" w:date="2023-01-21T03:17:00Z">
                  <w:rPr>
                    <w:ins w:id="10863" w:author="Mohammad Nayeem Hasan" w:date="2023-01-21T00:38:00Z"/>
                    <w:rFonts w:ascii="Times New Roman" w:hAnsi="Times New Roman" w:cs="Times New Roman"/>
                    <w:sz w:val="24"/>
                    <w:szCs w:val="24"/>
                  </w:rPr>
                </w:rPrChange>
              </w:rPr>
              <w:pPrChange w:id="10864" w:author="Mohammad Nayeem Hasan" w:date="2023-01-21T14:56:00Z">
                <w:pPr>
                  <w:jc w:val="both"/>
                </w:pPr>
              </w:pPrChange>
            </w:pPr>
            <w:ins w:id="10865" w:author="Mohammad Nayeem Hasan" w:date="2023-01-21T00:38:00Z">
              <w:r w:rsidRPr="00C60F95">
                <w:rPr>
                  <w:rFonts w:ascii="Times New Roman" w:hAnsi="Times New Roman" w:cs="Times New Roman"/>
                  <w:sz w:val="20"/>
                  <w:szCs w:val="20"/>
                  <w:rPrChange w:id="10866" w:author="Mohammad Nayeem Hasan" w:date="2023-01-21T03:17:00Z">
                    <w:rPr>
                      <w:rFonts w:ascii="Times New Roman" w:hAnsi="Times New Roman" w:cs="Times New Roman"/>
                      <w:sz w:val="24"/>
                      <w:szCs w:val="24"/>
                    </w:rPr>
                  </w:rPrChange>
                </w:rPr>
                <w:t>-</w:t>
              </w:r>
            </w:ins>
          </w:p>
        </w:tc>
        <w:tc>
          <w:tcPr>
            <w:tcW w:w="481" w:type="pct"/>
            <w:vAlign w:val="center"/>
            <w:tcPrChange w:id="10867" w:author="Mohammad Nayeem Hasan" w:date="2023-01-27T16:50:00Z">
              <w:tcPr>
                <w:tcW w:w="481" w:type="pct"/>
                <w:gridSpan w:val="2"/>
                <w:vAlign w:val="center"/>
              </w:tcPr>
            </w:tcPrChange>
          </w:tcPr>
          <w:p w14:paraId="6E503A12" w14:textId="77777777" w:rsidR="004D458D" w:rsidRPr="00C60F95" w:rsidRDefault="004D458D" w:rsidP="004D458D">
            <w:pPr>
              <w:rPr>
                <w:ins w:id="10868" w:author="Mohammad Nayeem Hasan" w:date="2023-01-21T00:38:00Z"/>
                <w:rFonts w:ascii="Times New Roman" w:hAnsi="Times New Roman" w:cs="Times New Roman"/>
                <w:sz w:val="20"/>
                <w:szCs w:val="20"/>
                <w:rPrChange w:id="10869" w:author="Mohammad Nayeem Hasan" w:date="2023-01-21T03:17:00Z">
                  <w:rPr>
                    <w:ins w:id="10870" w:author="Mohammad Nayeem Hasan" w:date="2023-01-21T00:38:00Z"/>
                    <w:rFonts w:ascii="Times New Roman" w:hAnsi="Times New Roman" w:cs="Times New Roman"/>
                    <w:sz w:val="24"/>
                    <w:szCs w:val="24"/>
                  </w:rPr>
                </w:rPrChange>
              </w:rPr>
              <w:pPrChange w:id="10871" w:author="Mohammad Nayeem Hasan" w:date="2023-01-21T14:56:00Z">
                <w:pPr>
                  <w:jc w:val="both"/>
                </w:pPr>
              </w:pPrChange>
            </w:pPr>
          </w:p>
        </w:tc>
        <w:tc>
          <w:tcPr>
            <w:tcW w:w="1012" w:type="pct"/>
            <w:vAlign w:val="center"/>
            <w:tcPrChange w:id="10872" w:author="Mohammad Nayeem Hasan" w:date="2023-01-27T16:50:00Z">
              <w:tcPr>
                <w:tcW w:w="1012" w:type="pct"/>
                <w:gridSpan w:val="3"/>
                <w:vAlign w:val="center"/>
              </w:tcPr>
            </w:tcPrChange>
          </w:tcPr>
          <w:p w14:paraId="16D0C93D" w14:textId="77777777" w:rsidR="004D458D" w:rsidRPr="00C60F95" w:rsidRDefault="004D458D" w:rsidP="004D458D">
            <w:pPr>
              <w:rPr>
                <w:ins w:id="10873" w:author="Mohammad Nayeem Hasan" w:date="2023-01-21T00:38:00Z"/>
                <w:rFonts w:ascii="Times New Roman" w:hAnsi="Times New Roman" w:cs="Times New Roman"/>
                <w:sz w:val="20"/>
                <w:szCs w:val="20"/>
                <w:rPrChange w:id="10874" w:author="Mohammad Nayeem Hasan" w:date="2023-01-21T03:17:00Z">
                  <w:rPr>
                    <w:ins w:id="10875" w:author="Mohammad Nayeem Hasan" w:date="2023-01-21T00:38:00Z"/>
                    <w:rFonts w:ascii="Times New Roman" w:hAnsi="Times New Roman" w:cs="Times New Roman"/>
                    <w:sz w:val="24"/>
                    <w:szCs w:val="24"/>
                  </w:rPr>
                </w:rPrChange>
              </w:rPr>
              <w:pPrChange w:id="10876" w:author="Mohammad Nayeem Hasan" w:date="2023-01-21T14:56:00Z">
                <w:pPr>
                  <w:jc w:val="both"/>
                </w:pPr>
              </w:pPrChange>
            </w:pPr>
            <w:ins w:id="10877" w:author="Mohammad Nayeem Hasan" w:date="2023-01-21T00:38:00Z">
              <w:r w:rsidRPr="00C60F95">
                <w:rPr>
                  <w:rFonts w:ascii="Times New Roman" w:hAnsi="Times New Roman" w:cs="Times New Roman"/>
                  <w:sz w:val="20"/>
                  <w:szCs w:val="20"/>
                  <w:rPrChange w:id="10878" w:author="Mohammad Nayeem Hasan" w:date="2023-01-21T03:17:00Z">
                    <w:rPr>
                      <w:rFonts w:ascii="Times New Roman" w:hAnsi="Times New Roman" w:cs="Times New Roman"/>
                      <w:sz w:val="24"/>
                      <w:szCs w:val="24"/>
                    </w:rPr>
                  </w:rPrChange>
                </w:rPr>
                <w:t>-</w:t>
              </w:r>
            </w:ins>
          </w:p>
        </w:tc>
        <w:tc>
          <w:tcPr>
            <w:tcW w:w="473" w:type="pct"/>
            <w:vAlign w:val="center"/>
            <w:tcPrChange w:id="10879" w:author="Mohammad Nayeem Hasan" w:date="2023-01-27T16:50:00Z">
              <w:tcPr>
                <w:tcW w:w="477" w:type="pct"/>
                <w:gridSpan w:val="2"/>
                <w:vAlign w:val="center"/>
              </w:tcPr>
            </w:tcPrChange>
          </w:tcPr>
          <w:p w14:paraId="3944FD5D" w14:textId="77777777" w:rsidR="004D458D" w:rsidRPr="00C60F95" w:rsidRDefault="004D458D" w:rsidP="004D458D">
            <w:pPr>
              <w:rPr>
                <w:ins w:id="10880" w:author="Mohammad Nayeem Hasan" w:date="2023-01-21T00:38:00Z"/>
                <w:rFonts w:ascii="Times New Roman" w:hAnsi="Times New Roman" w:cs="Times New Roman"/>
                <w:sz w:val="20"/>
                <w:szCs w:val="20"/>
                <w:rPrChange w:id="10881" w:author="Mohammad Nayeem Hasan" w:date="2023-01-21T03:17:00Z">
                  <w:rPr>
                    <w:ins w:id="10882" w:author="Mohammad Nayeem Hasan" w:date="2023-01-21T00:38:00Z"/>
                    <w:rFonts w:ascii="Times New Roman" w:hAnsi="Times New Roman" w:cs="Times New Roman"/>
                    <w:sz w:val="24"/>
                    <w:szCs w:val="24"/>
                  </w:rPr>
                </w:rPrChange>
              </w:rPr>
              <w:pPrChange w:id="10883" w:author="Mohammad Nayeem Hasan" w:date="2023-01-21T14:56:00Z">
                <w:pPr>
                  <w:jc w:val="both"/>
                </w:pPr>
              </w:pPrChange>
            </w:pPr>
            <w:ins w:id="10884" w:author="Mohammad Nayeem Hasan" w:date="2023-01-21T00:38:00Z">
              <w:r w:rsidRPr="00C60F95">
                <w:rPr>
                  <w:rFonts w:ascii="Times New Roman" w:hAnsi="Times New Roman" w:cs="Times New Roman"/>
                  <w:sz w:val="20"/>
                  <w:szCs w:val="20"/>
                  <w:rPrChange w:id="10885" w:author="Mohammad Nayeem Hasan" w:date="2023-01-21T03:17:00Z">
                    <w:rPr>
                      <w:rFonts w:ascii="Times New Roman" w:hAnsi="Times New Roman" w:cs="Times New Roman"/>
                      <w:sz w:val="24"/>
                      <w:szCs w:val="24"/>
                    </w:rPr>
                  </w:rPrChange>
                </w:rPr>
                <w:t>-</w:t>
              </w:r>
            </w:ins>
          </w:p>
        </w:tc>
      </w:tr>
      <w:tr w:rsidR="004D458D" w:rsidRPr="00C60F95" w14:paraId="42DA26A9" w14:textId="0BBC728D" w:rsidTr="00DE658B">
        <w:trPr>
          <w:trHeight w:val="138"/>
          <w:jc w:val="center"/>
          <w:ins w:id="10886" w:author="Mohammad Nayeem Hasan" w:date="2023-01-21T00:38:00Z"/>
          <w:trPrChange w:id="10887" w:author="Mohammad Nayeem Hasan" w:date="2023-01-27T16:50:00Z">
            <w:trPr>
              <w:trHeight w:val="138"/>
              <w:jc w:val="center"/>
            </w:trPr>
          </w:trPrChange>
        </w:trPr>
        <w:tc>
          <w:tcPr>
            <w:tcW w:w="1735" w:type="pct"/>
            <w:gridSpan w:val="2"/>
            <w:vAlign w:val="center"/>
            <w:tcPrChange w:id="10888" w:author="Mohammad Nayeem Hasan" w:date="2023-01-27T16:50:00Z">
              <w:tcPr>
                <w:tcW w:w="1732" w:type="pct"/>
                <w:gridSpan w:val="2"/>
                <w:vAlign w:val="center"/>
              </w:tcPr>
            </w:tcPrChange>
          </w:tcPr>
          <w:p w14:paraId="17AC2A29" w14:textId="77777777" w:rsidR="004D458D" w:rsidRPr="00C60F95" w:rsidRDefault="004D458D" w:rsidP="004D458D">
            <w:pPr>
              <w:rPr>
                <w:ins w:id="10889" w:author="Mohammad Nayeem Hasan" w:date="2023-01-21T00:38:00Z"/>
                <w:rFonts w:ascii="Times New Roman" w:hAnsi="Times New Roman" w:cs="Times New Roman"/>
                <w:sz w:val="20"/>
                <w:szCs w:val="20"/>
                <w:rPrChange w:id="10890" w:author="Mohammad Nayeem Hasan" w:date="2023-01-21T03:17:00Z">
                  <w:rPr>
                    <w:ins w:id="10891" w:author="Mohammad Nayeem Hasan" w:date="2023-01-21T00:38:00Z"/>
                    <w:rFonts w:ascii="Times New Roman" w:hAnsi="Times New Roman" w:cs="Times New Roman"/>
                    <w:sz w:val="24"/>
                    <w:szCs w:val="24"/>
                  </w:rPr>
                </w:rPrChange>
              </w:rPr>
              <w:pPrChange w:id="10892" w:author="Mohammad Nayeem Hasan" w:date="2023-01-21T14:56:00Z">
                <w:pPr>
                  <w:jc w:val="both"/>
                </w:pPr>
              </w:pPrChange>
            </w:pPr>
            <w:ins w:id="10893" w:author="Mohammad Nayeem Hasan" w:date="2023-01-21T00:38:00Z">
              <w:r w:rsidRPr="00C60F95">
                <w:rPr>
                  <w:rFonts w:ascii="Times New Roman" w:hAnsi="Times New Roman" w:cs="Times New Roman"/>
                  <w:sz w:val="20"/>
                  <w:szCs w:val="20"/>
                  <w:rPrChange w:id="10894" w:author="Mohammad Nayeem Hasan" w:date="2023-01-21T03:17:00Z">
                    <w:rPr>
                      <w:rFonts w:ascii="Times New Roman" w:hAnsi="Times New Roman" w:cs="Times New Roman"/>
                      <w:sz w:val="24"/>
                      <w:szCs w:val="24"/>
                    </w:rPr>
                  </w:rPrChange>
                </w:rPr>
                <w:t>Division</w:t>
              </w:r>
            </w:ins>
          </w:p>
        </w:tc>
        <w:tc>
          <w:tcPr>
            <w:tcW w:w="1299" w:type="pct"/>
            <w:gridSpan w:val="2"/>
            <w:vAlign w:val="center"/>
            <w:tcPrChange w:id="10895" w:author="Mohammad Nayeem Hasan" w:date="2023-01-27T16:50:00Z">
              <w:tcPr>
                <w:tcW w:w="1299" w:type="pct"/>
                <w:gridSpan w:val="5"/>
                <w:vAlign w:val="center"/>
              </w:tcPr>
            </w:tcPrChange>
          </w:tcPr>
          <w:p w14:paraId="23069A3E" w14:textId="77777777" w:rsidR="004D458D" w:rsidRPr="00C60F95" w:rsidRDefault="004D458D" w:rsidP="004D458D">
            <w:pPr>
              <w:rPr>
                <w:ins w:id="10896" w:author="Mohammad Nayeem Hasan" w:date="2023-01-21T00:38:00Z"/>
                <w:rFonts w:ascii="Times New Roman" w:hAnsi="Times New Roman" w:cs="Times New Roman"/>
                <w:sz w:val="20"/>
                <w:szCs w:val="20"/>
                <w:rPrChange w:id="10897" w:author="Mohammad Nayeem Hasan" w:date="2023-01-21T03:17:00Z">
                  <w:rPr>
                    <w:ins w:id="10898" w:author="Mohammad Nayeem Hasan" w:date="2023-01-21T00:38:00Z"/>
                    <w:rFonts w:ascii="Times New Roman" w:hAnsi="Times New Roman" w:cs="Times New Roman"/>
                    <w:sz w:val="24"/>
                    <w:szCs w:val="24"/>
                  </w:rPr>
                </w:rPrChange>
              </w:rPr>
              <w:pPrChange w:id="10899" w:author="Mohammad Nayeem Hasan" w:date="2023-01-21T14:56:00Z">
                <w:pPr>
                  <w:jc w:val="both"/>
                </w:pPr>
              </w:pPrChange>
            </w:pPr>
          </w:p>
        </w:tc>
        <w:tc>
          <w:tcPr>
            <w:tcW w:w="1493" w:type="pct"/>
            <w:gridSpan w:val="2"/>
            <w:vAlign w:val="center"/>
            <w:tcPrChange w:id="10900" w:author="Mohammad Nayeem Hasan" w:date="2023-01-27T16:50:00Z">
              <w:tcPr>
                <w:tcW w:w="1493" w:type="pct"/>
                <w:gridSpan w:val="5"/>
                <w:vAlign w:val="center"/>
              </w:tcPr>
            </w:tcPrChange>
          </w:tcPr>
          <w:p w14:paraId="1A1C9230" w14:textId="77777777" w:rsidR="004D458D" w:rsidRPr="00C60F95" w:rsidRDefault="004D458D" w:rsidP="004D458D">
            <w:pPr>
              <w:rPr>
                <w:ins w:id="10901" w:author="Mohammad Nayeem Hasan" w:date="2023-01-21T00:38:00Z"/>
                <w:rFonts w:ascii="Times New Roman" w:hAnsi="Times New Roman" w:cs="Times New Roman"/>
                <w:sz w:val="20"/>
                <w:szCs w:val="20"/>
                <w:rPrChange w:id="10902" w:author="Mohammad Nayeem Hasan" w:date="2023-01-21T03:17:00Z">
                  <w:rPr>
                    <w:ins w:id="10903" w:author="Mohammad Nayeem Hasan" w:date="2023-01-21T00:38:00Z"/>
                    <w:rFonts w:ascii="Times New Roman" w:hAnsi="Times New Roman" w:cs="Times New Roman"/>
                    <w:sz w:val="24"/>
                    <w:szCs w:val="24"/>
                  </w:rPr>
                </w:rPrChange>
              </w:rPr>
              <w:pPrChange w:id="10904" w:author="Mohammad Nayeem Hasan" w:date="2023-01-21T14:56:00Z">
                <w:pPr>
                  <w:jc w:val="both"/>
                </w:pPr>
              </w:pPrChange>
            </w:pPr>
          </w:p>
        </w:tc>
        <w:tc>
          <w:tcPr>
            <w:tcW w:w="473" w:type="pct"/>
            <w:vAlign w:val="center"/>
            <w:tcPrChange w:id="10905" w:author="Mohammad Nayeem Hasan" w:date="2023-01-27T16:50:00Z">
              <w:tcPr>
                <w:tcW w:w="477" w:type="pct"/>
                <w:gridSpan w:val="2"/>
                <w:vAlign w:val="center"/>
              </w:tcPr>
            </w:tcPrChange>
          </w:tcPr>
          <w:p w14:paraId="57833B2D" w14:textId="77777777" w:rsidR="004D458D" w:rsidRPr="00C60F95" w:rsidRDefault="004D458D" w:rsidP="004D458D">
            <w:pPr>
              <w:rPr>
                <w:ins w:id="10906" w:author="Mohammad Nayeem Hasan" w:date="2023-01-21T00:38:00Z"/>
                <w:rFonts w:ascii="Times New Roman" w:hAnsi="Times New Roman" w:cs="Times New Roman"/>
                <w:sz w:val="20"/>
                <w:szCs w:val="20"/>
                <w:rPrChange w:id="10907" w:author="Mohammad Nayeem Hasan" w:date="2023-01-21T03:17:00Z">
                  <w:rPr>
                    <w:ins w:id="10908" w:author="Mohammad Nayeem Hasan" w:date="2023-01-21T00:38:00Z"/>
                    <w:rFonts w:ascii="Times New Roman" w:hAnsi="Times New Roman" w:cs="Times New Roman"/>
                    <w:sz w:val="24"/>
                    <w:szCs w:val="24"/>
                  </w:rPr>
                </w:rPrChange>
              </w:rPr>
              <w:pPrChange w:id="10909" w:author="Mohammad Nayeem Hasan" w:date="2023-01-21T14:56:00Z">
                <w:pPr>
                  <w:jc w:val="both"/>
                </w:pPr>
              </w:pPrChange>
            </w:pPr>
          </w:p>
        </w:tc>
      </w:tr>
      <w:tr w:rsidR="004D458D" w:rsidRPr="00C60F95" w14:paraId="1DD5630F" w14:textId="77777777" w:rsidTr="00DE658B">
        <w:trPr>
          <w:trHeight w:val="250"/>
          <w:jc w:val="center"/>
          <w:ins w:id="10910" w:author="Mohammad Nayeem Hasan" w:date="2023-01-21T00:38:00Z"/>
          <w:trPrChange w:id="10911" w:author="Mohammad Nayeem Hasan" w:date="2023-01-27T16:50:00Z">
            <w:trPr>
              <w:trHeight w:val="250"/>
              <w:jc w:val="center"/>
            </w:trPr>
          </w:trPrChange>
        </w:trPr>
        <w:tc>
          <w:tcPr>
            <w:tcW w:w="881" w:type="pct"/>
            <w:vAlign w:val="center"/>
            <w:tcPrChange w:id="10912" w:author="Mohammad Nayeem Hasan" w:date="2023-01-27T16:50:00Z">
              <w:tcPr>
                <w:tcW w:w="881" w:type="pct"/>
                <w:vAlign w:val="center"/>
              </w:tcPr>
            </w:tcPrChange>
          </w:tcPr>
          <w:p w14:paraId="4609EAF9" w14:textId="77777777" w:rsidR="004D458D" w:rsidRPr="00C60F95" w:rsidRDefault="004D458D" w:rsidP="004D458D">
            <w:pPr>
              <w:rPr>
                <w:ins w:id="10913" w:author="Mohammad Nayeem Hasan" w:date="2023-01-21T00:38:00Z"/>
                <w:rFonts w:ascii="Times New Roman" w:hAnsi="Times New Roman" w:cs="Times New Roman"/>
                <w:sz w:val="20"/>
                <w:szCs w:val="20"/>
                <w:rPrChange w:id="10914" w:author="Mohammad Nayeem Hasan" w:date="2023-01-21T03:17:00Z">
                  <w:rPr>
                    <w:ins w:id="10915" w:author="Mohammad Nayeem Hasan" w:date="2023-01-21T00:38:00Z"/>
                    <w:rFonts w:ascii="Times New Roman" w:hAnsi="Times New Roman" w:cs="Times New Roman"/>
                    <w:sz w:val="24"/>
                    <w:szCs w:val="24"/>
                  </w:rPr>
                </w:rPrChange>
              </w:rPr>
              <w:pPrChange w:id="10916" w:author="Mohammad Nayeem Hasan" w:date="2023-01-21T14:56:00Z">
                <w:pPr>
                  <w:jc w:val="both"/>
                </w:pPr>
              </w:pPrChange>
            </w:pPr>
            <w:ins w:id="10917" w:author="Mohammad Nayeem Hasan" w:date="2023-01-21T00:38:00Z">
              <w:r w:rsidRPr="00C60F95">
                <w:rPr>
                  <w:rFonts w:ascii="Times New Roman" w:hAnsi="Times New Roman" w:cs="Times New Roman"/>
                  <w:sz w:val="20"/>
                  <w:szCs w:val="20"/>
                  <w:rPrChange w:id="10918" w:author="Mohammad Nayeem Hasan" w:date="2023-01-21T03:17:00Z">
                    <w:rPr>
                      <w:rFonts w:ascii="Times New Roman" w:hAnsi="Times New Roman" w:cs="Times New Roman"/>
                      <w:sz w:val="24"/>
                      <w:szCs w:val="24"/>
                    </w:rPr>
                  </w:rPrChange>
                </w:rPr>
                <w:t>Barishal</w:t>
              </w:r>
            </w:ins>
          </w:p>
        </w:tc>
        <w:tc>
          <w:tcPr>
            <w:tcW w:w="854" w:type="pct"/>
            <w:vAlign w:val="center"/>
            <w:tcPrChange w:id="10919" w:author="Mohammad Nayeem Hasan" w:date="2023-01-27T16:50:00Z">
              <w:tcPr>
                <w:tcW w:w="851" w:type="pct"/>
                <w:vAlign w:val="center"/>
              </w:tcPr>
            </w:tcPrChange>
          </w:tcPr>
          <w:p w14:paraId="05883A89" w14:textId="3CA43C2E" w:rsidR="004D458D" w:rsidRPr="00C60F95" w:rsidRDefault="004D458D" w:rsidP="004D458D">
            <w:pPr>
              <w:rPr>
                <w:ins w:id="10920" w:author="Mohammad Nayeem Hasan" w:date="2023-01-21T00:38:00Z"/>
                <w:rFonts w:ascii="Times New Roman" w:hAnsi="Times New Roman" w:cs="Times New Roman"/>
                <w:sz w:val="20"/>
                <w:szCs w:val="20"/>
                <w:rPrChange w:id="10921" w:author="Mohammad Nayeem Hasan" w:date="2023-01-21T03:17:00Z">
                  <w:rPr>
                    <w:ins w:id="10922" w:author="Mohammad Nayeem Hasan" w:date="2023-01-21T00:38:00Z"/>
                    <w:rFonts w:ascii="Times New Roman" w:hAnsi="Times New Roman" w:cs="Times New Roman"/>
                    <w:sz w:val="24"/>
                    <w:szCs w:val="24"/>
                  </w:rPr>
                </w:rPrChange>
              </w:rPr>
              <w:pPrChange w:id="10923" w:author="Mohammad Nayeem Hasan" w:date="2023-01-21T14:56:00Z">
                <w:pPr>
                  <w:jc w:val="both"/>
                </w:pPr>
              </w:pPrChange>
            </w:pPr>
            <w:ins w:id="10924" w:author="Mohammad Nayeem Hasan" w:date="2023-01-21T00:38:00Z">
              <w:r w:rsidRPr="00C60F95">
                <w:rPr>
                  <w:rFonts w:ascii="Times New Roman" w:hAnsi="Times New Roman" w:cs="Times New Roman"/>
                  <w:sz w:val="20"/>
                  <w:szCs w:val="20"/>
                  <w:rPrChange w:id="10925" w:author="Mohammad Nayeem Hasan" w:date="2023-01-21T03:17:00Z">
                    <w:rPr>
                      <w:rFonts w:ascii="Times New Roman" w:hAnsi="Times New Roman" w:cs="Times New Roman"/>
                      <w:sz w:val="24"/>
                      <w:szCs w:val="24"/>
                    </w:rPr>
                  </w:rPrChange>
                </w:rPr>
                <w:t>1.21</w:t>
              </w:r>
            </w:ins>
            <w:ins w:id="10926" w:author="Mohammad Nayeem Hasan" w:date="2023-01-21T02:07:00Z">
              <w:r w:rsidRPr="00C60F95">
                <w:rPr>
                  <w:rFonts w:ascii="Times New Roman" w:hAnsi="Times New Roman" w:cs="Times New Roman"/>
                  <w:sz w:val="20"/>
                  <w:szCs w:val="20"/>
                  <w:rPrChange w:id="10927" w:author="Mohammad Nayeem Hasan" w:date="2023-01-21T03:17:00Z">
                    <w:rPr>
                      <w:rFonts w:ascii="Times New Roman" w:hAnsi="Times New Roman" w:cs="Times New Roman"/>
                      <w:sz w:val="24"/>
                      <w:szCs w:val="24"/>
                    </w:rPr>
                  </w:rPrChange>
                </w:rPr>
                <w:t xml:space="preserve"> (0.95, 1.55)</w:t>
              </w:r>
            </w:ins>
          </w:p>
        </w:tc>
        <w:tc>
          <w:tcPr>
            <w:tcW w:w="481" w:type="pct"/>
            <w:vAlign w:val="center"/>
            <w:tcPrChange w:id="10928" w:author="Mohammad Nayeem Hasan" w:date="2023-01-27T16:50:00Z">
              <w:tcPr>
                <w:tcW w:w="481" w:type="pct"/>
                <w:gridSpan w:val="3"/>
                <w:vAlign w:val="center"/>
              </w:tcPr>
            </w:tcPrChange>
          </w:tcPr>
          <w:p w14:paraId="176A07C6" w14:textId="77777777" w:rsidR="004D458D" w:rsidRPr="00C60F95" w:rsidRDefault="004D458D" w:rsidP="004D458D">
            <w:pPr>
              <w:rPr>
                <w:ins w:id="10929" w:author="Mohammad Nayeem Hasan" w:date="2023-01-21T00:38:00Z"/>
                <w:rFonts w:ascii="Times New Roman" w:hAnsi="Times New Roman" w:cs="Times New Roman"/>
                <w:sz w:val="20"/>
                <w:szCs w:val="20"/>
                <w:rPrChange w:id="10930" w:author="Mohammad Nayeem Hasan" w:date="2023-01-21T03:17:00Z">
                  <w:rPr>
                    <w:ins w:id="10931" w:author="Mohammad Nayeem Hasan" w:date="2023-01-21T00:38:00Z"/>
                    <w:rFonts w:ascii="Times New Roman" w:hAnsi="Times New Roman" w:cs="Times New Roman"/>
                    <w:sz w:val="24"/>
                    <w:szCs w:val="24"/>
                  </w:rPr>
                </w:rPrChange>
              </w:rPr>
              <w:pPrChange w:id="10932" w:author="Mohammad Nayeem Hasan" w:date="2023-01-21T14:56:00Z">
                <w:pPr>
                  <w:jc w:val="both"/>
                </w:pPr>
              </w:pPrChange>
            </w:pPr>
            <w:ins w:id="10933" w:author="Mohammad Nayeem Hasan" w:date="2023-01-21T00:38:00Z">
              <w:r w:rsidRPr="00C60F95">
                <w:rPr>
                  <w:rFonts w:ascii="Times New Roman" w:hAnsi="Times New Roman" w:cs="Times New Roman"/>
                  <w:sz w:val="20"/>
                  <w:szCs w:val="20"/>
                  <w:rPrChange w:id="10934" w:author="Mohammad Nayeem Hasan" w:date="2023-01-21T03:17:00Z">
                    <w:rPr>
                      <w:rFonts w:ascii="Times New Roman" w:hAnsi="Times New Roman" w:cs="Times New Roman"/>
                      <w:sz w:val="24"/>
                      <w:szCs w:val="24"/>
                    </w:rPr>
                  </w:rPrChange>
                </w:rPr>
                <w:t>0.114</w:t>
              </w:r>
            </w:ins>
          </w:p>
        </w:tc>
        <w:tc>
          <w:tcPr>
            <w:tcW w:w="818" w:type="pct"/>
            <w:vAlign w:val="center"/>
            <w:tcPrChange w:id="10935" w:author="Mohammad Nayeem Hasan" w:date="2023-01-27T16:50:00Z">
              <w:tcPr>
                <w:tcW w:w="818" w:type="pct"/>
                <w:gridSpan w:val="2"/>
                <w:vAlign w:val="center"/>
              </w:tcPr>
            </w:tcPrChange>
          </w:tcPr>
          <w:p w14:paraId="59B8FF9C" w14:textId="547AD4BA" w:rsidR="004D458D" w:rsidRPr="00C60F95" w:rsidRDefault="004D458D" w:rsidP="004D458D">
            <w:pPr>
              <w:rPr>
                <w:ins w:id="10936" w:author="Mohammad Nayeem Hasan" w:date="2023-01-21T00:38:00Z"/>
                <w:rFonts w:ascii="Times New Roman" w:hAnsi="Times New Roman" w:cs="Times New Roman"/>
                <w:sz w:val="20"/>
                <w:szCs w:val="20"/>
                <w:rPrChange w:id="10937" w:author="Mohammad Nayeem Hasan" w:date="2023-01-21T03:17:00Z">
                  <w:rPr>
                    <w:ins w:id="10938" w:author="Mohammad Nayeem Hasan" w:date="2023-01-21T00:38:00Z"/>
                    <w:rFonts w:ascii="Times New Roman" w:hAnsi="Times New Roman" w:cs="Times New Roman"/>
                    <w:sz w:val="24"/>
                    <w:szCs w:val="24"/>
                  </w:rPr>
                </w:rPrChange>
              </w:rPr>
              <w:pPrChange w:id="10939" w:author="Mohammad Nayeem Hasan" w:date="2023-01-21T14:56:00Z">
                <w:pPr>
                  <w:jc w:val="both"/>
                </w:pPr>
              </w:pPrChange>
            </w:pPr>
            <w:ins w:id="10940" w:author="Mohammad Nayeem Hasan" w:date="2023-01-21T00:38:00Z">
              <w:r w:rsidRPr="00C60F95">
                <w:rPr>
                  <w:rFonts w:ascii="Times New Roman" w:hAnsi="Times New Roman" w:cs="Times New Roman"/>
                  <w:sz w:val="20"/>
                  <w:szCs w:val="20"/>
                  <w:rPrChange w:id="10941" w:author="Mohammad Nayeem Hasan" w:date="2023-01-21T03:17:00Z">
                    <w:rPr>
                      <w:rFonts w:ascii="Times New Roman" w:hAnsi="Times New Roman" w:cs="Times New Roman"/>
                      <w:sz w:val="24"/>
                      <w:szCs w:val="24"/>
                    </w:rPr>
                  </w:rPrChange>
                </w:rPr>
                <w:t>1.70</w:t>
              </w:r>
            </w:ins>
            <w:ins w:id="10942" w:author="Mohammad Nayeem Hasan" w:date="2023-01-21T02:20:00Z">
              <w:r w:rsidRPr="00C60F95">
                <w:rPr>
                  <w:rFonts w:ascii="Times New Roman" w:hAnsi="Times New Roman" w:cs="Times New Roman"/>
                  <w:sz w:val="20"/>
                  <w:szCs w:val="20"/>
                  <w:rPrChange w:id="10943" w:author="Mohammad Nayeem Hasan" w:date="2023-01-21T03:17:00Z">
                    <w:rPr>
                      <w:rFonts w:ascii="Times New Roman" w:hAnsi="Times New Roman" w:cs="Times New Roman"/>
                      <w:sz w:val="24"/>
                      <w:szCs w:val="24"/>
                    </w:rPr>
                  </w:rPrChange>
                </w:rPr>
                <w:t xml:space="preserve"> (1.22, 2.37)</w:t>
              </w:r>
            </w:ins>
          </w:p>
        </w:tc>
        <w:tc>
          <w:tcPr>
            <w:tcW w:w="481" w:type="pct"/>
            <w:vAlign w:val="center"/>
            <w:tcPrChange w:id="10944" w:author="Mohammad Nayeem Hasan" w:date="2023-01-27T16:50:00Z">
              <w:tcPr>
                <w:tcW w:w="481" w:type="pct"/>
                <w:gridSpan w:val="2"/>
                <w:vAlign w:val="center"/>
              </w:tcPr>
            </w:tcPrChange>
          </w:tcPr>
          <w:p w14:paraId="20826F97" w14:textId="77777777" w:rsidR="004D458D" w:rsidRPr="00C60F95" w:rsidRDefault="004D458D" w:rsidP="004D458D">
            <w:pPr>
              <w:rPr>
                <w:ins w:id="10945" w:author="Mohammad Nayeem Hasan" w:date="2023-01-21T00:38:00Z"/>
                <w:rFonts w:ascii="Times New Roman" w:hAnsi="Times New Roman" w:cs="Times New Roman"/>
                <w:b/>
                <w:bCs/>
                <w:sz w:val="20"/>
                <w:szCs w:val="20"/>
                <w:rPrChange w:id="10946" w:author="Mohammad Nayeem Hasan" w:date="2023-01-21T03:17:00Z">
                  <w:rPr>
                    <w:ins w:id="10947" w:author="Mohammad Nayeem Hasan" w:date="2023-01-21T00:38:00Z"/>
                    <w:rFonts w:ascii="Times New Roman" w:hAnsi="Times New Roman" w:cs="Times New Roman"/>
                    <w:b/>
                    <w:bCs/>
                    <w:sz w:val="24"/>
                    <w:szCs w:val="24"/>
                  </w:rPr>
                </w:rPrChange>
              </w:rPr>
              <w:pPrChange w:id="10948" w:author="Mohammad Nayeem Hasan" w:date="2023-01-21T14:56:00Z">
                <w:pPr>
                  <w:jc w:val="both"/>
                </w:pPr>
              </w:pPrChange>
            </w:pPr>
            <w:ins w:id="10949" w:author="Mohammad Nayeem Hasan" w:date="2023-01-21T00:38:00Z">
              <w:r w:rsidRPr="00C60F95">
                <w:rPr>
                  <w:rFonts w:ascii="Times New Roman" w:hAnsi="Times New Roman" w:cs="Times New Roman"/>
                  <w:b/>
                  <w:bCs/>
                  <w:sz w:val="20"/>
                  <w:szCs w:val="20"/>
                  <w:rPrChange w:id="10950" w:author="Mohammad Nayeem Hasan" w:date="2023-01-21T03:17:00Z">
                    <w:rPr>
                      <w:rFonts w:ascii="Times New Roman" w:hAnsi="Times New Roman" w:cs="Times New Roman"/>
                      <w:b/>
                      <w:bCs/>
                      <w:sz w:val="24"/>
                      <w:szCs w:val="24"/>
                    </w:rPr>
                  </w:rPrChange>
                </w:rPr>
                <w:t>0.002</w:t>
              </w:r>
            </w:ins>
          </w:p>
        </w:tc>
        <w:tc>
          <w:tcPr>
            <w:tcW w:w="1012" w:type="pct"/>
            <w:vAlign w:val="center"/>
            <w:tcPrChange w:id="10951" w:author="Mohammad Nayeem Hasan" w:date="2023-01-27T16:50:00Z">
              <w:tcPr>
                <w:tcW w:w="1012" w:type="pct"/>
                <w:gridSpan w:val="3"/>
                <w:vAlign w:val="center"/>
              </w:tcPr>
            </w:tcPrChange>
          </w:tcPr>
          <w:p w14:paraId="46FFB904" w14:textId="3817AFA5" w:rsidR="004D458D" w:rsidRPr="00C60F95" w:rsidRDefault="004D458D" w:rsidP="004D458D">
            <w:pPr>
              <w:rPr>
                <w:ins w:id="10952" w:author="Mohammad Nayeem Hasan" w:date="2023-01-21T00:38:00Z"/>
                <w:rFonts w:ascii="Times New Roman" w:hAnsi="Times New Roman" w:cs="Times New Roman"/>
                <w:sz w:val="20"/>
                <w:szCs w:val="20"/>
                <w:rPrChange w:id="10953" w:author="Mohammad Nayeem Hasan" w:date="2023-01-21T03:17:00Z">
                  <w:rPr>
                    <w:ins w:id="10954" w:author="Mohammad Nayeem Hasan" w:date="2023-01-21T00:38:00Z"/>
                    <w:rFonts w:ascii="Times New Roman" w:hAnsi="Times New Roman" w:cs="Times New Roman"/>
                    <w:sz w:val="24"/>
                    <w:szCs w:val="24"/>
                  </w:rPr>
                </w:rPrChange>
              </w:rPr>
              <w:pPrChange w:id="10955" w:author="Mohammad Nayeem Hasan" w:date="2023-01-21T14:56:00Z">
                <w:pPr>
                  <w:jc w:val="both"/>
                </w:pPr>
              </w:pPrChange>
            </w:pPr>
            <w:ins w:id="10956" w:author="Mohammad Nayeem Hasan" w:date="2023-01-21T00:38:00Z">
              <w:r w:rsidRPr="00C60F95">
                <w:rPr>
                  <w:rFonts w:ascii="Times New Roman" w:hAnsi="Times New Roman" w:cs="Times New Roman"/>
                  <w:sz w:val="20"/>
                  <w:szCs w:val="20"/>
                  <w:rPrChange w:id="10957" w:author="Mohammad Nayeem Hasan" w:date="2023-01-21T03:17:00Z">
                    <w:rPr>
                      <w:rFonts w:ascii="Times New Roman" w:hAnsi="Times New Roman" w:cs="Times New Roman"/>
                      <w:sz w:val="24"/>
                      <w:szCs w:val="24"/>
                    </w:rPr>
                  </w:rPrChange>
                </w:rPr>
                <w:t>2.43</w:t>
              </w:r>
            </w:ins>
            <w:ins w:id="10958" w:author="Mohammad Nayeem Hasan" w:date="2023-01-21T02:54:00Z">
              <w:r w:rsidRPr="00C60F95">
                <w:rPr>
                  <w:rFonts w:ascii="Times New Roman" w:hAnsi="Times New Roman" w:cs="Times New Roman"/>
                  <w:sz w:val="20"/>
                  <w:szCs w:val="20"/>
                  <w:rPrChange w:id="10959" w:author="Mohammad Nayeem Hasan" w:date="2023-01-21T03:17:00Z">
                    <w:rPr>
                      <w:rFonts w:ascii="Times New Roman" w:hAnsi="Times New Roman" w:cs="Times New Roman"/>
                      <w:sz w:val="24"/>
                      <w:szCs w:val="24"/>
                    </w:rPr>
                  </w:rPrChange>
                </w:rPr>
                <w:t xml:space="preserve"> (1.79, 3.30)</w:t>
              </w:r>
            </w:ins>
          </w:p>
        </w:tc>
        <w:tc>
          <w:tcPr>
            <w:tcW w:w="473" w:type="pct"/>
            <w:vAlign w:val="center"/>
            <w:tcPrChange w:id="10960" w:author="Mohammad Nayeem Hasan" w:date="2023-01-27T16:50:00Z">
              <w:tcPr>
                <w:tcW w:w="477" w:type="pct"/>
                <w:gridSpan w:val="2"/>
                <w:vAlign w:val="center"/>
              </w:tcPr>
            </w:tcPrChange>
          </w:tcPr>
          <w:p w14:paraId="7D6D4DCE" w14:textId="77777777" w:rsidR="004D458D" w:rsidRPr="00C60F95" w:rsidRDefault="004D458D" w:rsidP="004D458D">
            <w:pPr>
              <w:rPr>
                <w:ins w:id="10961" w:author="Mohammad Nayeem Hasan" w:date="2023-01-21T00:38:00Z"/>
                <w:rFonts w:ascii="Times New Roman" w:hAnsi="Times New Roman" w:cs="Times New Roman"/>
                <w:b/>
                <w:bCs/>
                <w:sz w:val="20"/>
                <w:szCs w:val="20"/>
                <w:rPrChange w:id="10962" w:author="Mohammad Nayeem Hasan" w:date="2023-01-21T03:17:00Z">
                  <w:rPr>
                    <w:ins w:id="10963" w:author="Mohammad Nayeem Hasan" w:date="2023-01-21T00:38:00Z"/>
                    <w:rFonts w:ascii="Times New Roman" w:hAnsi="Times New Roman" w:cs="Times New Roman"/>
                    <w:b/>
                    <w:bCs/>
                    <w:sz w:val="24"/>
                    <w:szCs w:val="24"/>
                  </w:rPr>
                </w:rPrChange>
              </w:rPr>
              <w:pPrChange w:id="10964" w:author="Mohammad Nayeem Hasan" w:date="2023-01-21T14:56:00Z">
                <w:pPr>
                  <w:jc w:val="both"/>
                </w:pPr>
              </w:pPrChange>
            </w:pPr>
            <w:ins w:id="10965" w:author="Mohammad Nayeem Hasan" w:date="2023-01-21T00:38:00Z">
              <w:r w:rsidRPr="00C60F95">
                <w:rPr>
                  <w:rFonts w:ascii="Times New Roman" w:hAnsi="Times New Roman" w:cs="Times New Roman"/>
                  <w:b/>
                  <w:bCs/>
                  <w:sz w:val="20"/>
                  <w:szCs w:val="20"/>
                  <w:rPrChange w:id="10966" w:author="Mohammad Nayeem Hasan" w:date="2023-01-21T03:17:00Z">
                    <w:rPr>
                      <w:rFonts w:ascii="Times New Roman" w:hAnsi="Times New Roman" w:cs="Times New Roman"/>
                      <w:b/>
                      <w:bCs/>
                      <w:sz w:val="24"/>
                      <w:szCs w:val="24"/>
                    </w:rPr>
                  </w:rPrChange>
                </w:rPr>
                <w:t>&lt;0.001</w:t>
              </w:r>
            </w:ins>
          </w:p>
        </w:tc>
      </w:tr>
      <w:tr w:rsidR="004D458D" w:rsidRPr="00C60F95" w14:paraId="2AB707E6" w14:textId="77777777" w:rsidTr="00DE658B">
        <w:trPr>
          <w:trHeight w:val="138"/>
          <w:jc w:val="center"/>
          <w:ins w:id="10967" w:author="Mohammad Nayeem Hasan" w:date="2023-01-21T00:38:00Z"/>
          <w:trPrChange w:id="10968" w:author="Mohammad Nayeem Hasan" w:date="2023-01-27T16:50:00Z">
            <w:trPr>
              <w:trHeight w:val="138"/>
              <w:jc w:val="center"/>
            </w:trPr>
          </w:trPrChange>
        </w:trPr>
        <w:tc>
          <w:tcPr>
            <w:tcW w:w="881" w:type="pct"/>
            <w:vAlign w:val="center"/>
            <w:tcPrChange w:id="10969" w:author="Mohammad Nayeem Hasan" w:date="2023-01-27T16:50:00Z">
              <w:tcPr>
                <w:tcW w:w="881" w:type="pct"/>
                <w:vAlign w:val="center"/>
              </w:tcPr>
            </w:tcPrChange>
          </w:tcPr>
          <w:p w14:paraId="1CC5A92E" w14:textId="77777777" w:rsidR="004D458D" w:rsidRPr="00C60F95" w:rsidRDefault="004D458D" w:rsidP="004D458D">
            <w:pPr>
              <w:rPr>
                <w:ins w:id="10970" w:author="Mohammad Nayeem Hasan" w:date="2023-01-21T00:38:00Z"/>
                <w:rFonts w:ascii="Times New Roman" w:hAnsi="Times New Roman" w:cs="Times New Roman"/>
                <w:sz w:val="20"/>
                <w:szCs w:val="20"/>
                <w:rPrChange w:id="10971" w:author="Mohammad Nayeem Hasan" w:date="2023-01-21T03:17:00Z">
                  <w:rPr>
                    <w:ins w:id="10972" w:author="Mohammad Nayeem Hasan" w:date="2023-01-21T00:38:00Z"/>
                    <w:rFonts w:ascii="Times New Roman" w:hAnsi="Times New Roman" w:cs="Times New Roman"/>
                    <w:sz w:val="24"/>
                    <w:szCs w:val="24"/>
                  </w:rPr>
                </w:rPrChange>
              </w:rPr>
              <w:pPrChange w:id="10973" w:author="Mohammad Nayeem Hasan" w:date="2023-01-21T14:56:00Z">
                <w:pPr>
                  <w:jc w:val="both"/>
                </w:pPr>
              </w:pPrChange>
            </w:pPr>
            <w:ins w:id="10974" w:author="Mohammad Nayeem Hasan" w:date="2023-01-21T00:38:00Z">
              <w:r w:rsidRPr="00C60F95">
                <w:rPr>
                  <w:rFonts w:ascii="Times New Roman" w:hAnsi="Times New Roman" w:cs="Times New Roman"/>
                  <w:sz w:val="20"/>
                  <w:szCs w:val="20"/>
                  <w:rPrChange w:id="10975" w:author="Mohammad Nayeem Hasan" w:date="2023-01-21T03:17:00Z">
                    <w:rPr>
                      <w:rFonts w:ascii="Times New Roman" w:hAnsi="Times New Roman" w:cs="Times New Roman"/>
                      <w:sz w:val="24"/>
                      <w:szCs w:val="24"/>
                    </w:rPr>
                  </w:rPrChange>
                </w:rPr>
                <w:lastRenderedPageBreak/>
                <w:t>Chattogram</w:t>
              </w:r>
            </w:ins>
          </w:p>
        </w:tc>
        <w:tc>
          <w:tcPr>
            <w:tcW w:w="854" w:type="pct"/>
            <w:vAlign w:val="center"/>
            <w:tcPrChange w:id="10976" w:author="Mohammad Nayeem Hasan" w:date="2023-01-27T16:50:00Z">
              <w:tcPr>
                <w:tcW w:w="851" w:type="pct"/>
                <w:vAlign w:val="center"/>
              </w:tcPr>
            </w:tcPrChange>
          </w:tcPr>
          <w:p w14:paraId="65F7F89D" w14:textId="5489C476" w:rsidR="004D458D" w:rsidRPr="00C60F95" w:rsidRDefault="004D458D" w:rsidP="004D458D">
            <w:pPr>
              <w:rPr>
                <w:ins w:id="10977" w:author="Mohammad Nayeem Hasan" w:date="2023-01-21T00:38:00Z"/>
                <w:rFonts w:ascii="Times New Roman" w:hAnsi="Times New Roman" w:cs="Times New Roman"/>
                <w:sz w:val="20"/>
                <w:szCs w:val="20"/>
                <w:rPrChange w:id="10978" w:author="Mohammad Nayeem Hasan" w:date="2023-01-21T03:17:00Z">
                  <w:rPr>
                    <w:ins w:id="10979" w:author="Mohammad Nayeem Hasan" w:date="2023-01-21T00:38:00Z"/>
                    <w:rFonts w:ascii="Times New Roman" w:hAnsi="Times New Roman" w:cs="Times New Roman"/>
                    <w:sz w:val="24"/>
                    <w:szCs w:val="24"/>
                  </w:rPr>
                </w:rPrChange>
              </w:rPr>
              <w:pPrChange w:id="10980" w:author="Mohammad Nayeem Hasan" w:date="2023-01-21T14:56:00Z">
                <w:pPr>
                  <w:jc w:val="both"/>
                </w:pPr>
              </w:pPrChange>
            </w:pPr>
            <w:ins w:id="10981" w:author="Mohammad Nayeem Hasan" w:date="2023-01-21T00:38:00Z">
              <w:r w:rsidRPr="00C60F95">
                <w:rPr>
                  <w:rFonts w:ascii="Times New Roman" w:hAnsi="Times New Roman" w:cs="Times New Roman"/>
                  <w:sz w:val="20"/>
                  <w:szCs w:val="20"/>
                  <w:rPrChange w:id="10982" w:author="Mohammad Nayeem Hasan" w:date="2023-01-21T03:17:00Z">
                    <w:rPr>
                      <w:rFonts w:ascii="Times New Roman" w:hAnsi="Times New Roman" w:cs="Times New Roman"/>
                      <w:sz w:val="24"/>
                      <w:szCs w:val="24"/>
                    </w:rPr>
                  </w:rPrChange>
                </w:rPr>
                <w:t>1.01</w:t>
              </w:r>
            </w:ins>
            <w:ins w:id="10983" w:author="Mohammad Nayeem Hasan" w:date="2023-01-21T02:07:00Z">
              <w:r w:rsidRPr="00C60F95">
                <w:rPr>
                  <w:rFonts w:ascii="Times New Roman" w:hAnsi="Times New Roman" w:cs="Times New Roman"/>
                  <w:sz w:val="20"/>
                  <w:szCs w:val="20"/>
                  <w:rPrChange w:id="10984" w:author="Mohammad Nayeem Hasan" w:date="2023-01-21T03:17:00Z">
                    <w:rPr>
                      <w:rFonts w:ascii="Times New Roman" w:hAnsi="Times New Roman" w:cs="Times New Roman"/>
                      <w:sz w:val="24"/>
                      <w:szCs w:val="24"/>
                    </w:rPr>
                  </w:rPrChange>
                </w:rPr>
                <w:t xml:space="preserve"> (0.82, 1.26)</w:t>
              </w:r>
            </w:ins>
          </w:p>
        </w:tc>
        <w:tc>
          <w:tcPr>
            <w:tcW w:w="481" w:type="pct"/>
            <w:vAlign w:val="center"/>
            <w:tcPrChange w:id="10985" w:author="Mohammad Nayeem Hasan" w:date="2023-01-27T16:50:00Z">
              <w:tcPr>
                <w:tcW w:w="481" w:type="pct"/>
                <w:gridSpan w:val="3"/>
                <w:vAlign w:val="center"/>
              </w:tcPr>
            </w:tcPrChange>
          </w:tcPr>
          <w:p w14:paraId="0B7F8C3C" w14:textId="77777777" w:rsidR="004D458D" w:rsidRPr="00C60F95" w:rsidRDefault="004D458D" w:rsidP="004D458D">
            <w:pPr>
              <w:rPr>
                <w:ins w:id="10986" w:author="Mohammad Nayeem Hasan" w:date="2023-01-21T00:38:00Z"/>
                <w:rFonts w:ascii="Times New Roman" w:hAnsi="Times New Roman" w:cs="Times New Roman"/>
                <w:sz w:val="20"/>
                <w:szCs w:val="20"/>
                <w:rPrChange w:id="10987" w:author="Mohammad Nayeem Hasan" w:date="2023-01-21T03:17:00Z">
                  <w:rPr>
                    <w:ins w:id="10988" w:author="Mohammad Nayeem Hasan" w:date="2023-01-21T00:38:00Z"/>
                    <w:rFonts w:ascii="Times New Roman" w:hAnsi="Times New Roman" w:cs="Times New Roman"/>
                    <w:sz w:val="24"/>
                    <w:szCs w:val="24"/>
                  </w:rPr>
                </w:rPrChange>
              </w:rPr>
              <w:pPrChange w:id="10989" w:author="Mohammad Nayeem Hasan" w:date="2023-01-21T14:56:00Z">
                <w:pPr>
                  <w:jc w:val="both"/>
                </w:pPr>
              </w:pPrChange>
            </w:pPr>
            <w:ins w:id="10990" w:author="Mohammad Nayeem Hasan" w:date="2023-01-21T00:38:00Z">
              <w:r w:rsidRPr="00C60F95">
                <w:rPr>
                  <w:rFonts w:ascii="Times New Roman" w:hAnsi="Times New Roman" w:cs="Times New Roman"/>
                  <w:sz w:val="20"/>
                  <w:szCs w:val="20"/>
                  <w:rPrChange w:id="10991" w:author="Mohammad Nayeem Hasan" w:date="2023-01-21T03:17:00Z">
                    <w:rPr>
                      <w:rFonts w:ascii="Times New Roman" w:hAnsi="Times New Roman" w:cs="Times New Roman"/>
                      <w:sz w:val="24"/>
                      <w:szCs w:val="24"/>
                    </w:rPr>
                  </w:rPrChange>
                </w:rPr>
                <w:t>0.893</w:t>
              </w:r>
            </w:ins>
          </w:p>
        </w:tc>
        <w:tc>
          <w:tcPr>
            <w:tcW w:w="818" w:type="pct"/>
            <w:vAlign w:val="center"/>
            <w:tcPrChange w:id="10992" w:author="Mohammad Nayeem Hasan" w:date="2023-01-27T16:50:00Z">
              <w:tcPr>
                <w:tcW w:w="818" w:type="pct"/>
                <w:gridSpan w:val="2"/>
                <w:vAlign w:val="center"/>
              </w:tcPr>
            </w:tcPrChange>
          </w:tcPr>
          <w:p w14:paraId="3733912B" w14:textId="00A9C17A" w:rsidR="004D458D" w:rsidRPr="00C60F95" w:rsidRDefault="004D458D" w:rsidP="004D458D">
            <w:pPr>
              <w:rPr>
                <w:ins w:id="10993" w:author="Mohammad Nayeem Hasan" w:date="2023-01-21T00:38:00Z"/>
                <w:rFonts w:ascii="Times New Roman" w:hAnsi="Times New Roman" w:cs="Times New Roman"/>
                <w:sz w:val="20"/>
                <w:szCs w:val="20"/>
                <w:rPrChange w:id="10994" w:author="Mohammad Nayeem Hasan" w:date="2023-01-21T03:17:00Z">
                  <w:rPr>
                    <w:ins w:id="10995" w:author="Mohammad Nayeem Hasan" w:date="2023-01-21T00:38:00Z"/>
                    <w:rFonts w:ascii="Times New Roman" w:hAnsi="Times New Roman" w:cs="Times New Roman"/>
                    <w:sz w:val="24"/>
                    <w:szCs w:val="24"/>
                  </w:rPr>
                </w:rPrChange>
              </w:rPr>
              <w:pPrChange w:id="10996" w:author="Mohammad Nayeem Hasan" w:date="2023-01-21T14:56:00Z">
                <w:pPr>
                  <w:jc w:val="both"/>
                </w:pPr>
              </w:pPrChange>
            </w:pPr>
            <w:ins w:id="10997" w:author="Mohammad Nayeem Hasan" w:date="2023-01-21T00:38:00Z">
              <w:r w:rsidRPr="00C60F95">
                <w:rPr>
                  <w:rFonts w:ascii="Times New Roman" w:hAnsi="Times New Roman" w:cs="Times New Roman"/>
                  <w:sz w:val="20"/>
                  <w:szCs w:val="20"/>
                  <w:rPrChange w:id="10998" w:author="Mohammad Nayeem Hasan" w:date="2023-01-21T03:17:00Z">
                    <w:rPr>
                      <w:rFonts w:ascii="Times New Roman" w:hAnsi="Times New Roman" w:cs="Times New Roman"/>
                      <w:sz w:val="24"/>
                      <w:szCs w:val="24"/>
                    </w:rPr>
                  </w:rPrChange>
                </w:rPr>
                <w:t>1.20</w:t>
              </w:r>
            </w:ins>
            <w:ins w:id="10999" w:author="Mohammad Nayeem Hasan" w:date="2023-01-21T02:20:00Z">
              <w:r w:rsidRPr="00C60F95">
                <w:rPr>
                  <w:rFonts w:ascii="Times New Roman" w:hAnsi="Times New Roman" w:cs="Times New Roman"/>
                  <w:sz w:val="20"/>
                  <w:szCs w:val="20"/>
                  <w:rPrChange w:id="11000" w:author="Mohammad Nayeem Hasan" w:date="2023-01-21T03:17:00Z">
                    <w:rPr>
                      <w:rFonts w:ascii="Times New Roman" w:hAnsi="Times New Roman" w:cs="Times New Roman"/>
                      <w:sz w:val="24"/>
                      <w:szCs w:val="24"/>
                    </w:rPr>
                  </w:rPrChange>
                </w:rPr>
                <w:t xml:space="preserve"> (0.87, 1.6</w:t>
              </w:r>
            </w:ins>
            <w:ins w:id="11001" w:author="Mohammad Nayeem Hasan" w:date="2023-01-27T17:18:00Z">
              <w:r w:rsidR="00E07E50">
                <w:rPr>
                  <w:rFonts w:ascii="Times New Roman" w:hAnsi="Times New Roman" w:cs="Times New Roman"/>
                  <w:sz w:val="20"/>
                  <w:szCs w:val="20"/>
                </w:rPr>
                <w:t>6</w:t>
              </w:r>
            </w:ins>
            <w:ins w:id="11002" w:author="Mohammad Nayeem Hasan" w:date="2023-01-21T02:20:00Z">
              <w:r w:rsidRPr="00C60F95">
                <w:rPr>
                  <w:rFonts w:ascii="Times New Roman" w:hAnsi="Times New Roman" w:cs="Times New Roman"/>
                  <w:sz w:val="20"/>
                  <w:szCs w:val="20"/>
                  <w:rPrChange w:id="11003" w:author="Mohammad Nayeem Hasan" w:date="2023-01-21T03:17:00Z">
                    <w:rPr>
                      <w:rFonts w:ascii="Times New Roman" w:hAnsi="Times New Roman" w:cs="Times New Roman"/>
                      <w:sz w:val="24"/>
                      <w:szCs w:val="24"/>
                    </w:rPr>
                  </w:rPrChange>
                </w:rPr>
                <w:t>)</w:t>
              </w:r>
            </w:ins>
          </w:p>
        </w:tc>
        <w:tc>
          <w:tcPr>
            <w:tcW w:w="481" w:type="pct"/>
            <w:vAlign w:val="center"/>
            <w:tcPrChange w:id="11004" w:author="Mohammad Nayeem Hasan" w:date="2023-01-27T16:50:00Z">
              <w:tcPr>
                <w:tcW w:w="481" w:type="pct"/>
                <w:gridSpan w:val="2"/>
                <w:vAlign w:val="center"/>
              </w:tcPr>
            </w:tcPrChange>
          </w:tcPr>
          <w:p w14:paraId="6822A926" w14:textId="77777777" w:rsidR="004D458D" w:rsidRPr="00C60F95" w:rsidRDefault="004D458D" w:rsidP="004D458D">
            <w:pPr>
              <w:rPr>
                <w:ins w:id="11005" w:author="Mohammad Nayeem Hasan" w:date="2023-01-21T00:38:00Z"/>
                <w:rFonts w:ascii="Times New Roman" w:hAnsi="Times New Roman" w:cs="Times New Roman"/>
                <w:sz w:val="20"/>
                <w:szCs w:val="20"/>
                <w:rPrChange w:id="11006" w:author="Mohammad Nayeem Hasan" w:date="2023-01-21T03:17:00Z">
                  <w:rPr>
                    <w:ins w:id="11007" w:author="Mohammad Nayeem Hasan" w:date="2023-01-21T00:38:00Z"/>
                    <w:rFonts w:ascii="Times New Roman" w:hAnsi="Times New Roman" w:cs="Times New Roman"/>
                    <w:sz w:val="24"/>
                    <w:szCs w:val="24"/>
                  </w:rPr>
                </w:rPrChange>
              </w:rPr>
              <w:pPrChange w:id="11008" w:author="Mohammad Nayeem Hasan" w:date="2023-01-21T14:56:00Z">
                <w:pPr>
                  <w:jc w:val="both"/>
                </w:pPr>
              </w:pPrChange>
            </w:pPr>
            <w:ins w:id="11009" w:author="Mohammad Nayeem Hasan" w:date="2023-01-21T00:38:00Z">
              <w:r w:rsidRPr="00C60F95">
                <w:rPr>
                  <w:rFonts w:ascii="Times New Roman" w:hAnsi="Times New Roman" w:cs="Times New Roman"/>
                  <w:sz w:val="20"/>
                  <w:szCs w:val="20"/>
                  <w:rPrChange w:id="11010" w:author="Mohammad Nayeem Hasan" w:date="2023-01-21T03:17:00Z">
                    <w:rPr>
                      <w:rFonts w:ascii="Times New Roman" w:hAnsi="Times New Roman" w:cs="Times New Roman"/>
                      <w:sz w:val="24"/>
                      <w:szCs w:val="24"/>
                    </w:rPr>
                  </w:rPrChange>
                </w:rPr>
                <w:t>0.265</w:t>
              </w:r>
            </w:ins>
          </w:p>
        </w:tc>
        <w:tc>
          <w:tcPr>
            <w:tcW w:w="1012" w:type="pct"/>
            <w:vAlign w:val="center"/>
            <w:tcPrChange w:id="11011" w:author="Mohammad Nayeem Hasan" w:date="2023-01-27T16:50:00Z">
              <w:tcPr>
                <w:tcW w:w="1012" w:type="pct"/>
                <w:gridSpan w:val="3"/>
                <w:vAlign w:val="center"/>
              </w:tcPr>
            </w:tcPrChange>
          </w:tcPr>
          <w:p w14:paraId="14BFF884" w14:textId="48B777D0" w:rsidR="004D458D" w:rsidRPr="00C60F95" w:rsidRDefault="004D458D" w:rsidP="004D458D">
            <w:pPr>
              <w:rPr>
                <w:ins w:id="11012" w:author="Mohammad Nayeem Hasan" w:date="2023-01-21T00:38:00Z"/>
                <w:rFonts w:ascii="Times New Roman" w:hAnsi="Times New Roman" w:cs="Times New Roman"/>
                <w:sz w:val="20"/>
                <w:szCs w:val="20"/>
                <w:rPrChange w:id="11013" w:author="Mohammad Nayeem Hasan" w:date="2023-01-21T03:17:00Z">
                  <w:rPr>
                    <w:ins w:id="11014" w:author="Mohammad Nayeem Hasan" w:date="2023-01-21T00:38:00Z"/>
                    <w:rFonts w:ascii="Times New Roman" w:hAnsi="Times New Roman" w:cs="Times New Roman"/>
                    <w:sz w:val="24"/>
                    <w:szCs w:val="24"/>
                  </w:rPr>
                </w:rPrChange>
              </w:rPr>
              <w:pPrChange w:id="11015" w:author="Mohammad Nayeem Hasan" w:date="2023-01-21T14:56:00Z">
                <w:pPr>
                  <w:jc w:val="both"/>
                </w:pPr>
              </w:pPrChange>
            </w:pPr>
            <w:ins w:id="11016" w:author="Mohammad Nayeem Hasan" w:date="2023-01-21T00:38:00Z">
              <w:r w:rsidRPr="00C60F95">
                <w:rPr>
                  <w:rFonts w:ascii="Times New Roman" w:hAnsi="Times New Roman" w:cs="Times New Roman"/>
                  <w:sz w:val="20"/>
                  <w:szCs w:val="20"/>
                  <w:rPrChange w:id="11017" w:author="Mohammad Nayeem Hasan" w:date="2023-01-21T03:17:00Z">
                    <w:rPr>
                      <w:rFonts w:ascii="Times New Roman" w:hAnsi="Times New Roman" w:cs="Times New Roman"/>
                      <w:sz w:val="24"/>
                      <w:szCs w:val="24"/>
                    </w:rPr>
                  </w:rPrChange>
                </w:rPr>
                <w:t>1.21</w:t>
              </w:r>
            </w:ins>
            <w:ins w:id="11018" w:author="Mohammad Nayeem Hasan" w:date="2023-01-21T02:54:00Z">
              <w:r w:rsidRPr="00C60F95">
                <w:rPr>
                  <w:rFonts w:ascii="Times New Roman" w:hAnsi="Times New Roman" w:cs="Times New Roman"/>
                  <w:sz w:val="20"/>
                  <w:szCs w:val="20"/>
                  <w:rPrChange w:id="11019" w:author="Mohammad Nayeem Hasan" w:date="2023-01-21T03:17:00Z">
                    <w:rPr>
                      <w:rFonts w:ascii="Times New Roman" w:hAnsi="Times New Roman" w:cs="Times New Roman"/>
                      <w:sz w:val="24"/>
                      <w:szCs w:val="24"/>
                    </w:rPr>
                  </w:rPrChange>
                </w:rPr>
                <w:t xml:space="preserve"> (0.90, 1.62)</w:t>
              </w:r>
            </w:ins>
          </w:p>
        </w:tc>
        <w:tc>
          <w:tcPr>
            <w:tcW w:w="473" w:type="pct"/>
            <w:vAlign w:val="center"/>
            <w:tcPrChange w:id="11020" w:author="Mohammad Nayeem Hasan" w:date="2023-01-27T16:50:00Z">
              <w:tcPr>
                <w:tcW w:w="477" w:type="pct"/>
                <w:gridSpan w:val="2"/>
                <w:vAlign w:val="center"/>
              </w:tcPr>
            </w:tcPrChange>
          </w:tcPr>
          <w:p w14:paraId="542EBDF1" w14:textId="77777777" w:rsidR="004D458D" w:rsidRPr="00C60F95" w:rsidRDefault="004D458D" w:rsidP="004D458D">
            <w:pPr>
              <w:rPr>
                <w:ins w:id="11021" w:author="Mohammad Nayeem Hasan" w:date="2023-01-21T00:38:00Z"/>
                <w:rFonts w:ascii="Times New Roman" w:hAnsi="Times New Roman" w:cs="Times New Roman"/>
                <w:sz w:val="20"/>
                <w:szCs w:val="20"/>
                <w:rPrChange w:id="11022" w:author="Mohammad Nayeem Hasan" w:date="2023-01-21T03:17:00Z">
                  <w:rPr>
                    <w:ins w:id="11023" w:author="Mohammad Nayeem Hasan" w:date="2023-01-21T00:38:00Z"/>
                    <w:rFonts w:ascii="Times New Roman" w:hAnsi="Times New Roman" w:cs="Times New Roman"/>
                    <w:sz w:val="24"/>
                    <w:szCs w:val="24"/>
                  </w:rPr>
                </w:rPrChange>
              </w:rPr>
              <w:pPrChange w:id="11024" w:author="Mohammad Nayeem Hasan" w:date="2023-01-21T14:56:00Z">
                <w:pPr>
                  <w:jc w:val="both"/>
                </w:pPr>
              </w:pPrChange>
            </w:pPr>
            <w:ins w:id="11025" w:author="Mohammad Nayeem Hasan" w:date="2023-01-21T00:38:00Z">
              <w:r w:rsidRPr="00C60F95">
                <w:rPr>
                  <w:rFonts w:ascii="Times New Roman" w:hAnsi="Times New Roman" w:cs="Times New Roman"/>
                  <w:sz w:val="20"/>
                  <w:szCs w:val="20"/>
                  <w:rPrChange w:id="11026" w:author="Mohammad Nayeem Hasan" w:date="2023-01-21T03:17:00Z">
                    <w:rPr>
                      <w:rFonts w:ascii="Times New Roman" w:hAnsi="Times New Roman" w:cs="Times New Roman"/>
                      <w:sz w:val="24"/>
                      <w:szCs w:val="24"/>
                    </w:rPr>
                  </w:rPrChange>
                </w:rPr>
                <w:t>0.213</w:t>
              </w:r>
            </w:ins>
          </w:p>
        </w:tc>
      </w:tr>
      <w:tr w:rsidR="004D458D" w:rsidRPr="00C60F95" w14:paraId="77CB9669" w14:textId="77777777" w:rsidTr="00DE658B">
        <w:trPr>
          <w:trHeight w:val="138"/>
          <w:jc w:val="center"/>
          <w:ins w:id="11027" w:author="Mohammad Nayeem Hasan" w:date="2023-01-21T00:38:00Z"/>
          <w:trPrChange w:id="11028" w:author="Mohammad Nayeem Hasan" w:date="2023-01-27T16:50:00Z">
            <w:trPr>
              <w:trHeight w:val="138"/>
              <w:jc w:val="center"/>
            </w:trPr>
          </w:trPrChange>
        </w:trPr>
        <w:tc>
          <w:tcPr>
            <w:tcW w:w="881" w:type="pct"/>
            <w:vAlign w:val="center"/>
            <w:tcPrChange w:id="11029" w:author="Mohammad Nayeem Hasan" w:date="2023-01-27T16:50:00Z">
              <w:tcPr>
                <w:tcW w:w="881" w:type="pct"/>
                <w:vAlign w:val="center"/>
              </w:tcPr>
            </w:tcPrChange>
          </w:tcPr>
          <w:p w14:paraId="61F27E26" w14:textId="77777777" w:rsidR="004D458D" w:rsidRPr="00C60F95" w:rsidRDefault="004D458D" w:rsidP="004D458D">
            <w:pPr>
              <w:rPr>
                <w:ins w:id="11030" w:author="Mohammad Nayeem Hasan" w:date="2023-01-21T00:38:00Z"/>
                <w:rFonts w:ascii="Times New Roman" w:hAnsi="Times New Roman" w:cs="Times New Roman"/>
                <w:sz w:val="20"/>
                <w:szCs w:val="20"/>
                <w:rPrChange w:id="11031" w:author="Mohammad Nayeem Hasan" w:date="2023-01-21T03:17:00Z">
                  <w:rPr>
                    <w:ins w:id="11032" w:author="Mohammad Nayeem Hasan" w:date="2023-01-21T00:38:00Z"/>
                    <w:rFonts w:ascii="Times New Roman" w:hAnsi="Times New Roman" w:cs="Times New Roman"/>
                    <w:sz w:val="24"/>
                    <w:szCs w:val="24"/>
                  </w:rPr>
                </w:rPrChange>
              </w:rPr>
              <w:pPrChange w:id="11033" w:author="Mohammad Nayeem Hasan" w:date="2023-01-21T14:56:00Z">
                <w:pPr>
                  <w:jc w:val="both"/>
                </w:pPr>
              </w:pPrChange>
            </w:pPr>
            <w:ins w:id="11034" w:author="Mohammad Nayeem Hasan" w:date="2023-01-21T00:38:00Z">
              <w:r w:rsidRPr="00C60F95">
                <w:rPr>
                  <w:rFonts w:ascii="Times New Roman" w:hAnsi="Times New Roman" w:cs="Times New Roman"/>
                  <w:sz w:val="20"/>
                  <w:szCs w:val="20"/>
                  <w:rPrChange w:id="11035" w:author="Mohammad Nayeem Hasan" w:date="2023-01-21T03:17:00Z">
                    <w:rPr>
                      <w:rFonts w:ascii="Times New Roman" w:hAnsi="Times New Roman" w:cs="Times New Roman"/>
                      <w:sz w:val="24"/>
                      <w:szCs w:val="24"/>
                    </w:rPr>
                  </w:rPrChange>
                </w:rPr>
                <w:t>Dhaka</w:t>
              </w:r>
            </w:ins>
          </w:p>
        </w:tc>
        <w:tc>
          <w:tcPr>
            <w:tcW w:w="854" w:type="pct"/>
            <w:vAlign w:val="center"/>
            <w:tcPrChange w:id="11036" w:author="Mohammad Nayeem Hasan" w:date="2023-01-27T16:50:00Z">
              <w:tcPr>
                <w:tcW w:w="851" w:type="pct"/>
                <w:vAlign w:val="center"/>
              </w:tcPr>
            </w:tcPrChange>
          </w:tcPr>
          <w:p w14:paraId="2EDE5AF0" w14:textId="7AA8ABD9" w:rsidR="004D458D" w:rsidRPr="00C60F95" w:rsidRDefault="004D458D" w:rsidP="004D458D">
            <w:pPr>
              <w:rPr>
                <w:ins w:id="11037" w:author="Mohammad Nayeem Hasan" w:date="2023-01-21T00:38:00Z"/>
                <w:rFonts w:ascii="Times New Roman" w:hAnsi="Times New Roman" w:cs="Times New Roman"/>
                <w:sz w:val="20"/>
                <w:szCs w:val="20"/>
                <w:rPrChange w:id="11038" w:author="Mohammad Nayeem Hasan" w:date="2023-01-21T03:17:00Z">
                  <w:rPr>
                    <w:ins w:id="11039" w:author="Mohammad Nayeem Hasan" w:date="2023-01-21T00:38:00Z"/>
                    <w:rFonts w:ascii="Times New Roman" w:hAnsi="Times New Roman" w:cs="Times New Roman"/>
                    <w:sz w:val="24"/>
                    <w:szCs w:val="24"/>
                  </w:rPr>
                </w:rPrChange>
              </w:rPr>
              <w:pPrChange w:id="11040" w:author="Mohammad Nayeem Hasan" w:date="2023-01-21T14:56:00Z">
                <w:pPr>
                  <w:jc w:val="both"/>
                </w:pPr>
              </w:pPrChange>
            </w:pPr>
            <w:ins w:id="11041" w:author="Mohammad Nayeem Hasan" w:date="2023-01-21T00:38:00Z">
              <w:r w:rsidRPr="00C60F95">
                <w:rPr>
                  <w:rFonts w:ascii="Times New Roman" w:hAnsi="Times New Roman" w:cs="Times New Roman"/>
                  <w:sz w:val="20"/>
                  <w:szCs w:val="20"/>
                  <w:rPrChange w:id="11042" w:author="Mohammad Nayeem Hasan" w:date="2023-01-21T03:17:00Z">
                    <w:rPr>
                      <w:rFonts w:ascii="Times New Roman" w:hAnsi="Times New Roman" w:cs="Times New Roman"/>
                      <w:sz w:val="24"/>
                      <w:szCs w:val="24"/>
                    </w:rPr>
                  </w:rPrChange>
                </w:rPr>
                <w:t>0.94</w:t>
              </w:r>
            </w:ins>
            <w:ins w:id="11043" w:author="Mohammad Nayeem Hasan" w:date="2023-01-21T02:07:00Z">
              <w:r w:rsidRPr="00C60F95">
                <w:rPr>
                  <w:rFonts w:ascii="Times New Roman" w:hAnsi="Times New Roman" w:cs="Times New Roman"/>
                  <w:sz w:val="20"/>
                  <w:szCs w:val="20"/>
                  <w:rPrChange w:id="11044" w:author="Mohammad Nayeem Hasan" w:date="2023-01-21T03:17:00Z">
                    <w:rPr>
                      <w:rFonts w:ascii="Times New Roman" w:hAnsi="Times New Roman" w:cs="Times New Roman"/>
                      <w:sz w:val="24"/>
                      <w:szCs w:val="24"/>
                    </w:rPr>
                  </w:rPrChange>
                </w:rPr>
                <w:t xml:space="preserve"> (0.77, 1.16)</w:t>
              </w:r>
            </w:ins>
          </w:p>
        </w:tc>
        <w:tc>
          <w:tcPr>
            <w:tcW w:w="481" w:type="pct"/>
            <w:vAlign w:val="center"/>
            <w:tcPrChange w:id="11045" w:author="Mohammad Nayeem Hasan" w:date="2023-01-27T16:50:00Z">
              <w:tcPr>
                <w:tcW w:w="481" w:type="pct"/>
                <w:gridSpan w:val="3"/>
                <w:vAlign w:val="center"/>
              </w:tcPr>
            </w:tcPrChange>
          </w:tcPr>
          <w:p w14:paraId="51DFC2DE" w14:textId="77777777" w:rsidR="004D458D" w:rsidRPr="00C60F95" w:rsidRDefault="004D458D" w:rsidP="004D458D">
            <w:pPr>
              <w:rPr>
                <w:ins w:id="11046" w:author="Mohammad Nayeem Hasan" w:date="2023-01-21T00:38:00Z"/>
                <w:rFonts w:ascii="Times New Roman" w:hAnsi="Times New Roman" w:cs="Times New Roman"/>
                <w:sz w:val="20"/>
                <w:szCs w:val="20"/>
                <w:rPrChange w:id="11047" w:author="Mohammad Nayeem Hasan" w:date="2023-01-21T03:17:00Z">
                  <w:rPr>
                    <w:ins w:id="11048" w:author="Mohammad Nayeem Hasan" w:date="2023-01-21T00:38:00Z"/>
                    <w:rFonts w:ascii="Times New Roman" w:hAnsi="Times New Roman" w:cs="Times New Roman"/>
                    <w:sz w:val="24"/>
                    <w:szCs w:val="24"/>
                  </w:rPr>
                </w:rPrChange>
              </w:rPr>
              <w:pPrChange w:id="11049" w:author="Mohammad Nayeem Hasan" w:date="2023-01-21T14:56:00Z">
                <w:pPr>
                  <w:jc w:val="both"/>
                </w:pPr>
              </w:pPrChange>
            </w:pPr>
            <w:ins w:id="11050" w:author="Mohammad Nayeem Hasan" w:date="2023-01-21T00:38:00Z">
              <w:r w:rsidRPr="00C60F95">
                <w:rPr>
                  <w:rFonts w:ascii="Times New Roman" w:hAnsi="Times New Roman" w:cs="Times New Roman"/>
                  <w:sz w:val="20"/>
                  <w:szCs w:val="20"/>
                  <w:rPrChange w:id="11051" w:author="Mohammad Nayeem Hasan" w:date="2023-01-21T03:17:00Z">
                    <w:rPr>
                      <w:rFonts w:ascii="Times New Roman" w:hAnsi="Times New Roman" w:cs="Times New Roman"/>
                      <w:sz w:val="24"/>
                      <w:szCs w:val="24"/>
                    </w:rPr>
                  </w:rPrChange>
                </w:rPr>
                <w:t>0.579</w:t>
              </w:r>
            </w:ins>
          </w:p>
        </w:tc>
        <w:tc>
          <w:tcPr>
            <w:tcW w:w="818" w:type="pct"/>
            <w:vAlign w:val="center"/>
            <w:tcPrChange w:id="11052" w:author="Mohammad Nayeem Hasan" w:date="2023-01-27T16:50:00Z">
              <w:tcPr>
                <w:tcW w:w="818" w:type="pct"/>
                <w:gridSpan w:val="2"/>
                <w:vAlign w:val="center"/>
              </w:tcPr>
            </w:tcPrChange>
          </w:tcPr>
          <w:p w14:paraId="104394F8" w14:textId="49B49A78" w:rsidR="004D458D" w:rsidRPr="00C60F95" w:rsidRDefault="004D458D" w:rsidP="004D458D">
            <w:pPr>
              <w:rPr>
                <w:ins w:id="11053" w:author="Mohammad Nayeem Hasan" w:date="2023-01-21T00:38:00Z"/>
                <w:rFonts w:ascii="Times New Roman" w:hAnsi="Times New Roman" w:cs="Times New Roman"/>
                <w:sz w:val="20"/>
                <w:szCs w:val="20"/>
                <w:rPrChange w:id="11054" w:author="Mohammad Nayeem Hasan" w:date="2023-01-21T03:17:00Z">
                  <w:rPr>
                    <w:ins w:id="11055" w:author="Mohammad Nayeem Hasan" w:date="2023-01-21T00:38:00Z"/>
                    <w:rFonts w:ascii="Times New Roman" w:hAnsi="Times New Roman" w:cs="Times New Roman"/>
                    <w:sz w:val="24"/>
                    <w:szCs w:val="24"/>
                  </w:rPr>
                </w:rPrChange>
              </w:rPr>
              <w:pPrChange w:id="11056" w:author="Mohammad Nayeem Hasan" w:date="2023-01-21T14:56:00Z">
                <w:pPr>
                  <w:jc w:val="both"/>
                </w:pPr>
              </w:pPrChange>
            </w:pPr>
            <w:ins w:id="11057" w:author="Mohammad Nayeem Hasan" w:date="2023-01-21T00:38:00Z">
              <w:r w:rsidRPr="00C60F95">
                <w:rPr>
                  <w:rFonts w:ascii="Times New Roman" w:hAnsi="Times New Roman" w:cs="Times New Roman"/>
                  <w:sz w:val="20"/>
                  <w:szCs w:val="20"/>
                  <w:rPrChange w:id="11058" w:author="Mohammad Nayeem Hasan" w:date="2023-01-21T03:17:00Z">
                    <w:rPr>
                      <w:rFonts w:ascii="Times New Roman" w:hAnsi="Times New Roman" w:cs="Times New Roman"/>
                      <w:sz w:val="24"/>
                      <w:szCs w:val="24"/>
                    </w:rPr>
                  </w:rPrChange>
                </w:rPr>
                <w:t>0.91</w:t>
              </w:r>
            </w:ins>
            <w:ins w:id="11059" w:author="Mohammad Nayeem Hasan" w:date="2023-01-21T02:20:00Z">
              <w:r w:rsidRPr="00C60F95">
                <w:rPr>
                  <w:rFonts w:ascii="Times New Roman" w:hAnsi="Times New Roman" w:cs="Times New Roman"/>
                  <w:sz w:val="20"/>
                  <w:szCs w:val="20"/>
                  <w:rPrChange w:id="11060" w:author="Mohammad Nayeem Hasan" w:date="2023-01-21T03:17:00Z">
                    <w:rPr>
                      <w:rFonts w:ascii="Times New Roman" w:hAnsi="Times New Roman" w:cs="Times New Roman"/>
                      <w:sz w:val="24"/>
                      <w:szCs w:val="24"/>
                    </w:rPr>
                  </w:rPrChange>
                </w:rPr>
                <w:t xml:space="preserve"> (0.65, 1.26)</w:t>
              </w:r>
            </w:ins>
          </w:p>
        </w:tc>
        <w:tc>
          <w:tcPr>
            <w:tcW w:w="481" w:type="pct"/>
            <w:vAlign w:val="center"/>
            <w:tcPrChange w:id="11061" w:author="Mohammad Nayeem Hasan" w:date="2023-01-27T16:50:00Z">
              <w:tcPr>
                <w:tcW w:w="481" w:type="pct"/>
                <w:gridSpan w:val="2"/>
                <w:vAlign w:val="center"/>
              </w:tcPr>
            </w:tcPrChange>
          </w:tcPr>
          <w:p w14:paraId="79D11F27" w14:textId="77777777" w:rsidR="004D458D" w:rsidRPr="00C60F95" w:rsidRDefault="004D458D" w:rsidP="004D458D">
            <w:pPr>
              <w:rPr>
                <w:ins w:id="11062" w:author="Mohammad Nayeem Hasan" w:date="2023-01-21T00:38:00Z"/>
                <w:rFonts w:ascii="Times New Roman" w:hAnsi="Times New Roman" w:cs="Times New Roman"/>
                <w:sz w:val="20"/>
                <w:szCs w:val="20"/>
                <w:rPrChange w:id="11063" w:author="Mohammad Nayeem Hasan" w:date="2023-01-21T03:17:00Z">
                  <w:rPr>
                    <w:ins w:id="11064" w:author="Mohammad Nayeem Hasan" w:date="2023-01-21T00:38:00Z"/>
                    <w:rFonts w:ascii="Times New Roman" w:hAnsi="Times New Roman" w:cs="Times New Roman"/>
                    <w:sz w:val="24"/>
                    <w:szCs w:val="24"/>
                  </w:rPr>
                </w:rPrChange>
              </w:rPr>
              <w:pPrChange w:id="11065" w:author="Mohammad Nayeem Hasan" w:date="2023-01-21T14:56:00Z">
                <w:pPr>
                  <w:jc w:val="both"/>
                </w:pPr>
              </w:pPrChange>
            </w:pPr>
            <w:ins w:id="11066" w:author="Mohammad Nayeem Hasan" w:date="2023-01-21T00:38:00Z">
              <w:r w:rsidRPr="00C60F95">
                <w:rPr>
                  <w:rFonts w:ascii="Times New Roman" w:hAnsi="Times New Roman" w:cs="Times New Roman"/>
                  <w:sz w:val="20"/>
                  <w:szCs w:val="20"/>
                  <w:rPrChange w:id="11067" w:author="Mohammad Nayeem Hasan" w:date="2023-01-21T03:17:00Z">
                    <w:rPr>
                      <w:rFonts w:ascii="Times New Roman" w:hAnsi="Times New Roman" w:cs="Times New Roman"/>
                      <w:sz w:val="24"/>
                      <w:szCs w:val="24"/>
                    </w:rPr>
                  </w:rPrChange>
                </w:rPr>
                <w:t>0.559</w:t>
              </w:r>
            </w:ins>
          </w:p>
        </w:tc>
        <w:tc>
          <w:tcPr>
            <w:tcW w:w="1012" w:type="pct"/>
            <w:vAlign w:val="center"/>
            <w:tcPrChange w:id="11068" w:author="Mohammad Nayeem Hasan" w:date="2023-01-27T16:50:00Z">
              <w:tcPr>
                <w:tcW w:w="1012" w:type="pct"/>
                <w:gridSpan w:val="3"/>
                <w:vAlign w:val="center"/>
              </w:tcPr>
            </w:tcPrChange>
          </w:tcPr>
          <w:p w14:paraId="66A52482" w14:textId="5AA4BA46" w:rsidR="004D458D" w:rsidRPr="00C60F95" w:rsidRDefault="004D458D" w:rsidP="004D458D">
            <w:pPr>
              <w:rPr>
                <w:ins w:id="11069" w:author="Mohammad Nayeem Hasan" w:date="2023-01-21T00:38:00Z"/>
                <w:rFonts w:ascii="Times New Roman" w:hAnsi="Times New Roman" w:cs="Times New Roman"/>
                <w:sz w:val="20"/>
                <w:szCs w:val="20"/>
                <w:rPrChange w:id="11070" w:author="Mohammad Nayeem Hasan" w:date="2023-01-21T03:17:00Z">
                  <w:rPr>
                    <w:ins w:id="11071" w:author="Mohammad Nayeem Hasan" w:date="2023-01-21T00:38:00Z"/>
                    <w:rFonts w:ascii="Times New Roman" w:hAnsi="Times New Roman" w:cs="Times New Roman"/>
                    <w:sz w:val="24"/>
                    <w:szCs w:val="24"/>
                  </w:rPr>
                </w:rPrChange>
              </w:rPr>
              <w:pPrChange w:id="11072" w:author="Mohammad Nayeem Hasan" w:date="2023-01-21T14:56:00Z">
                <w:pPr>
                  <w:jc w:val="both"/>
                </w:pPr>
              </w:pPrChange>
            </w:pPr>
            <w:ins w:id="11073" w:author="Mohammad Nayeem Hasan" w:date="2023-01-21T00:38:00Z">
              <w:r w:rsidRPr="00C60F95">
                <w:rPr>
                  <w:rFonts w:ascii="Times New Roman" w:hAnsi="Times New Roman" w:cs="Times New Roman"/>
                  <w:sz w:val="20"/>
                  <w:szCs w:val="20"/>
                  <w:rPrChange w:id="11074" w:author="Mohammad Nayeem Hasan" w:date="2023-01-21T03:17:00Z">
                    <w:rPr>
                      <w:rFonts w:ascii="Times New Roman" w:hAnsi="Times New Roman" w:cs="Times New Roman"/>
                      <w:sz w:val="24"/>
                      <w:szCs w:val="24"/>
                    </w:rPr>
                  </w:rPrChange>
                </w:rPr>
                <w:t>0.99</w:t>
              </w:r>
            </w:ins>
            <w:ins w:id="11075" w:author="Mohammad Nayeem Hasan" w:date="2023-01-21T02:54:00Z">
              <w:r w:rsidRPr="00C60F95">
                <w:rPr>
                  <w:rFonts w:ascii="Times New Roman" w:hAnsi="Times New Roman" w:cs="Times New Roman"/>
                  <w:sz w:val="20"/>
                  <w:szCs w:val="20"/>
                  <w:rPrChange w:id="11076" w:author="Mohammad Nayeem Hasan" w:date="2023-01-21T03:17:00Z">
                    <w:rPr>
                      <w:rFonts w:ascii="Times New Roman" w:hAnsi="Times New Roman" w:cs="Times New Roman"/>
                      <w:sz w:val="24"/>
                      <w:szCs w:val="24"/>
                    </w:rPr>
                  </w:rPrChange>
                </w:rPr>
                <w:t xml:space="preserve"> (0.65, 1.21)</w:t>
              </w:r>
            </w:ins>
          </w:p>
        </w:tc>
        <w:tc>
          <w:tcPr>
            <w:tcW w:w="473" w:type="pct"/>
            <w:vAlign w:val="center"/>
            <w:tcPrChange w:id="11077" w:author="Mohammad Nayeem Hasan" w:date="2023-01-27T16:50:00Z">
              <w:tcPr>
                <w:tcW w:w="477" w:type="pct"/>
                <w:gridSpan w:val="2"/>
                <w:vAlign w:val="center"/>
              </w:tcPr>
            </w:tcPrChange>
          </w:tcPr>
          <w:p w14:paraId="271E83FF" w14:textId="77777777" w:rsidR="004D458D" w:rsidRPr="00C60F95" w:rsidRDefault="004D458D" w:rsidP="004D458D">
            <w:pPr>
              <w:rPr>
                <w:ins w:id="11078" w:author="Mohammad Nayeem Hasan" w:date="2023-01-21T00:38:00Z"/>
                <w:rFonts w:ascii="Times New Roman" w:hAnsi="Times New Roman" w:cs="Times New Roman"/>
                <w:sz w:val="20"/>
                <w:szCs w:val="20"/>
                <w:rPrChange w:id="11079" w:author="Mohammad Nayeem Hasan" w:date="2023-01-21T03:17:00Z">
                  <w:rPr>
                    <w:ins w:id="11080" w:author="Mohammad Nayeem Hasan" w:date="2023-01-21T00:38:00Z"/>
                    <w:rFonts w:ascii="Times New Roman" w:hAnsi="Times New Roman" w:cs="Times New Roman"/>
                    <w:sz w:val="24"/>
                    <w:szCs w:val="24"/>
                  </w:rPr>
                </w:rPrChange>
              </w:rPr>
              <w:pPrChange w:id="11081" w:author="Mohammad Nayeem Hasan" w:date="2023-01-21T14:56:00Z">
                <w:pPr>
                  <w:jc w:val="both"/>
                </w:pPr>
              </w:pPrChange>
            </w:pPr>
            <w:ins w:id="11082" w:author="Mohammad Nayeem Hasan" w:date="2023-01-21T00:38:00Z">
              <w:r w:rsidRPr="00C60F95">
                <w:rPr>
                  <w:rFonts w:ascii="Times New Roman" w:hAnsi="Times New Roman" w:cs="Times New Roman"/>
                  <w:sz w:val="20"/>
                  <w:szCs w:val="20"/>
                  <w:rPrChange w:id="11083" w:author="Mohammad Nayeem Hasan" w:date="2023-01-21T03:17:00Z">
                    <w:rPr>
                      <w:rFonts w:ascii="Times New Roman" w:hAnsi="Times New Roman" w:cs="Times New Roman"/>
                      <w:sz w:val="24"/>
                      <w:szCs w:val="24"/>
                    </w:rPr>
                  </w:rPrChange>
                </w:rPr>
                <w:t>0.455</w:t>
              </w:r>
            </w:ins>
          </w:p>
        </w:tc>
      </w:tr>
      <w:tr w:rsidR="004D458D" w:rsidRPr="00C60F95" w14:paraId="13E26854" w14:textId="77777777" w:rsidTr="00DE658B">
        <w:trPr>
          <w:trHeight w:val="138"/>
          <w:jc w:val="center"/>
          <w:ins w:id="11084" w:author="Mohammad Nayeem Hasan" w:date="2023-01-21T00:38:00Z"/>
          <w:trPrChange w:id="11085" w:author="Mohammad Nayeem Hasan" w:date="2023-01-27T16:50:00Z">
            <w:trPr>
              <w:trHeight w:val="138"/>
              <w:jc w:val="center"/>
            </w:trPr>
          </w:trPrChange>
        </w:trPr>
        <w:tc>
          <w:tcPr>
            <w:tcW w:w="881" w:type="pct"/>
            <w:vAlign w:val="center"/>
            <w:tcPrChange w:id="11086" w:author="Mohammad Nayeem Hasan" w:date="2023-01-27T16:50:00Z">
              <w:tcPr>
                <w:tcW w:w="881" w:type="pct"/>
                <w:vAlign w:val="center"/>
              </w:tcPr>
            </w:tcPrChange>
          </w:tcPr>
          <w:p w14:paraId="0A75D37B" w14:textId="77777777" w:rsidR="004D458D" w:rsidRPr="00C60F95" w:rsidRDefault="004D458D" w:rsidP="004D458D">
            <w:pPr>
              <w:rPr>
                <w:ins w:id="11087" w:author="Mohammad Nayeem Hasan" w:date="2023-01-21T00:38:00Z"/>
                <w:rFonts w:ascii="Times New Roman" w:hAnsi="Times New Roman" w:cs="Times New Roman"/>
                <w:sz w:val="20"/>
                <w:szCs w:val="20"/>
                <w:rPrChange w:id="11088" w:author="Mohammad Nayeem Hasan" w:date="2023-01-21T03:17:00Z">
                  <w:rPr>
                    <w:ins w:id="11089" w:author="Mohammad Nayeem Hasan" w:date="2023-01-21T00:38:00Z"/>
                    <w:rFonts w:ascii="Times New Roman" w:hAnsi="Times New Roman" w:cs="Times New Roman"/>
                    <w:sz w:val="24"/>
                    <w:szCs w:val="24"/>
                  </w:rPr>
                </w:rPrChange>
              </w:rPr>
              <w:pPrChange w:id="11090" w:author="Mohammad Nayeem Hasan" w:date="2023-01-21T14:56:00Z">
                <w:pPr>
                  <w:jc w:val="both"/>
                </w:pPr>
              </w:pPrChange>
            </w:pPr>
            <w:ins w:id="11091" w:author="Mohammad Nayeem Hasan" w:date="2023-01-21T00:38:00Z">
              <w:r w:rsidRPr="00C60F95">
                <w:rPr>
                  <w:rFonts w:ascii="Times New Roman" w:hAnsi="Times New Roman" w:cs="Times New Roman"/>
                  <w:sz w:val="20"/>
                  <w:szCs w:val="20"/>
                  <w:rPrChange w:id="11092" w:author="Mohammad Nayeem Hasan" w:date="2023-01-21T03:17:00Z">
                    <w:rPr>
                      <w:rFonts w:ascii="Times New Roman" w:hAnsi="Times New Roman" w:cs="Times New Roman"/>
                      <w:sz w:val="24"/>
                      <w:szCs w:val="24"/>
                    </w:rPr>
                  </w:rPrChange>
                </w:rPr>
                <w:t>Khulna</w:t>
              </w:r>
            </w:ins>
          </w:p>
        </w:tc>
        <w:tc>
          <w:tcPr>
            <w:tcW w:w="854" w:type="pct"/>
            <w:vAlign w:val="center"/>
            <w:tcPrChange w:id="11093" w:author="Mohammad Nayeem Hasan" w:date="2023-01-27T16:50:00Z">
              <w:tcPr>
                <w:tcW w:w="851" w:type="pct"/>
                <w:vAlign w:val="center"/>
              </w:tcPr>
            </w:tcPrChange>
          </w:tcPr>
          <w:p w14:paraId="653EC9E8" w14:textId="6B303608" w:rsidR="004D458D" w:rsidRPr="00C60F95" w:rsidRDefault="004D458D" w:rsidP="004D458D">
            <w:pPr>
              <w:rPr>
                <w:ins w:id="11094" w:author="Mohammad Nayeem Hasan" w:date="2023-01-21T00:38:00Z"/>
                <w:rFonts w:ascii="Times New Roman" w:hAnsi="Times New Roman" w:cs="Times New Roman"/>
                <w:sz w:val="20"/>
                <w:szCs w:val="20"/>
                <w:rPrChange w:id="11095" w:author="Mohammad Nayeem Hasan" w:date="2023-01-21T03:17:00Z">
                  <w:rPr>
                    <w:ins w:id="11096" w:author="Mohammad Nayeem Hasan" w:date="2023-01-21T00:38:00Z"/>
                    <w:rFonts w:ascii="Times New Roman" w:hAnsi="Times New Roman" w:cs="Times New Roman"/>
                    <w:sz w:val="24"/>
                    <w:szCs w:val="24"/>
                  </w:rPr>
                </w:rPrChange>
              </w:rPr>
              <w:pPrChange w:id="11097" w:author="Mohammad Nayeem Hasan" w:date="2023-01-21T14:56:00Z">
                <w:pPr>
                  <w:jc w:val="both"/>
                </w:pPr>
              </w:pPrChange>
            </w:pPr>
            <w:ins w:id="11098" w:author="Mohammad Nayeem Hasan" w:date="2023-01-21T00:38:00Z">
              <w:r w:rsidRPr="00C60F95">
                <w:rPr>
                  <w:rFonts w:ascii="Times New Roman" w:hAnsi="Times New Roman" w:cs="Times New Roman"/>
                  <w:sz w:val="20"/>
                  <w:szCs w:val="20"/>
                  <w:rPrChange w:id="11099" w:author="Mohammad Nayeem Hasan" w:date="2023-01-21T03:17:00Z">
                    <w:rPr>
                      <w:rFonts w:ascii="Times New Roman" w:hAnsi="Times New Roman" w:cs="Times New Roman"/>
                      <w:sz w:val="24"/>
                      <w:szCs w:val="24"/>
                    </w:rPr>
                  </w:rPrChange>
                </w:rPr>
                <w:t>0.57</w:t>
              </w:r>
            </w:ins>
            <w:ins w:id="11100" w:author="Mohammad Nayeem Hasan" w:date="2023-01-21T02:07:00Z">
              <w:r w:rsidRPr="00C60F95">
                <w:rPr>
                  <w:rFonts w:ascii="Times New Roman" w:hAnsi="Times New Roman" w:cs="Times New Roman"/>
                  <w:sz w:val="20"/>
                  <w:szCs w:val="20"/>
                  <w:rPrChange w:id="11101" w:author="Mohammad Nayeem Hasan" w:date="2023-01-21T03:17:00Z">
                    <w:rPr>
                      <w:rFonts w:ascii="Times New Roman" w:hAnsi="Times New Roman" w:cs="Times New Roman"/>
                      <w:sz w:val="24"/>
                      <w:szCs w:val="24"/>
                    </w:rPr>
                  </w:rPrChange>
                </w:rPr>
                <w:t xml:space="preserve"> (0.45, 0.74)</w:t>
              </w:r>
            </w:ins>
          </w:p>
        </w:tc>
        <w:tc>
          <w:tcPr>
            <w:tcW w:w="481" w:type="pct"/>
            <w:vAlign w:val="center"/>
            <w:tcPrChange w:id="11102" w:author="Mohammad Nayeem Hasan" w:date="2023-01-27T16:50:00Z">
              <w:tcPr>
                <w:tcW w:w="481" w:type="pct"/>
                <w:gridSpan w:val="3"/>
                <w:vAlign w:val="center"/>
              </w:tcPr>
            </w:tcPrChange>
          </w:tcPr>
          <w:p w14:paraId="5FFAE5F8" w14:textId="77777777" w:rsidR="004D458D" w:rsidRPr="00C60F95" w:rsidRDefault="004D458D" w:rsidP="004D458D">
            <w:pPr>
              <w:rPr>
                <w:ins w:id="11103" w:author="Mohammad Nayeem Hasan" w:date="2023-01-21T00:38:00Z"/>
                <w:rFonts w:ascii="Times New Roman" w:hAnsi="Times New Roman" w:cs="Times New Roman"/>
                <w:b/>
                <w:bCs/>
                <w:sz w:val="20"/>
                <w:szCs w:val="20"/>
                <w:rPrChange w:id="11104" w:author="Mohammad Nayeem Hasan" w:date="2023-01-21T03:17:00Z">
                  <w:rPr>
                    <w:ins w:id="11105" w:author="Mohammad Nayeem Hasan" w:date="2023-01-21T00:38:00Z"/>
                    <w:rFonts w:ascii="Times New Roman" w:hAnsi="Times New Roman" w:cs="Times New Roman"/>
                    <w:b/>
                    <w:bCs/>
                    <w:sz w:val="24"/>
                    <w:szCs w:val="24"/>
                  </w:rPr>
                </w:rPrChange>
              </w:rPr>
              <w:pPrChange w:id="11106" w:author="Mohammad Nayeem Hasan" w:date="2023-01-21T14:56:00Z">
                <w:pPr>
                  <w:jc w:val="both"/>
                </w:pPr>
              </w:pPrChange>
            </w:pPr>
            <w:ins w:id="11107" w:author="Mohammad Nayeem Hasan" w:date="2023-01-21T00:38:00Z">
              <w:r w:rsidRPr="00C60F95">
                <w:rPr>
                  <w:rFonts w:ascii="Times New Roman" w:hAnsi="Times New Roman" w:cs="Times New Roman"/>
                  <w:b/>
                  <w:bCs/>
                  <w:sz w:val="20"/>
                  <w:szCs w:val="20"/>
                  <w:rPrChange w:id="11108" w:author="Mohammad Nayeem Hasan" w:date="2023-01-21T03:17:00Z">
                    <w:rPr>
                      <w:rFonts w:ascii="Times New Roman" w:hAnsi="Times New Roman" w:cs="Times New Roman"/>
                      <w:b/>
                      <w:bCs/>
                      <w:sz w:val="24"/>
                      <w:szCs w:val="24"/>
                    </w:rPr>
                  </w:rPrChange>
                </w:rPr>
                <w:t>&lt;0.001</w:t>
              </w:r>
            </w:ins>
          </w:p>
        </w:tc>
        <w:tc>
          <w:tcPr>
            <w:tcW w:w="818" w:type="pct"/>
            <w:vAlign w:val="center"/>
            <w:tcPrChange w:id="11109" w:author="Mohammad Nayeem Hasan" w:date="2023-01-27T16:50:00Z">
              <w:tcPr>
                <w:tcW w:w="818" w:type="pct"/>
                <w:gridSpan w:val="2"/>
                <w:vAlign w:val="center"/>
              </w:tcPr>
            </w:tcPrChange>
          </w:tcPr>
          <w:p w14:paraId="3755536E" w14:textId="53F27764" w:rsidR="004D458D" w:rsidRPr="00C60F95" w:rsidRDefault="004D458D" w:rsidP="004D458D">
            <w:pPr>
              <w:rPr>
                <w:ins w:id="11110" w:author="Mohammad Nayeem Hasan" w:date="2023-01-21T00:38:00Z"/>
                <w:rFonts w:ascii="Times New Roman" w:hAnsi="Times New Roman" w:cs="Times New Roman"/>
                <w:sz w:val="20"/>
                <w:szCs w:val="20"/>
                <w:rPrChange w:id="11111" w:author="Mohammad Nayeem Hasan" w:date="2023-01-21T03:17:00Z">
                  <w:rPr>
                    <w:ins w:id="11112" w:author="Mohammad Nayeem Hasan" w:date="2023-01-21T00:38:00Z"/>
                    <w:rFonts w:ascii="Times New Roman" w:hAnsi="Times New Roman" w:cs="Times New Roman"/>
                    <w:sz w:val="24"/>
                    <w:szCs w:val="24"/>
                  </w:rPr>
                </w:rPrChange>
              </w:rPr>
              <w:pPrChange w:id="11113" w:author="Mohammad Nayeem Hasan" w:date="2023-01-21T14:56:00Z">
                <w:pPr>
                  <w:jc w:val="both"/>
                </w:pPr>
              </w:pPrChange>
            </w:pPr>
            <w:ins w:id="11114" w:author="Mohammad Nayeem Hasan" w:date="2023-01-21T00:38:00Z">
              <w:r w:rsidRPr="00C60F95">
                <w:rPr>
                  <w:rFonts w:ascii="Times New Roman" w:hAnsi="Times New Roman" w:cs="Times New Roman"/>
                  <w:sz w:val="20"/>
                  <w:szCs w:val="20"/>
                  <w:rPrChange w:id="11115" w:author="Mohammad Nayeem Hasan" w:date="2023-01-21T03:17:00Z">
                    <w:rPr>
                      <w:rFonts w:ascii="Times New Roman" w:hAnsi="Times New Roman" w:cs="Times New Roman"/>
                      <w:sz w:val="24"/>
                      <w:szCs w:val="24"/>
                    </w:rPr>
                  </w:rPrChange>
                </w:rPr>
                <w:t>0.87</w:t>
              </w:r>
            </w:ins>
            <w:ins w:id="11116" w:author="Mohammad Nayeem Hasan" w:date="2023-01-21T02:20:00Z">
              <w:r w:rsidRPr="00C60F95">
                <w:rPr>
                  <w:rFonts w:ascii="Times New Roman" w:hAnsi="Times New Roman" w:cs="Times New Roman"/>
                  <w:sz w:val="20"/>
                  <w:szCs w:val="20"/>
                  <w:rPrChange w:id="11117" w:author="Mohammad Nayeem Hasan" w:date="2023-01-21T03:17:00Z">
                    <w:rPr>
                      <w:rFonts w:ascii="Times New Roman" w:hAnsi="Times New Roman" w:cs="Times New Roman"/>
                      <w:sz w:val="24"/>
                      <w:szCs w:val="24"/>
                    </w:rPr>
                  </w:rPrChange>
                </w:rPr>
                <w:t xml:space="preserve"> (0.62, 1.23)</w:t>
              </w:r>
            </w:ins>
          </w:p>
        </w:tc>
        <w:tc>
          <w:tcPr>
            <w:tcW w:w="481" w:type="pct"/>
            <w:vAlign w:val="center"/>
            <w:tcPrChange w:id="11118" w:author="Mohammad Nayeem Hasan" w:date="2023-01-27T16:50:00Z">
              <w:tcPr>
                <w:tcW w:w="481" w:type="pct"/>
                <w:gridSpan w:val="2"/>
                <w:vAlign w:val="center"/>
              </w:tcPr>
            </w:tcPrChange>
          </w:tcPr>
          <w:p w14:paraId="2B12E907" w14:textId="77777777" w:rsidR="004D458D" w:rsidRPr="00C60F95" w:rsidRDefault="004D458D" w:rsidP="004D458D">
            <w:pPr>
              <w:rPr>
                <w:ins w:id="11119" w:author="Mohammad Nayeem Hasan" w:date="2023-01-21T00:38:00Z"/>
                <w:rFonts w:ascii="Times New Roman" w:hAnsi="Times New Roman" w:cs="Times New Roman"/>
                <w:sz w:val="20"/>
                <w:szCs w:val="20"/>
                <w:rPrChange w:id="11120" w:author="Mohammad Nayeem Hasan" w:date="2023-01-21T03:17:00Z">
                  <w:rPr>
                    <w:ins w:id="11121" w:author="Mohammad Nayeem Hasan" w:date="2023-01-21T00:38:00Z"/>
                    <w:rFonts w:ascii="Times New Roman" w:hAnsi="Times New Roman" w:cs="Times New Roman"/>
                    <w:sz w:val="24"/>
                    <w:szCs w:val="24"/>
                  </w:rPr>
                </w:rPrChange>
              </w:rPr>
              <w:pPrChange w:id="11122" w:author="Mohammad Nayeem Hasan" w:date="2023-01-21T14:56:00Z">
                <w:pPr>
                  <w:jc w:val="both"/>
                </w:pPr>
              </w:pPrChange>
            </w:pPr>
            <w:ins w:id="11123" w:author="Mohammad Nayeem Hasan" w:date="2023-01-21T00:38:00Z">
              <w:r w:rsidRPr="00C60F95">
                <w:rPr>
                  <w:rFonts w:ascii="Times New Roman" w:hAnsi="Times New Roman" w:cs="Times New Roman"/>
                  <w:sz w:val="20"/>
                  <w:szCs w:val="20"/>
                  <w:rPrChange w:id="11124" w:author="Mohammad Nayeem Hasan" w:date="2023-01-21T03:17:00Z">
                    <w:rPr>
                      <w:rFonts w:ascii="Times New Roman" w:hAnsi="Times New Roman" w:cs="Times New Roman"/>
                      <w:sz w:val="24"/>
                      <w:szCs w:val="24"/>
                    </w:rPr>
                  </w:rPrChange>
                </w:rPr>
                <w:t>0.429</w:t>
              </w:r>
            </w:ins>
          </w:p>
        </w:tc>
        <w:tc>
          <w:tcPr>
            <w:tcW w:w="1012" w:type="pct"/>
            <w:vAlign w:val="center"/>
            <w:tcPrChange w:id="11125" w:author="Mohammad Nayeem Hasan" w:date="2023-01-27T16:50:00Z">
              <w:tcPr>
                <w:tcW w:w="1012" w:type="pct"/>
                <w:gridSpan w:val="3"/>
                <w:vAlign w:val="center"/>
              </w:tcPr>
            </w:tcPrChange>
          </w:tcPr>
          <w:p w14:paraId="0F827ECC" w14:textId="541D05D1" w:rsidR="004D458D" w:rsidRPr="00C60F95" w:rsidRDefault="004D458D" w:rsidP="004D458D">
            <w:pPr>
              <w:rPr>
                <w:ins w:id="11126" w:author="Mohammad Nayeem Hasan" w:date="2023-01-21T00:38:00Z"/>
                <w:rFonts w:ascii="Times New Roman" w:hAnsi="Times New Roman" w:cs="Times New Roman"/>
                <w:sz w:val="20"/>
                <w:szCs w:val="20"/>
                <w:rPrChange w:id="11127" w:author="Mohammad Nayeem Hasan" w:date="2023-01-21T03:17:00Z">
                  <w:rPr>
                    <w:ins w:id="11128" w:author="Mohammad Nayeem Hasan" w:date="2023-01-21T00:38:00Z"/>
                    <w:rFonts w:ascii="Times New Roman" w:hAnsi="Times New Roman" w:cs="Times New Roman"/>
                    <w:sz w:val="24"/>
                    <w:szCs w:val="24"/>
                  </w:rPr>
                </w:rPrChange>
              </w:rPr>
              <w:pPrChange w:id="11129" w:author="Mohammad Nayeem Hasan" w:date="2023-01-21T14:56:00Z">
                <w:pPr>
                  <w:jc w:val="both"/>
                </w:pPr>
              </w:pPrChange>
            </w:pPr>
            <w:ins w:id="11130" w:author="Mohammad Nayeem Hasan" w:date="2023-01-21T00:38:00Z">
              <w:r w:rsidRPr="00C60F95">
                <w:rPr>
                  <w:rFonts w:ascii="Times New Roman" w:hAnsi="Times New Roman" w:cs="Times New Roman"/>
                  <w:sz w:val="20"/>
                  <w:szCs w:val="20"/>
                  <w:rPrChange w:id="11131" w:author="Mohammad Nayeem Hasan" w:date="2023-01-21T03:17:00Z">
                    <w:rPr>
                      <w:rFonts w:ascii="Times New Roman" w:hAnsi="Times New Roman" w:cs="Times New Roman"/>
                      <w:sz w:val="24"/>
                      <w:szCs w:val="24"/>
                    </w:rPr>
                  </w:rPrChange>
                </w:rPr>
                <w:t>1.02</w:t>
              </w:r>
            </w:ins>
            <w:ins w:id="11132" w:author="Mohammad Nayeem Hasan" w:date="2023-01-21T02:54:00Z">
              <w:r w:rsidRPr="00C60F95">
                <w:rPr>
                  <w:rFonts w:ascii="Times New Roman" w:hAnsi="Times New Roman" w:cs="Times New Roman"/>
                  <w:sz w:val="20"/>
                  <w:szCs w:val="20"/>
                  <w:rPrChange w:id="11133" w:author="Mohammad Nayeem Hasan" w:date="2023-01-21T03:17:00Z">
                    <w:rPr>
                      <w:rFonts w:ascii="Times New Roman" w:hAnsi="Times New Roman" w:cs="Times New Roman"/>
                      <w:sz w:val="24"/>
                      <w:szCs w:val="24"/>
                    </w:rPr>
                  </w:rPrChange>
                </w:rPr>
                <w:t xml:space="preserve"> (0.74, 1.42)</w:t>
              </w:r>
            </w:ins>
          </w:p>
        </w:tc>
        <w:tc>
          <w:tcPr>
            <w:tcW w:w="473" w:type="pct"/>
            <w:vAlign w:val="center"/>
            <w:tcPrChange w:id="11134" w:author="Mohammad Nayeem Hasan" w:date="2023-01-27T16:50:00Z">
              <w:tcPr>
                <w:tcW w:w="477" w:type="pct"/>
                <w:gridSpan w:val="2"/>
                <w:vAlign w:val="center"/>
              </w:tcPr>
            </w:tcPrChange>
          </w:tcPr>
          <w:p w14:paraId="6E23D92F" w14:textId="77777777" w:rsidR="004D458D" w:rsidRPr="00C60F95" w:rsidRDefault="004D458D" w:rsidP="004D458D">
            <w:pPr>
              <w:rPr>
                <w:ins w:id="11135" w:author="Mohammad Nayeem Hasan" w:date="2023-01-21T00:38:00Z"/>
                <w:rFonts w:ascii="Times New Roman" w:hAnsi="Times New Roman" w:cs="Times New Roman"/>
                <w:sz w:val="20"/>
                <w:szCs w:val="20"/>
                <w:rPrChange w:id="11136" w:author="Mohammad Nayeem Hasan" w:date="2023-01-21T03:17:00Z">
                  <w:rPr>
                    <w:ins w:id="11137" w:author="Mohammad Nayeem Hasan" w:date="2023-01-21T00:38:00Z"/>
                    <w:rFonts w:ascii="Times New Roman" w:hAnsi="Times New Roman" w:cs="Times New Roman"/>
                    <w:sz w:val="24"/>
                    <w:szCs w:val="24"/>
                  </w:rPr>
                </w:rPrChange>
              </w:rPr>
              <w:pPrChange w:id="11138" w:author="Mohammad Nayeem Hasan" w:date="2023-01-21T14:56:00Z">
                <w:pPr>
                  <w:jc w:val="both"/>
                </w:pPr>
              </w:pPrChange>
            </w:pPr>
            <w:ins w:id="11139" w:author="Mohammad Nayeem Hasan" w:date="2023-01-21T00:38:00Z">
              <w:r w:rsidRPr="00C60F95">
                <w:rPr>
                  <w:rFonts w:ascii="Times New Roman" w:hAnsi="Times New Roman" w:cs="Times New Roman"/>
                  <w:sz w:val="20"/>
                  <w:szCs w:val="20"/>
                  <w:rPrChange w:id="11140" w:author="Mohammad Nayeem Hasan" w:date="2023-01-21T03:17:00Z">
                    <w:rPr>
                      <w:rFonts w:ascii="Times New Roman" w:hAnsi="Times New Roman" w:cs="Times New Roman"/>
                      <w:sz w:val="24"/>
                      <w:szCs w:val="24"/>
                    </w:rPr>
                  </w:rPrChange>
                </w:rPr>
                <w:t>0.884</w:t>
              </w:r>
            </w:ins>
          </w:p>
        </w:tc>
      </w:tr>
      <w:tr w:rsidR="004D458D" w:rsidRPr="00C60F95" w14:paraId="44F9F46A" w14:textId="77777777" w:rsidTr="00DE658B">
        <w:trPr>
          <w:trHeight w:val="138"/>
          <w:jc w:val="center"/>
          <w:ins w:id="11141" w:author="Mohammad Nayeem Hasan" w:date="2023-01-21T00:38:00Z"/>
          <w:trPrChange w:id="11142" w:author="Mohammad Nayeem Hasan" w:date="2023-01-27T16:50:00Z">
            <w:trPr>
              <w:trHeight w:val="138"/>
              <w:jc w:val="center"/>
            </w:trPr>
          </w:trPrChange>
        </w:trPr>
        <w:tc>
          <w:tcPr>
            <w:tcW w:w="881" w:type="pct"/>
            <w:vAlign w:val="center"/>
            <w:tcPrChange w:id="11143" w:author="Mohammad Nayeem Hasan" w:date="2023-01-27T16:50:00Z">
              <w:tcPr>
                <w:tcW w:w="881" w:type="pct"/>
                <w:vAlign w:val="center"/>
              </w:tcPr>
            </w:tcPrChange>
          </w:tcPr>
          <w:p w14:paraId="43AF31B7" w14:textId="77777777" w:rsidR="004D458D" w:rsidRPr="00C60F95" w:rsidRDefault="004D458D" w:rsidP="004D458D">
            <w:pPr>
              <w:rPr>
                <w:ins w:id="11144" w:author="Mohammad Nayeem Hasan" w:date="2023-01-21T00:38:00Z"/>
                <w:rFonts w:ascii="Times New Roman" w:hAnsi="Times New Roman" w:cs="Times New Roman"/>
                <w:sz w:val="20"/>
                <w:szCs w:val="20"/>
                <w:rPrChange w:id="11145" w:author="Mohammad Nayeem Hasan" w:date="2023-01-21T03:17:00Z">
                  <w:rPr>
                    <w:ins w:id="11146" w:author="Mohammad Nayeem Hasan" w:date="2023-01-21T00:38:00Z"/>
                    <w:rFonts w:ascii="Times New Roman" w:hAnsi="Times New Roman" w:cs="Times New Roman"/>
                    <w:sz w:val="24"/>
                    <w:szCs w:val="24"/>
                  </w:rPr>
                </w:rPrChange>
              </w:rPr>
              <w:pPrChange w:id="11147" w:author="Mohammad Nayeem Hasan" w:date="2023-01-21T14:56:00Z">
                <w:pPr>
                  <w:jc w:val="both"/>
                </w:pPr>
              </w:pPrChange>
            </w:pPr>
            <w:ins w:id="11148" w:author="Mohammad Nayeem Hasan" w:date="2023-01-21T00:38:00Z">
              <w:r w:rsidRPr="00C60F95">
                <w:rPr>
                  <w:rFonts w:ascii="Times New Roman" w:hAnsi="Times New Roman" w:cs="Times New Roman"/>
                  <w:sz w:val="20"/>
                  <w:szCs w:val="20"/>
                  <w:rPrChange w:id="11149" w:author="Mohammad Nayeem Hasan" w:date="2023-01-21T03:17:00Z">
                    <w:rPr>
                      <w:rFonts w:ascii="Times New Roman" w:hAnsi="Times New Roman" w:cs="Times New Roman"/>
                      <w:sz w:val="24"/>
                      <w:szCs w:val="24"/>
                    </w:rPr>
                  </w:rPrChange>
                </w:rPr>
                <w:t>Mymensingh</w:t>
              </w:r>
            </w:ins>
          </w:p>
        </w:tc>
        <w:tc>
          <w:tcPr>
            <w:tcW w:w="854" w:type="pct"/>
            <w:vAlign w:val="center"/>
            <w:tcPrChange w:id="11150" w:author="Mohammad Nayeem Hasan" w:date="2023-01-27T16:50:00Z">
              <w:tcPr>
                <w:tcW w:w="851" w:type="pct"/>
                <w:vAlign w:val="center"/>
              </w:tcPr>
            </w:tcPrChange>
          </w:tcPr>
          <w:p w14:paraId="33130E86" w14:textId="77777777" w:rsidR="004D458D" w:rsidRPr="00C60F95" w:rsidRDefault="004D458D" w:rsidP="004D458D">
            <w:pPr>
              <w:rPr>
                <w:ins w:id="11151" w:author="Mohammad Nayeem Hasan" w:date="2023-01-21T00:38:00Z"/>
                <w:rFonts w:ascii="Times New Roman" w:hAnsi="Times New Roman" w:cs="Times New Roman"/>
                <w:sz w:val="20"/>
                <w:szCs w:val="20"/>
                <w:rPrChange w:id="11152" w:author="Mohammad Nayeem Hasan" w:date="2023-01-21T03:17:00Z">
                  <w:rPr>
                    <w:ins w:id="11153" w:author="Mohammad Nayeem Hasan" w:date="2023-01-21T00:38:00Z"/>
                    <w:rFonts w:ascii="Times New Roman" w:hAnsi="Times New Roman" w:cs="Times New Roman"/>
                    <w:sz w:val="24"/>
                    <w:szCs w:val="24"/>
                  </w:rPr>
                </w:rPrChange>
              </w:rPr>
              <w:pPrChange w:id="11154" w:author="Mohammad Nayeem Hasan" w:date="2023-01-21T14:56:00Z">
                <w:pPr>
                  <w:jc w:val="both"/>
                </w:pPr>
              </w:pPrChange>
            </w:pPr>
            <w:ins w:id="11155" w:author="Mohammad Nayeem Hasan" w:date="2023-01-21T00:38:00Z">
              <w:r w:rsidRPr="00C60F95">
                <w:rPr>
                  <w:rFonts w:ascii="Times New Roman" w:hAnsi="Times New Roman" w:cs="Times New Roman"/>
                  <w:sz w:val="20"/>
                  <w:szCs w:val="20"/>
                  <w:rPrChange w:id="11156" w:author="Mohammad Nayeem Hasan" w:date="2023-01-21T03:17:00Z">
                    <w:rPr>
                      <w:rFonts w:ascii="Times New Roman" w:hAnsi="Times New Roman" w:cs="Times New Roman"/>
                      <w:sz w:val="24"/>
                      <w:szCs w:val="24"/>
                    </w:rPr>
                  </w:rPrChange>
                </w:rPr>
                <w:t>-</w:t>
              </w:r>
            </w:ins>
          </w:p>
        </w:tc>
        <w:tc>
          <w:tcPr>
            <w:tcW w:w="481" w:type="pct"/>
            <w:vAlign w:val="center"/>
            <w:tcPrChange w:id="11157" w:author="Mohammad Nayeem Hasan" w:date="2023-01-27T16:50:00Z">
              <w:tcPr>
                <w:tcW w:w="481" w:type="pct"/>
                <w:gridSpan w:val="3"/>
                <w:vAlign w:val="center"/>
              </w:tcPr>
            </w:tcPrChange>
          </w:tcPr>
          <w:p w14:paraId="77A5C940" w14:textId="77777777" w:rsidR="004D458D" w:rsidRPr="00C60F95" w:rsidRDefault="004D458D" w:rsidP="004D458D">
            <w:pPr>
              <w:rPr>
                <w:ins w:id="11158" w:author="Mohammad Nayeem Hasan" w:date="2023-01-21T00:38:00Z"/>
                <w:rFonts w:ascii="Times New Roman" w:hAnsi="Times New Roman" w:cs="Times New Roman"/>
                <w:sz w:val="20"/>
                <w:szCs w:val="20"/>
                <w:rPrChange w:id="11159" w:author="Mohammad Nayeem Hasan" w:date="2023-01-21T03:17:00Z">
                  <w:rPr>
                    <w:ins w:id="11160" w:author="Mohammad Nayeem Hasan" w:date="2023-01-21T00:38:00Z"/>
                    <w:rFonts w:ascii="Times New Roman" w:hAnsi="Times New Roman" w:cs="Times New Roman"/>
                    <w:sz w:val="24"/>
                    <w:szCs w:val="24"/>
                  </w:rPr>
                </w:rPrChange>
              </w:rPr>
              <w:pPrChange w:id="11161" w:author="Mohammad Nayeem Hasan" w:date="2023-01-21T14:56:00Z">
                <w:pPr>
                  <w:jc w:val="both"/>
                </w:pPr>
              </w:pPrChange>
            </w:pPr>
            <w:ins w:id="11162" w:author="Mohammad Nayeem Hasan" w:date="2023-01-21T00:38:00Z">
              <w:r w:rsidRPr="00C60F95">
                <w:rPr>
                  <w:rFonts w:ascii="Times New Roman" w:hAnsi="Times New Roman" w:cs="Times New Roman"/>
                  <w:sz w:val="20"/>
                  <w:szCs w:val="20"/>
                  <w:rPrChange w:id="11163" w:author="Mohammad Nayeem Hasan" w:date="2023-01-21T03:17:00Z">
                    <w:rPr>
                      <w:rFonts w:ascii="Times New Roman" w:hAnsi="Times New Roman" w:cs="Times New Roman"/>
                      <w:sz w:val="24"/>
                      <w:szCs w:val="24"/>
                    </w:rPr>
                  </w:rPrChange>
                </w:rPr>
                <w:t>-</w:t>
              </w:r>
            </w:ins>
          </w:p>
        </w:tc>
        <w:tc>
          <w:tcPr>
            <w:tcW w:w="818" w:type="pct"/>
            <w:vAlign w:val="center"/>
            <w:tcPrChange w:id="11164" w:author="Mohammad Nayeem Hasan" w:date="2023-01-27T16:50:00Z">
              <w:tcPr>
                <w:tcW w:w="818" w:type="pct"/>
                <w:gridSpan w:val="2"/>
                <w:vAlign w:val="center"/>
              </w:tcPr>
            </w:tcPrChange>
          </w:tcPr>
          <w:p w14:paraId="2E269F4D" w14:textId="77777777" w:rsidR="004D458D" w:rsidRPr="00C60F95" w:rsidRDefault="004D458D" w:rsidP="004D458D">
            <w:pPr>
              <w:rPr>
                <w:ins w:id="11165" w:author="Mohammad Nayeem Hasan" w:date="2023-01-21T00:38:00Z"/>
                <w:rFonts w:ascii="Times New Roman" w:hAnsi="Times New Roman" w:cs="Times New Roman"/>
                <w:sz w:val="20"/>
                <w:szCs w:val="20"/>
                <w:rPrChange w:id="11166" w:author="Mohammad Nayeem Hasan" w:date="2023-01-21T03:17:00Z">
                  <w:rPr>
                    <w:ins w:id="11167" w:author="Mohammad Nayeem Hasan" w:date="2023-01-21T00:38:00Z"/>
                    <w:rFonts w:ascii="Times New Roman" w:hAnsi="Times New Roman" w:cs="Times New Roman"/>
                    <w:sz w:val="24"/>
                    <w:szCs w:val="24"/>
                  </w:rPr>
                </w:rPrChange>
              </w:rPr>
              <w:pPrChange w:id="11168" w:author="Mohammad Nayeem Hasan" w:date="2023-01-21T14:56:00Z">
                <w:pPr>
                  <w:jc w:val="both"/>
                </w:pPr>
              </w:pPrChange>
            </w:pPr>
            <w:ins w:id="11169" w:author="Mohammad Nayeem Hasan" w:date="2023-01-21T00:38:00Z">
              <w:r w:rsidRPr="00C60F95">
                <w:rPr>
                  <w:rFonts w:ascii="Times New Roman" w:hAnsi="Times New Roman" w:cs="Times New Roman"/>
                  <w:sz w:val="20"/>
                  <w:szCs w:val="20"/>
                  <w:rPrChange w:id="11170" w:author="Mohammad Nayeem Hasan" w:date="2023-01-21T03:17:00Z">
                    <w:rPr>
                      <w:rFonts w:ascii="Times New Roman" w:hAnsi="Times New Roman" w:cs="Times New Roman"/>
                      <w:sz w:val="24"/>
                      <w:szCs w:val="24"/>
                    </w:rPr>
                  </w:rPrChange>
                </w:rPr>
                <w:t>-</w:t>
              </w:r>
            </w:ins>
          </w:p>
        </w:tc>
        <w:tc>
          <w:tcPr>
            <w:tcW w:w="481" w:type="pct"/>
            <w:vAlign w:val="center"/>
            <w:tcPrChange w:id="11171" w:author="Mohammad Nayeem Hasan" w:date="2023-01-27T16:50:00Z">
              <w:tcPr>
                <w:tcW w:w="481" w:type="pct"/>
                <w:gridSpan w:val="2"/>
                <w:vAlign w:val="center"/>
              </w:tcPr>
            </w:tcPrChange>
          </w:tcPr>
          <w:p w14:paraId="70A99FAA" w14:textId="77777777" w:rsidR="004D458D" w:rsidRPr="00C60F95" w:rsidRDefault="004D458D" w:rsidP="004D458D">
            <w:pPr>
              <w:rPr>
                <w:ins w:id="11172" w:author="Mohammad Nayeem Hasan" w:date="2023-01-21T00:38:00Z"/>
                <w:rFonts w:ascii="Times New Roman" w:hAnsi="Times New Roman" w:cs="Times New Roman"/>
                <w:sz w:val="20"/>
                <w:szCs w:val="20"/>
                <w:rPrChange w:id="11173" w:author="Mohammad Nayeem Hasan" w:date="2023-01-21T03:17:00Z">
                  <w:rPr>
                    <w:ins w:id="11174" w:author="Mohammad Nayeem Hasan" w:date="2023-01-21T00:38:00Z"/>
                    <w:rFonts w:ascii="Times New Roman" w:hAnsi="Times New Roman" w:cs="Times New Roman"/>
                    <w:sz w:val="24"/>
                    <w:szCs w:val="24"/>
                  </w:rPr>
                </w:rPrChange>
              </w:rPr>
              <w:pPrChange w:id="11175" w:author="Mohammad Nayeem Hasan" w:date="2023-01-21T14:56:00Z">
                <w:pPr>
                  <w:jc w:val="both"/>
                </w:pPr>
              </w:pPrChange>
            </w:pPr>
            <w:ins w:id="11176" w:author="Mohammad Nayeem Hasan" w:date="2023-01-21T00:38:00Z">
              <w:r w:rsidRPr="00C60F95">
                <w:rPr>
                  <w:rFonts w:ascii="Times New Roman" w:hAnsi="Times New Roman" w:cs="Times New Roman"/>
                  <w:sz w:val="20"/>
                  <w:szCs w:val="20"/>
                  <w:rPrChange w:id="11177" w:author="Mohammad Nayeem Hasan" w:date="2023-01-21T03:17:00Z">
                    <w:rPr>
                      <w:rFonts w:ascii="Times New Roman" w:hAnsi="Times New Roman" w:cs="Times New Roman"/>
                      <w:sz w:val="24"/>
                      <w:szCs w:val="24"/>
                    </w:rPr>
                  </w:rPrChange>
                </w:rPr>
                <w:t>-</w:t>
              </w:r>
            </w:ins>
          </w:p>
        </w:tc>
        <w:tc>
          <w:tcPr>
            <w:tcW w:w="1012" w:type="pct"/>
            <w:vAlign w:val="center"/>
            <w:tcPrChange w:id="11178" w:author="Mohammad Nayeem Hasan" w:date="2023-01-27T16:50:00Z">
              <w:tcPr>
                <w:tcW w:w="1012" w:type="pct"/>
                <w:gridSpan w:val="3"/>
                <w:vAlign w:val="center"/>
              </w:tcPr>
            </w:tcPrChange>
          </w:tcPr>
          <w:p w14:paraId="365F3B76" w14:textId="41765E71" w:rsidR="004D458D" w:rsidRPr="00C60F95" w:rsidRDefault="004D458D" w:rsidP="004D458D">
            <w:pPr>
              <w:rPr>
                <w:ins w:id="11179" w:author="Mohammad Nayeem Hasan" w:date="2023-01-21T00:38:00Z"/>
                <w:rFonts w:ascii="Times New Roman" w:hAnsi="Times New Roman" w:cs="Times New Roman"/>
                <w:sz w:val="20"/>
                <w:szCs w:val="20"/>
                <w:rPrChange w:id="11180" w:author="Mohammad Nayeem Hasan" w:date="2023-01-21T03:17:00Z">
                  <w:rPr>
                    <w:ins w:id="11181" w:author="Mohammad Nayeem Hasan" w:date="2023-01-21T00:38:00Z"/>
                    <w:rFonts w:ascii="Times New Roman" w:hAnsi="Times New Roman" w:cs="Times New Roman"/>
                    <w:sz w:val="24"/>
                    <w:szCs w:val="24"/>
                  </w:rPr>
                </w:rPrChange>
              </w:rPr>
              <w:pPrChange w:id="11182" w:author="Mohammad Nayeem Hasan" w:date="2023-01-21T14:56:00Z">
                <w:pPr>
                  <w:jc w:val="both"/>
                </w:pPr>
              </w:pPrChange>
            </w:pPr>
            <w:ins w:id="11183" w:author="Mohammad Nayeem Hasan" w:date="2023-01-21T00:38:00Z">
              <w:r w:rsidRPr="00C60F95">
                <w:rPr>
                  <w:rFonts w:ascii="Times New Roman" w:hAnsi="Times New Roman" w:cs="Times New Roman"/>
                  <w:sz w:val="20"/>
                  <w:szCs w:val="20"/>
                  <w:rPrChange w:id="11184" w:author="Mohammad Nayeem Hasan" w:date="2023-01-21T03:17:00Z">
                    <w:rPr>
                      <w:rFonts w:ascii="Times New Roman" w:hAnsi="Times New Roman" w:cs="Times New Roman"/>
                      <w:sz w:val="24"/>
                      <w:szCs w:val="24"/>
                    </w:rPr>
                  </w:rPrChange>
                </w:rPr>
                <w:t>1.41</w:t>
              </w:r>
            </w:ins>
            <w:ins w:id="11185" w:author="Mohammad Nayeem Hasan" w:date="2023-01-21T02:54:00Z">
              <w:r w:rsidRPr="00C60F95">
                <w:rPr>
                  <w:rFonts w:ascii="Times New Roman" w:hAnsi="Times New Roman" w:cs="Times New Roman"/>
                  <w:sz w:val="20"/>
                  <w:szCs w:val="20"/>
                  <w:rPrChange w:id="11186" w:author="Mohammad Nayeem Hasan" w:date="2023-01-21T03:17:00Z">
                    <w:rPr>
                      <w:rFonts w:ascii="Times New Roman" w:hAnsi="Times New Roman" w:cs="Times New Roman"/>
                      <w:sz w:val="24"/>
                      <w:szCs w:val="24"/>
                    </w:rPr>
                  </w:rPrChange>
                </w:rPr>
                <w:t xml:space="preserve"> (1.01, 1.97)</w:t>
              </w:r>
            </w:ins>
          </w:p>
        </w:tc>
        <w:tc>
          <w:tcPr>
            <w:tcW w:w="473" w:type="pct"/>
            <w:vAlign w:val="center"/>
            <w:tcPrChange w:id="11187" w:author="Mohammad Nayeem Hasan" w:date="2023-01-27T16:50:00Z">
              <w:tcPr>
                <w:tcW w:w="477" w:type="pct"/>
                <w:gridSpan w:val="2"/>
                <w:vAlign w:val="center"/>
              </w:tcPr>
            </w:tcPrChange>
          </w:tcPr>
          <w:p w14:paraId="02A9A215" w14:textId="77777777" w:rsidR="004D458D" w:rsidRPr="00C60F95" w:rsidRDefault="004D458D" w:rsidP="004D458D">
            <w:pPr>
              <w:rPr>
                <w:ins w:id="11188" w:author="Mohammad Nayeem Hasan" w:date="2023-01-21T00:38:00Z"/>
                <w:rFonts w:ascii="Times New Roman" w:hAnsi="Times New Roman" w:cs="Times New Roman"/>
                <w:sz w:val="20"/>
                <w:szCs w:val="20"/>
                <w:rPrChange w:id="11189" w:author="Mohammad Nayeem Hasan" w:date="2023-01-21T03:17:00Z">
                  <w:rPr>
                    <w:ins w:id="11190" w:author="Mohammad Nayeem Hasan" w:date="2023-01-21T00:38:00Z"/>
                    <w:rFonts w:ascii="Times New Roman" w:hAnsi="Times New Roman" w:cs="Times New Roman"/>
                    <w:sz w:val="24"/>
                    <w:szCs w:val="24"/>
                  </w:rPr>
                </w:rPrChange>
              </w:rPr>
              <w:pPrChange w:id="11191" w:author="Mohammad Nayeem Hasan" w:date="2023-01-21T14:56:00Z">
                <w:pPr>
                  <w:jc w:val="both"/>
                </w:pPr>
              </w:pPrChange>
            </w:pPr>
            <w:ins w:id="11192" w:author="Mohammad Nayeem Hasan" w:date="2023-01-21T00:38:00Z">
              <w:r w:rsidRPr="00C60F95">
                <w:rPr>
                  <w:rFonts w:ascii="Times New Roman" w:hAnsi="Times New Roman" w:cs="Times New Roman"/>
                  <w:sz w:val="20"/>
                  <w:szCs w:val="20"/>
                  <w:rPrChange w:id="11193" w:author="Mohammad Nayeem Hasan" w:date="2023-01-21T03:17:00Z">
                    <w:rPr>
                      <w:rFonts w:ascii="Times New Roman" w:hAnsi="Times New Roman" w:cs="Times New Roman"/>
                      <w:sz w:val="24"/>
                      <w:szCs w:val="24"/>
                    </w:rPr>
                  </w:rPrChange>
                </w:rPr>
                <w:t>0.043</w:t>
              </w:r>
            </w:ins>
          </w:p>
        </w:tc>
      </w:tr>
      <w:tr w:rsidR="004D458D" w:rsidRPr="00C60F95" w14:paraId="6E0EA39B" w14:textId="77777777" w:rsidTr="00DE658B">
        <w:trPr>
          <w:trHeight w:val="138"/>
          <w:jc w:val="center"/>
          <w:ins w:id="11194" w:author="Mohammad Nayeem Hasan" w:date="2023-01-21T00:38:00Z"/>
          <w:trPrChange w:id="11195" w:author="Mohammad Nayeem Hasan" w:date="2023-01-27T16:50:00Z">
            <w:trPr>
              <w:trHeight w:val="138"/>
              <w:jc w:val="center"/>
            </w:trPr>
          </w:trPrChange>
        </w:trPr>
        <w:tc>
          <w:tcPr>
            <w:tcW w:w="881" w:type="pct"/>
            <w:vAlign w:val="center"/>
            <w:tcPrChange w:id="11196" w:author="Mohammad Nayeem Hasan" w:date="2023-01-27T16:50:00Z">
              <w:tcPr>
                <w:tcW w:w="881" w:type="pct"/>
                <w:vAlign w:val="center"/>
              </w:tcPr>
            </w:tcPrChange>
          </w:tcPr>
          <w:p w14:paraId="7E1D4A19" w14:textId="77777777" w:rsidR="004D458D" w:rsidRPr="00C60F95" w:rsidRDefault="004D458D" w:rsidP="004D458D">
            <w:pPr>
              <w:rPr>
                <w:ins w:id="11197" w:author="Mohammad Nayeem Hasan" w:date="2023-01-21T00:38:00Z"/>
                <w:rFonts w:ascii="Times New Roman" w:hAnsi="Times New Roman" w:cs="Times New Roman"/>
                <w:sz w:val="20"/>
                <w:szCs w:val="20"/>
                <w:rPrChange w:id="11198" w:author="Mohammad Nayeem Hasan" w:date="2023-01-21T03:17:00Z">
                  <w:rPr>
                    <w:ins w:id="11199" w:author="Mohammad Nayeem Hasan" w:date="2023-01-21T00:38:00Z"/>
                    <w:rFonts w:ascii="Times New Roman" w:hAnsi="Times New Roman" w:cs="Times New Roman"/>
                    <w:sz w:val="24"/>
                    <w:szCs w:val="24"/>
                  </w:rPr>
                </w:rPrChange>
              </w:rPr>
              <w:pPrChange w:id="11200" w:author="Mohammad Nayeem Hasan" w:date="2023-01-21T14:56:00Z">
                <w:pPr>
                  <w:jc w:val="both"/>
                </w:pPr>
              </w:pPrChange>
            </w:pPr>
            <w:ins w:id="11201" w:author="Mohammad Nayeem Hasan" w:date="2023-01-21T00:38:00Z">
              <w:r w:rsidRPr="00C60F95">
                <w:rPr>
                  <w:rFonts w:ascii="Times New Roman" w:hAnsi="Times New Roman" w:cs="Times New Roman"/>
                  <w:sz w:val="20"/>
                  <w:szCs w:val="20"/>
                  <w:rPrChange w:id="11202" w:author="Mohammad Nayeem Hasan" w:date="2023-01-21T03:17:00Z">
                    <w:rPr>
                      <w:rFonts w:ascii="Times New Roman" w:hAnsi="Times New Roman" w:cs="Times New Roman"/>
                      <w:sz w:val="24"/>
                      <w:szCs w:val="24"/>
                    </w:rPr>
                  </w:rPrChange>
                </w:rPr>
                <w:t>Rajshahi</w:t>
              </w:r>
            </w:ins>
          </w:p>
        </w:tc>
        <w:tc>
          <w:tcPr>
            <w:tcW w:w="854" w:type="pct"/>
            <w:vAlign w:val="center"/>
            <w:tcPrChange w:id="11203" w:author="Mohammad Nayeem Hasan" w:date="2023-01-27T16:50:00Z">
              <w:tcPr>
                <w:tcW w:w="851" w:type="pct"/>
                <w:vAlign w:val="center"/>
              </w:tcPr>
            </w:tcPrChange>
          </w:tcPr>
          <w:p w14:paraId="44B094C5" w14:textId="645C508E" w:rsidR="004D458D" w:rsidRPr="00C60F95" w:rsidRDefault="004D458D" w:rsidP="004D458D">
            <w:pPr>
              <w:rPr>
                <w:ins w:id="11204" w:author="Mohammad Nayeem Hasan" w:date="2023-01-21T00:38:00Z"/>
                <w:rFonts w:ascii="Times New Roman" w:hAnsi="Times New Roman" w:cs="Times New Roman"/>
                <w:sz w:val="20"/>
                <w:szCs w:val="20"/>
                <w:rPrChange w:id="11205" w:author="Mohammad Nayeem Hasan" w:date="2023-01-21T03:17:00Z">
                  <w:rPr>
                    <w:ins w:id="11206" w:author="Mohammad Nayeem Hasan" w:date="2023-01-21T00:38:00Z"/>
                    <w:rFonts w:ascii="Times New Roman" w:hAnsi="Times New Roman" w:cs="Times New Roman"/>
                    <w:sz w:val="24"/>
                    <w:szCs w:val="24"/>
                  </w:rPr>
                </w:rPrChange>
              </w:rPr>
              <w:pPrChange w:id="11207" w:author="Mohammad Nayeem Hasan" w:date="2023-01-21T14:56:00Z">
                <w:pPr>
                  <w:jc w:val="both"/>
                </w:pPr>
              </w:pPrChange>
            </w:pPr>
            <w:ins w:id="11208" w:author="Mohammad Nayeem Hasan" w:date="2023-01-21T00:38:00Z">
              <w:r w:rsidRPr="00C60F95">
                <w:rPr>
                  <w:rFonts w:ascii="Times New Roman" w:hAnsi="Times New Roman" w:cs="Times New Roman"/>
                  <w:sz w:val="20"/>
                  <w:szCs w:val="20"/>
                  <w:rPrChange w:id="11209" w:author="Mohammad Nayeem Hasan" w:date="2023-01-21T03:17:00Z">
                    <w:rPr>
                      <w:rFonts w:ascii="Times New Roman" w:hAnsi="Times New Roman" w:cs="Times New Roman"/>
                      <w:sz w:val="24"/>
                      <w:szCs w:val="24"/>
                    </w:rPr>
                  </w:rPrChange>
                </w:rPr>
                <w:t>0.99</w:t>
              </w:r>
            </w:ins>
            <w:ins w:id="11210" w:author="Mohammad Nayeem Hasan" w:date="2023-01-21T02:06:00Z">
              <w:r w:rsidRPr="00C60F95">
                <w:rPr>
                  <w:rFonts w:ascii="Times New Roman" w:hAnsi="Times New Roman" w:cs="Times New Roman"/>
                  <w:sz w:val="20"/>
                  <w:szCs w:val="20"/>
                  <w:rPrChange w:id="11211" w:author="Mohammad Nayeem Hasan" w:date="2023-01-21T03:17:00Z">
                    <w:rPr>
                      <w:rFonts w:ascii="Times New Roman" w:hAnsi="Times New Roman" w:cs="Times New Roman"/>
                      <w:sz w:val="24"/>
                      <w:szCs w:val="24"/>
                    </w:rPr>
                  </w:rPrChange>
                </w:rPr>
                <w:t xml:space="preserve"> (0.81, 1.21)</w:t>
              </w:r>
            </w:ins>
          </w:p>
        </w:tc>
        <w:tc>
          <w:tcPr>
            <w:tcW w:w="481" w:type="pct"/>
            <w:vAlign w:val="center"/>
            <w:tcPrChange w:id="11212" w:author="Mohammad Nayeem Hasan" w:date="2023-01-27T16:50:00Z">
              <w:tcPr>
                <w:tcW w:w="481" w:type="pct"/>
                <w:gridSpan w:val="3"/>
                <w:vAlign w:val="center"/>
              </w:tcPr>
            </w:tcPrChange>
          </w:tcPr>
          <w:p w14:paraId="7E1E0072" w14:textId="77777777" w:rsidR="004D458D" w:rsidRPr="00C60F95" w:rsidRDefault="004D458D" w:rsidP="004D458D">
            <w:pPr>
              <w:rPr>
                <w:ins w:id="11213" w:author="Mohammad Nayeem Hasan" w:date="2023-01-21T00:38:00Z"/>
                <w:rFonts w:ascii="Times New Roman" w:hAnsi="Times New Roman" w:cs="Times New Roman"/>
                <w:sz w:val="20"/>
                <w:szCs w:val="20"/>
                <w:rPrChange w:id="11214" w:author="Mohammad Nayeem Hasan" w:date="2023-01-21T03:17:00Z">
                  <w:rPr>
                    <w:ins w:id="11215" w:author="Mohammad Nayeem Hasan" w:date="2023-01-21T00:38:00Z"/>
                    <w:rFonts w:ascii="Times New Roman" w:hAnsi="Times New Roman" w:cs="Times New Roman"/>
                    <w:sz w:val="24"/>
                    <w:szCs w:val="24"/>
                  </w:rPr>
                </w:rPrChange>
              </w:rPr>
              <w:pPrChange w:id="11216" w:author="Mohammad Nayeem Hasan" w:date="2023-01-21T14:56:00Z">
                <w:pPr>
                  <w:jc w:val="both"/>
                </w:pPr>
              </w:pPrChange>
            </w:pPr>
            <w:ins w:id="11217" w:author="Mohammad Nayeem Hasan" w:date="2023-01-21T00:38:00Z">
              <w:r w:rsidRPr="00C60F95">
                <w:rPr>
                  <w:rFonts w:ascii="Times New Roman" w:hAnsi="Times New Roman" w:cs="Times New Roman"/>
                  <w:sz w:val="20"/>
                  <w:szCs w:val="20"/>
                  <w:rPrChange w:id="11218" w:author="Mohammad Nayeem Hasan" w:date="2023-01-21T03:17:00Z">
                    <w:rPr>
                      <w:rFonts w:ascii="Times New Roman" w:hAnsi="Times New Roman" w:cs="Times New Roman"/>
                      <w:sz w:val="24"/>
                      <w:szCs w:val="24"/>
                    </w:rPr>
                  </w:rPrChange>
                </w:rPr>
                <w:t>0.933</w:t>
              </w:r>
            </w:ins>
          </w:p>
        </w:tc>
        <w:tc>
          <w:tcPr>
            <w:tcW w:w="818" w:type="pct"/>
            <w:vAlign w:val="center"/>
            <w:tcPrChange w:id="11219" w:author="Mohammad Nayeem Hasan" w:date="2023-01-27T16:50:00Z">
              <w:tcPr>
                <w:tcW w:w="818" w:type="pct"/>
                <w:gridSpan w:val="2"/>
                <w:vAlign w:val="center"/>
              </w:tcPr>
            </w:tcPrChange>
          </w:tcPr>
          <w:p w14:paraId="6004182A" w14:textId="237837AC" w:rsidR="004D458D" w:rsidRPr="00C60F95" w:rsidRDefault="004D458D" w:rsidP="004D458D">
            <w:pPr>
              <w:rPr>
                <w:ins w:id="11220" w:author="Mohammad Nayeem Hasan" w:date="2023-01-21T00:38:00Z"/>
                <w:rFonts w:ascii="Times New Roman" w:hAnsi="Times New Roman" w:cs="Times New Roman"/>
                <w:sz w:val="20"/>
                <w:szCs w:val="20"/>
                <w:rPrChange w:id="11221" w:author="Mohammad Nayeem Hasan" w:date="2023-01-21T03:17:00Z">
                  <w:rPr>
                    <w:ins w:id="11222" w:author="Mohammad Nayeem Hasan" w:date="2023-01-21T00:38:00Z"/>
                    <w:rFonts w:ascii="Times New Roman" w:hAnsi="Times New Roman" w:cs="Times New Roman"/>
                    <w:sz w:val="24"/>
                    <w:szCs w:val="24"/>
                  </w:rPr>
                </w:rPrChange>
              </w:rPr>
              <w:pPrChange w:id="11223" w:author="Mohammad Nayeem Hasan" w:date="2023-01-21T14:56:00Z">
                <w:pPr>
                  <w:jc w:val="both"/>
                </w:pPr>
              </w:pPrChange>
            </w:pPr>
            <w:ins w:id="11224" w:author="Mohammad Nayeem Hasan" w:date="2023-01-21T00:38:00Z">
              <w:r w:rsidRPr="00C60F95">
                <w:rPr>
                  <w:rFonts w:ascii="Times New Roman" w:hAnsi="Times New Roman" w:cs="Times New Roman"/>
                  <w:sz w:val="20"/>
                  <w:szCs w:val="20"/>
                  <w:rPrChange w:id="11225" w:author="Mohammad Nayeem Hasan" w:date="2023-01-21T03:17:00Z">
                    <w:rPr>
                      <w:rFonts w:ascii="Times New Roman" w:hAnsi="Times New Roman" w:cs="Times New Roman"/>
                      <w:sz w:val="24"/>
                      <w:szCs w:val="24"/>
                    </w:rPr>
                  </w:rPrChange>
                </w:rPr>
                <w:t>0.93</w:t>
              </w:r>
            </w:ins>
            <w:ins w:id="11226" w:author="Mohammad Nayeem Hasan" w:date="2023-01-21T02:20:00Z">
              <w:r w:rsidRPr="00C60F95">
                <w:rPr>
                  <w:rFonts w:ascii="Times New Roman" w:hAnsi="Times New Roman" w:cs="Times New Roman"/>
                  <w:sz w:val="20"/>
                  <w:szCs w:val="20"/>
                  <w:rPrChange w:id="11227" w:author="Mohammad Nayeem Hasan" w:date="2023-01-21T03:17:00Z">
                    <w:rPr>
                      <w:rFonts w:ascii="Times New Roman" w:hAnsi="Times New Roman" w:cs="Times New Roman"/>
                      <w:sz w:val="24"/>
                      <w:szCs w:val="24"/>
                    </w:rPr>
                  </w:rPrChange>
                </w:rPr>
                <w:t xml:space="preserve"> (0.65, 1.31)</w:t>
              </w:r>
            </w:ins>
          </w:p>
        </w:tc>
        <w:tc>
          <w:tcPr>
            <w:tcW w:w="481" w:type="pct"/>
            <w:vAlign w:val="center"/>
            <w:tcPrChange w:id="11228" w:author="Mohammad Nayeem Hasan" w:date="2023-01-27T16:50:00Z">
              <w:tcPr>
                <w:tcW w:w="481" w:type="pct"/>
                <w:gridSpan w:val="2"/>
                <w:vAlign w:val="center"/>
              </w:tcPr>
            </w:tcPrChange>
          </w:tcPr>
          <w:p w14:paraId="193E1C16" w14:textId="77777777" w:rsidR="004D458D" w:rsidRPr="00C60F95" w:rsidRDefault="004D458D" w:rsidP="004D458D">
            <w:pPr>
              <w:rPr>
                <w:ins w:id="11229" w:author="Mohammad Nayeem Hasan" w:date="2023-01-21T00:38:00Z"/>
                <w:rFonts w:ascii="Times New Roman" w:hAnsi="Times New Roman" w:cs="Times New Roman"/>
                <w:sz w:val="20"/>
                <w:szCs w:val="20"/>
                <w:rPrChange w:id="11230" w:author="Mohammad Nayeem Hasan" w:date="2023-01-21T03:17:00Z">
                  <w:rPr>
                    <w:ins w:id="11231" w:author="Mohammad Nayeem Hasan" w:date="2023-01-21T00:38:00Z"/>
                    <w:rFonts w:ascii="Times New Roman" w:hAnsi="Times New Roman" w:cs="Times New Roman"/>
                    <w:sz w:val="24"/>
                    <w:szCs w:val="24"/>
                  </w:rPr>
                </w:rPrChange>
              </w:rPr>
              <w:pPrChange w:id="11232" w:author="Mohammad Nayeem Hasan" w:date="2023-01-21T14:56:00Z">
                <w:pPr>
                  <w:jc w:val="both"/>
                </w:pPr>
              </w:pPrChange>
            </w:pPr>
            <w:ins w:id="11233" w:author="Mohammad Nayeem Hasan" w:date="2023-01-21T00:38:00Z">
              <w:r w:rsidRPr="00C60F95">
                <w:rPr>
                  <w:rFonts w:ascii="Times New Roman" w:hAnsi="Times New Roman" w:cs="Times New Roman"/>
                  <w:sz w:val="20"/>
                  <w:szCs w:val="20"/>
                  <w:rPrChange w:id="11234" w:author="Mohammad Nayeem Hasan" w:date="2023-01-21T03:17:00Z">
                    <w:rPr>
                      <w:rFonts w:ascii="Times New Roman" w:hAnsi="Times New Roman" w:cs="Times New Roman"/>
                      <w:sz w:val="24"/>
                      <w:szCs w:val="24"/>
                    </w:rPr>
                  </w:rPrChange>
                </w:rPr>
                <w:t>0.666</w:t>
              </w:r>
            </w:ins>
          </w:p>
        </w:tc>
        <w:tc>
          <w:tcPr>
            <w:tcW w:w="1012" w:type="pct"/>
            <w:vAlign w:val="center"/>
            <w:tcPrChange w:id="11235" w:author="Mohammad Nayeem Hasan" w:date="2023-01-27T16:50:00Z">
              <w:tcPr>
                <w:tcW w:w="1012" w:type="pct"/>
                <w:gridSpan w:val="3"/>
                <w:vAlign w:val="center"/>
              </w:tcPr>
            </w:tcPrChange>
          </w:tcPr>
          <w:p w14:paraId="7EC82878" w14:textId="141E8FA9" w:rsidR="004D458D" w:rsidRPr="00C60F95" w:rsidRDefault="004D458D" w:rsidP="004D458D">
            <w:pPr>
              <w:rPr>
                <w:ins w:id="11236" w:author="Mohammad Nayeem Hasan" w:date="2023-01-21T00:38:00Z"/>
                <w:rFonts w:ascii="Times New Roman" w:hAnsi="Times New Roman" w:cs="Times New Roman"/>
                <w:sz w:val="20"/>
                <w:szCs w:val="20"/>
                <w:rPrChange w:id="11237" w:author="Mohammad Nayeem Hasan" w:date="2023-01-21T03:17:00Z">
                  <w:rPr>
                    <w:ins w:id="11238" w:author="Mohammad Nayeem Hasan" w:date="2023-01-21T00:38:00Z"/>
                    <w:rFonts w:ascii="Times New Roman" w:hAnsi="Times New Roman" w:cs="Times New Roman"/>
                    <w:sz w:val="24"/>
                    <w:szCs w:val="24"/>
                  </w:rPr>
                </w:rPrChange>
              </w:rPr>
              <w:pPrChange w:id="11239" w:author="Mohammad Nayeem Hasan" w:date="2023-01-21T14:56:00Z">
                <w:pPr>
                  <w:jc w:val="both"/>
                </w:pPr>
              </w:pPrChange>
            </w:pPr>
            <w:ins w:id="11240" w:author="Mohammad Nayeem Hasan" w:date="2023-01-21T00:38:00Z">
              <w:r w:rsidRPr="00C60F95">
                <w:rPr>
                  <w:rFonts w:ascii="Times New Roman" w:hAnsi="Times New Roman" w:cs="Times New Roman"/>
                  <w:sz w:val="20"/>
                  <w:szCs w:val="20"/>
                  <w:rPrChange w:id="11241" w:author="Mohammad Nayeem Hasan" w:date="2023-01-21T03:17:00Z">
                    <w:rPr>
                      <w:rFonts w:ascii="Times New Roman" w:hAnsi="Times New Roman" w:cs="Times New Roman"/>
                      <w:sz w:val="24"/>
                      <w:szCs w:val="24"/>
                    </w:rPr>
                  </w:rPrChange>
                </w:rPr>
                <w:t>1.04</w:t>
              </w:r>
            </w:ins>
            <w:ins w:id="11242" w:author="Mohammad Nayeem Hasan" w:date="2023-01-21T02:54:00Z">
              <w:r w:rsidRPr="00C60F95">
                <w:rPr>
                  <w:rFonts w:ascii="Times New Roman" w:hAnsi="Times New Roman" w:cs="Times New Roman"/>
                  <w:sz w:val="20"/>
                  <w:szCs w:val="20"/>
                  <w:rPrChange w:id="11243" w:author="Mohammad Nayeem Hasan" w:date="2023-01-21T03:17:00Z">
                    <w:rPr>
                      <w:rFonts w:ascii="Times New Roman" w:hAnsi="Times New Roman" w:cs="Times New Roman"/>
                      <w:sz w:val="24"/>
                      <w:szCs w:val="24"/>
                    </w:rPr>
                  </w:rPrChange>
                </w:rPr>
                <w:t xml:space="preserve"> (0.75, 1.45)</w:t>
              </w:r>
            </w:ins>
          </w:p>
        </w:tc>
        <w:tc>
          <w:tcPr>
            <w:tcW w:w="473" w:type="pct"/>
            <w:vAlign w:val="center"/>
            <w:tcPrChange w:id="11244" w:author="Mohammad Nayeem Hasan" w:date="2023-01-27T16:50:00Z">
              <w:tcPr>
                <w:tcW w:w="477" w:type="pct"/>
                <w:gridSpan w:val="2"/>
                <w:vAlign w:val="center"/>
              </w:tcPr>
            </w:tcPrChange>
          </w:tcPr>
          <w:p w14:paraId="349DBA9E" w14:textId="77777777" w:rsidR="004D458D" w:rsidRPr="00C60F95" w:rsidRDefault="004D458D" w:rsidP="004D458D">
            <w:pPr>
              <w:rPr>
                <w:ins w:id="11245" w:author="Mohammad Nayeem Hasan" w:date="2023-01-21T00:38:00Z"/>
                <w:rFonts w:ascii="Times New Roman" w:hAnsi="Times New Roman" w:cs="Times New Roman"/>
                <w:sz w:val="20"/>
                <w:szCs w:val="20"/>
                <w:rPrChange w:id="11246" w:author="Mohammad Nayeem Hasan" w:date="2023-01-21T03:17:00Z">
                  <w:rPr>
                    <w:ins w:id="11247" w:author="Mohammad Nayeem Hasan" w:date="2023-01-21T00:38:00Z"/>
                    <w:rFonts w:ascii="Times New Roman" w:hAnsi="Times New Roman" w:cs="Times New Roman"/>
                    <w:sz w:val="24"/>
                    <w:szCs w:val="24"/>
                  </w:rPr>
                </w:rPrChange>
              </w:rPr>
              <w:pPrChange w:id="11248" w:author="Mohammad Nayeem Hasan" w:date="2023-01-21T14:56:00Z">
                <w:pPr>
                  <w:jc w:val="both"/>
                </w:pPr>
              </w:pPrChange>
            </w:pPr>
            <w:ins w:id="11249" w:author="Mohammad Nayeem Hasan" w:date="2023-01-21T00:38:00Z">
              <w:r w:rsidRPr="00C60F95">
                <w:rPr>
                  <w:rFonts w:ascii="Times New Roman" w:hAnsi="Times New Roman" w:cs="Times New Roman"/>
                  <w:sz w:val="20"/>
                  <w:szCs w:val="20"/>
                  <w:rPrChange w:id="11250" w:author="Mohammad Nayeem Hasan" w:date="2023-01-21T03:17:00Z">
                    <w:rPr>
                      <w:rFonts w:ascii="Times New Roman" w:hAnsi="Times New Roman" w:cs="Times New Roman"/>
                      <w:sz w:val="24"/>
                      <w:szCs w:val="24"/>
                    </w:rPr>
                  </w:rPrChange>
                </w:rPr>
                <w:t>0.788</w:t>
              </w:r>
            </w:ins>
          </w:p>
        </w:tc>
      </w:tr>
      <w:tr w:rsidR="004D458D" w:rsidRPr="00C60F95" w14:paraId="75BE38B7" w14:textId="77777777" w:rsidTr="00DE658B">
        <w:trPr>
          <w:trHeight w:val="138"/>
          <w:jc w:val="center"/>
          <w:ins w:id="11251" w:author="Mohammad Nayeem Hasan" w:date="2023-01-21T00:38:00Z"/>
          <w:trPrChange w:id="11252" w:author="Mohammad Nayeem Hasan" w:date="2023-01-27T16:50:00Z">
            <w:trPr>
              <w:trHeight w:val="138"/>
              <w:jc w:val="center"/>
            </w:trPr>
          </w:trPrChange>
        </w:trPr>
        <w:tc>
          <w:tcPr>
            <w:tcW w:w="881" w:type="pct"/>
            <w:vAlign w:val="center"/>
            <w:tcPrChange w:id="11253" w:author="Mohammad Nayeem Hasan" w:date="2023-01-27T16:50:00Z">
              <w:tcPr>
                <w:tcW w:w="881" w:type="pct"/>
                <w:vAlign w:val="center"/>
              </w:tcPr>
            </w:tcPrChange>
          </w:tcPr>
          <w:p w14:paraId="69A840B0" w14:textId="77777777" w:rsidR="004D458D" w:rsidRPr="00C60F95" w:rsidRDefault="004D458D" w:rsidP="004D458D">
            <w:pPr>
              <w:rPr>
                <w:ins w:id="11254" w:author="Mohammad Nayeem Hasan" w:date="2023-01-21T00:38:00Z"/>
                <w:rFonts w:ascii="Times New Roman" w:hAnsi="Times New Roman" w:cs="Times New Roman"/>
                <w:sz w:val="20"/>
                <w:szCs w:val="20"/>
                <w:rPrChange w:id="11255" w:author="Mohammad Nayeem Hasan" w:date="2023-01-21T03:17:00Z">
                  <w:rPr>
                    <w:ins w:id="11256" w:author="Mohammad Nayeem Hasan" w:date="2023-01-21T00:38:00Z"/>
                    <w:rFonts w:ascii="Times New Roman" w:hAnsi="Times New Roman" w:cs="Times New Roman"/>
                    <w:sz w:val="24"/>
                    <w:szCs w:val="24"/>
                  </w:rPr>
                </w:rPrChange>
              </w:rPr>
              <w:pPrChange w:id="11257" w:author="Mohammad Nayeem Hasan" w:date="2023-01-21T14:56:00Z">
                <w:pPr>
                  <w:jc w:val="both"/>
                </w:pPr>
              </w:pPrChange>
            </w:pPr>
            <w:ins w:id="11258" w:author="Mohammad Nayeem Hasan" w:date="2023-01-21T00:38:00Z">
              <w:r w:rsidRPr="00C60F95">
                <w:rPr>
                  <w:rFonts w:ascii="Times New Roman" w:hAnsi="Times New Roman" w:cs="Times New Roman"/>
                  <w:sz w:val="20"/>
                  <w:szCs w:val="20"/>
                  <w:rPrChange w:id="11259" w:author="Mohammad Nayeem Hasan" w:date="2023-01-21T03:17:00Z">
                    <w:rPr>
                      <w:rFonts w:ascii="Times New Roman" w:hAnsi="Times New Roman" w:cs="Times New Roman"/>
                      <w:sz w:val="24"/>
                      <w:szCs w:val="24"/>
                    </w:rPr>
                  </w:rPrChange>
                </w:rPr>
                <w:t>Rangpur</w:t>
              </w:r>
            </w:ins>
          </w:p>
        </w:tc>
        <w:tc>
          <w:tcPr>
            <w:tcW w:w="854" w:type="pct"/>
            <w:vAlign w:val="center"/>
            <w:tcPrChange w:id="11260" w:author="Mohammad Nayeem Hasan" w:date="2023-01-27T16:50:00Z">
              <w:tcPr>
                <w:tcW w:w="851" w:type="pct"/>
                <w:vAlign w:val="center"/>
              </w:tcPr>
            </w:tcPrChange>
          </w:tcPr>
          <w:p w14:paraId="76C67F3E" w14:textId="77777777" w:rsidR="004D458D" w:rsidRPr="00C60F95" w:rsidRDefault="004D458D" w:rsidP="004D458D">
            <w:pPr>
              <w:rPr>
                <w:ins w:id="11261" w:author="Mohammad Nayeem Hasan" w:date="2023-01-21T00:38:00Z"/>
                <w:rFonts w:ascii="Times New Roman" w:hAnsi="Times New Roman" w:cs="Times New Roman"/>
                <w:sz w:val="20"/>
                <w:szCs w:val="20"/>
                <w:rPrChange w:id="11262" w:author="Mohammad Nayeem Hasan" w:date="2023-01-21T03:17:00Z">
                  <w:rPr>
                    <w:ins w:id="11263" w:author="Mohammad Nayeem Hasan" w:date="2023-01-21T00:38:00Z"/>
                    <w:rFonts w:ascii="Times New Roman" w:hAnsi="Times New Roman" w:cs="Times New Roman"/>
                    <w:sz w:val="24"/>
                    <w:szCs w:val="24"/>
                  </w:rPr>
                </w:rPrChange>
              </w:rPr>
              <w:pPrChange w:id="11264" w:author="Mohammad Nayeem Hasan" w:date="2023-01-21T14:56:00Z">
                <w:pPr>
                  <w:jc w:val="both"/>
                </w:pPr>
              </w:pPrChange>
            </w:pPr>
            <w:ins w:id="11265" w:author="Mohammad Nayeem Hasan" w:date="2023-01-21T00:38:00Z">
              <w:r w:rsidRPr="00C60F95">
                <w:rPr>
                  <w:rFonts w:ascii="Times New Roman" w:hAnsi="Times New Roman" w:cs="Times New Roman"/>
                  <w:sz w:val="20"/>
                  <w:szCs w:val="20"/>
                  <w:rPrChange w:id="11266" w:author="Mohammad Nayeem Hasan" w:date="2023-01-21T03:17:00Z">
                    <w:rPr>
                      <w:rFonts w:ascii="Times New Roman" w:hAnsi="Times New Roman" w:cs="Times New Roman"/>
                      <w:sz w:val="24"/>
                      <w:szCs w:val="24"/>
                    </w:rPr>
                  </w:rPrChange>
                </w:rPr>
                <w:t>-</w:t>
              </w:r>
            </w:ins>
          </w:p>
        </w:tc>
        <w:tc>
          <w:tcPr>
            <w:tcW w:w="481" w:type="pct"/>
            <w:vAlign w:val="center"/>
            <w:tcPrChange w:id="11267" w:author="Mohammad Nayeem Hasan" w:date="2023-01-27T16:50:00Z">
              <w:tcPr>
                <w:tcW w:w="481" w:type="pct"/>
                <w:gridSpan w:val="3"/>
                <w:vAlign w:val="center"/>
              </w:tcPr>
            </w:tcPrChange>
          </w:tcPr>
          <w:p w14:paraId="501F4736" w14:textId="77777777" w:rsidR="004D458D" w:rsidRPr="00C60F95" w:rsidRDefault="004D458D" w:rsidP="004D458D">
            <w:pPr>
              <w:rPr>
                <w:ins w:id="11268" w:author="Mohammad Nayeem Hasan" w:date="2023-01-21T00:38:00Z"/>
                <w:rFonts w:ascii="Times New Roman" w:hAnsi="Times New Roman" w:cs="Times New Roman"/>
                <w:sz w:val="20"/>
                <w:szCs w:val="20"/>
                <w:rPrChange w:id="11269" w:author="Mohammad Nayeem Hasan" w:date="2023-01-21T03:17:00Z">
                  <w:rPr>
                    <w:ins w:id="11270" w:author="Mohammad Nayeem Hasan" w:date="2023-01-21T00:38:00Z"/>
                    <w:rFonts w:ascii="Times New Roman" w:hAnsi="Times New Roman" w:cs="Times New Roman"/>
                    <w:sz w:val="24"/>
                    <w:szCs w:val="24"/>
                  </w:rPr>
                </w:rPrChange>
              </w:rPr>
              <w:pPrChange w:id="11271" w:author="Mohammad Nayeem Hasan" w:date="2023-01-21T14:56:00Z">
                <w:pPr>
                  <w:jc w:val="both"/>
                </w:pPr>
              </w:pPrChange>
            </w:pPr>
            <w:ins w:id="11272" w:author="Mohammad Nayeem Hasan" w:date="2023-01-21T00:38:00Z">
              <w:r w:rsidRPr="00C60F95">
                <w:rPr>
                  <w:rFonts w:ascii="Times New Roman" w:hAnsi="Times New Roman" w:cs="Times New Roman"/>
                  <w:sz w:val="20"/>
                  <w:szCs w:val="20"/>
                  <w:rPrChange w:id="11273" w:author="Mohammad Nayeem Hasan" w:date="2023-01-21T03:17:00Z">
                    <w:rPr>
                      <w:rFonts w:ascii="Times New Roman" w:hAnsi="Times New Roman" w:cs="Times New Roman"/>
                      <w:sz w:val="24"/>
                      <w:szCs w:val="24"/>
                    </w:rPr>
                  </w:rPrChange>
                </w:rPr>
                <w:t>-</w:t>
              </w:r>
            </w:ins>
          </w:p>
        </w:tc>
        <w:tc>
          <w:tcPr>
            <w:tcW w:w="818" w:type="pct"/>
            <w:vAlign w:val="center"/>
            <w:tcPrChange w:id="11274" w:author="Mohammad Nayeem Hasan" w:date="2023-01-27T16:50:00Z">
              <w:tcPr>
                <w:tcW w:w="818" w:type="pct"/>
                <w:gridSpan w:val="2"/>
                <w:vAlign w:val="center"/>
              </w:tcPr>
            </w:tcPrChange>
          </w:tcPr>
          <w:p w14:paraId="5AFBD328" w14:textId="76B4D88D" w:rsidR="004D458D" w:rsidRPr="00C60F95" w:rsidRDefault="004D458D" w:rsidP="004D458D">
            <w:pPr>
              <w:rPr>
                <w:ins w:id="11275" w:author="Mohammad Nayeem Hasan" w:date="2023-01-21T00:38:00Z"/>
                <w:rFonts w:ascii="Times New Roman" w:hAnsi="Times New Roman" w:cs="Times New Roman"/>
                <w:sz w:val="20"/>
                <w:szCs w:val="20"/>
                <w:rPrChange w:id="11276" w:author="Mohammad Nayeem Hasan" w:date="2023-01-21T03:17:00Z">
                  <w:rPr>
                    <w:ins w:id="11277" w:author="Mohammad Nayeem Hasan" w:date="2023-01-21T00:38:00Z"/>
                    <w:rFonts w:ascii="Times New Roman" w:hAnsi="Times New Roman" w:cs="Times New Roman"/>
                    <w:sz w:val="24"/>
                    <w:szCs w:val="24"/>
                  </w:rPr>
                </w:rPrChange>
              </w:rPr>
              <w:pPrChange w:id="11278" w:author="Mohammad Nayeem Hasan" w:date="2023-01-21T14:56:00Z">
                <w:pPr>
                  <w:jc w:val="both"/>
                </w:pPr>
              </w:pPrChange>
            </w:pPr>
            <w:ins w:id="11279" w:author="Mohammad Nayeem Hasan" w:date="2023-01-21T00:38:00Z">
              <w:r w:rsidRPr="00C60F95">
                <w:rPr>
                  <w:rFonts w:ascii="Times New Roman" w:hAnsi="Times New Roman" w:cs="Times New Roman"/>
                  <w:sz w:val="20"/>
                  <w:szCs w:val="20"/>
                  <w:rPrChange w:id="11280" w:author="Mohammad Nayeem Hasan" w:date="2023-01-21T03:17:00Z">
                    <w:rPr>
                      <w:rFonts w:ascii="Times New Roman" w:hAnsi="Times New Roman" w:cs="Times New Roman"/>
                      <w:sz w:val="24"/>
                      <w:szCs w:val="24"/>
                    </w:rPr>
                  </w:rPrChange>
                </w:rPr>
                <w:t>0.99</w:t>
              </w:r>
            </w:ins>
            <w:ins w:id="11281" w:author="Mohammad Nayeem Hasan" w:date="2023-01-21T02:20:00Z">
              <w:r w:rsidRPr="00C60F95">
                <w:rPr>
                  <w:rFonts w:ascii="Times New Roman" w:hAnsi="Times New Roman" w:cs="Times New Roman"/>
                  <w:sz w:val="20"/>
                  <w:szCs w:val="20"/>
                  <w:rPrChange w:id="11282" w:author="Mohammad Nayeem Hasan" w:date="2023-01-21T03:17:00Z">
                    <w:rPr>
                      <w:rFonts w:ascii="Times New Roman" w:hAnsi="Times New Roman" w:cs="Times New Roman"/>
                      <w:sz w:val="24"/>
                      <w:szCs w:val="24"/>
                    </w:rPr>
                  </w:rPrChange>
                </w:rPr>
                <w:t xml:space="preserve"> (0.71, 1.3</w:t>
              </w:r>
            </w:ins>
            <w:ins w:id="11283" w:author="Mohammad Nayeem Hasan" w:date="2023-01-27T17:18:00Z">
              <w:r w:rsidR="00E07E50">
                <w:rPr>
                  <w:rFonts w:ascii="Times New Roman" w:hAnsi="Times New Roman" w:cs="Times New Roman"/>
                  <w:sz w:val="20"/>
                  <w:szCs w:val="20"/>
                </w:rPr>
                <w:t>9</w:t>
              </w:r>
            </w:ins>
            <w:ins w:id="11284" w:author="Mohammad Nayeem Hasan" w:date="2023-01-21T02:20:00Z">
              <w:r w:rsidRPr="00C60F95">
                <w:rPr>
                  <w:rFonts w:ascii="Times New Roman" w:hAnsi="Times New Roman" w:cs="Times New Roman"/>
                  <w:sz w:val="20"/>
                  <w:szCs w:val="20"/>
                  <w:rPrChange w:id="11285" w:author="Mohammad Nayeem Hasan" w:date="2023-01-21T03:17:00Z">
                    <w:rPr>
                      <w:rFonts w:ascii="Times New Roman" w:hAnsi="Times New Roman" w:cs="Times New Roman"/>
                      <w:sz w:val="24"/>
                      <w:szCs w:val="24"/>
                    </w:rPr>
                  </w:rPrChange>
                </w:rPr>
                <w:t>)</w:t>
              </w:r>
            </w:ins>
          </w:p>
        </w:tc>
        <w:tc>
          <w:tcPr>
            <w:tcW w:w="481" w:type="pct"/>
            <w:vAlign w:val="center"/>
            <w:tcPrChange w:id="11286" w:author="Mohammad Nayeem Hasan" w:date="2023-01-27T16:50:00Z">
              <w:tcPr>
                <w:tcW w:w="481" w:type="pct"/>
                <w:gridSpan w:val="2"/>
                <w:vAlign w:val="center"/>
              </w:tcPr>
            </w:tcPrChange>
          </w:tcPr>
          <w:p w14:paraId="09403A9D" w14:textId="77777777" w:rsidR="004D458D" w:rsidRPr="00C60F95" w:rsidRDefault="004D458D" w:rsidP="004D458D">
            <w:pPr>
              <w:rPr>
                <w:ins w:id="11287" w:author="Mohammad Nayeem Hasan" w:date="2023-01-21T00:38:00Z"/>
                <w:rFonts w:ascii="Times New Roman" w:hAnsi="Times New Roman" w:cs="Times New Roman"/>
                <w:sz w:val="20"/>
                <w:szCs w:val="20"/>
                <w:rPrChange w:id="11288" w:author="Mohammad Nayeem Hasan" w:date="2023-01-21T03:17:00Z">
                  <w:rPr>
                    <w:ins w:id="11289" w:author="Mohammad Nayeem Hasan" w:date="2023-01-21T00:38:00Z"/>
                    <w:rFonts w:ascii="Times New Roman" w:hAnsi="Times New Roman" w:cs="Times New Roman"/>
                    <w:sz w:val="24"/>
                    <w:szCs w:val="24"/>
                  </w:rPr>
                </w:rPrChange>
              </w:rPr>
              <w:pPrChange w:id="11290" w:author="Mohammad Nayeem Hasan" w:date="2023-01-21T14:56:00Z">
                <w:pPr>
                  <w:jc w:val="both"/>
                </w:pPr>
              </w:pPrChange>
            </w:pPr>
            <w:ins w:id="11291" w:author="Mohammad Nayeem Hasan" w:date="2023-01-21T00:38:00Z">
              <w:r w:rsidRPr="00C60F95">
                <w:rPr>
                  <w:rFonts w:ascii="Times New Roman" w:hAnsi="Times New Roman" w:cs="Times New Roman"/>
                  <w:sz w:val="20"/>
                  <w:szCs w:val="20"/>
                  <w:rPrChange w:id="11292" w:author="Mohammad Nayeem Hasan" w:date="2023-01-21T03:17:00Z">
                    <w:rPr>
                      <w:rFonts w:ascii="Times New Roman" w:hAnsi="Times New Roman" w:cs="Times New Roman"/>
                      <w:sz w:val="24"/>
                      <w:szCs w:val="24"/>
                    </w:rPr>
                  </w:rPrChange>
                </w:rPr>
                <w:t>0.955</w:t>
              </w:r>
            </w:ins>
          </w:p>
        </w:tc>
        <w:tc>
          <w:tcPr>
            <w:tcW w:w="1012" w:type="pct"/>
            <w:vAlign w:val="center"/>
            <w:tcPrChange w:id="11293" w:author="Mohammad Nayeem Hasan" w:date="2023-01-27T16:50:00Z">
              <w:tcPr>
                <w:tcW w:w="1012" w:type="pct"/>
                <w:gridSpan w:val="3"/>
                <w:vAlign w:val="center"/>
              </w:tcPr>
            </w:tcPrChange>
          </w:tcPr>
          <w:p w14:paraId="00153F54" w14:textId="35DC9D92" w:rsidR="004D458D" w:rsidRPr="00C60F95" w:rsidRDefault="004D458D" w:rsidP="004D458D">
            <w:pPr>
              <w:rPr>
                <w:ins w:id="11294" w:author="Mohammad Nayeem Hasan" w:date="2023-01-21T00:38:00Z"/>
                <w:rFonts w:ascii="Times New Roman" w:hAnsi="Times New Roman" w:cs="Times New Roman"/>
                <w:sz w:val="20"/>
                <w:szCs w:val="20"/>
                <w:rPrChange w:id="11295" w:author="Mohammad Nayeem Hasan" w:date="2023-01-21T03:17:00Z">
                  <w:rPr>
                    <w:ins w:id="11296" w:author="Mohammad Nayeem Hasan" w:date="2023-01-21T00:38:00Z"/>
                    <w:rFonts w:ascii="Times New Roman" w:hAnsi="Times New Roman" w:cs="Times New Roman"/>
                    <w:sz w:val="24"/>
                    <w:szCs w:val="24"/>
                  </w:rPr>
                </w:rPrChange>
              </w:rPr>
              <w:pPrChange w:id="11297" w:author="Mohammad Nayeem Hasan" w:date="2023-01-21T14:56:00Z">
                <w:pPr>
                  <w:jc w:val="both"/>
                </w:pPr>
              </w:pPrChange>
            </w:pPr>
            <w:ins w:id="11298" w:author="Mohammad Nayeem Hasan" w:date="2023-01-21T00:38:00Z">
              <w:r w:rsidRPr="00C60F95">
                <w:rPr>
                  <w:rFonts w:ascii="Times New Roman" w:hAnsi="Times New Roman" w:cs="Times New Roman"/>
                  <w:sz w:val="20"/>
                  <w:szCs w:val="20"/>
                  <w:rPrChange w:id="11299" w:author="Mohammad Nayeem Hasan" w:date="2023-01-21T03:17:00Z">
                    <w:rPr>
                      <w:rFonts w:ascii="Times New Roman" w:hAnsi="Times New Roman" w:cs="Times New Roman"/>
                      <w:sz w:val="24"/>
                      <w:szCs w:val="24"/>
                    </w:rPr>
                  </w:rPrChange>
                </w:rPr>
                <w:t>0.70</w:t>
              </w:r>
            </w:ins>
            <w:ins w:id="11300" w:author="Mohammad Nayeem Hasan" w:date="2023-01-21T02:54:00Z">
              <w:r w:rsidRPr="00C60F95">
                <w:rPr>
                  <w:rFonts w:ascii="Times New Roman" w:hAnsi="Times New Roman" w:cs="Times New Roman"/>
                  <w:sz w:val="20"/>
                  <w:szCs w:val="20"/>
                  <w:rPrChange w:id="11301" w:author="Mohammad Nayeem Hasan" w:date="2023-01-21T03:17:00Z">
                    <w:rPr>
                      <w:rFonts w:ascii="Times New Roman" w:hAnsi="Times New Roman" w:cs="Times New Roman"/>
                      <w:sz w:val="24"/>
                      <w:szCs w:val="24"/>
                    </w:rPr>
                  </w:rPrChange>
                </w:rPr>
                <w:t xml:space="preserve"> (0.49, 0.98)</w:t>
              </w:r>
            </w:ins>
          </w:p>
        </w:tc>
        <w:tc>
          <w:tcPr>
            <w:tcW w:w="473" w:type="pct"/>
            <w:vAlign w:val="center"/>
            <w:tcPrChange w:id="11302" w:author="Mohammad Nayeem Hasan" w:date="2023-01-27T16:50:00Z">
              <w:tcPr>
                <w:tcW w:w="477" w:type="pct"/>
                <w:gridSpan w:val="2"/>
                <w:vAlign w:val="center"/>
              </w:tcPr>
            </w:tcPrChange>
          </w:tcPr>
          <w:p w14:paraId="745E89F9" w14:textId="77777777" w:rsidR="004D458D" w:rsidRPr="00C60F95" w:rsidRDefault="004D458D" w:rsidP="004D458D">
            <w:pPr>
              <w:rPr>
                <w:ins w:id="11303" w:author="Mohammad Nayeem Hasan" w:date="2023-01-21T00:38:00Z"/>
                <w:rFonts w:ascii="Times New Roman" w:hAnsi="Times New Roman" w:cs="Times New Roman"/>
                <w:b/>
                <w:bCs/>
                <w:sz w:val="20"/>
                <w:szCs w:val="20"/>
                <w:rPrChange w:id="11304" w:author="Mohammad Nayeem Hasan" w:date="2023-01-21T03:17:00Z">
                  <w:rPr>
                    <w:ins w:id="11305" w:author="Mohammad Nayeem Hasan" w:date="2023-01-21T00:38:00Z"/>
                    <w:rFonts w:ascii="Times New Roman" w:hAnsi="Times New Roman" w:cs="Times New Roman"/>
                    <w:b/>
                    <w:bCs/>
                    <w:sz w:val="24"/>
                    <w:szCs w:val="24"/>
                  </w:rPr>
                </w:rPrChange>
              </w:rPr>
              <w:pPrChange w:id="11306" w:author="Mohammad Nayeem Hasan" w:date="2023-01-21T14:56:00Z">
                <w:pPr>
                  <w:jc w:val="both"/>
                </w:pPr>
              </w:pPrChange>
            </w:pPr>
            <w:ins w:id="11307" w:author="Mohammad Nayeem Hasan" w:date="2023-01-21T00:38:00Z">
              <w:r w:rsidRPr="00C60F95">
                <w:rPr>
                  <w:rFonts w:ascii="Times New Roman" w:hAnsi="Times New Roman" w:cs="Times New Roman"/>
                  <w:b/>
                  <w:bCs/>
                  <w:sz w:val="20"/>
                  <w:szCs w:val="20"/>
                  <w:rPrChange w:id="11308" w:author="Mohammad Nayeem Hasan" w:date="2023-01-21T03:17:00Z">
                    <w:rPr>
                      <w:rFonts w:ascii="Times New Roman" w:hAnsi="Times New Roman" w:cs="Times New Roman"/>
                      <w:b/>
                      <w:bCs/>
                      <w:sz w:val="24"/>
                      <w:szCs w:val="24"/>
                    </w:rPr>
                  </w:rPrChange>
                </w:rPr>
                <w:t>0.037</w:t>
              </w:r>
            </w:ins>
          </w:p>
        </w:tc>
      </w:tr>
      <w:tr w:rsidR="004D458D" w:rsidRPr="00C60F95" w14:paraId="3B8F44BF" w14:textId="77777777" w:rsidTr="00DE658B">
        <w:trPr>
          <w:trHeight w:val="138"/>
          <w:jc w:val="center"/>
          <w:ins w:id="11309" w:author="Mohammad Nayeem Hasan" w:date="2023-01-21T00:38:00Z"/>
          <w:trPrChange w:id="11310" w:author="Mohammad Nayeem Hasan" w:date="2023-01-27T16:50:00Z">
            <w:trPr>
              <w:trHeight w:val="138"/>
              <w:jc w:val="center"/>
            </w:trPr>
          </w:trPrChange>
        </w:trPr>
        <w:tc>
          <w:tcPr>
            <w:tcW w:w="881" w:type="pct"/>
            <w:vAlign w:val="center"/>
            <w:tcPrChange w:id="11311" w:author="Mohammad Nayeem Hasan" w:date="2023-01-27T16:50:00Z">
              <w:tcPr>
                <w:tcW w:w="881" w:type="pct"/>
                <w:vAlign w:val="center"/>
              </w:tcPr>
            </w:tcPrChange>
          </w:tcPr>
          <w:p w14:paraId="50D79251" w14:textId="77777777" w:rsidR="004D458D" w:rsidRPr="00C60F95" w:rsidRDefault="004D458D" w:rsidP="004D458D">
            <w:pPr>
              <w:rPr>
                <w:ins w:id="11312" w:author="Mohammad Nayeem Hasan" w:date="2023-01-21T00:38:00Z"/>
                <w:rFonts w:ascii="Times New Roman" w:hAnsi="Times New Roman" w:cs="Times New Roman"/>
                <w:sz w:val="20"/>
                <w:szCs w:val="20"/>
                <w:rPrChange w:id="11313" w:author="Mohammad Nayeem Hasan" w:date="2023-01-21T03:17:00Z">
                  <w:rPr>
                    <w:ins w:id="11314" w:author="Mohammad Nayeem Hasan" w:date="2023-01-21T00:38:00Z"/>
                    <w:rFonts w:ascii="Times New Roman" w:hAnsi="Times New Roman" w:cs="Times New Roman"/>
                    <w:sz w:val="24"/>
                    <w:szCs w:val="24"/>
                  </w:rPr>
                </w:rPrChange>
              </w:rPr>
              <w:pPrChange w:id="11315" w:author="Mohammad Nayeem Hasan" w:date="2023-01-21T14:56:00Z">
                <w:pPr>
                  <w:jc w:val="both"/>
                </w:pPr>
              </w:pPrChange>
            </w:pPr>
            <w:ins w:id="11316" w:author="Mohammad Nayeem Hasan" w:date="2023-01-21T00:38:00Z">
              <w:r w:rsidRPr="00C60F95">
                <w:rPr>
                  <w:rFonts w:ascii="Times New Roman" w:hAnsi="Times New Roman" w:cs="Times New Roman"/>
                  <w:sz w:val="20"/>
                  <w:szCs w:val="20"/>
                  <w:rPrChange w:id="11317" w:author="Mohammad Nayeem Hasan" w:date="2023-01-21T03:17:00Z">
                    <w:rPr>
                      <w:rFonts w:ascii="Times New Roman" w:hAnsi="Times New Roman" w:cs="Times New Roman"/>
                      <w:sz w:val="24"/>
                      <w:szCs w:val="24"/>
                    </w:rPr>
                  </w:rPrChange>
                </w:rPr>
                <w:t>Sylhet</w:t>
              </w:r>
            </w:ins>
          </w:p>
        </w:tc>
        <w:tc>
          <w:tcPr>
            <w:tcW w:w="854" w:type="pct"/>
            <w:vAlign w:val="center"/>
            <w:tcPrChange w:id="11318" w:author="Mohammad Nayeem Hasan" w:date="2023-01-27T16:50:00Z">
              <w:tcPr>
                <w:tcW w:w="851" w:type="pct"/>
                <w:vAlign w:val="center"/>
              </w:tcPr>
            </w:tcPrChange>
          </w:tcPr>
          <w:p w14:paraId="79150696" w14:textId="77777777" w:rsidR="004D458D" w:rsidRPr="00C60F95" w:rsidRDefault="004D458D" w:rsidP="004D458D">
            <w:pPr>
              <w:rPr>
                <w:ins w:id="11319" w:author="Mohammad Nayeem Hasan" w:date="2023-01-21T00:38:00Z"/>
                <w:rFonts w:ascii="Times New Roman" w:hAnsi="Times New Roman" w:cs="Times New Roman"/>
                <w:sz w:val="20"/>
                <w:szCs w:val="20"/>
                <w:rPrChange w:id="11320" w:author="Mohammad Nayeem Hasan" w:date="2023-01-21T03:17:00Z">
                  <w:rPr>
                    <w:ins w:id="11321" w:author="Mohammad Nayeem Hasan" w:date="2023-01-21T00:38:00Z"/>
                    <w:rFonts w:ascii="Times New Roman" w:hAnsi="Times New Roman" w:cs="Times New Roman"/>
                    <w:sz w:val="24"/>
                    <w:szCs w:val="24"/>
                  </w:rPr>
                </w:rPrChange>
              </w:rPr>
              <w:pPrChange w:id="11322" w:author="Mohammad Nayeem Hasan" w:date="2023-01-21T14:56:00Z">
                <w:pPr>
                  <w:jc w:val="both"/>
                </w:pPr>
              </w:pPrChange>
            </w:pPr>
            <w:ins w:id="11323" w:author="Mohammad Nayeem Hasan" w:date="2023-01-21T00:38:00Z">
              <w:r w:rsidRPr="00C60F95">
                <w:rPr>
                  <w:rFonts w:ascii="Times New Roman" w:hAnsi="Times New Roman" w:cs="Times New Roman"/>
                  <w:sz w:val="20"/>
                  <w:szCs w:val="20"/>
                  <w:rPrChange w:id="11324" w:author="Mohammad Nayeem Hasan" w:date="2023-01-21T03:17:00Z">
                    <w:rPr>
                      <w:rFonts w:ascii="Times New Roman" w:hAnsi="Times New Roman" w:cs="Times New Roman"/>
                      <w:sz w:val="24"/>
                      <w:szCs w:val="24"/>
                    </w:rPr>
                  </w:rPrChange>
                </w:rPr>
                <w:t>Ref.</w:t>
              </w:r>
            </w:ins>
          </w:p>
        </w:tc>
        <w:tc>
          <w:tcPr>
            <w:tcW w:w="481" w:type="pct"/>
            <w:vAlign w:val="center"/>
            <w:tcPrChange w:id="11325" w:author="Mohammad Nayeem Hasan" w:date="2023-01-27T16:50:00Z">
              <w:tcPr>
                <w:tcW w:w="481" w:type="pct"/>
                <w:gridSpan w:val="3"/>
                <w:vAlign w:val="center"/>
              </w:tcPr>
            </w:tcPrChange>
          </w:tcPr>
          <w:p w14:paraId="4CF6BC53" w14:textId="77777777" w:rsidR="004D458D" w:rsidRPr="00C60F95" w:rsidRDefault="004D458D" w:rsidP="004D458D">
            <w:pPr>
              <w:rPr>
                <w:ins w:id="11326" w:author="Mohammad Nayeem Hasan" w:date="2023-01-21T00:38:00Z"/>
                <w:rFonts w:ascii="Times New Roman" w:hAnsi="Times New Roman" w:cs="Times New Roman"/>
                <w:sz w:val="20"/>
                <w:szCs w:val="20"/>
                <w:rPrChange w:id="11327" w:author="Mohammad Nayeem Hasan" w:date="2023-01-21T03:17:00Z">
                  <w:rPr>
                    <w:ins w:id="11328" w:author="Mohammad Nayeem Hasan" w:date="2023-01-21T00:38:00Z"/>
                    <w:rFonts w:ascii="Times New Roman" w:hAnsi="Times New Roman" w:cs="Times New Roman"/>
                    <w:sz w:val="24"/>
                    <w:szCs w:val="24"/>
                  </w:rPr>
                </w:rPrChange>
              </w:rPr>
              <w:pPrChange w:id="11329" w:author="Mohammad Nayeem Hasan" w:date="2023-01-21T14:56:00Z">
                <w:pPr>
                  <w:jc w:val="both"/>
                </w:pPr>
              </w:pPrChange>
            </w:pPr>
            <w:ins w:id="11330" w:author="Mohammad Nayeem Hasan" w:date="2023-01-21T00:38:00Z">
              <w:r w:rsidRPr="00C60F95">
                <w:rPr>
                  <w:rFonts w:ascii="Times New Roman" w:hAnsi="Times New Roman" w:cs="Times New Roman"/>
                  <w:sz w:val="20"/>
                  <w:szCs w:val="20"/>
                  <w:rPrChange w:id="11331" w:author="Mohammad Nayeem Hasan" w:date="2023-01-21T03:17:00Z">
                    <w:rPr>
                      <w:rFonts w:ascii="Times New Roman" w:hAnsi="Times New Roman" w:cs="Times New Roman"/>
                      <w:sz w:val="24"/>
                      <w:szCs w:val="24"/>
                    </w:rPr>
                  </w:rPrChange>
                </w:rPr>
                <w:t>-</w:t>
              </w:r>
            </w:ins>
          </w:p>
        </w:tc>
        <w:tc>
          <w:tcPr>
            <w:tcW w:w="818" w:type="pct"/>
            <w:vAlign w:val="center"/>
            <w:tcPrChange w:id="11332" w:author="Mohammad Nayeem Hasan" w:date="2023-01-27T16:50:00Z">
              <w:tcPr>
                <w:tcW w:w="818" w:type="pct"/>
                <w:gridSpan w:val="2"/>
                <w:vAlign w:val="center"/>
              </w:tcPr>
            </w:tcPrChange>
          </w:tcPr>
          <w:p w14:paraId="30A38DFA" w14:textId="77777777" w:rsidR="004D458D" w:rsidRPr="00C60F95" w:rsidRDefault="004D458D" w:rsidP="004D458D">
            <w:pPr>
              <w:rPr>
                <w:ins w:id="11333" w:author="Mohammad Nayeem Hasan" w:date="2023-01-21T00:38:00Z"/>
                <w:rFonts w:ascii="Times New Roman" w:hAnsi="Times New Roman" w:cs="Times New Roman"/>
                <w:sz w:val="20"/>
                <w:szCs w:val="20"/>
                <w:rPrChange w:id="11334" w:author="Mohammad Nayeem Hasan" w:date="2023-01-21T03:17:00Z">
                  <w:rPr>
                    <w:ins w:id="11335" w:author="Mohammad Nayeem Hasan" w:date="2023-01-21T00:38:00Z"/>
                    <w:rFonts w:ascii="Times New Roman" w:hAnsi="Times New Roman" w:cs="Times New Roman"/>
                    <w:sz w:val="24"/>
                    <w:szCs w:val="24"/>
                  </w:rPr>
                </w:rPrChange>
              </w:rPr>
              <w:pPrChange w:id="11336" w:author="Mohammad Nayeem Hasan" w:date="2023-01-21T14:56:00Z">
                <w:pPr>
                  <w:jc w:val="both"/>
                </w:pPr>
              </w:pPrChange>
            </w:pPr>
            <w:ins w:id="11337" w:author="Mohammad Nayeem Hasan" w:date="2023-01-21T00:38:00Z">
              <w:r w:rsidRPr="00C60F95">
                <w:rPr>
                  <w:rFonts w:ascii="Times New Roman" w:hAnsi="Times New Roman" w:cs="Times New Roman"/>
                  <w:sz w:val="20"/>
                  <w:szCs w:val="20"/>
                  <w:rPrChange w:id="11338" w:author="Mohammad Nayeem Hasan" w:date="2023-01-21T03:17:00Z">
                    <w:rPr>
                      <w:rFonts w:ascii="Times New Roman" w:hAnsi="Times New Roman" w:cs="Times New Roman"/>
                      <w:sz w:val="24"/>
                      <w:szCs w:val="24"/>
                    </w:rPr>
                  </w:rPrChange>
                </w:rPr>
                <w:t>Ref</w:t>
              </w:r>
            </w:ins>
          </w:p>
        </w:tc>
        <w:tc>
          <w:tcPr>
            <w:tcW w:w="481" w:type="pct"/>
            <w:vAlign w:val="center"/>
            <w:tcPrChange w:id="11339" w:author="Mohammad Nayeem Hasan" w:date="2023-01-27T16:50:00Z">
              <w:tcPr>
                <w:tcW w:w="481" w:type="pct"/>
                <w:gridSpan w:val="2"/>
                <w:vAlign w:val="center"/>
              </w:tcPr>
            </w:tcPrChange>
          </w:tcPr>
          <w:p w14:paraId="13159501" w14:textId="77777777" w:rsidR="004D458D" w:rsidRPr="00C60F95" w:rsidRDefault="004D458D" w:rsidP="004D458D">
            <w:pPr>
              <w:rPr>
                <w:ins w:id="11340" w:author="Mohammad Nayeem Hasan" w:date="2023-01-21T00:38:00Z"/>
                <w:rFonts w:ascii="Times New Roman" w:hAnsi="Times New Roman" w:cs="Times New Roman"/>
                <w:sz w:val="20"/>
                <w:szCs w:val="20"/>
                <w:rPrChange w:id="11341" w:author="Mohammad Nayeem Hasan" w:date="2023-01-21T03:17:00Z">
                  <w:rPr>
                    <w:ins w:id="11342" w:author="Mohammad Nayeem Hasan" w:date="2023-01-21T00:38:00Z"/>
                    <w:rFonts w:ascii="Times New Roman" w:hAnsi="Times New Roman" w:cs="Times New Roman"/>
                    <w:sz w:val="24"/>
                    <w:szCs w:val="24"/>
                  </w:rPr>
                </w:rPrChange>
              </w:rPr>
              <w:pPrChange w:id="11343" w:author="Mohammad Nayeem Hasan" w:date="2023-01-21T14:56:00Z">
                <w:pPr>
                  <w:jc w:val="both"/>
                </w:pPr>
              </w:pPrChange>
            </w:pPr>
            <w:ins w:id="11344" w:author="Mohammad Nayeem Hasan" w:date="2023-01-21T00:38:00Z">
              <w:r w:rsidRPr="00C60F95">
                <w:rPr>
                  <w:rFonts w:ascii="Times New Roman" w:hAnsi="Times New Roman" w:cs="Times New Roman"/>
                  <w:sz w:val="20"/>
                  <w:szCs w:val="20"/>
                  <w:rPrChange w:id="11345" w:author="Mohammad Nayeem Hasan" w:date="2023-01-21T03:17:00Z">
                    <w:rPr>
                      <w:rFonts w:ascii="Times New Roman" w:hAnsi="Times New Roman" w:cs="Times New Roman"/>
                      <w:sz w:val="24"/>
                      <w:szCs w:val="24"/>
                    </w:rPr>
                  </w:rPrChange>
                </w:rPr>
                <w:t>-</w:t>
              </w:r>
            </w:ins>
          </w:p>
        </w:tc>
        <w:tc>
          <w:tcPr>
            <w:tcW w:w="1012" w:type="pct"/>
            <w:vAlign w:val="center"/>
            <w:tcPrChange w:id="11346" w:author="Mohammad Nayeem Hasan" w:date="2023-01-27T16:50:00Z">
              <w:tcPr>
                <w:tcW w:w="1012" w:type="pct"/>
                <w:gridSpan w:val="3"/>
                <w:vAlign w:val="center"/>
              </w:tcPr>
            </w:tcPrChange>
          </w:tcPr>
          <w:p w14:paraId="3E0213DE" w14:textId="77777777" w:rsidR="004D458D" w:rsidRPr="00C60F95" w:rsidRDefault="004D458D" w:rsidP="004D458D">
            <w:pPr>
              <w:rPr>
                <w:ins w:id="11347" w:author="Mohammad Nayeem Hasan" w:date="2023-01-21T00:38:00Z"/>
                <w:rFonts w:ascii="Times New Roman" w:hAnsi="Times New Roman" w:cs="Times New Roman"/>
                <w:sz w:val="20"/>
                <w:szCs w:val="20"/>
                <w:rPrChange w:id="11348" w:author="Mohammad Nayeem Hasan" w:date="2023-01-21T03:17:00Z">
                  <w:rPr>
                    <w:ins w:id="11349" w:author="Mohammad Nayeem Hasan" w:date="2023-01-21T00:38:00Z"/>
                    <w:rFonts w:ascii="Times New Roman" w:hAnsi="Times New Roman" w:cs="Times New Roman"/>
                    <w:sz w:val="24"/>
                    <w:szCs w:val="24"/>
                  </w:rPr>
                </w:rPrChange>
              </w:rPr>
              <w:pPrChange w:id="11350" w:author="Mohammad Nayeem Hasan" w:date="2023-01-21T14:56:00Z">
                <w:pPr>
                  <w:jc w:val="both"/>
                </w:pPr>
              </w:pPrChange>
            </w:pPr>
            <w:ins w:id="11351" w:author="Mohammad Nayeem Hasan" w:date="2023-01-21T00:38:00Z">
              <w:r w:rsidRPr="00C60F95">
                <w:rPr>
                  <w:rFonts w:ascii="Times New Roman" w:hAnsi="Times New Roman" w:cs="Times New Roman"/>
                  <w:sz w:val="20"/>
                  <w:szCs w:val="20"/>
                  <w:rPrChange w:id="11352" w:author="Mohammad Nayeem Hasan" w:date="2023-01-21T03:17:00Z">
                    <w:rPr>
                      <w:rFonts w:ascii="Times New Roman" w:hAnsi="Times New Roman" w:cs="Times New Roman"/>
                      <w:sz w:val="24"/>
                      <w:szCs w:val="24"/>
                    </w:rPr>
                  </w:rPrChange>
                </w:rPr>
                <w:t>Ref</w:t>
              </w:r>
            </w:ins>
          </w:p>
        </w:tc>
        <w:tc>
          <w:tcPr>
            <w:tcW w:w="473" w:type="pct"/>
            <w:vAlign w:val="center"/>
            <w:tcPrChange w:id="11353" w:author="Mohammad Nayeem Hasan" w:date="2023-01-27T16:50:00Z">
              <w:tcPr>
                <w:tcW w:w="477" w:type="pct"/>
                <w:gridSpan w:val="2"/>
                <w:vAlign w:val="center"/>
              </w:tcPr>
            </w:tcPrChange>
          </w:tcPr>
          <w:p w14:paraId="34DA622A" w14:textId="77777777" w:rsidR="004D458D" w:rsidRPr="00C60F95" w:rsidRDefault="004D458D" w:rsidP="004D458D">
            <w:pPr>
              <w:rPr>
                <w:ins w:id="11354" w:author="Mohammad Nayeem Hasan" w:date="2023-01-21T00:38:00Z"/>
                <w:rFonts w:ascii="Times New Roman" w:hAnsi="Times New Roman" w:cs="Times New Roman"/>
                <w:sz w:val="20"/>
                <w:szCs w:val="20"/>
                <w:rPrChange w:id="11355" w:author="Mohammad Nayeem Hasan" w:date="2023-01-21T03:17:00Z">
                  <w:rPr>
                    <w:ins w:id="11356" w:author="Mohammad Nayeem Hasan" w:date="2023-01-21T00:38:00Z"/>
                    <w:rFonts w:ascii="Times New Roman" w:hAnsi="Times New Roman" w:cs="Times New Roman"/>
                    <w:sz w:val="24"/>
                    <w:szCs w:val="24"/>
                  </w:rPr>
                </w:rPrChange>
              </w:rPr>
              <w:pPrChange w:id="11357" w:author="Mohammad Nayeem Hasan" w:date="2023-01-21T14:56:00Z">
                <w:pPr>
                  <w:jc w:val="both"/>
                </w:pPr>
              </w:pPrChange>
            </w:pPr>
            <w:ins w:id="11358" w:author="Mohammad Nayeem Hasan" w:date="2023-01-21T00:38:00Z">
              <w:r w:rsidRPr="00C60F95">
                <w:rPr>
                  <w:rFonts w:ascii="Times New Roman" w:hAnsi="Times New Roman" w:cs="Times New Roman"/>
                  <w:sz w:val="20"/>
                  <w:szCs w:val="20"/>
                  <w:rPrChange w:id="11359" w:author="Mohammad Nayeem Hasan" w:date="2023-01-21T03:17:00Z">
                    <w:rPr>
                      <w:rFonts w:ascii="Times New Roman" w:hAnsi="Times New Roman" w:cs="Times New Roman"/>
                      <w:sz w:val="24"/>
                      <w:szCs w:val="24"/>
                    </w:rPr>
                  </w:rPrChange>
                </w:rPr>
                <w:t>-</w:t>
              </w:r>
            </w:ins>
          </w:p>
        </w:tc>
      </w:tr>
      <w:tr w:rsidR="004D458D" w:rsidRPr="00C60F95" w14:paraId="323AC6B1" w14:textId="3882497B" w:rsidTr="00DE658B">
        <w:trPr>
          <w:trHeight w:val="138"/>
          <w:jc w:val="center"/>
          <w:ins w:id="11360" w:author="Mohammad Nayeem Hasan" w:date="2023-01-21T00:38:00Z"/>
          <w:trPrChange w:id="11361" w:author="Mohammad Nayeem Hasan" w:date="2023-01-27T16:50:00Z">
            <w:trPr>
              <w:trHeight w:val="138"/>
              <w:jc w:val="center"/>
            </w:trPr>
          </w:trPrChange>
        </w:trPr>
        <w:tc>
          <w:tcPr>
            <w:tcW w:w="1735" w:type="pct"/>
            <w:gridSpan w:val="2"/>
            <w:vAlign w:val="center"/>
            <w:tcPrChange w:id="11362" w:author="Mohammad Nayeem Hasan" w:date="2023-01-27T16:50:00Z">
              <w:tcPr>
                <w:tcW w:w="1732" w:type="pct"/>
                <w:gridSpan w:val="2"/>
                <w:vAlign w:val="center"/>
              </w:tcPr>
            </w:tcPrChange>
          </w:tcPr>
          <w:p w14:paraId="201A7658" w14:textId="77777777" w:rsidR="004D458D" w:rsidRPr="00C60F95" w:rsidRDefault="004D458D" w:rsidP="004D458D">
            <w:pPr>
              <w:rPr>
                <w:ins w:id="11363" w:author="Mohammad Nayeem Hasan" w:date="2023-01-21T00:38:00Z"/>
                <w:rFonts w:ascii="Times New Roman" w:hAnsi="Times New Roman" w:cs="Times New Roman"/>
                <w:sz w:val="20"/>
                <w:szCs w:val="20"/>
                <w:rPrChange w:id="11364" w:author="Mohammad Nayeem Hasan" w:date="2023-01-21T03:17:00Z">
                  <w:rPr>
                    <w:ins w:id="11365" w:author="Mohammad Nayeem Hasan" w:date="2023-01-21T00:38:00Z"/>
                    <w:rFonts w:ascii="Times New Roman" w:hAnsi="Times New Roman" w:cs="Times New Roman"/>
                    <w:sz w:val="24"/>
                    <w:szCs w:val="24"/>
                  </w:rPr>
                </w:rPrChange>
              </w:rPr>
              <w:pPrChange w:id="11366" w:author="Mohammad Nayeem Hasan" w:date="2023-01-21T14:56:00Z">
                <w:pPr>
                  <w:jc w:val="both"/>
                </w:pPr>
              </w:pPrChange>
            </w:pPr>
            <w:ins w:id="11367" w:author="Mohammad Nayeem Hasan" w:date="2023-01-21T00:38:00Z">
              <w:r w:rsidRPr="00C60F95">
                <w:rPr>
                  <w:rFonts w:ascii="Times New Roman" w:hAnsi="Times New Roman" w:cs="Times New Roman"/>
                  <w:sz w:val="20"/>
                  <w:szCs w:val="20"/>
                  <w:rPrChange w:id="11368" w:author="Mohammad Nayeem Hasan" w:date="2023-01-21T03:17:00Z">
                    <w:rPr>
                      <w:rFonts w:ascii="Times New Roman" w:hAnsi="Times New Roman" w:cs="Times New Roman"/>
                      <w:sz w:val="24"/>
                      <w:szCs w:val="24"/>
                    </w:rPr>
                  </w:rPrChange>
                </w:rPr>
                <w:t>PARENTAL CHARACTERISTICS</w:t>
              </w:r>
            </w:ins>
          </w:p>
        </w:tc>
        <w:tc>
          <w:tcPr>
            <w:tcW w:w="1299" w:type="pct"/>
            <w:gridSpan w:val="2"/>
            <w:vAlign w:val="center"/>
            <w:tcPrChange w:id="11369" w:author="Mohammad Nayeem Hasan" w:date="2023-01-27T16:50:00Z">
              <w:tcPr>
                <w:tcW w:w="1299" w:type="pct"/>
                <w:gridSpan w:val="5"/>
                <w:vAlign w:val="center"/>
              </w:tcPr>
            </w:tcPrChange>
          </w:tcPr>
          <w:p w14:paraId="65F5A364" w14:textId="77777777" w:rsidR="004D458D" w:rsidRPr="00C60F95" w:rsidRDefault="004D458D" w:rsidP="004D458D">
            <w:pPr>
              <w:rPr>
                <w:ins w:id="11370" w:author="Mohammad Nayeem Hasan" w:date="2023-01-21T00:38:00Z"/>
                <w:rFonts w:ascii="Times New Roman" w:hAnsi="Times New Roman" w:cs="Times New Roman"/>
                <w:sz w:val="20"/>
                <w:szCs w:val="20"/>
                <w:rPrChange w:id="11371" w:author="Mohammad Nayeem Hasan" w:date="2023-01-21T03:17:00Z">
                  <w:rPr>
                    <w:ins w:id="11372" w:author="Mohammad Nayeem Hasan" w:date="2023-01-21T00:38:00Z"/>
                    <w:rFonts w:ascii="Times New Roman" w:hAnsi="Times New Roman" w:cs="Times New Roman"/>
                    <w:sz w:val="24"/>
                    <w:szCs w:val="24"/>
                  </w:rPr>
                </w:rPrChange>
              </w:rPr>
              <w:pPrChange w:id="11373" w:author="Mohammad Nayeem Hasan" w:date="2023-01-21T14:56:00Z">
                <w:pPr>
                  <w:jc w:val="both"/>
                </w:pPr>
              </w:pPrChange>
            </w:pPr>
          </w:p>
        </w:tc>
        <w:tc>
          <w:tcPr>
            <w:tcW w:w="1493" w:type="pct"/>
            <w:gridSpan w:val="2"/>
            <w:vAlign w:val="center"/>
            <w:tcPrChange w:id="11374" w:author="Mohammad Nayeem Hasan" w:date="2023-01-27T16:50:00Z">
              <w:tcPr>
                <w:tcW w:w="1493" w:type="pct"/>
                <w:gridSpan w:val="5"/>
                <w:vAlign w:val="center"/>
              </w:tcPr>
            </w:tcPrChange>
          </w:tcPr>
          <w:p w14:paraId="0886A434" w14:textId="77777777" w:rsidR="004D458D" w:rsidRPr="00C60F95" w:rsidRDefault="004D458D" w:rsidP="004D458D">
            <w:pPr>
              <w:rPr>
                <w:ins w:id="11375" w:author="Mohammad Nayeem Hasan" w:date="2023-01-21T00:38:00Z"/>
                <w:rFonts w:ascii="Times New Roman" w:hAnsi="Times New Roman" w:cs="Times New Roman"/>
                <w:sz w:val="20"/>
                <w:szCs w:val="20"/>
                <w:rPrChange w:id="11376" w:author="Mohammad Nayeem Hasan" w:date="2023-01-21T03:17:00Z">
                  <w:rPr>
                    <w:ins w:id="11377" w:author="Mohammad Nayeem Hasan" w:date="2023-01-21T00:38:00Z"/>
                    <w:rFonts w:ascii="Times New Roman" w:hAnsi="Times New Roman" w:cs="Times New Roman"/>
                    <w:sz w:val="24"/>
                    <w:szCs w:val="24"/>
                  </w:rPr>
                </w:rPrChange>
              </w:rPr>
              <w:pPrChange w:id="11378" w:author="Mohammad Nayeem Hasan" w:date="2023-01-21T14:56:00Z">
                <w:pPr>
                  <w:jc w:val="both"/>
                </w:pPr>
              </w:pPrChange>
            </w:pPr>
          </w:p>
        </w:tc>
        <w:tc>
          <w:tcPr>
            <w:tcW w:w="473" w:type="pct"/>
            <w:vAlign w:val="center"/>
            <w:tcPrChange w:id="11379" w:author="Mohammad Nayeem Hasan" w:date="2023-01-27T16:50:00Z">
              <w:tcPr>
                <w:tcW w:w="477" w:type="pct"/>
                <w:gridSpan w:val="2"/>
                <w:vAlign w:val="center"/>
              </w:tcPr>
            </w:tcPrChange>
          </w:tcPr>
          <w:p w14:paraId="7949CE45" w14:textId="77777777" w:rsidR="004D458D" w:rsidRPr="00C60F95" w:rsidRDefault="004D458D" w:rsidP="004D458D">
            <w:pPr>
              <w:rPr>
                <w:ins w:id="11380" w:author="Mohammad Nayeem Hasan" w:date="2023-01-21T00:38:00Z"/>
                <w:rFonts w:ascii="Times New Roman" w:hAnsi="Times New Roman" w:cs="Times New Roman"/>
                <w:sz w:val="20"/>
                <w:szCs w:val="20"/>
                <w:rPrChange w:id="11381" w:author="Mohammad Nayeem Hasan" w:date="2023-01-21T03:17:00Z">
                  <w:rPr>
                    <w:ins w:id="11382" w:author="Mohammad Nayeem Hasan" w:date="2023-01-21T00:38:00Z"/>
                    <w:rFonts w:ascii="Times New Roman" w:hAnsi="Times New Roman" w:cs="Times New Roman"/>
                    <w:sz w:val="24"/>
                    <w:szCs w:val="24"/>
                  </w:rPr>
                </w:rPrChange>
              </w:rPr>
              <w:pPrChange w:id="11383" w:author="Mohammad Nayeem Hasan" w:date="2023-01-21T14:56:00Z">
                <w:pPr>
                  <w:jc w:val="both"/>
                </w:pPr>
              </w:pPrChange>
            </w:pPr>
          </w:p>
        </w:tc>
      </w:tr>
      <w:tr w:rsidR="004D458D" w:rsidRPr="00C60F95" w14:paraId="5C168DBA" w14:textId="0003ED48" w:rsidTr="00DE658B">
        <w:trPr>
          <w:trHeight w:val="138"/>
          <w:jc w:val="center"/>
          <w:ins w:id="11384" w:author="Mohammad Nayeem Hasan" w:date="2023-01-21T00:38:00Z"/>
          <w:trPrChange w:id="11385" w:author="Mohammad Nayeem Hasan" w:date="2023-01-27T16:50:00Z">
            <w:trPr>
              <w:trHeight w:val="138"/>
              <w:jc w:val="center"/>
            </w:trPr>
          </w:trPrChange>
        </w:trPr>
        <w:tc>
          <w:tcPr>
            <w:tcW w:w="1735" w:type="pct"/>
            <w:gridSpan w:val="2"/>
            <w:vAlign w:val="center"/>
            <w:tcPrChange w:id="11386" w:author="Mohammad Nayeem Hasan" w:date="2023-01-27T16:50:00Z">
              <w:tcPr>
                <w:tcW w:w="1732" w:type="pct"/>
                <w:gridSpan w:val="2"/>
                <w:vAlign w:val="center"/>
              </w:tcPr>
            </w:tcPrChange>
          </w:tcPr>
          <w:p w14:paraId="13E53B09" w14:textId="77777777" w:rsidR="004D458D" w:rsidRPr="00C60F95" w:rsidRDefault="004D458D" w:rsidP="004D458D">
            <w:pPr>
              <w:rPr>
                <w:ins w:id="11387" w:author="Mohammad Nayeem Hasan" w:date="2023-01-21T00:38:00Z"/>
                <w:rFonts w:ascii="Times New Roman" w:hAnsi="Times New Roman" w:cs="Times New Roman"/>
                <w:sz w:val="20"/>
                <w:szCs w:val="20"/>
                <w:rPrChange w:id="11388" w:author="Mohammad Nayeem Hasan" w:date="2023-01-21T03:17:00Z">
                  <w:rPr>
                    <w:ins w:id="11389" w:author="Mohammad Nayeem Hasan" w:date="2023-01-21T00:38:00Z"/>
                    <w:rFonts w:ascii="Times New Roman" w:hAnsi="Times New Roman" w:cs="Times New Roman"/>
                    <w:sz w:val="24"/>
                    <w:szCs w:val="24"/>
                  </w:rPr>
                </w:rPrChange>
              </w:rPr>
              <w:pPrChange w:id="11390" w:author="Mohammad Nayeem Hasan" w:date="2023-01-21T14:56:00Z">
                <w:pPr>
                  <w:jc w:val="both"/>
                </w:pPr>
              </w:pPrChange>
            </w:pPr>
            <w:ins w:id="11391" w:author="Mohammad Nayeem Hasan" w:date="2023-01-21T00:38:00Z">
              <w:r w:rsidRPr="00C60F95">
                <w:rPr>
                  <w:rFonts w:ascii="Times New Roman" w:hAnsi="Times New Roman" w:cs="Times New Roman"/>
                  <w:sz w:val="20"/>
                  <w:szCs w:val="20"/>
                  <w:rPrChange w:id="11392" w:author="Mohammad Nayeem Hasan" w:date="2023-01-21T03:17:00Z">
                    <w:rPr>
                      <w:rFonts w:ascii="Times New Roman" w:hAnsi="Times New Roman" w:cs="Times New Roman"/>
                      <w:sz w:val="24"/>
                      <w:szCs w:val="24"/>
                    </w:rPr>
                  </w:rPrChange>
                </w:rPr>
                <w:t>Mother’s Education</w:t>
              </w:r>
            </w:ins>
          </w:p>
        </w:tc>
        <w:tc>
          <w:tcPr>
            <w:tcW w:w="1299" w:type="pct"/>
            <w:gridSpan w:val="2"/>
            <w:vAlign w:val="center"/>
            <w:tcPrChange w:id="11393" w:author="Mohammad Nayeem Hasan" w:date="2023-01-27T16:50:00Z">
              <w:tcPr>
                <w:tcW w:w="1299" w:type="pct"/>
                <w:gridSpan w:val="5"/>
                <w:vAlign w:val="center"/>
              </w:tcPr>
            </w:tcPrChange>
          </w:tcPr>
          <w:p w14:paraId="2C681F5E" w14:textId="77777777" w:rsidR="004D458D" w:rsidRPr="00C60F95" w:rsidRDefault="004D458D" w:rsidP="004D458D">
            <w:pPr>
              <w:rPr>
                <w:ins w:id="11394" w:author="Mohammad Nayeem Hasan" w:date="2023-01-21T00:38:00Z"/>
                <w:rFonts w:ascii="Times New Roman" w:hAnsi="Times New Roman" w:cs="Times New Roman"/>
                <w:sz w:val="20"/>
                <w:szCs w:val="20"/>
                <w:rPrChange w:id="11395" w:author="Mohammad Nayeem Hasan" w:date="2023-01-21T03:17:00Z">
                  <w:rPr>
                    <w:ins w:id="11396" w:author="Mohammad Nayeem Hasan" w:date="2023-01-21T00:38:00Z"/>
                    <w:rFonts w:ascii="Times New Roman" w:hAnsi="Times New Roman" w:cs="Times New Roman"/>
                    <w:sz w:val="24"/>
                    <w:szCs w:val="24"/>
                  </w:rPr>
                </w:rPrChange>
              </w:rPr>
              <w:pPrChange w:id="11397" w:author="Mohammad Nayeem Hasan" w:date="2023-01-21T14:56:00Z">
                <w:pPr>
                  <w:jc w:val="both"/>
                </w:pPr>
              </w:pPrChange>
            </w:pPr>
          </w:p>
        </w:tc>
        <w:tc>
          <w:tcPr>
            <w:tcW w:w="1493" w:type="pct"/>
            <w:gridSpan w:val="2"/>
            <w:vAlign w:val="center"/>
            <w:tcPrChange w:id="11398" w:author="Mohammad Nayeem Hasan" w:date="2023-01-27T16:50:00Z">
              <w:tcPr>
                <w:tcW w:w="1493" w:type="pct"/>
                <w:gridSpan w:val="5"/>
                <w:vAlign w:val="center"/>
              </w:tcPr>
            </w:tcPrChange>
          </w:tcPr>
          <w:p w14:paraId="5243E331" w14:textId="77777777" w:rsidR="004D458D" w:rsidRPr="00C60F95" w:rsidRDefault="004D458D" w:rsidP="004D458D">
            <w:pPr>
              <w:rPr>
                <w:ins w:id="11399" w:author="Mohammad Nayeem Hasan" w:date="2023-01-21T00:38:00Z"/>
                <w:rFonts w:ascii="Times New Roman" w:hAnsi="Times New Roman" w:cs="Times New Roman"/>
                <w:sz w:val="20"/>
                <w:szCs w:val="20"/>
                <w:rPrChange w:id="11400" w:author="Mohammad Nayeem Hasan" w:date="2023-01-21T03:17:00Z">
                  <w:rPr>
                    <w:ins w:id="11401" w:author="Mohammad Nayeem Hasan" w:date="2023-01-21T00:38:00Z"/>
                    <w:rFonts w:ascii="Times New Roman" w:hAnsi="Times New Roman" w:cs="Times New Roman"/>
                    <w:sz w:val="24"/>
                    <w:szCs w:val="24"/>
                  </w:rPr>
                </w:rPrChange>
              </w:rPr>
              <w:pPrChange w:id="11402" w:author="Mohammad Nayeem Hasan" w:date="2023-01-21T14:56:00Z">
                <w:pPr>
                  <w:jc w:val="both"/>
                </w:pPr>
              </w:pPrChange>
            </w:pPr>
          </w:p>
        </w:tc>
        <w:tc>
          <w:tcPr>
            <w:tcW w:w="473" w:type="pct"/>
            <w:vAlign w:val="center"/>
            <w:tcPrChange w:id="11403" w:author="Mohammad Nayeem Hasan" w:date="2023-01-27T16:50:00Z">
              <w:tcPr>
                <w:tcW w:w="477" w:type="pct"/>
                <w:gridSpan w:val="2"/>
                <w:vAlign w:val="center"/>
              </w:tcPr>
            </w:tcPrChange>
          </w:tcPr>
          <w:p w14:paraId="31B2846D" w14:textId="77777777" w:rsidR="004D458D" w:rsidRPr="00C60F95" w:rsidRDefault="004D458D" w:rsidP="004D458D">
            <w:pPr>
              <w:rPr>
                <w:ins w:id="11404" w:author="Mohammad Nayeem Hasan" w:date="2023-01-21T00:38:00Z"/>
                <w:rFonts w:ascii="Times New Roman" w:hAnsi="Times New Roman" w:cs="Times New Roman"/>
                <w:sz w:val="20"/>
                <w:szCs w:val="20"/>
                <w:rPrChange w:id="11405" w:author="Mohammad Nayeem Hasan" w:date="2023-01-21T03:17:00Z">
                  <w:rPr>
                    <w:ins w:id="11406" w:author="Mohammad Nayeem Hasan" w:date="2023-01-21T00:38:00Z"/>
                    <w:rFonts w:ascii="Times New Roman" w:hAnsi="Times New Roman" w:cs="Times New Roman"/>
                    <w:sz w:val="24"/>
                    <w:szCs w:val="24"/>
                  </w:rPr>
                </w:rPrChange>
              </w:rPr>
              <w:pPrChange w:id="11407" w:author="Mohammad Nayeem Hasan" w:date="2023-01-21T14:56:00Z">
                <w:pPr>
                  <w:jc w:val="both"/>
                </w:pPr>
              </w:pPrChange>
            </w:pPr>
          </w:p>
        </w:tc>
      </w:tr>
      <w:tr w:rsidR="004D458D" w:rsidRPr="00C60F95" w14:paraId="2FCEEF30" w14:textId="77777777" w:rsidTr="00DE658B">
        <w:trPr>
          <w:trHeight w:val="396"/>
          <w:jc w:val="center"/>
          <w:ins w:id="11408" w:author="Mohammad Nayeem Hasan" w:date="2023-01-26T21:49:00Z"/>
          <w:trPrChange w:id="11409" w:author="Mohammad Nayeem Hasan" w:date="2023-01-27T16:50:00Z">
            <w:trPr>
              <w:trHeight w:val="396"/>
              <w:jc w:val="center"/>
            </w:trPr>
          </w:trPrChange>
        </w:trPr>
        <w:tc>
          <w:tcPr>
            <w:tcW w:w="881" w:type="pct"/>
            <w:vAlign w:val="center"/>
            <w:tcPrChange w:id="11410" w:author="Mohammad Nayeem Hasan" w:date="2023-01-27T16:50:00Z">
              <w:tcPr>
                <w:tcW w:w="881" w:type="pct"/>
                <w:vAlign w:val="center"/>
              </w:tcPr>
            </w:tcPrChange>
          </w:tcPr>
          <w:p w14:paraId="18E3076B" w14:textId="41A0EC54" w:rsidR="004D458D" w:rsidRPr="00B03D76" w:rsidRDefault="004D458D" w:rsidP="004D458D">
            <w:pPr>
              <w:rPr>
                <w:ins w:id="11411" w:author="Mohammad Nayeem Hasan" w:date="2023-01-26T21:49:00Z"/>
                <w:rFonts w:ascii="Times New Roman" w:hAnsi="Times New Roman" w:cs="Times New Roman"/>
                <w:sz w:val="20"/>
                <w:szCs w:val="20"/>
              </w:rPr>
            </w:pPr>
            <w:ins w:id="11412" w:author="Mohammad Nayeem Hasan" w:date="2023-01-26T21:49:00Z">
              <w:r w:rsidRPr="007866B0">
                <w:rPr>
                  <w:rFonts w:ascii="Times New Roman" w:hAnsi="Times New Roman" w:cs="Times New Roman"/>
                  <w:sz w:val="20"/>
                  <w:szCs w:val="20"/>
                </w:rPr>
                <w:t>Non-standard curriculum</w:t>
              </w:r>
            </w:ins>
          </w:p>
        </w:tc>
        <w:tc>
          <w:tcPr>
            <w:tcW w:w="854" w:type="pct"/>
            <w:vAlign w:val="center"/>
            <w:tcPrChange w:id="11413" w:author="Mohammad Nayeem Hasan" w:date="2023-01-27T16:50:00Z">
              <w:tcPr>
                <w:tcW w:w="851" w:type="pct"/>
                <w:vAlign w:val="center"/>
              </w:tcPr>
            </w:tcPrChange>
          </w:tcPr>
          <w:p w14:paraId="58A0585B" w14:textId="55971760" w:rsidR="004D458D" w:rsidRPr="00B03D76" w:rsidRDefault="004D458D" w:rsidP="004D458D">
            <w:pPr>
              <w:rPr>
                <w:ins w:id="11414" w:author="Mohammad Nayeem Hasan" w:date="2023-01-26T21:49:00Z"/>
                <w:rFonts w:ascii="Times New Roman" w:hAnsi="Times New Roman" w:cs="Times New Roman"/>
                <w:sz w:val="20"/>
                <w:szCs w:val="20"/>
              </w:rPr>
            </w:pPr>
            <w:ins w:id="11415" w:author="Mohammad Nayeem Hasan" w:date="2023-01-26T21:49:00Z">
              <w:r w:rsidRPr="007866B0">
                <w:rPr>
                  <w:rFonts w:ascii="Times New Roman" w:hAnsi="Times New Roman" w:cs="Times New Roman"/>
                  <w:sz w:val="20"/>
                  <w:szCs w:val="20"/>
                </w:rPr>
                <w:t>2.69 (1.36, 5.31)</w:t>
              </w:r>
            </w:ins>
          </w:p>
        </w:tc>
        <w:tc>
          <w:tcPr>
            <w:tcW w:w="481" w:type="pct"/>
            <w:vAlign w:val="center"/>
            <w:tcPrChange w:id="11416" w:author="Mohammad Nayeem Hasan" w:date="2023-01-27T16:50:00Z">
              <w:tcPr>
                <w:tcW w:w="481" w:type="pct"/>
                <w:gridSpan w:val="3"/>
                <w:vAlign w:val="center"/>
              </w:tcPr>
            </w:tcPrChange>
          </w:tcPr>
          <w:p w14:paraId="1A6A75A6" w14:textId="206894F2" w:rsidR="004D458D" w:rsidRPr="00B03D76" w:rsidRDefault="004D458D" w:rsidP="004D458D">
            <w:pPr>
              <w:rPr>
                <w:ins w:id="11417" w:author="Mohammad Nayeem Hasan" w:date="2023-01-26T21:49:00Z"/>
                <w:rFonts w:ascii="Times New Roman" w:hAnsi="Times New Roman" w:cs="Times New Roman"/>
                <w:b/>
                <w:bCs/>
                <w:sz w:val="20"/>
                <w:szCs w:val="20"/>
              </w:rPr>
            </w:pPr>
            <w:ins w:id="11418" w:author="Mohammad Nayeem Hasan" w:date="2023-01-26T21:49:00Z">
              <w:r w:rsidRPr="007866B0">
                <w:rPr>
                  <w:rFonts w:ascii="Times New Roman" w:hAnsi="Times New Roman" w:cs="Times New Roman"/>
                  <w:b/>
                  <w:bCs/>
                  <w:sz w:val="20"/>
                  <w:szCs w:val="20"/>
                </w:rPr>
                <w:t>0.004</w:t>
              </w:r>
            </w:ins>
          </w:p>
        </w:tc>
        <w:tc>
          <w:tcPr>
            <w:tcW w:w="818" w:type="pct"/>
            <w:vAlign w:val="center"/>
            <w:tcPrChange w:id="11419" w:author="Mohammad Nayeem Hasan" w:date="2023-01-27T16:50:00Z">
              <w:tcPr>
                <w:tcW w:w="818" w:type="pct"/>
                <w:gridSpan w:val="2"/>
                <w:vAlign w:val="center"/>
              </w:tcPr>
            </w:tcPrChange>
          </w:tcPr>
          <w:p w14:paraId="01302BF0" w14:textId="6726BDEF" w:rsidR="004D458D" w:rsidRPr="00B03D76" w:rsidRDefault="004D458D" w:rsidP="004D458D">
            <w:pPr>
              <w:rPr>
                <w:ins w:id="11420" w:author="Mohammad Nayeem Hasan" w:date="2023-01-26T21:49:00Z"/>
                <w:rFonts w:ascii="Times New Roman" w:hAnsi="Times New Roman" w:cs="Times New Roman"/>
                <w:sz w:val="20"/>
                <w:szCs w:val="20"/>
              </w:rPr>
            </w:pPr>
            <w:ins w:id="11421" w:author="Mohammad Nayeem Hasan" w:date="2023-01-26T21:49:00Z">
              <w:r w:rsidRPr="007866B0">
                <w:rPr>
                  <w:rFonts w:ascii="Times New Roman" w:hAnsi="Times New Roman" w:cs="Times New Roman"/>
                  <w:sz w:val="20"/>
                  <w:szCs w:val="20"/>
                </w:rPr>
                <w:t>-</w:t>
              </w:r>
            </w:ins>
          </w:p>
        </w:tc>
        <w:tc>
          <w:tcPr>
            <w:tcW w:w="481" w:type="pct"/>
            <w:vAlign w:val="center"/>
            <w:tcPrChange w:id="11422" w:author="Mohammad Nayeem Hasan" w:date="2023-01-27T16:50:00Z">
              <w:tcPr>
                <w:tcW w:w="481" w:type="pct"/>
                <w:gridSpan w:val="2"/>
                <w:vAlign w:val="center"/>
              </w:tcPr>
            </w:tcPrChange>
          </w:tcPr>
          <w:p w14:paraId="3012465E" w14:textId="5451789A" w:rsidR="004D458D" w:rsidRPr="00B03D76" w:rsidRDefault="004D458D" w:rsidP="004D458D">
            <w:pPr>
              <w:rPr>
                <w:ins w:id="11423" w:author="Mohammad Nayeem Hasan" w:date="2023-01-26T21:49:00Z"/>
                <w:rFonts w:ascii="Times New Roman" w:hAnsi="Times New Roman" w:cs="Times New Roman"/>
                <w:sz w:val="20"/>
                <w:szCs w:val="20"/>
              </w:rPr>
            </w:pPr>
            <w:ins w:id="11424" w:author="Mohammad Nayeem Hasan" w:date="2023-01-26T21:49:00Z">
              <w:r w:rsidRPr="007866B0">
                <w:rPr>
                  <w:rFonts w:ascii="Times New Roman" w:hAnsi="Times New Roman" w:cs="Times New Roman"/>
                  <w:sz w:val="20"/>
                  <w:szCs w:val="20"/>
                </w:rPr>
                <w:t>-</w:t>
              </w:r>
            </w:ins>
          </w:p>
        </w:tc>
        <w:tc>
          <w:tcPr>
            <w:tcW w:w="1012" w:type="pct"/>
            <w:vAlign w:val="center"/>
            <w:tcPrChange w:id="11425" w:author="Mohammad Nayeem Hasan" w:date="2023-01-27T16:50:00Z">
              <w:tcPr>
                <w:tcW w:w="1012" w:type="pct"/>
                <w:gridSpan w:val="3"/>
                <w:vAlign w:val="center"/>
              </w:tcPr>
            </w:tcPrChange>
          </w:tcPr>
          <w:p w14:paraId="4822561F" w14:textId="548C92AC" w:rsidR="004D458D" w:rsidRPr="00B03D76" w:rsidRDefault="004D458D" w:rsidP="004D458D">
            <w:pPr>
              <w:rPr>
                <w:ins w:id="11426" w:author="Mohammad Nayeem Hasan" w:date="2023-01-26T21:49:00Z"/>
                <w:rFonts w:ascii="Times New Roman" w:hAnsi="Times New Roman" w:cs="Times New Roman"/>
                <w:sz w:val="20"/>
                <w:szCs w:val="20"/>
              </w:rPr>
            </w:pPr>
            <w:ins w:id="11427" w:author="Mohammad Nayeem Hasan" w:date="2023-01-26T21:49:00Z">
              <w:r w:rsidRPr="007866B0">
                <w:rPr>
                  <w:rFonts w:ascii="Times New Roman" w:hAnsi="Times New Roman" w:cs="Times New Roman"/>
                  <w:sz w:val="20"/>
                  <w:szCs w:val="20"/>
                </w:rPr>
                <w:t>-</w:t>
              </w:r>
            </w:ins>
          </w:p>
        </w:tc>
        <w:tc>
          <w:tcPr>
            <w:tcW w:w="473" w:type="pct"/>
            <w:vAlign w:val="center"/>
            <w:tcPrChange w:id="11428" w:author="Mohammad Nayeem Hasan" w:date="2023-01-27T16:50:00Z">
              <w:tcPr>
                <w:tcW w:w="477" w:type="pct"/>
                <w:gridSpan w:val="2"/>
                <w:vAlign w:val="center"/>
              </w:tcPr>
            </w:tcPrChange>
          </w:tcPr>
          <w:p w14:paraId="684EBDA9" w14:textId="2FE3AB73" w:rsidR="004D458D" w:rsidRPr="00B03D76" w:rsidRDefault="004D458D" w:rsidP="004D458D">
            <w:pPr>
              <w:rPr>
                <w:ins w:id="11429" w:author="Mohammad Nayeem Hasan" w:date="2023-01-26T21:49:00Z"/>
                <w:rFonts w:ascii="Times New Roman" w:hAnsi="Times New Roman" w:cs="Times New Roman"/>
                <w:b/>
                <w:bCs/>
                <w:sz w:val="20"/>
                <w:szCs w:val="20"/>
              </w:rPr>
            </w:pPr>
            <w:ins w:id="11430" w:author="Mohammad Nayeem Hasan" w:date="2023-01-26T21:49:00Z">
              <w:r w:rsidRPr="007866B0">
                <w:rPr>
                  <w:rFonts w:ascii="Times New Roman" w:hAnsi="Times New Roman" w:cs="Times New Roman"/>
                  <w:sz w:val="20"/>
                  <w:szCs w:val="20"/>
                </w:rPr>
                <w:t>-</w:t>
              </w:r>
            </w:ins>
          </w:p>
        </w:tc>
      </w:tr>
      <w:tr w:rsidR="004D458D" w:rsidRPr="00C60F95" w14:paraId="2120279A" w14:textId="77777777" w:rsidTr="00DE658B">
        <w:trPr>
          <w:trHeight w:val="396"/>
          <w:jc w:val="center"/>
          <w:ins w:id="11431" w:author="Mohammad Nayeem Hasan" w:date="2023-01-21T00:38:00Z"/>
          <w:trPrChange w:id="11432" w:author="Mohammad Nayeem Hasan" w:date="2023-01-27T16:50:00Z">
            <w:trPr>
              <w:trHeight w:val="396"/>
              <w:jc w:val="center"/>
            </w:trPr>
          </w:trPrChange>
        </w:trPr>
        <w:tc>
          <w:tcPr>
            <w:tcW w:w="881" w:type="pct"/>
            <w:vAlign w:val="center"/>
            <w:tcPrChange w:id="11433" w:author="Mohammad Nayeem Hasan" w:date="2023-01-27T16:50:00Z">
              <w:tcPr>
                <w:tcW w:w="881" w:type="pct"/>
                <w:vAlign w:val="center"/>
              </w:tcPr>
            </w:tcPrChange>
          </w:tcPr>
          <w:p w14:paraId="68480105" w14:textId="77777777" w:rsidR="004D458D" w:rsidRPr="00C60F95" w:rsidRDefault="004D458D" w:rsidP="004D458D">
            <w:pPr>
              <w:rPr>
                <w:ins w:id="11434" w:author="Mohammad Nayeem Hasan" w:date="2023-01-21T00:38:00Z"/>
                <w:rFonts w:ascii="Times New Roman" w:hAnsi="Times New Roman" w:cs="Times New Roman"/>
                <w:sz w:val="20"/>
                <w:szCs w:val="20"/>
                <w:rPrChange w:id="11435" w:author="Mohammad Nayeem Hasan" w:date="2023-01-21T03:17:00Z">
                  <w:rPr>
                    <w:ins w:id="11436" w:author="Mohammad Nayeem Hasan" w:date="2023-01-21T00:38:00Z"/>
                    <w:rFonts w:ascii="Times New Roman" w:hAnsi="Times New Roman" w:cs="Times New Roman"/>
                    <w:sz w:val="24"/>
                    <w:szCs w:val="24"/>
                  </w:rPr>
                </w:rPrChange>
              </w:rPr>
              <w:pPrChange w:id="11437" w:author="Mohammad Nayeem Hasan" w:date="2023-01-21T14:56:00Z">
                <w:pPr>
                  <w:jc w:val="both"/>
                </w:pPr>
              </w:pPrChange>
            </w:pPr>
            <w:ins w:id="11438" w:author="Mohammad Nayeem Hasan" w:date="2023-01-21T00:38:00Z">
              <w:r w:rsidRPr="00C60F95">
                <w:rPr>
                  <w:rFonts w:ascii="Times New Roman" w:hAnsi="Times New Roman" w:cs="Times New Roman"/>
                  <w:sz w:val="20"/>
                  <w:szCs w:val="20"/>
                  <w:rPrChange w:id="11439" w:author="Mohammad Nayeem Hasan" w:date="2023-01-21T03:17:00Z">
                    <w:rPr>
                      <w:rFonts w:ascii="Times New Roman" w:hAnsi="Times New Roman" w:cs="Times New Roman"/>
                      <w:sz w:val="24"/>
                      <w:szCs w:val="24"/>
                    </w:rPr>
                  </w:rPrChange>
                </w:rPr>
                <w:t>Primary incomplete</w:t>
              </w:r>
            </w:ins>
          </w:p>
        </w:tc>
        <w:tc>
          <w:tcPr>
            <w:tcW w:w="854" w:type="pct"/>
            <w:vAlign w:val="center"/>
            <w:tcPrChange w:id="11440" w:author="Mohammad Nayeem Hasan" w:date="2023-01-27T16:50:00Z">
              <w:tcPr>
                <w:tcW w:w="851" w:type="pct"/>
                <w:vAlign w:val="center"/>
              </w:tcPr>
            </w:tcPrChange>
          </w:tcPr>
          <w:p w14:paraId="2D5BFE99" w14:textId="1861930A" w:rsidR="004D458D" w:rsidRPr="00C60F95" w:rsidRDefault="004D458D" w:rsidP="004D458D">
            <w:pPr>
              <w:rPr>
                <w:ins w:id="11441" w:author="Mohammad Nayeem Hasan" w:date="2023-01-21T00:38:00Z"/>
                <w:rFonts w:ascii="Times New Roman" w:hAnsi="Times New Roman" w:cs="Times New Roman"/>
                <w:sz w:val="20"/>
                <w:szCs w:val="20"/>
                <w:rPrChange w:id="11442" w:author="Mohammad Nayeem Hasan" w:date="2023-01-21T03:17:00Z">
                  <w:rPr>
                    <w:ins w:id="11443" w:author="Mohammad Nayeem Hasan" w:date="2023-01-21T00:38:00Z"/>
                    <w:rFonts w:ascii="Times New Roman" w:hAnsi="Times New Roman" w:cs="Times New Roman"/>
                    <w:sz w:val="24"/>
                    <w:szCs w:val="24"/>
                  </w:rPr>
                </w:rPrChange>
              </w:rPr>
              <w:pPrChange w:id="11444" w:author="Mohammad Nayeem Hasan" w:date="2023-01-21T14:56:00Z">
                <w:pPr>
                  <w:jc w:val="both"/>
                </w:pPr>
              </w:pPrChange>
            </w:pPr>
            <w:ins w:id="11445" w:author="Mohammad Nayeem Hasan" w:date="2023-01-21T00:38:00Z">
              <w:r w:rsidRPr="00C60F95">
                <w:rPr>
                  <w:rFonts w:ascii="Times New Roman" w:hAnsi="Times New Roman" w:cs="Times New Roman"/>
                  <w:sz w:val="20"/>
                  <w:szCs w:val="20"/>
                  <w:rPrChange w:id="11446" w:author="Mohammad Nayeem Hasan" w:date="2023-01-21T03:17:00Z">
                    <w:rPr>
                      <w:rFonts w:ascii="Times New Roman" w:hAnsi="Times New Roman" w:cs="Times New Roman"/>
                      <w:sz w:val="24"/>
                      <w:szCs w:val="24"/>
                    </w:rPr>
                  </w:rPrChange>
                </w:rPr>
                <w:t>1.48</w:t>
              </w:r>
            </w:ins>
            <w:ins w:id="11447" w:author="Mohammad Nayeem Hasan" w:date="2023-01-21T02:06:00Z">
              <w:r w:rsidRPr="00C60F95">
                <w:rPr>
                  <w:rFonts w:ascii="Times New Roman" w:hAnsi="Times New Roman" w:cs="Times New Roman"/>
                  <w:sz w:val="20"/>
                  <w:szCs w:val="20"/>
                  <w:rPrChange w:id="11448" w:author="Mohammad Nayeem Hasan" w:date="2023-01-21T03:17:00Z">
                    <w:rPr>
                      <w:rFonts w:ascii="Times New Roman" w:hAnsi="Times New Roman" w:cs="Times New Roman"/>
                      <w:sz w:val="24"/>
                      <w:szCs w:val="24"/>
                    </w:rPr>
                  </w:rPrChange>
                </w:rPr>
                <w:t xml:space="preserve"> (1.18, 1.86)</w:t>
              </w:r>
            </w:ins>
          </w:p>
        </w:tc>
        <w:tc>
          <w:tcPr>
            <w:tcW w:w="481" w:type="pct"/>
            <w:vAlign w:val="center"/>
            <w:tcPrChange w:id="11449" w:author="Mohammad Nayeem Hasan" w:date="2023-01-27T16:50:00Z">
              <w:tcPr>
                <w:tcW w:w="481" w:type="pct"/>
                <w:gridSpan w:val="3"/>
                <w:vAlign w:val="center"/>
              </w:tcPr>
            </w:tcPrChange>
          </w:tcPr>
          <w:p w14:paraId="50A31731" w14:textId="77777777" w:rsidR="004D458D" w:rsidRPr="00C60F95" w:rsidRDefault="004D458D" w:rsidP="004D458D">
            <w:pPr>
              <w:rPr>
                <w:ins w:id="11450" w:author="Mohammad Nayeem Hasan" w:date="2023-01-21T00:38:00Z"/>
                <w:rFonts w:ascii="Times New Roman" w:hAnsi="Times New Roman" w:cs="Times New Roman"/>
                <w:b/>
                <w:bCs/>
                <w:sz w:val="20"/>
                <w:szCs w:val="20"/>
                <w:rPrChange w:id="11451" w:author="Mohammad Nayeem Hasan" w:date="2023-01-21T03:17:00Z">
                  <w:rPr>
                    <w:ins w:id="11452" w:author="Mohammad Nayeem Hasan" w:date="2023-01-21T00:38:00Z"/>
                    <w:rFonts w:ascii="Times New Roman" w:hAnsi="Times New Roman" w:cs="Times New Roman"/>
                    <w:b/>
                    <w:bCs/>
                    <w:sz w:val="24"/>
                    <w:szCs w:val="24"/>
                  </w:rPr>
                </w:rPrChange>
              </w:rPr>
              <w:pPrChange w:id="11453" w:author="Mohammad Nayeem Hasan" w:date="2023-01-21T14:56:00Z">
                <w:pPr>
                  <w:jc w:val="both"/>
                </w:pPr>
              </w:pPrChange>
            </w:pPr>
            <w:ins w:id="11454" w:author="Mohammad Nayeem Hasan" w:date="2023-01-21T00:38:00Z">
              <w:r w:rsidRPr="00C60F95">
                <w:rPr>
                  <w:rFonts w:ascii="Times New Roman" w:hAnsi="Times New Roman" w:cs="Times New Roman"/>
                  <w:b/>
                  <w:bCs/>
                  <w:sz w:val="20"/>
                  <w:szCs w:val="20"/>
                  <w:rPrChange w:id="11455" w:author="Mohammad Nayeem Hasan" w:date="2023-01-21T03:17:00Z">
                    <w:rPr>
                      <w:rFonts w:ascii="Times New Roman" w:hAnsi="Times New Roman" w:cs="Times New Roman"/>
                      <w:b/>
                      <w:bCs/>
                      <w:sz w:val="24"/>
                      <w:szCs w:val="24"/>
                    </w:rPr>
                  </w:rPrChange>
                </w:rPr>
                <w:t>0.001</w:t>
              </w:r>
            </w:ins>
          </w:p>
        </w:tc>
        <w:tc>
          <w:tcPr>
            <w:tcW w:w="818" w:type="pct"/>
            <w:vAlign w:val="center"/>
            <w:tcPrChange w:id="11456" w:author="Mohammad Nayeem Hasan" w:date="2023-01-27T16:50:00Z">
              <w:tcPr>
                <w:tcW w:w="818" w:type="pct"/>
                <w:gridSpan w:val="2"/>
                <w:vAlign w:val="center"/>
              </w:tcPr>
            </w:tcPrChange>
          </w:tcPr>
          <w:p w14:paraId="1BBD8261" w14:textId="4C5D48E2" w:rsidR="004D458D" w:rsidRPr="00C60F95" w:rsidRDefault="004D458D" w:rsidP="004D458D">
            <w:pPr>
              <w:rPr>
                <w:ins w:id="11457" w:author="Mohammad Nayeem Hasan" w:date="2023-01-21T00:38:00Z"/>
                <w:rFonts w:ascii="Times New Roman" w:hAnsi="Times New Roman" w:cs="Times New Roman"/>
                <w:sz w:val="20"/>
                <w:szCs w:val="20"/>
                <w:rPrChange w:id="11458" w:author="Mohammad Nayeem Hasan" w:date="2023-01-21T03:17:00Z">
                  <w:rPr>
                    <w:ins w:id="11459" w:author="Mohammad Nayeem Hasan" w:date="2023-01-21T00:38:00Z"/>
                    <w:rFonts w:ascii="Times New Roman" w:hAnsi="Times New Roman" w:cs="Times New Roman"/>
                    <w:sz w:val="24"/>
                    <w:szCs w:val="24"/>
                  </w:rPr>
                </w:rPrChange>
              </w:rPr>
              <w:pPrChange w:id="11460" w:author="Mohammad Nayeem Hasan" w:date="2023-01-21T14:56:00Z">
                <w:pPr>
                  <w:jc w:val="both"/>
                </w:pPr>
              </w:pPrChange>
            </w:pPr>
            <w:ins w:id="11461" w:author="Mohammad Nayeem Hasan" w:date="2023-01-21T00:38:00Z">
              <w:r w:rsidRPr="00C60F95">
                <w:rPr>
                  <w:rFonts w:ascii="Times New Roman" w:hAnsi="Times New Roman" w:cs="Times New Roman"/>
                  <w:sz w:val="20"/>
                  <w:szCs w:val="20"/>
                  <w:rPrChange w:id="11462" w:author="Mohammad Nayeem Hasan" w:date="2023-01-21T03:17:00Z">
                    <w:rPr>
                      <w:rFonts w:ascii="Times New Roman" w:hAnsi="Times New Roman" w:cs="Times New Roman"/>
                      <w:sz w:val="24"/>
                      <w:szCs w:val="24"/>
                    </w:rPr>
                  </w:rPrChange>
                </w:rPr>
                <w:t>1.07</w:t>
              </w:r>
            </w:ins>
            <w:ins w:id="11463" w:author="Mohammad Nayeem Hasan" w:date="2023-01-21T02:20:00Z">
              <w:r w:rsidRPr="00C60F95">
                <w:rPr>
                  <w:rFonts w:ascii="Times New Roman" w:hAnsi="Times New Roman" w:cs="Times New Roman"/>
                  <w:sz w:val="20"/>
                  <w:szCs w:val="20"/>
                  <w:rPrChange w:id="11464" w:author="Mohammad Nayeem Hasan" w:date="2023-01-21T03:17:00Z">
                    <w:rPr>
                      <w:rFonts w:ascii="Times New Roman" w:hAnsi="Times New Roman" w:cs="Times New Roman"/>
                      <w:sz w:val="24"/>
                      <w:szCs w:val="24"/>
                    </w:rPr>
                  </w:rPrChange>
                </w:rPr>
                <w:t xml:space="preserve"> (0.76, 1.50)</w:t>
              </w:r>
            </w:ins>
          </w:p>
        </w:tc>
        <w:tc>
          <w:tcPr>
            <w:tcW w:w="481" w:type="pct"/>
            <w:vAlign w:val="center"/>
            <w:tcPrChange w:id="11465" w:author="Mohammad Nayeem Hasan" w:date="2023-01-27T16:50:00Z">
              <w:tcPr>
                <w:tcW w:w="481" w:type="pct"/>
                <w:gridSpan w:val="2"/>
                <w:vAlign w:val="center"/>
              </w:tcPr>
            </w:tcPrChange>
          </w:tcPr>
          <w:p w14:paraId="2D2A629F" w14:textId="77777777" w:rsidR="004D458D" w:rsidRPr="00C60F95" w:rsidRDefault="004D458D" w:rsidP="004D458D">
            <w:pPr>
              <w:rPr>
                <w:ins w:id="11466" w:author="Mohammad Nayeem Hasan" w:date="2023-01-21T00:38:00Z"/>
                <w:rFonts w:ascii="Times New Roman" w:hAnsi="Times New Roman" w:cs="Times New Roman"/>
                <w:sz w:val="20"/>
                <w:szCs w:val="20"/>
                <w:rPrChange w:id="11467" w:author="Mohammad Nayeem Hasan" w:date="2023-01-21T03:17:00Z">
                  <w:rPr>
                    <w:ins w:id="11468" w:author="Mohammad Nayeem Hasan" w:date="2023-01-21T00:38:00Z"/>
                    <w:rFonts w:ascii="Times New Roman" w:hAnsi="Times New Roman" w:cs="Times New Roman"/>
                    <w:sz w:val="24"/>
                    <w:szCs w:val="24"/>
                  </w:rPr>
                </w:rPrChange>
              </w:rPr>
              <w:pPrChange w:id="11469" w:author="Mohammad Nayeem Hasan" w:date="2023-01-21T14:56:00Z">
                <w:pPr>
                  <w:jc w:val="both"/>
                </w:pPr>
              </w:pPrChange>
            </w:pPr>
            <w:ins w:id="11470" w:author="Mohammad Nayeem Hasan" w:date="2023-01-21T00:38:00Z">
              <w:r w:rsidRPr="00C60F95">
                <w:rPr>
                  <w:rFonts w:ascii="Times New Roman" w:hAnsi="Times New Roman" w:cs="Times New Roman"/>
                  <w:sz w:val="20"/>
                  <w:szCs w:val="20"/>
                  <w:rPrChange w:id="11471" w:author="Mohammad Nayeem Hasan" w:date="2023-01-21T03:17:00Z">
                    <w:rPr>
                      <w:rFonts w:ascii="Times New Roman" w:hAnsi="Times New Roman" w:cs="Times New Roman"/>
                      <w:sz w:val="24"/>
                      <w:szCs w:val="24"/>
                    </w:rPr>
                  </w:rPrChange>
                </w:rPr>
                <w:t>0.706</w:t>
              </w:r>
            </w:ins>
          </w:p>
        </w:tc>
        <w:tc>
          <w:tcPr>
            <w:tcW w:w="1012" w:type="pct"/>
            <w:vAlign w:val="center"/>
            <w:tcPrChange w:id="11472" w:author="Mohammad Nayeem Hasan" w:date="2023-01-27T16:50:00Z">
              <w:tcPr>
                <w:tcW w:w="1012" w:type="pct"/>
                <w:gridSpan w:val="3"/>
                <w:vAlign w:val="center"/>
              </w:tcPr>
            </w:tcPrChange>
          </w:tcPr>
          <w:p w14:paraId="4E162F06" w14:textId="7F097725" w:rsidR="004D458D" w:rsidRPr="00C60F95" w:rsidRDefault="004D458D" w:rsidP="004D458D">
            <w:pPr>
              <w:rPr>
                <w:ins w:id="11473" w:author="Mohammad Nayeem Hasan" w:date="2023-01-21T00:38:00Z"/>
                <w:rFonts w:ascii="Times New Roman" w:hAnsi="Times New Roman" w:cs="Times New Roman"/>
                <w:sz w:val="20"/>
                <w:szCs w:val="20"/>
                <w:rPrChange w:id="11474" w:author="Mohammad Nayeem Hasan" w:date="2023-01-21T03:17:00Z">
                  <w:rPr>
                    <w:ins w:id="11475" w:author="Mohammad Nayeem Hasan" w:date="2023-01-21T00:38:00Z"/>
                    <w:rFonts w:ascii="Times New Roman" w:hAnsi="Times New Roman" w:cs="Times New Roman"/>
                    <w:sz w:val="24"/>
                    <w:szCs w:val="24"/>
                  </w:rPr>
                </w:rPrChange>
              </w:rPr>
              <w:pPrChange w:id="11476" w:author="Mohammad Nayeem Hasan" w:date="2023-01-21T14:56:00Z">
                <w:pPr>
                  <w:jc w:val="both"/>
                </w:pPr>
              </w:pPrChange>
            </w:pPr>
            <w:ins w:id="11477" w:author="Mohammad Nayeem Hasan" w:date="2023-01-21T00:38:00Z">
              <w:r w:rsidRPr="00C60F95">
                <w:rPr>
                  <w:rFonts w:ascii="Times New Roman" w:hAnsi="Times New Roman" w:cs="Times New Roman"/>
                  <w:sz w:val="20"/>
                  <w:szCs w:val="20"/>
                  <w:rPrChange w:id="11478" w:author="Mohammad Nayeem Hasan" w:date="2023-01-21T03:17:00Z">
                    <w:rPr>
                      <w:rFonts w:ascii="Times New Roman" w:hAnsi="Times New Roman" w:cs="Times New Roman"/>
                      <w:sz w:val="24"/>
                      <w:szCs w:val="24"/>
                    </w:rPr>
                  </w:rPrChange>
                </w:rPr>
                <w:t>1.34</w:t>
              </w:r>
            </w:ins>
            <w:ins w:id="11479" w:author="Mohammad Nayeem Hasan" w:date="2023-01-21T02:53:00Z">
              <w:r w:rsidRPr="00C60F95">
                <w:rPr>
                  <w:rFonts w:ascii="Times New Roman" w:hAnsi="Times New Roman" w:cs="Times New Roman"/>
                  <w:sz w:val="20"/>
                  <w:szCs w:val="20"/>
                  <w:rPrChange w:id="11480" w:author="Mohammad Nayeem Hasan" w:date="2023-01-21T03:17:00Z">
                    <w:rPr>
                      <w:rFonts w:ascii="Times New Roman" w:hAnsi="Times New Roman" w:cs="Times New Roman"/>
                      <w:sz w:val="24"/>
                      <w:szCs w:val="24"/>
                    </w:rPr>
                  </w:rPrChange>
                </w:rPr>
                <w:t xml:space="preserve"> (1.06, 1.69)</w:t>
              </w:r>
            </w:ins>
          </w:p>
        </w:tc>
        <w:tc>
          <w:tcPr>
            <w:tcW w:w="473" w:type="pct"/>
            <w:vAlign w:val="center"/>
            <w:tcPrChange w:id="11481" w:author="Mohammad Nayeem Hasan" w:date="2023-01-27T16:50:00Z">
              <w:tcPr>
                <w:tcW w:w="477" w:type="pct"/>
                <w:gridSpan w:val="2"/>
                <w:vAlign w:val="center"/>
              </w:tcPr>
            </w:tcPrChange>
          </w:tcPr>
          <w:p w14:paraId="3BDDCAA7" w14:textId="77777777" w:rsidR="004D458D" w:rsidRPr="00C60F95" w:rsidRDefault="004D458D" w:rsidP="004D458D">
            <w:pPr>
              <w:rPr>
                <w:ins w:id="11482" w:author="Mohammad Nayeem Hasan" w:date="2023-01-21T00:38:00Z"/>
                <w:rFonts w:ascii="Times New Roman" w:hAnsi="Times New Roman" w:cs="Times New Roman"/>
                <w:b/>
                <w:bCs/>
                <w:sz w:val="20"/>
                <w:szCs w:val="20"/>
                <w:rPrChange w:id="11483" w:author="Mohammad Nayeem Hasan" w:date="2023-01-21T03:17:00Z">
                  <w:rPr>
                    <w:ins w:id="11484" w:author="Mohammad Nayeem Hasan" w:date="2023-01-21T00:38:00Z"/>
                    <w:rFonts w:ascii="Times New Roman" w:hAnsi="Times New Roman" w:cs="Times New Roman"/>
                    <w:b/>
                    <w:bCs/>
                    <w:sz w:val="24"/>
                    <w:szCs w:val="24"/>
                  </w:rPr>
                </w:rPrChange>
              </w:rPr>
              <w:pPrChange w:id="11485" w:author="Mohammad Nayeem Hasan" w:date="2023-01-21T14:56:00Z">
                <w:pPr>
                  <w:jc w:val="both"/>
                </w:pPr>
              </w:pPrChange>
            </w:pPr>
            <w:ins w:id="11486" w:author="Mohammad Nayeem Hasan" w:date="2023-01-21T00:38:00Z">
              <w:r w:rsidRPr="00C60F95">
                <w:rPr>
                  <w:rFonts w:ascii="Times New Roman" w:hAnsi="Times New Roman" w:cs="Times New Roman"/>
                  <w:b/>
                  <w:bCs/>
                  <w:sz w:val="20"/>
                  <w:szCs w:val="20"/>
                  <w:rPrChange w:id="11487" w:author="Mohammad Nayeem Hasan" w:date="2023-01-21T03:17:00Z">
                    <w:rPr>
                      <w:rFonts w:ascii="Times New Roman" w:hAnsi="Times New Roman" w:cs="Times New Roman"/>
                      <w:b/>
                      <w:bCs/>
                      <w:sz w:val="24"/>
                      <w:szCs w:val="24"/>
                    </w:rPr>
                  </w:rPrChange>
                </w:rPr>
                <w:t>0.013</w:t>
              </w:r>
            </w:ins>
          </w:p>
        </w:tc>
      </w:tr>
      <w:tr w:rsidR="004D458D" w:rsidRPr="00C60F95" w14:paraId="466ECE17" w14:textId="77777777" w:rsidTr="00DE658B">
        <w:trPr>
          <w:trHeight w:val="138"/>
          <w:jc w:val="center"/>
          <w:ins w:id="11488" w:author="Mohammad Nayeem Hasan" w:date="2023-01-21T00:38:00Z"/>
          <w:trPrChange w:id="11489" w:author="Mohammad Nayeem Hasan" w:date="2023-01-27T16:50:00Z">
            <w:trPr>
              <w:trHeight w:val="138"/>
              <w:jc w:val="center"/>
            </w:trPr>
          </w:trPrChange>
        </w:trPr>
        <w:tc>
          <w:tcPr>
            <w:tcW w:w="881" w:type="pct"/>
            <w:vAlign w:val="center"/>
            <w:tcPrChange w:id="11490" w:author="Mohammad Nayeem Hasan" w:date="2023-01-27T16:50:00Z">
              <w:tcPr>
                <w:tcW w:w="881" w:type="pct"/>
                <w:vAlign w:val="center"/>
              </w:tcPr>
            </w:tcPrChange>
          </w:tcPr>
          <w:p w14:paraId="097FC866" w14:textId="77777777" w:rsidR="004D458D" w:rsidRPr="00C60F95" w:rsidRDefault="004D458D" w:rsidP="004D458D">
            <w:pPr>
              <w:rPr>
                <w:ins w:id="11491" w:author="Mohammad Nayeem Hasan" w:date="2023-01-21T00:38:00Z"/>
                <w:rFonts w:ascii="Times New Roman" w:hAnsi="Times New Roman" w:cs="Times New Roman"/>
                <w:sz w:val="20"/>
                <w:szCs w:val="20"/>
                <w:rPrChange w:id="11492" w:author="Mohammad Nayeem Hasan" w:date="2023-01-21T03:17:00Z">
                  <w:rPr>
                    <w:ins w:id="11493" w:author="Mohammad Nayeem Hasan" w:date="2023-01-21T00:38:00Z"/>
                    <w:rFonts w:ascii="Times New Roman" w:hAnsi="Times New Roman" w:cs="Times New Roman"/>
                    <w:sz w:val="24"/>
                    <w:szCs w:val="24"/>
                  </w:rPr>
                </w:rPrChange>
              </w:rPr>
              <w:pPrChange w:id="11494" w:author="Mohammad Nayeem Hasan" w:date="2023-01-21T14:56:00Z">
                <w:pPr>
                  <w:jc w:val="both"/>
                </w:pPr>
              </w:pPrChange>
            </w:pPr>
            <w:ins w:id="11495" w:author="Mohammad Nayeem Hasan" w:date="2023-01-21T00:38:00Z">
              <w:r w:rsidRPr="00C60F95">
                <w:rPr>
                  <w:rFonts w:ascii="Times New Roman" w:hAnsi="Times New Roman" w:cs="Times New Roman"/>
                  <w:sz w:val="20"/>
                  <w:szCs w:val="20"/>
                  <w:rPrChange w:id="11496" w:author="Mohammad Nayeem Hasan" w:date="2023-01-21T03:17:00Z">
                    <w:rPr>
                      <w:rFonts w:ascii="Times New Roman" w:hAnsi="Times New Roman" w:cs="Times New Roman"/>
                      <w:sz w:val="24"/>
                      <w:szCs w:val="24"/>
                    </w:rPr>
                  </w:rPrChange>
                </w:rPr>
                <w:t>Primary complete</w:t>
              </w:r>
            </w:ins>
          </w:p>
        </w:tc>
        <w:tc>
          <w:tcPr>
            <w:tcW w:w="854" w:type="pct"/>
            <w:vAlign w:val="center"/>
            <w:tcPrChange w:id="11497" w:author="Mohammad Nayeem Hasan" w:date="2023-01-27T16:50:00Z">
              <w:tcPr>
                <w:tcW w:w="851" w:type="pct"/>
                <w:vAlign w:val="center"/>
              </w:tcPr>
            </w:tcPrChange>
          </w:tcPr>
          <w:p w14:paraId="06379D44" w14:textId="2FB3FEBE" w:rsidR="004D458D" w:rsidRPr="00C60F95" w:rsidRDefault="004D458D" w:rsidP="004D458D">
            <w:pPr>
              <w:rPr>
                <w:ins w:id="11498" w:author="Mohammad Nayeem Hasan" w:date="2023-01-21T00:38:00Z"/>
                <w:rFonts w:ascii="Times New Roman" w:hAnsi="Times New Roman" w:cs="Times New Roman"/>
                <w:sz w:val="20"/>
                <w:szCs w:val="20"/>
                <w:rPrChange w:id="11499" w:author="Mohammad Nayeem Hasan" w:date="2023-01-21T03:17:00Z">
                  <w:rPr>
                    <w:ins w:id="11500" w:author="Mohammad Nayeem Hasan" w:date="2023-01-21T00:38:00Z"/>
                    <w:rFonts w:ascii="Times New Roman" w:hAnsi="Times New Roman" w:cs="Times New Roman"/>
                    <w:sz w:val="24"/>
                    <w:szCs w:val="24"/>
                  </w:rPr>
                </w:rPrChange>
              </w:rPr>
              <w:pPrChange w:id="11501" w:author="Mohammad Nayeem Hasan" w:date="2023-01-21T14:56:00Z">
                <w:pPr>
                  <w:jc w:val="both"/>
                </w:pPr>
              </w:pPrChange>
            </w:pPr>
            <w:ins w:id="11502" w:author="Mohammad Nayeem Hasan" w:date="2023-01-21T00:38:00Z">
              <w:r w:rsidRPr="00C60F95">
                <w:rPr>
                  <w:rFonts w:ascii="Times New Roman" w:hAnsi="Times New Roman" w:cs="Times New Roman"/>
                  <w:sz w:val="20"/>
                  <w:szCs w:val="20"/>
                  <w:rPrChange w:id="11503" w:author="Mohammad Nayeem Hasan" w:date="2023-01-21T03:17:00Z">
                    <w:rPr>
                      <w:rFonts w:ascii="Times New Roman" w:hAnsi="Times New Roman" w:cs="Times New Roman"/>
                      <w:sz w:val="24"/>
                      <w:szCs w:val="24"/>
                    </w:rPr>
                  </w:rPrChange>
                </w:rPr>
                <w:t>1.23</w:t>
              </w:r>
            </w:ins>
            <w:ins w:id="11504" w:author="Mohammad Nayeem Hasan" w:date="2023-01-21T02:06:00Z">
              <w:r w:rsidRPr="00C60F95">
                <w:rPr>
                  <w:rFonts w:ascii="Times New Roman" w:hAnsi="Times New Roman" w:cs="Times New Roman"/>
                  <w:sz w:val="20"/>
                  <w:szCs w:val="20"/>
                  <w:rPrChange w:id="11505" w:author="Mohammad Nayeem Hasan" w:date="2023-01-21T03:17:00Z">
                    <w:rPr>
                      <w:rFonts w:ascii="Times New Roman" w:hAnsi="Times New Roman" w:cs="Times New Roman"/>
                      <w:sz w:val="24"/>
                      <w:szCs w:val="24"/>
                    </w:rPr>
                  </w:rPrChange>
                </w:rPr>
                <w:t xml:space="preserve"> (0.94, 1.60)</w:t>
              </w:r>
            </w:ins>
          </w:p>
        </w:tc>
        <w:tc>
          <w:tcPr>
            <w:tcW w:w="481" w:type="pct"/>
            <w:vAlign w:val="center"/>
            <w:tcPrChange w:id="11506" w:author="Mohammad Nayeem Hasan" w:date="2023-01-27T16:50:00Z">
              <w:tcPr>
                <w:tcW w:w="481" w:type="pct"/>
                <w:gridSpan w:val="3"/>
                <w:vAlign w:val="center"/>
              </w:tcPr>
            </w:tcPrChange>
          </w:tcPr>
          <w:p w14:paraId="6CC70442" w14:textId="77777777" w:rsidR="004D458D" w:rsidRPr="00C60F95" w:rsidRDefault="004D458D" w:rsidP="004D458D">
            <w:pPr>
              <w:rPr>
                <w:ins w:id="11507" w:author="Mohammad Nayeem Hasan" w:date="2023-01-21T00:38:00Z"/>
                <w:rFonts w:ascii="Times New Roman" w:hAnsi="Times New Roman" w:cs="Times New Roman"/>
                <w:sz w:val="20"/>
                <w:szCs w:val="20"/>
                <w:rPrChange w:id="11508" w:author="Mohammad Nayeem Hasan" w:date="2023-01-21T03:17:00Z">
                  <w:rPr>
                    <w:ins w:id="11509" w:author="Mohammad Nayeem Hasan" w:date="2023-01-21T00:38:00Z"/>
                    <w:rFonts w:ascii="Times New Roman" w:hAnsi="Times New Roman" w:cs="Times New Roman"/>
                    <w:sz w:val="24"/>
                    <w:szCs w:val="24"/>
                  </w:rPr>
                </w:rPrChange>
              </w:rPr>
              <w:pPrChange w:id="11510" w:author="Mohammad Nayeem Hasan" w:date="2023-01-21T14:56:00Z">
                <w:pPr>
                  <w:jc w:val="both"/>
                </w:pPr>
              </w:pPrChange>
            </w:pPr>
            <w:ins w:id="11511" w:author="Mohammad Nayeem Hasan" w:date="2023-01-21T00:38:00Z">
              <w:r w:rsidRPr="00C60F95">
                <w:rPr>
                  <w:rFonts w:ascii="Times New Roman" w:hAnsi="Times New Roman" w:cs="Times New Roman"/>
                  <w:sz w:val="20"/>
                  <w:szCs w:val="20"/>
                  <w:rPrChange w:id="11512" w:author="Mohammad Nayeem Hasan" w:date="2023-01-21T03:17:00Z">
                    <w:rPr>
                      <w:rFonts w:ascii="Times New Roman" w:hAnsi="Times New Roman" w:cs="Times New Roman"/>
                      <w:sz w:val="24"/>
                      <w:szCs w:val="24"/>
                    </w:rPr>
                  </w:rPrChange>
                </w:rPr>
                <w:t>0.133</w:t>
              </w:r>
            </w:ins>
          </w:p>
        </w:tc>
        <w:tc>
          <w:tcPr>
            <w:tcW w:w="818" w:type="pct"/>
            <w:vAlign w:val="center"/>
            <w:tcPrChange w:id="11513" w:author="Mohammad Nayeem Hasan" w:date="2023-01-27T16:50:00Z">
              <w:tcPr>
                <w:tcW w:w="818" w:type="pct"/>
                <w:gridSpan w:val="2"/>
                <w:vAlign w:val="center"/>
              </w:tcPr>
            </w:tcPrChange>
          </w:tcPr>
          <w:p w14:paraId="29FB4E97" w14:textId="5C4EA4C1" w:rsidR="004D458D" w:rsidRPr="00C60F95" w:rsidRDefault="004D458D" w:rsidP="004D458D">
            <w:pPr>
              <w:rPr>
                <w:ins w:id="11514" w:author="Mohammad Nayeem Hasan" w:date="2023-01-21T00:38:00Z"/>
                <w:rFonts w:ascii="Times New Roman" w:hAnsi="Times New Roman" w:cs="Times New Roman"/>
                <w:sz w:val="20"/>
                <w:szCs w:val="20"/>
                <w:rPrChange w:id="11515" w:author="Mohammad Nayeem Hasan" w:date="2023-01-21T03:17:00Z">
                  <w:rPr>
                    <w:ins w:id="11516" w:author="Mohammad Nayeem Hasan" w:date="2023-01-21T00:38:00Z"/>
                    <w:rFonts w:ascii="Times New Roman" w:hAnsi="Times New Roman" w:cs="Times New Roman"/>
                    <w:sz w:val="24"/>
                    <w:szCs w:val="24"/>
                  </w:rPr>
                </w:rPrChange>
              </w:rPr>
              <w:pPrChange w:id="11517" w:author="Mohammad Nayeem Hasan" w:date="2023-01-21T14:56:00Z">
                <w:pPr>
                  <w:jc w:val="both"/>
                </w:pPr>
              </w:pPrChange>
            </w:pPr>
            <w:ins w:id="11518" w:author="Mohammad Nayeem Hasan" w:date="2023-01-21T00:38:00Z">
              <w:r w:rsidRPr="00C60F95">
                <w:rPr>
                  <w:rFonts w:ascii="Times New Roman" w:hAnsi="Times New Roman" w:cs="Times New Roman"/>
                  <w:sz w:val="20"/>
                  <w:szCs w:val="20"/>
                  <w:rPrChange w:id="11519" w:author="Mohammad Nayeem Hasan" w:date="2023-01-21T03:17:00Z">
                    <w:rPr>
                      <w:rFonts w:ascii="Times New Roman" w:hAnsi="Times New Roman" w:cs="Times New Roman"/>
                      <w:sz w:val="24"/>
                      <w:szCs w:val="24"/>
                    </w:rPr>
                  </w:rPrChange>
                </w:rPr>
                <w:t>0.93</w:t>
              </w:r>
            </w:ins>
            <w:ins w:id="11520" w:author="Mohammad Nayeem Hasan" w:date="2023-01-21T02:20:00Z">
              <w:r w:rsidRPr="00C60F95">
                <w:rPr>
                  <w:rFonts w:ascii="Times New Roman" w:hAnsi="Times New Roman" w:cs="Times New Roman"/>
                  <w:sz w:val="20"/>
                  <w:szCs w:val="20"/>
                  <w:rPrChange w:id="11521" w:author="Mohammad Nayeem Hasan" w:date="2023-01-21T03:17:00Z">
                    <w:rPr>
                      <w:rFonts w:ascii="Times New Roman" w:hAnsi="Times New Roman" w:cs="Times New Roman"/>
                      <w:sz w:val="24"/>
                      <w:szCs w:val="24"/>
                    </w:rPr>
                  </w:rPrChange>
                </w:rPr>
                <w:t xml:space="preserve"> (0.62, 1.37)</w:t>
              </w:r>
            </w:ins>
          </w:p>
        </w:tc>
        <w:tc>
          <w:tcPr>
            <w:tcW w:w="481" w:type="pct"/>
            <w:vAlign w:val="center"/>
            <w:tcPrChange w:id="11522" w:author="Mohammad Nayeem Hasan" w:date="2023-01-27T16:50:00Z">
              <w:tcPr>
                <w:tcW w:w="481" w:type="pct"/>
                <w:gridSpan w:val="2"/>
                <w:vAlign w:val="center"/>
              </w:tcPr>
            </w:tcPrChange>
          </w:tcPr>
          <w:p w14:paraId="6966ACDB" w14:textId="77777777" w:rsidR="004D458D" w:rsidRPr="00C60F95" w:rsidRDefault="004D458D" w:rsidP="004D458D">
            <w:pPr>
              <w:rPr>
                <w:ins w:id="11523" w:author="Mohammad Nayeem Hasan" w:date="2023-01-21T00:38:00Z"/>
                <w:rFonts w:ascii="Times New Roman" w:hAnsi="Times New Roman" w:cs="Times New Roman"/>
                <w:sz w:val="20"/>
                <w:szCs w:val="20"/>
                <w:rPrChange w:id="11524" w:author="Mohammad Nayeem Hasan" w:date="2023-01-21T03:17:00Z">
                  <w:rPr>
                    <w:ins w:id="11525" w:author="Mohammad Nayeem Hasan" w:date="2023-01-21T00:38:00Z"/>
                    <w:rFonts w:ascii="Times New Roman" w:hAnsi="Times New Roman" w:cs="Times New Roman"/>
                    <w:sz w:val="24"/>
                    <w:szCs w:val="24"/>
                  </w:rPr>
                </w:rPrChange>
              </w:rPr>
              <w:pPrChange w:id="11526" w:author="Mohammad Nayeem Hasan" w:date="2023-01-21T14:56:00Z">
                <w:pPr>
                  <w:jc w:val="both"/>
                </w:pPr>
              </w:pPrChange>
            </w:pPr>
            <w:ins w:id="11527" w:author="Mohammad Nayeem Hasan" w:date="2023-01-21T00:38:00Z">
              <w:r w:rsidRPr="00C60F95">
                <w:rPr>
                  <w:rFonts w:ascii="Times New Roman" w:hAnsi="Times New Roman" w:cs="Times New Roman"/>
                  <w:sz w:val="20"/>
                  <w:szCs w:val="20"/>
                  <w:rPrChange w:id="11528" w:author="Mohammad Nayeem Hasan" w:date="2023-01-21T03:17:00Z">
                    <w:rPr>
                      <w:rFonts w:ascii="Times New Roman" w:hAnsi="Times New Roman" w:cs="Times New Roman"/>
                      <w:sz w:val="24"/>
                      <w:szCs w:val="24"/>
                    </w:rPr>
                  </w:rPrChange>
                </w:rPr>
                <w:t>0.701</w:t>
              </w:r>
            </w:ins>
          </w:p>
        </w:tc>
        <w:tc>
          <w:tcPr>
            <w:tcW w:w="1012" w:type="pct"/>
            <w:vAlign w:val="center"/>
            <w:tcPrChange w:id="11529" w:author="Mohammad Nayeem Hasan" w:date="2023-01-27T16:50:00Z">
              <w:tcPr>
                <w:tcW w:w="1012" w:type="pct"/>
                <w:gridSpan w:val="3"/>
                <w:vAlign w:val="center"/>
              </w:tcPr>
            </w:tcPrChange>
          </w:tcPr>
          <w:p w14:paraId="23023470" w14:textId="488BB169" w:rsidR="004D458D" w:rsidRPr="00C60F95" w:rsidRDefault="004D458D" w:rsidP="004D458D">
            <w:pPr>
              <w:rPr>
                <w:ins w:id="11530" w:author="Mohammad Nayeem Hasan" w:date="2023-01-21T00:38:00Z"/>
                <w:rFonts w:ascii="Times New Roman" w:hAnsi="Times New Roman" w:cs="Times New Roman"/>
                <w:sz w:val="20"/>
                <w:szCs w:val="20"/>
                <w:rPrChange w:id="11531" w:author="Mohammad Nayeem Hasan" w:date="2023-01-21T03:17:00Z">
                  <w:rPr>
                    <w:ins w:id="11532" w:author="Mohammad Nayeem Hasan" w:date="2023-01-21T00:38:00Z"/>
                    <w:rFonts w:ascii="Times New Roman" w:hAnsi="Times New Roman" w:cs="Times New Roman"/>
                    <w:sz w:val="24"/>
                    <w:szCs w:val="24"/>
                  </w:rPr>
                </w:rPrChange>
              </w:rPr>
              <w:pPrChange w:id="11533" w:author="Mohammad Nayeem Hasan" w:date="2023-01-21T14:56:00Z">
                <w:pPr>
                  <w:jc w:val="both"/>
                </w:pPr>
              </w:pPrChange>
            </w:pPr>
            <w:ins w:id="11534" w:author="Mohammad Nayeem Hasan" w:date="2023-01-21T00:38:00Z">
              <w:r w:rsidRPr="00C60F95">
                <w:rPr>
                  <w:rFonts w:ascii="Times New Roman" w:hAnsi="Times New Roman" w:cs="Times New Roman"/>
                  <w:sz w:val="20"/>
                  <w:szCs w:val="20"/>
                  <w:rPrChange w:id="11535" w:author="Mohammad Nayeem Hasan" w:date="2023-01-21T03:17:00Z">
                    <w:rPr>
                      <w:rFonts w:ascii="Times New Roman" w:hAnsi="Times New Roman" w:cs="Times New Roman"/>
                      <w:sz w:val="24"/>
                      <w:szCs w:val="24"/>
                    </w:rPr>
                  </w:rPrChange>
                </w:rPr>
                <w:t>1.27</w:t>
              </w:r>
            </w:ins>
            <w:ins w:id="11536" w:author="Mohammad Nayeem Hasan" w:date="2023-01-21T02:53:00Z">
              <w:r w:rsidRPr="00C60F95">
                <w:rPr>
                  <w:rFonts w:ascii="Times New Roman" w:hAnsi="Times New Roman" w:cs="Times New Roman"/>
                  <w:sz w:val="20"/>
                  <w:szCs w:val="20"/>
                  <w:rPrChange w:id="11537" w:author="Mohammad Nayeem Hasan" w:date="2023-01-21T03:17:00Z">
                    <w:rPr>
                      <w:rFonts w:ascii="Times New Roman" w:hAnsi="Times New Roman" w:cs="Times New Roman"/>
                      <w:sz w:val="24"/>
                      <w:szCs w:val="24"/>
                    </w:rPr>
                  </w:rPrChange>
                </w:rPr>
                <w:t xml:space="preserve"> (1.04, 1.55)</w:t>
              </w:r>
            </w:ins>
          </w:p>
        </w:tc>
        <w:tc>
          <w:tcPr>
            <w:tcW w:w="473" w:type="pct"/>
            <w:vAlign w:val="center"/>
            <w:tcPrChange w:id="11538" w:author="Mohammad Nayeem Hasan" w:date="2023-01-27T16:50:00Z">
              <w:tcPr>
                <w:tcW w:w="477" w:type="pct"/>
                <w:gridSpan w:val="2"/>
                <w:vAlign w:val="center"/>
              </w:tcPr>
            </w:tcPrChange>
          </w:tcPr>
          <w:p w14:paraId="4091C2EF" w14:textId="77777777" w:rsidR="004D458D" w:rsidRPr="00C60F95" w:rsidRDefault="004D458D" w:rsidP="004D458D">
            <w:pPr>
              <w:rPr>
                <w:ins w:id="11539" w:author="Mohammad Nayeem Hasan" w:date="2023-01-21T00:38:00Z"/>
                <w:rFonts w:ascii="Times New Roman" w:hAnsi="Times New Roman" w:cs="Times New Roman"/>
                <w:b/>
                <w:bCs/>
                <w:sz w:val="20"/>
                <w:szCs w:val="20"/>
                <w:rPrChange w:id="11540" w:author="Mohammad Nayeem Hasan" w:date="2023-01-21T03:17:00Z">
                  <w:rPr>
                    <w:ins w:id="11541" w:author="Mohammad Nayeem Hasan" w:date="2023-01-21T00:38:00Z"/>
                    <w:rFonts w:ascii="Times New Roman" w:hAnsi="Times New Roman" w:cs="Times New Roman"/>
                    <w:b/>
                    <w:bCs/>
                    <w:sz w:val="24"/>
                    <w:szCs w:val="24"/>
                  </w:rPr>
                </w:rPrChange>
              </w:rPr>
              <w:pPrChange w:id="11542" w:author="Mohammad Nayeem Hasan" w:date="2023-01-21T14:56:00Z">
                <w:pPr>
                  <w:jc w:val="both"/>
                </w:pPr>
              </w:pPrChange>
            </w:pPr>
            <w:ins w:id="11543" w:author="Mohammad Nayeem Hasan" w:date="2023-01-21T00:38:00Z">
              <w:r w:rsidRPr="00C60F95">
                <w:rPr>
                  <w:rFonts w:ascii="Times New Roman" w:hAnsi="Times New Roman" w:cs="Times New Roman"/>
                  <w:b/>
                  <w:bCs/>
                  <w:sz w:val="20"/>
                  <w:szCs w:val="20"/>
                  <w:rPrChange w:id="11544" w:author="Mohammad Nayeem Hasan" w:date="2023-01-21T03:17:00Z">
                    <w:rPr>
                      <w:rFonts w:ascii="Times New Roman" w:hAnsi="Times New Roman" w:cs="Times New Roman"/>
                      <w:b/>
                      <w:bCs/>
                      <w:sz w:val="24"/>
                      <w:szCs w:val="24"/>
                    </w:rPr>
                  </w:rPrChange>
                </w:rPr>
                <w:t>0.019</w:t>
              </w:r>
            </w:ins>
          </w:p>
        </w:tc>
      </w:tr>
      <w:tr w:rsidR="004D458D" w:rsidRPr="00C60F95" w14:paraId="759B81CC" w14:textId="77777777" w:rsidTr="00DE658B">
        <w:trPr>
          <w:trHeight w:val="138"/>
          <w:jc w:val="center"/>
          <w:ins w:id="11545" w:author="Mohammad Nayeem Hasan" w:date="2023-01-21T00:38:00Z"/>
          <w:trPrChange w:id="11546" w:author="Mohammad Nayeem Hasan" w:date="2023-01-27T16:50:00Z">
            <w:trPr>
              <w:trHeight w:val="138"/>
              <w:jc w:val="center"/>
            </w:trPr>
          </w:trPrChange>
        </w:trPr>
        <w:tc>
          <w:tcPr>
            <w:tcW w:w="881" w:type="pct"/>
            <w:vAlign w:val="center"/>
            <w:tcPrChange w:id="11547" w:author="Mohammad Nayeem Hasan" w:date="2023-01-27T16:50:00Z">
              <w:tcPr>
                <w:tcW w:w="881" w:type="pct"/>
                <w:vAlign w:val="center"/>
              </w:tcPr>
            </w:tcPrChange>
          </w:tcPr>
          <w:p w14:paraId="4402E52D" w14:textId="77777777" w:rsidR="004D458D" w:rsidRPr="00C60F95" w:rsidRDefault="004D458D" w:rsidP="004D458D">
            <w:pPr>
              <w:rPr>
                <w:ins w:id="11548" w:author="Mohammad Nayeem Hasan" w:date="2023-01-21T00:38:00Z"/>
                <w:rFonts w:ascii="Times New Roman" w:hAnsi="Times New Roman" w:cs="Times New Roman"/>
                <w:sz w:val="20"/>
                <w:szCs w:val="20"/>
                <w:rPrChange w:id="11549" w:author="Mohammad Nayeem Hasan" w:date="2023-01-21T03:17:00Z">
                  <w:rPr>
                    <w:ins w:id="11550" w:author="Mohammad Nayeem Hasan" w:date="2023-01-21T00:38:00Z"/>
                    <w:rFonts w:ascii="Times New Roman" w:hAnsi="Times New Roman" w:cs="Times New Roman"/>
                    <w:sz w:val="24"/>
                    <w:szCs w:val="24"/>
                  </w:rPr>
                </w:rPrChange>
              </w:rPr>
              <w:pPrChange w:id="11551" w:author="Mohammad Nayeem Hasan" w:date="2023-01-21T14:56:00Z">
                <w:pPr>
                  <w:jc w:val="both"/>
                </w:pPr>
              </w:pPrChange>
            </w:pPr>
            <w:ins w:id="11552" w:author="Mohammad Nayeem Hasan" w:date="2023-01-21T00:38:00Z">
              <w:r w:rsidRPr="00C60F95">
                <w:rPr>
                  <w:rFonts w:ascii="Times New Roman" w:hAnsi="Times New Roman" w:cs="Times New Roman"/>
                  <w:sz w:val="20"/>
                  <w:szCs w:val="20"/>
                  <w:rPrChange w:id="11553" w:author="Mohammad Nayeem Hasan" w:date="2023-01-21T03:17:00Z">
                    <w:rPr>
                      <w:rFonts w:ascii="Times New Roman" w:hAnsi="Times New Roman" w:cs="Times New Roman"/>
                      <w:sz w:val="24"/>
                      <w:szCs w:val="24"/>
                    </w:rPr>
                  </w:rPrChange>
                </w:rPr>
                <w:t>Secondary incomplete</w:t>
              </w:r>
            </w:ins>
          </w:p>
        </w:tc>
        <w:tc>
          <w:tcPr>
            <w:tcW w:w="854" w:type="pct"/>
            <w:vAlign w:val="center"/>
            <w:tcPrChange w:id="11554" w:author="Mohammad Nayeem Hasan" w:date="2023-01-27T16:50:00Z">
              <w:tcPr>
                <w:tcW w:w="851" w:type="pct"/>
                <w:vAlign w:val="center"/>
              </w:tcPr>
            </w:tcPrChange>
          </w:tcPr>
          <w:p w14:paraId="3E1ED028" w14:textId="615B7A27" w:rsidR="004D458D" w:rsidRPr="00C60F95" w:rsidRDefault="004D458D" w:rsidP="004D458D">
            <w:pPr>
              <w:rPr>
                <w:ins w:id="11555" w:author="Mohammad Nayeem Hasan" w:date="2023-01-21T00:38:00Z"/>
                <w:rFonts w:ascii="Times New Roman" w:hAnsi="Times New Roman" w:cs="Times New Roman"/>
                <w:sz w:val="20"/>
                <w:szCs w:val="20"/>
                <w:rPrChange w:id="11556" w:author="Mohammad Nayeem Hasan" w:date="2023-01-21T03:17:00Z">
                  <w:rPr>
                    <w:ins w:id="11557" w:author="Mohammad Nayeem Hasan" w:date="2023-01-21T00:38:00Z"/>
                    <w:rFonts w:ascii="Times New Roman" w:hAnsi="Times New Roman" w:cs="Times New Roman"/>
                    <w:sz w:val="24"/>
                    <w:szCs w:val="24"/>
                  </w:rPr>
                </w:rPrChange>
              </w:rPr>
              <w:pPrChange w:id="11558" w:author="Mohammad Nayeem Hasan" w:date="2023-01-21T14:56:00Z">
                <w:pPr>
                  <w:jc w:val="both"/>
                </w:pPr>
              </w:pPrChange>
            </w:pPr>
            <w:ins w:id="11559" w:author="Mohammad Nayeem Hasan" w:date="2023-01-21T00:38:00Z">
              <w:r w:rsidRPr="00C60F95">
                <w:rPr>
                  <w:rFonts w:ascii="Times New Roman" w:hAnsi="Times New Roman" w:cs="Times New Roman"/>
                  <w:sz w:val="20"/>
                  <w:szCs w:val="20"/>
                  <w:rPrChange w:id="11560" w:author="Mohammad Nayeem Hasan" w:date="2023-01-21T03:17:00Z">
                    <w:rPr>
                      <w:rFonts w:ascii="Times New Roman" w:hAnsi="Times New Roman" w:cs="Times New Roman"/>
                      <w:sz w:val="24"/>
                      <w:szCs w:val="24"/>
                    </w:rPr>
                  </w:rPrChange>
                </w:rPr>
                <w:t>1.12</w:t>
              </w:r>
            </w:ins>
            <w:ins w:id="11561" w:author="Mohammad Nayeem Hasan" w:date="2023-01-21T02:06:00Z">
              <w:r w:rsidRPr="00C60F95">
                <w:rPr>
                  <w:rFonts w:ascii="Times New Roman" w:hAnsi="Times New Roman" w:cs="Times New Roman"/>
                  <w:sz w:val="20"/>
                  <w:szCs w:val="20"/>
                  <w:rPrChange w:id="11562" w:author="Mohammad Nayeem Hasan" w:date="2023-01-21T03:17:00Z">
                    <w:rPr>
                      <w:rFonts w:ascii="Times New Roman" w:hAnsi="Times New Roman" w:cs="Times New Roman"/>
                      <w:sz w:val="24"/>
                      <w:szCs w:val="24"/>
                    </w:rPr>
                  </w:rPrChange>
                </w:rPr>
                <w:t xml:space="preserve"> (0.88, 1.41)</w:t>
              </w:r>
            </w:ins>
          </w:p>
        </w:tc>
        <w:tc>
          <w:tcPr>
            <w:tcW w:w="481" w:type="pct"/>
            <w:vAlign w:val="center"/>
            <w:tcPrChange w:id="11563" w:author="Mohammad Nayeem Hasan" w:date="2023-01-27T16:50:00Z">
              <w:tcPr>
                <w:tcW w:w="481" w:type="pct"/>
                <w:gridSpan w:val="3"/>
                <w:vAlign w:val="center"/>
              </w:tcPr>
            </w:tcPrChange>
          </w:tcPr>
          <w:p w14:paraId="70ED6B64" w14:textId="77777777" w:rsidR="004D458D" w:rsidRPr="00C60F95" w:rsidRDefault="004D458D" w:rsidP="004D458D">
            <w:pPr>
              <w:rPr>
                <w:ins w:id="11564" w:author="Mohammad Nayeem Hasan" w:date="2023-01-21T00:38:00Z"/>
                <w:rFonts w:ascii="Times New Roman" w:hAnsi="Times New Roman" w:cs="Times New Roman"/>
                <w:sz w:val="20"/>
                <w:szCs w:val="20"/>
                <w:rPrChange w:id="11565" w:author="Mohammad Nayeem Hasan" w:date="2023-01-21T03:17:00Z">
                  <w:rPr>
                    <w:ins w:id="11566" w:author="Mohammad Nayeem Hasan" w:date="2023-01-21T00:38:00Z"/>
                    <w:rFonts w:ascii="Times New Roman" w:hAnsi="Times New Roman" w:cs="Times New Roman"/>
                    <w:sz w:val="24"/>
                    <w:szCs w:val="24"/>
                  </w:rPr>
                </w:rPrChange>
              </w:rPr>
              <w:pPrChange w:id="11567" w:author="Mohammad Nayeem Hasan" w:date="2023-01-21T14:56:00Z">
                <w:pPr>
                  <w:jc w:val="both"/>
                </w:pPr>
              </w:pPrChange>
            </w:pPr>
            <w:ins w:id="11568" w:author="Mohammad Nayeem Hasan" w:date="2023-01-21T00:38:00Z">
              <w:r w:rsidRPr="00C60F95">
                <w:rPr>
                  <w:rFonts w:ascii="Times New Roman" w:hAnsi="Times New Roman" w:cs="Times New Roman"/>
                  <w:sz w:val="20"/>
                  <w:szCs w:val="20"/>
                  <w:rPrChange w:id="11569" w:author="Mohammad Nayeem Hasan" w:date="2023-01-21T03:17:00Z">
                    <w:rPr>
                      <w:rFonts w:ascii="Times New Roman" w:hAnsi="Times New Roman" w:cs="Times New Roman"/>
                      <w:sz w:val="24"/>
                      <w:szCs w:val="24"/>
                    </w:rPr>
                  </w:rPrChange>
                </w:rPr>
                <w:t>0.353</w:t>
              </w:r>
            </w:ins>
          </w:p>
        </w:tc>
        <w:tc>
          <w:tcPr>
            <w:tcW w:w="818" w:type="pct"/>
            <w:vAlign w:val="center"/>
            <w:tcPrChange w:id="11570" w:author="Mohammad Nayeem Hasan" w:date="2023-01-27T16:50:00Z">
              <w:tcPr>
                <w:tcW w:w="818" w:type="pct"/>
                <w:gridSpan w:val="2"/>
                <w:vAlign w:val="center"/>
              </w:tcPr>
            </w:tcPrChange>
          </w:tcPr>
          <w:p w14:paraId="5F3DCC65" w14:textId="111400CC" w:rsidR="004D458D" w:rsidRPr="00C60F95" w:rsidRDefault="004D458D" w:rsidP="004D458D">
            <w:pPr>
              <w:rPr>
                <w:ins w:id="11571" w:author="Mohammad Nayeem Hasan" w:date="2023-01-21T00:38:00Z"/>
                <w:rFonts w:ascii="Times New Roman" w:hAnsi="Times New Roman" w:cs="Times New Roman"/>
                <w:sz w:val="20"/>
                <w:szCs w:val="20"/>
                <w:rPrChange w:id="11572" w:author="Mohammad Nayeem Hasan" w:date="2023-01-21T03:17:00Z">
                  <w:rPr>
                    <w:ins w:id="11573" w:author="Mohammad Nayeem Hasan" w:date="2023-01-21T00:38:00Z"/>
                    <w:rFonts w:ascii="Times New Roman" w:hAnsi="Times New Roman" w:cs="Times New Roman"/>
                    <w:sz w:val="24"/>
                    <w:szCs w:val="24"/>
                  </w:rPr>
                </w:rPrChange>
              </w:rPr>
              <w:pPrChange w:id="11574" w:author="Mohammad Nayeem Hasan" w:date="2023-01-21T14:56:00Z">
                <w:pPr>
                  <w:jc w:val="both"/>
                </w:pPr>
              </w:pPrChange>
            </w:pPr>
            <w:ins w:id="11575" w:author="Mohammad Nayeem Hasan" w:date="2023-01-21T00:38:00Z">
              <w:r w:rsidRPr="00C60F95">
                <w:rPr>
                  <w:rFonts w:ascii="Times New Roman" w:hAnsi="Times New Roman" w:cs="Times New Roman"/>
                  <w:sz w:val="20"/>
                  <w:szCs w:val="20"/>
                  <w:rPrChange w:id="11576" w:author="Mohammad Nayeem Hasan" w:date="2023-01-21T03:17:00Z">
                    <w:rPr>
                      <w:rFonts w:ascii="Times New Roman" w:hAnsi="Times New Roman" w:cs="Times New Roman"/>
                      <w:sz w:val="24"/>
                      <w:szCs w:val="24"/>
                    </w:rPr>
                  </w:rPrChange>
                </w:rPr>
                <w:t>0.99</w:t>
              </w:r>
            </w:ins>
            <w:ins w:id="11577" w:author="Mohammad Nayeem Hasan" w:date="2023-01-21T02:19:00Z">
              <w:r w:rsidRPr="00C60F95">
                <w:rPr>
                  <w:rFonts w:ascii="Times New Roman" w:hAnsi="Times New Roman" w:cs="Times New Roman"/>
                  <w:sz w:val="20"/>
                  <w:szCs w:val="20"/>
                  <w:rPrChange w:id="11578" w:author="Mohammad Nayeem Hasan" w:date="2023-01-21T03:17:00Z">
                    <w:rPr>
                      <w:rFonts w:ascii="Times New Roman" w:hAnsi="Times New Roman" w:cs="Times New Roman"/>
                      <w:sz w:val="24"/>
                      <w:szCs w:val="24"/>
                    </w:rPr>
                  </w:rPrChange>
                </w:rPr>
                <w:t xml:space="preserve"> (0.69, 1.41)</w:t>
              </w:r>
            </w:ins>
          </w:p>
        </w:tc>
        <w:tc>
          <w:tcPr>
            <w:tcW w:w="481" w:type="pct"/>
            <w:vAlign w:val="center"/>
            <w:tcPrChange w:id="11579" w:author="Mohammad Nayeem Hasan" w:date="2023-01-27T16:50:00Z">
              <w:tcPr>
                <w:tcW w:w="481" w:type="pct"/>
                <w:gridSpan w:val="2"/>
                <w:vAlign w:val="center"/>
              </w:tcPr>
            </w:tcPrChange>
          </w:tcPr>
          <w:p w14:paraId="3764A49D" w14:textId="77777777" w:rsidR="004D458D" w:rsidRPr="00C60F95" w:rsidRDefault="004D458D" w:rsidP="004D458D">
            <w:pPr>
              <w:rPr>
                <w:ins w:id="11580" w:author="Mohammad Nayeem Hasan" w:date="2023-01-21T00:38:00Z"/>
                <w:rFonts w:ascii="Times New Roman" w:hAnsi="Times New Roman" w:cs="Times New Roman"/>
                <w:sz w:val="20"/>
                <w:szCs w:val="20"/>
                <w:rPrChange w:id="11581" w:author="Mohammad Nayeem Hasan" w:date="2023-01-21T03:17:00Z">
                  <w:rPr>
                    <w:ins w:id="11582" w:author="Mohammad Nayeem Hasan" w:date="2023-01-21T00:38:00Z"/>
                    <w:rFonts w:ascii="Times New Roman" w:hAnsi="Times New Roman" w:cs="Times New Roman"/>
                    <w:sz w:val="24"/>
                    <w:szCs w:val="24"/>
                  </w:rPr>
                </w:rPrChange>
              </w:rPr>
              <w:pPrChange w:id="11583" w:author="Mohammad Nayeem Hasan" w:date="2023-01-21T14:56:00Z">
                <w:pPr>
                  <w:jc w:val="both"/>
                </w:pPr>
              </w:pPrChange>
            </w:pPr>
            <w:ins w:id="11584" w:author="Mohammad Nayeem Hasan" w:date="2023-01-21T00:38:00Z">
              <w:r w:rsidRPr="00C60F95">
                <w:rPr>
                  <w:rFonts w:ascii="Times New Roman" w:hAnsi="Times New Roman" w:cs="Times New Roman"/>
                  <w:sz w:val="20"/>
                  <w:szCs w:val="20"/>
                  <w:rPrChange w:id="11585" w:author="Mohammad Nayeem Hasan" w:date="2023-01-21T03:17:00Z">
                    <w:rPr>
                      <w:rFonts w:ascii="Times New Roman" w:hAnsi="Times New Roman" w:cs="Times New Roman"/>
                      <w:sz w:val="24"/>
                      <w:szCs w:val="24"/>
                    </w:rPr>
                  </w:rPrChange>
                </w:rPr>
                <w:t>0.937</w:t>
              </w:r>
            </w:ins>
          </w:p>
        </w:tc>
        <w:tc>
          <w:tcPr>
            <w:tcW w:w="1012" w:type="pct"/>
            <w:vAlign w:val="center"/>
            <w:tcPrChange w:id="11586" w:author="Mohammad Nayeem Hasan" w:date="2023-01-27T16:50:00Z">
              <w:tcPr>
                <w:tcW w:w="1012" w:type="pct"/>
                <w:gridSpan w:val="3"/>
                <w:vAlign w:val="center"/>
              </w:tcPr>
            </w:tcPrChange>
          </w:tcPr>
          <w:p w14:paraId="2B0BE631" w14:textId="27588B84" w:rsidR="004D458D" w:rsidRPr="00C60F95" w:rsidRDefault="004D458D" w:rsidP="004D458D">
            <w:pPr>
              <w:rPr>
                <w:ins w:id="11587" w:author="Mohammad Nayeem Hasan" w:date="2023-01-21T00:38:00Z"/>
                <w:rFonts w:ascii="Times New Roman" w:hAnsi="Times New Roman" w:cs="Times New Roman"/>
                <w:sz w:val="20"/>
                <w:szCs w:val="20"/>
                <w:rPrChange w:id="11588" w:author="Mohammad Nayeem Hasan" w:date="2023-01-21T03:17:00Z">
                  <w:rPr>
                    <w:ins w:id="11589" w:author="Mohammad Nayeem Hasan" w:date="2023-01-21T00:38:00Z"/>
                    <w:rFonts w:ascii="Times New Roman" w:hAnsi="Times New Roman" w:cs="Times New Roman"/>
                    <w:sz w:val="24"/>
                    <w:szCs w:val="24"/>
                  </w:rPr>
                </w:rPrChange>
              </w:rPr>
              <w:pPrChange w:id="11590" w:author="Mohammad Nayeem Hasan" w:date="2023-01-21T14:56:00Z">
                <w:pPr>
                  <w:jc w:val="both"/>
                </w:pPr>
              </w:pPrChange>
            </w:pPr>
            <w:ins w:id="11591" w:author="Mohammad Nayeem Hasan" w:date="2023-01-21T00:38:00Z">
              <w:r w:rsidRPr="00C60F95">
                <w:rPr>
                  <w:rFonts w:ascii="Times New Roman" w:hAnsi="Times New Roman" w:cs="Times New Roman"/>
                  <w:sz w:val="20"/>
                  <w:szCs w:val="20"/>
                  <w:rPrChange w:id="11592" w:author="Mohammad Nayeem Hasan" w:date="2023-01-21T03:17:00Z">
                    <w:rPr>
                      <w:rFonts w:ascii="Times New Roman" w:hAnsi="Times New Roman" w:cs="Times New Roman"/>
                      <w:sz w:val="24"/>
                      <w:szCs w:val="24"/>
                    </w:rPr>
                  </w:rPrChange>
                </w:rPr>
                <w:t>1.18</w:t>
              </w:r>
            </w:ins>
            <w:ins w:id="11593" w:author="Mohammad Nayeem Hasan" w:date="2023-01-21T02:53:00Z">
              <w:r w:rsidRPr="00C60F95">
                <w:rPr>
                  <w:rFonts w:ascii="Times New Roman" w:hAnsi="Times New Roman" w:cs="Times New Roman"/>
                  <w:sz w:val="20"/>
                  <w:szCs w:val="20"/>
                  <w:rPrChange w:id="11594" w:author="Mohammad Nayeem Hasan" w:date="2023-01-21T03:17:00Z">
                    <w:rPr>
                      <w:rFonts w:ascii="Times New Roman" w:hAnsi="Times New Roman" w:cs="Times New Roman"/>
                      <w:sz w:val="24"/>
                      <w:szCs w:val="24"/>
                    </w:rPr>
                  </w:rPrChange>
                </w:rPr>
                <w:t xml:space="preserve"> (0.99, 1.42)</w:t>
              </w:r>
            </w:ins>
          </w:p>
        </w:tc>
        <w:tc>
          <w:tcPr>
            <w:tcW w:w="473" w:type="pct"/>
            <w:vAlign w:val="center"/>
            <w:tcPrChange w:id="11595" w:author="Mohammad Nayeem Hasan" w:date="2023-01-27T16:50:00Z">
              <w:tcPr>
                <w:tcW w:w="477" w:type="pct"/>
                <w:gridSpan w:val="2"/>
                <w:vAlign w:val="center"/>
              </w:tcPr>
            </w:tcPrChange>
          </w:tcPr>
          <w:p w14:paraId="1B381E2E" w14:textId="77777777" w:rsidR="004D458D" w:rsidRPr="00C60F95" w:rsidRDefault="004D458D" w:rsidP="004D458D">
            <w:pPr>
              <w:rPr>
                <w:ins w:id="11596" w:author="Mohammad Nayeem Hasan" w:date="2023-01-21T00:38:00Z"/>
                <w:rFonts w:ascii="Times New Roman" w:hAnsi="Times New Roman" w:cs="Times New Roman"/>
                <w:sz w:val="20"/>
                <w:szCs w:val="20"/>
                <w:rPrChange w:id="11597" w:author="Mohammad Nayeem Hasan" w:date="2023-01-21T03:17:00Z">
                  <w:rPr>
                    <w:ins w:id="11598" w:author="Mohammad Nayeem Hasan" w:date="2023-01-21T00:38:00Z"/>
                    <w:rFonts w:ascii="Times New Roman" w:hAnsi="Times New Roman" w:cs="Times New Roman"/>
                    <w:sz w:val="24"/>
                    <w:szCs w:val="24"/>
                  </w:rPr>
                </w:rPrChange>
              </w:rPr>
              <w:pPrChange w:id="11599" w:author="Mohammad Nayeem Hasan" w:date="2023-01-21T14:56:00Z">
                <w:pPr>
                  <w:jc w:val="both"/>
                </w:pPr>
              </w:pPrChange>
            </w:pPr>
            <w:ins w:id="11600" w:author="Mohammad Nayeem Hasan" w:date="2023-01-21T00:38:00Z">
              <w:r w:rsidRPr="00C60F95">
                <w:rPr>
                  <w:rFonts w:ascii="Times New Roman" w:hAnsi="Times New Roman" w:cs="Times New Roman"/>
                  <w:sz w:val="20"/>
                  <w:szCs w:val="20"/>
                  <w:rPrChange w:id="11601" w:author="Mohammad Nayeem Hasan" w:date="2023-01-21T03:17:00Z">
                    <w:rPr>
                      <w:rFonts w:ascii="Times New Roman" w:hAnsi="Times New Roman" w:cs="Times New Roman"/>
                      <w:sz w:val="24"/>
                      <w:szCs w:val="24"/>
                    </w:rPr>
                  </w:rPrChange>
                </w:rPr>
                <w:t>0.067</w:t>
              </w:r>
            </w:ins>
          </w:p>
        </w:tc>
      </w:tr>
      <w:tr w:rsidR="004D458D" w:rsidRPr="00C60F95" w14:paraId="529BC7DD" w14:textId="77777777" w:rsidTr="00DE658B">
        <w:trPr>
          <w:trHeight w:val="138"/>
          <w:jc w:val="center"/>
          <w:ins w:id="11602" w:author="Mohammad Nayeem Hasan" w:date="2023-01-21T00:38:00Z"/>
          <w:trPrChange w:id="11603" w:author="Mohammad Nayeem Hasan" w:date="2023-01-27T16:50:00Z">
            <w:trPr>
              <w:trHeight w:val="138"/>
              <w:jc w:val="center"/>
            </w:trPr>
          </w:trPrChange>
        </w:trPr>
        <w:tc>
          <w:tcPr>
            <w:tcW w:w="881" w:type="pct"/>
            <w:vAlign w:val="center"/>
            <w:tcPrChange w:id="11604" w:author="Mohammad Nayeem Hasan" w:date="2023-01-27T16:50:00Z">
              <w:tcPr>
                <w:tcW w:w="881" w:type="pct"/>
                <w:vAlign w:val="center"/>
              </w:tcPr>
            </w:tcPrChange>
          </w:tcPr>
          <w:p w14:paraId="0D788C42" w14:textId="77777777" w:rsidR="004D458D" w:rsidRPr="00C60F95" w:rsidRDefault="004D458D" w:rsidP="004D458D">
            <w:pPr>
              <w:rPr>
                <w:ins w:id="11605" w:author="Mohammad Nayeem Hasan" w:date="2023-01-21T00:38:00Z"/>
                <w:rFonts w:ascii="Times New Roman" w:hAnsi="Times New Roman" w:cs="Times New Roman"/>
                <w:sz w:val="20"/>
                <w:szCs w:val="20"/>
                <w:rPrChange w:id="11606" w:author="Mohammad Nayeem Hasan" w:date="2023-01-21T03:17:00Z">
                  <w:rPr>
                    <w:ins w:id="11607" w:author="Mohammad Nayeem Hasan" w:date="2023-01-21T00:38:00Z"/>
                    <w:rFonts w:ascii="Times New Roman" w:hAnsi="Times New Roman" w:cs="Times New Roman"/>
                    <w:sz w:val="24"/>
                    <w:szCs w:val="24"/>
                  </w:rPr>
                </w:rPrChange>
              </w:rPr>
              <w:pPrChange w:id="11608" w:author="Mohammad Nayeem Hasan" w:date="2023-01-21T14:56:00Z">
                <w:pPr>
                  <w:jc w:val="both"/>
                </w:pPr>
              </w:pPrChange>
            </w:pPr>
            <w:ins w:id="11609" w:author="Mohammad Nayeem Hasan" w:date="2023-01-21T00:38:00Z">
              <w:r w:rsidRPr="00C60F95">
                <w:rPr>
                  <w:rFonts w:ascii="Times New Roman" w:hAnsi="Times New Roman" w:cs="Times New Roman"/>
                  <w:sz w:val="20"/>
                  <w:szCs w:val="20"/>
                  <w:rPrChange w:id="11610" w:author="Mohammad Nayeem Hasan" w:date="2023-01-21T03:17:00Z">
                    <w:rPr>
                      <w:rFonts w:ascii="Times New Roman" w:hAnsi="Times New Roman" w:cs="Times New Roman"/>
                      <w:sz w:val="24"/>
                      <w:szCs w:val="24"/>
                    </w:rPr>
                  </w:rPrChange>
                </w:rPr>
                <w:t>Secondary complete or higher</w:t>
              </w:r>
            </w:ins>
          </w:p>
        </w:tc>
        <w:tc>
          <w:tcPr>
            <w:tcW w:w="854" w:type="pct"/>
            <w:vAlign w:val="center"/>
            <w:tcPrChange w:id="11611" w:author="Mohammad Nayeem Hasan" w:date="2023-01-27T16:50:00Z">
              <w:tcPr>
                <w:tcW w:w="851" w:type="pct"/>
                <w:vAlign w:val="center"/>
              </w:tcPr>
            </w:tcPrChange>
          </w:tcPr>
          <w:p w14:paraId="64A96703" w14:textId="77777777" w:rsidR="004D458D" w:rsidRPr="00C60F95" w:rsidRDefault="004D458D" w:rsidP="004D458D">
            <w:pPr>
              <w:rPr>
                <w:ins w:id="11612" w:author="Mohammad Nayeem Hasan" w:date="2023-01-21T00:38:00Z"/>
                <w:rFonts w:ascii="Times New Roman" w:hAnsi="Times New Roman" w:cs="Times New Roman"/>
                <w:sz w:val="20"/>
                <w:szCs w:val="20"/>
                <w:rPrChange w:id="11613" w:author="Mohammad Nayeem Hasan" w:date="2023-01-21T03:17:00Z">
                  <w:rPr>
                    <w:ins w:id="11614" w:author="Mohammad Nayeem Hasan" w:date="2023-01-21T00:38:00Z"/>
                    <w:rFonts w:ascii="Times New Roman" w:hAnsi="Times New Roman" w:cs="Times New Roman"/>
                    <w:sz w:val="24"/>
                    <w:szCs w:val="24"/>
                  </w:rPr>
                </w:rPrChange>
              </w:rPr>
              <w:pPrChange w:id="11615" w:author="Mohammad Nayeem Hasan" w:date="2023-01-21T14:56:00Z">
                <w:pPr>
                  <w:jc w:val="both"/>
                </w:pPr>
              </w:pPrChange>
            </w:pPr>
            <w:ins w:id="11616" w:author="Mohammad Nayeem Hasan" w:date="2023-01-21T00:38:00Z">
              <w:r w:rsidRPr="00C60F95">
                <w:rPr>
                  <w:rFonts w:ascii="Times New Roman" w:hAnsi="Times New Roman" w:cs="Times New Roman"/>
                  <w:sz w:val="20"/>
                  <w:szCs w:val="20"/>
                  <w:rPrChange w:id="11617" w:author="Mohammad Nayeem Hasan" w:date="2023-01-21T03:17:00Z">
                    <w:rPr>
                      <w:rFonts w:ascii="Times New Roman" w:hAnsi="Times New Roman" w:cs="Times New Roman"/>
                      <w:sz w:val="24"/>
                      <w:szCs w:val="24"/>
                    </w:rPr>
                  </w:rPrChange>
                </w:rPr>
                <w:t>Ref.</w:t>
              </w:r>
            </w:ins>
          </w:p>
        </w:tc>
        <w:tc>
          <w:tcPr>
            <w:tcW w:w="481" w:type="pct"/>
            <w:vAlign w:val="center"/>
            <w:tcPrChange w:id="11618" w:author="Mohammad Nayeem Hasan" w:date="2023-01-27T16:50:00Z">
              <w:tcPr>
                <w:tcW w:w="481" w:type="pct"/>
                <w:gridSpan w:val="3"/>
                <w:vAlign w:val="center"/>
              </w:tcPr>
            </w:tcPrChange>
          </w:tcPr>
          <w:p w14:paraId="5F002D1A" w14:textId="77777777" w:rsidR="004D458D" w:rsidRPr="00C60F95" w:rsidRDefault="004D458D" w:rsidP="004D458D">
            <w:pPr>
              <w:rPr>
                <w:ins w:id="11619" w:author="Mohammad Nayeem Hasan" w:date="2023-01-21T00:38:00Z"/>
                <w:rFonts w:ascii="Times New Roman" w:hAnsi="Times New Roman" w:cs="Times New Roman"/>
                <w:sz w:val="20"/>
                <w:szCs w:val="20"/>
                <w:rPrChange w:id="11620" w:author="Mohammad Nayeem Hasan" w:date="2023-01-21T03:17:00Z">
                  <w:rPr>
                    <w:ins w:id="11621" w:author="Mohammad Nayeem Hasan" w:date="2023-01-21T00:38:00Z"/>
                    <w:rFonts w:ascii="Times New Roman" w:hAnsi="Times New Roman" w:cs="Times New Roman"/>
                    <w:sz w:val="24"/>
                    <w:szCs w:val="24"/>
                  </w:rPr>
                </w:rPrChange>
              </w:rPr>
              <w:pPrChange w:id="11622" w:author="Mohammad Nayeem Hasan" w:date="2023-01-21T14:56:00Z">
                <w:pPr>
                  <w:jc w:val="both"/>
                </w:pPr>
              </w:pPrChange>
            </w:pPr>
            <w:ins w:id="11623" w:author="Mohammad Nayeem Hasan" w:date="2023-01-21T00:38:00Z">
              <w:r w:rsidRPr="00C60F95">
                <w:rPr>
                  <w:rFonts w:ascii="Times New Roman" w:hAnsi="Times New Roman" w:cs="Times New Roman"/>
                  <w:sz w:val="20"/>
                  <w:szCs w:val="20"/>
                  <w:rPrChange w:id="11624" w:author="Mohammad Nayeem Hasan" w:date="2023-01-21T03:17:00Z">
                    <w:rPr>
                      <w:rFonts w:ascii="Times New Roman" w:hAnsi="Times New Roman" w:cs="Times New Roman"/>
                      <w:sz w:val="24"/>
                      <w:szCs w:val="24"/>
                    </w:rPr>
                  </w:rPrChange>
                </w:rPr>
                <w:t>-</w:t>
              </w:r>
            </w:ins>
          </w:p>
        </w:tc>
        <w:tc>
          <w:tcPr>
            <w:tcW w:w="818" w:type="pct"/>
            <w:vAlign w:val="center"/>
            <w:tcPrChange w:id="11625" w:author="Mohammad Nayeem Hasan" w:date="2023-01-27T16:50:00Z">
              <w:tcPr>
                <w:tcW w:w="818" w:type="pct"/>
                <w:gridSpan w:val="2"/>
                <w:vAlign w:val="center"/>
              </w:tcPr>
            </w:tcPrChange>
          </w:tcPr>
          <w:p w14:paraId="24CF1B35" w14:textId="77777777" w:rsidR="004D458D" w:rsidRPr="00C60F95" w:rsidRDefault="004D458D" w:rsidP="004D458D">
            <w:pPr>
              <w:rPr>
                <w:ins w:id="11626" w:author="Mohammad Nayeem Hasan" w:date="2023-01-21T00:38:00Z"/>
                <w:rFonts w:ascii="Times New Roman" w:hAnsi="Times New Roman" w:cs="Times New Roman"/>
                <w:sz w:val="20"/>
                <w:szCs w:val="20"/>
                <w:rPrChange w:id="11627" w:author="Mohammad Nayeem Hasan" w:date="2023-01-21T03:17:00Z">
                  <w:rPr>
                    <w:ins w:id="11628" w:author="Mohammad Nayeem Hasan" w:date="2023-01-21T00:38:00Z"/>
                    <w:rFonts w:ascii="Times New Roman" w:hAnsi="Times New Roman" w:cs="Times New Roman"/>
                    <w:sz w:val="24"/>
                    <w:szCs w:val="24"/>
                  </w:rPr>
                </w:rPrChange>
              </w:rPr>
              <w:pPrChange w:id="11629" w:author="Mohammad Nayeem Hasan" w:date="2023-01-21T14:56:00Z">
                <w:pPr>
                  <w:jc w:val="both"/>
                </w:pPr>
              </w:pPrChange>
            </w:pPr>
            <w:ins w:id="11630" w:author="Mohammad Nayeem Hasan" w:date="2023-01-21T00:38:00Z">
              <w:r w:rsidRPr="00C60F95">
                <w:rPr>
                  <w:rFonts w:ascii="Times New Roman" w:hAnsi="Times New Roman" w:cs="Times New Roman"/>
                  <w:sz w:val="20"/>
                  <w:szCs w:val="20"/>
                  <w:rPrChange w:id="11631" w:author="Mohammad Nayeem Hasan" w:date="2023-01-21T03:17:00Z">
                    <w:rPr>
                      <w:rFonts w:ascii="Times New Roman" w:hAnsi="Times New Roman" w:cs="Times New Roman"/>
                      <w:sz w:val="24"/>
                      <w:szCs w:val="24"/>
                    </w:rPr>
                  </w:rPrChange>
                </w:rPr>
                <w:t>Ref</w:t>
              </w:r>
            </w:ins>
          </w:p>
        </w:tc>
        <w:tc>
          <w:tcPr>
            <w:tcW w:w="481" w:type="pct"/>
            <w:vAlign w:val="center"/>
            <w:tcPrChange w:id="11632" w:author="Mohammad Nayeem Hasan" w:date="2023-01-27T16:50:00Z">
              <w:tcPr>
                <w:tcW w:w="481" w:type="pct"/>
                <w:gridSpan w:val="2"/>
                <w:vAlign w:val="center"/>
              </w:tcPr>
            </w:tcPrChange>
          </w:tcPr>
          <w:p w14:paraId="798DA4EC" w14:textId="77777777" w:rsidR="004D458D" w:rsidRPr="00C60F95" w:rsidRDefault="004D458D" w:rsidP="004D458D">
            <w:pPr>
              <w:rPr>
                <w:ins w:id="11633" w:author="Mohammad Nayeem Hasan" w:date="2023-01-21T00:38:00Z"/>
                <w:rFonts w:ascii="Times New Roman" w:hAnsi="Times New Roman" w:cs="Times New Roman"/>
                <w:sz w:val="20"/>
                <w:szCs w:val="20"/>
                <w:rPrChange w:id="11634" w:author="Mohammad Nayeem Hasan" w:date="2023-01-21T03:17:00Z">
                  <w:rPr>
                    <w:ins w:id="11635" w:author="Mohammad Nayeem Hasan" w:date="2023-01-21T00:38:00Z"/>
                    <w:rFonts w:ascii="Times New Roman" w:hAnsi="Times New Roman" w:cs="Times New Roman"/>
                    <w:sz w:val="24"/>
                    <w:szCs w:val="24"/>
                  </w:rPr>
                </w:rPrChange>
              </w:rPr>
              <w:pPrChange w:id="11636" w:author="Mohammad Nayeem Hasan" w:date="2023-01-21T14:56:00Z">
                <w:pPr>
                  <w:jc w:val="both"/>
                </w:pPr>
              </w:pPrChange>
            </w:pPr>
            <w:ins w:id="11637" w:author="Mohammad Nayeem Hasan" w:date="2023-01-21T00:38:00Z">
              <w:r w:rsidRPr="00C60F95">
                <w:rPr>
                  <w:rFonts w:ascii="Times New Roman" w:hAnsi="Times New Roman" w:cs="Times New Roman"/>
                  <w:sz w:val="20"/>
                  <w:szCs w:val="20"/>
                  <w:rPrChange w:id="11638" w:author="Mohammad Nayeem Hasan" w:date="2023-01-21T03:17:00Z">
                    <w:rPr>
                      <w:rFonts w:ascii="Times New Roman" w:hAnsi="Times New Roman" w:cs="Times New Roman"/>
                      <w:sz w:val="24"/>
                      <w:szCs w:val="24"/>
                    </w:rPr>
                  </w:rPrChange>
                </w:rPr>
                <w:t>-</w:t>
              </w:r>
            </w:ins>
          </w:p>
        </w:tc>
        <w:tc>
          <w:tcPr>
            <w:tcW w:w="1012" w:type="pct"/>
            <w:vAlign w:val="center"/>
            <w:tcPrChange w:id="11639" w:author="Mohammad Nayeem Hasan" w:date="2023-01-27T16:50:00Z">
              <w:tcPr>
                <w:tcW w:w="1012" w:type="pct"/>
                <w:gridSpan w:val="3"/>
                <w:vAlign w:val="center"/>
              </w:tcPr>
            </w:tcPrChange>
          </w:tcPr>
          <w:p w14:paraId="49FCF4EF" w14:textId="77777777" w:rsidR="004D458D" w:rsidRPr="00C60F95" w:rsidRDefault="004D458D" w:rsidP="004D458D">
            <w:pPr>
              <w:rPr>
                <w:ins w:id="11640" w:author="Mohammad Nayeem Hasan" w:date="2023-01-21T00:38:00Z"/>
                <w:rFonts w:ascii="Times New Roman" w:hAnsi="Times New Roman" w:cs="Times New Roman"/>
                <w:sz w:val="20"/>
                <w:szCs w:val="20"/>
                <w:rPrChange w:id="11641" w:author="Mohammad Nayeem Hasan" w:date="2023-01-21T03:17:00Z">
                  <w:rPr>
                    <w:ins w:id="11642" w:author="Mohammad Nayeem Hasan" w:date="2023-01-21T00:38:00Z"/>
                    <w:rFonts w:ascii="Times New Roman" w:hAnsi="Times New Roman" w:cs="Times New Roman"/>
                    <w:sz w:val="24"/>
                    <w:szCs w:val="24"/>
                  </w:rPr>
                </w:rPrChange>
              </w:rPr>
              <w:pPrChange w:id="11643" w:author="Mohammad Nayeem Hasan" w:date="2023-01-21T14:56:00Z">
                <w:pPr>
                  <w:jc w:val="both"/>
                </w:pPr>
              </w:pPrChange>
            </w:pPr>
            <w:ins w:id="11644" w:author="Mohammad Nayeem Hasan" w:date="2023-01-21T00:38:00Z">
              <w:r w:rsidRPr="00C60F95">
                <w:rPr>
                  <w:rFonts w:ascii="Times New Roman" w:hAnsi="Times New Roman" w:cs="Times New Roman"/>
                  <w:sz w:val="20"/>
                  <w:szCs w:val="20"/>
                  <w:rPrChange w:id="11645" w:author="Mohammad Nayeem Hasan" w:date="2023-01-21T03:17:00Z">
                    <w:rPr>
                      <w:rFonts w:ascii="Times New Roman" w:hAnsi="Times New Roman" w:cs="Times New Roman"/>
                      <w:sz w:val="24"/>
                      <w:szCs w:val="24"/>
                    </w:rPr>
                  </w:rPrChange>
                </w:rPr>
                <w:t>Ref.</w:t>
              </w:r>
            </w:ins>
          </w:p>
        </w:tc>
        <w:tc>
          <w:tcPr>
            <w:tcW w:w="473" w:type="pct"/>
            <w:vAlign w:val="center"/>
            <w:tcPrChange w:id="11646" w:author="Mohammad Nayeem Hasan" w:date="2023-01-27T16:50:00Z">
              <w:tcPr>
                <w:tcW w:w="477" w:type="pct"/>
                <w:gridSpan w:val="2"/>
                <w:vAlign w:val="center"/>
              </w:tcPr>
            </w:tcPrChange>
          </w:tcPr>
          <w:p w14:paraId="19201DD0" w14:textId="77777777" w:rsidR="004D458D" w:rsidRPr="00C60F95" w:rsidRDefault="004D458D" w:rsidP="004D458D">
            <w:pPr>
              <w:rPr>
                <w:ins w:id="11647" w:author="Mohammad Nayeem Hasan" w:date="2023-01-21T00:38:00Z"/>
                <w:rFonts w:ascii="Times New Roman" w:hAnsi="Times New Roman" w:cs="Times New Roman"/>
                <w:sz w:val="20"/>
                <w:szCs w:val="20"/>
                <w:rPrChange w:id="11648" w:author="Mohammad Nayeem Hasan" w:date="2023-01-21T03:17:00Z">
                  <w:rPr>
                    <w:ins w:id="11649" w:author="Mohammad Nayeem Hasan" w:date="2023-01-21T00:38:00Z"/>
                    <w:rFonts w:ascii="Times New Roman" w:hAnsi="Times New Roman" w:cs="Times New Roman"/>
                    <w:sz w:val="24"/>
                    <w:szCs w:val="24"/>
                  </w:rPr>
                </w:rPrChange>
              </w:rPr>
              <w:pPrChange w:id="11650" w:author="Mohammad Nayeem Hasan" w:date="2023-01-21T14:56:00Z">
                <w:pPr>
                  <w:jc w:val="both"/>
                </w:pPr>
              </w:pPrChange>
            </w:pPr>
            <w:ins w:id="11651" w:author="Mohammad Nayeem Hasan" w:date="2023-01-21T00:38:00Z">
              <w:r w:rsidRPr="00C60F95">
                <w:rPr>
                  <w:rFonts w:ascii="Times New Roman" w:hAnsi="Times New Roman" w:cs="Times New Roman"/>
                  <w:sz w:val="20"/>
                  <w:szCs w:val="20"/>
                  <w:rPrChange w:id="11652" w:author="Mohammad Nayeem Hasan" w:date="2023-01-21T03:17:00Z">
                    <w:rPr>
                      <w:rFonts w:ascii="Times New Roman" w:hAnsi="Times New Roman" w:cs="Times New Roman"/>
                      <w:sz w:val="24"/>
                      <w:szCs w:val="24"/>
                    </w:rPr>
                  </w:rPrChange>
                </w:rPr>
                <w:t>-</w:t>
              </w:r>
            </w:ins>
          </w:p>
        </w:tc>
      </w:tr>
      <w:tr w:rsidR="004D458D" w:rsidRPr="00C60F95" w14:paraId="1860EF11" w14:textId="326FC7E8" w:rsidTr="00DE658B">
        <w:trPr>
          <w:trHeight w:val="138"/>
          <w:jc w:val="center"/>
          <w:ins w:id="11653" w:author="Mohammad Nayeem Hasan" w:date="2023-01-21T00:38:00Z"/>
          <w:trPrChange w:id="11654" w:author="Mohammad Nayeem Hasan" w:date="2023-01-27T16:50:00Z">
            <w:trPr>
              <w:trHeight w:val="138"/>
              <w:jc w:val="center"/>
            </w:trPr>
          </w:trPrChange>
        </w:trPr>
        <w:tc>
          <w:tcPr>
            <w:tcW w:w="1735" w:type="pct"/>
            <w:gridSpan w:val="2"/>
            <w:vAlign w:val="center"/>
            <w:tcPrChange w:id="11655" w:author="Mohammad Nayeem Hasan" w:date="2023-01-27T16:50:00Z">
              <w:tcPr>
                <w:tcW w:w="1732" w:type="pct"/>
                <w:gridSpan w:val="2"/>
                <w:vAlign w:val="center"/>
              </w:tcPr>
            </w:tcPrChange>
          </w:tcPr>
          <w:p w14:paraId="6743354E" w14:textId="77777777" w:rsidR="004D458D" w:rsidRPr="00C60F95" w:rsidRDefault="004D458D" w:rsidP="004D458D">
            <w:pPr>
              <w:rPr>
                <w:ins w:id="11656" w:author="Mohammad Nayeem Hasan" w:date="2023-01-21T00:38:00Z"/>
                <w:rFonts w:ascii="Times New Roman" w:hAnsi="Times New Roman" w:cs="Times New Roman"/>
                <w:sz w:val="20"/>
                <w:szCs w:val="20"/>
                <w:rPrChange w:id="11657" w:author="Mohammad Nayeem Hasan" w:date="2023-01-21T03:17:00Z">
                  <w:rPr>
                    <w:ins w:id="11658" w:author="Mohammad Nayeem Hasan" w:date="2023-01-21T00:38:00Z"/>
                    <w:rFonts w:ascii="Times New Roman" w:hAnsi="Times New Roman" w:cs="Times New Roman"/>
                    <w:sz w:val="24"/>
                    <w:szCs w:val="24"/>
                  </w:rPr>
                </w:rPrChange>
              </w:rPr>
              <w:pPrChange w:id="11659" w:author="Mohammad Nayeem Hasan" w:date="2023-01-21T14:56:00Z">
                <w:pPr>
                  <w:jc w:val="both"/>
                </w:pPr>
              </w:pPrChange>
            </w:pPr>
            <w:ins w:id="11660" w:author="Mohammad Nayeem Hasan" w:date="2023-01-21T00:38:00Z">
              <w:r w:rsidRPr="00C60F95">
                <w:rPr>
                  <w:rFonts w:ascii="Times New Roman" w:hAnsi="Times New Roman" w:cs="Times New Roman"/>
                  <w:sz w:val="20"/>
                  <w:szCs w:val="20"/>
                  <w:rPrChange w:id="11661" w:author="Mohammad Nayeem Hasan" w:date="2023-01-21T03:17:00Z">
                    <w:rPr>
                      <w:rFonts w:ascii="Times New Roman" w:hAnsi="Times New Roman" w:cs="Times New Roman"/>
                      <w:sz w:val="24"/>
                      <w:szCs w:val="24"/>
                    </w:rPr>
                  </w:rPrChange>
                </w:rPr>
                <w:t>Mother’s Age at the Survey Time</w:t>
              </w:r>
            </w:ins>
          </w:p>
        </w:tc>
        <w:tc>
          <w:tcPr>
            <w:tcW w:w="1299" w:type="pct"/>
            <w:gridSpan w:val="2"/>
            <w:vAlign w:val="center"/>
            <w:tcPrChange w:id="11662" w:author="Mohammad Nayeem Hasan" w:date="2023-01-27T16:50:00Z">
              <w:tcPr>
                <w:tcW w:w="1299" w:type="pct"/>
                <w:gridSpan w:val="5"/>
                <w:vAlign w:val="center"/>
              </w:tcPr>
            </w:tcPrChange>
          </w:tcPr>
          <w:p w14:paraId="37F850F4" w14:textId="77777777" w:rsidR="004D458D" w:rsidRPr="00C60F95" w:rsidRDefault="004D458D" w:rsidP="004D458D">
            <w:pPr>
              <w:rPr>
                <w:ins w:id="11663" w:author="Mohammad Nayeem Hasan" w:date="2023-01-21T00:38:00Z"/>
                <w:rFonts w:ascii="Times New Roman" w:hAnsi="Times New Roman" w:cs="Times New Roman"/>
                <w:sz w:val="20"/>
                <w:szCs w:val="20"/>
                <w:rPrChange w:id="11664" w:author="Mohammad Nayeem Hasan" w:date="2023-01-21T03:17:00Z">
                  <w:rPr>
                    <w:ins w:id="11665" w:author="Mohammad Nayeem Hasan" w:date="2023-01-21T00:38:00Z"/>
                    <w:rFonts w:ascii="Times New Roman" w:hAnsi="Times New Roman" w:cs="Times New Roman"/>
                    <w:sz w:val="24"/>
                    <w:szCs w:val="24"/>
                  </w:rPr>
                </w:rPrChange>
              </w:rPr>
              <w:pPrChange w:id="11666" w:author="Mohammad Nayeem Hasan" w:date="2023-01-21T14:56:00Z">
                <w:pPr>
                  <w:jc w:val="both"/>
                </w:pPr>
              </w:pPrChange>
            </w:pPr>
          </w:p>
        </w:tc>
        <w:tc>
          <w:tcPr>
            <w:tcW w:w="1493" w:type="pct"/>
            <w:gridSpan w:val="2"/>
            <w:vAlign w:val="center"/>
            <w:tcPrChange w:id="11667" w:author="Mohammad Nayeem Hasan" w:date="2023-01-27T16:50:00Z">
              <w:tcPr>
                <w:tcW w:w="1493" w:type="pct"/>
                <w:gridSpan w:val="5"/>
                <w:vAlign w:val="center"/>
              </w:tcPr>
            </w:tcPrChange>
          </w:tcPr>
          <w:p w14:paraId="4907F236" w14:textId="77777777" w:rsidR="004D458D" w:rsidRPr="00C60F95" w:rsidRDefault="004D458D" w:rsidP="004D458D">
            <w:pPr>
              <w:rPr>
                <w:ins w:id="11668" w:author="Mohammad Nayeem Hasan" w:date="2023-01-21T00:38:00Z"/>
                <w:rFonts w:ascii="Times New Roman" w:hAnsi="Times New Roman" w:cs="Times New Roman"/>
                <w:sz w:val="20"/>
                <w:szCs w:val="20"/>
                <w:rPrChange w:id="11669" w:author="Mohammad Nayeem Hasan" w:date="2023-01-21T03:17:00Z">
                  <w:rPr>
                    <w:ins w:id="11670" w:author="Mohammad Nayeem Hasan" w:date="2023-01-21T00:38:00Z"/>
                    <w:rFonts w:ascii="Times New Roman" w:hAnsi="Times New Roman" w:cs="Times New Roman"/>
                    <w:sz w:val="24"/>
                    <w:szCs w:val="24"/>
                  </w:rPr>
                </w:rPrChange>
              </w:rPr>
              <w:pPrChange w:id="11671" w:author="Mohammad Nayeem Hasan" w:date="2023-01-21T14:56:00Z">
                <w:pPr>
                  <w:jc w:val="both"/>
                </w:pPr>
              </w:pPrChange>
            </w:pPr>
          </w:p>
        </w:tc>
        <w:tc>
          <w:tcPr>
            <w:tcW w:w="473" w:type="pct"/>
            <w:vAlign w:val="center"/>
            <w:tcPrChange w:id="11672" w:author="Mohammad Nayeem Hasan" w:date="2023-01-27T16:50:00Z">
              <w:tcPr>
                <w:tcW w:w="477" w:type="pct"/>
                <w:gridSpan w:val="2"/>
                <w:vAlign w:val="center"/>
              </w:tcPr>
            </w:tcPrChange>
          </w:tcPr>
          <w:p w14:paraId="0554D950" w14:textId="77777777" w:rsidR="004D458D" w:rsidRPr="00C60F95" w:rsidRDefault="004D458D" w:rsidP="004D458D">
            <w:pPr>
              <w:rPr>
                <w:ins w:id="11673" w:author="Mohammad Nayeem Hasan" w:date="2023-01-21T00:38:00Z"/>
                <w:rFonts w:ascii="Times New Roman" w:hAnsi="Times New Roman" w:cs="Times New Roman"/>
                <w:sz w:val="20"/>
                <w:szCs w:val="20"/>
                <w:rPrChange w:id="11674" w:author="Mohammad Nayeem Hasan" w:date="2023-01-21T03:17:00Z">
                  <w:rPr>
                    <w:ins w:id="11675" w:author="Mohammad Nayeem Hasan" w:date="2023-01-21T00:38:00Z"/>
                    <w:rFonts w:ascii="Times New Roman" w:hAnsi="Times New Roman" w:cs="Times New Roman"/>
                    <w:sz w:val="24"/>
                    <w:szCs w:val="24"/>
                  </w:rPr>
                </w:rPrChange>
              </w:rPr>
              <w:pPrChange w:id="11676" w:author="Mohammad Nayeem Hasan" w:date="2023-01-21T14:56:00Z">
                <w:pPr>
                  <w:jc w:val="both"/>
                </w:pPr>
              </w:pPrChange>
            </w:pPr>
          </w:p>
        </w:tc>
      </w:tr>
      <w:tr w:rsidR="004D458D" w:rsidRPr="00C60F95" w14:paraId="7AB5366C" w14:textId="77777777" w:rsidTr="00DE658B">
        <w:trPr>
          <w:trHeight w:val="138"/>
          <w:jc w:val="center"/>
          <w:ins w:id="11677" w:author="Mohammad Nayeem Hasan" w:date="2023-01-21T00:38:00Z"/>
          <w:trPrChange w:id="11678" w:author="Mohammad Nayeem Hasan" w:date="2023-01-27T16:50:00Z">
            <w:trPr>
              <w:trHeight w:val="138"/>
              <w:jc w:val="center"/>
            </w:trPr>
          </w:trPrChange>
        </w:trPr>
        <w:tc>
          <w:tcPr>
            <w:tcW w:w="881" w:type="pct"/>
            <w:vAlign w:val="center"/>
            <w:tcPrChange w:id="11679" w:author="Mohammad Nayeem Hasan" w:date="2023-01-27T16:50:00Z">
              <w:tcPr>
                <w:tcW w:w="881" w:type="pct"/>
                <w:vAlign w:val="center"/>
              </w:tcPr>
            </w:tcPrChange>
          </w:tcPr>
          <w:p w14:paraId="59C03112" w14:textId="77777777" w:rsidR="004D458D" w:rsidRPr="00C60F95" w:rsidRDefault="004D458D" w:rsidP="004D458D">
            <w:pPr>
              <w:rPr>
                <w:ins w:id="11680" w:author="Mohammad Nayeem Hasan" w:date="2023-01-21T00:38:00Z"/>
                <w:rFonts w:ascii="Times New Roman" w:hAnsi="Times New Roman" w:cs="Times New Roman"/>
                <w:sz w:val="20"/>
                <w:szCs w:val="20"/>
                <w:rPrChange w:id="11681" w:author="Mohammad Nayeem Hasan" w:date="2023-01-21T03:17:00Z">
                  <w:rPr>
                    <w:ins w:id="11682" w:author="Mohammad Nayeem Hasan" w:date="2023-01-21T00:38:00Z"/>
                    <w:rFonts w:ascii="Times New Roman" w:hAnsi="Times New Roman" w:cs="Times New Roman"/>
                    <w:sz w:val="24"/>
                    <w:szCs w:val="24"/>
                  </w:rPr>
                </w:rPrChange>
              </w:rPr>
              <w:pPrChange w:id="11683" w:author="Mohammad Nayeem Hasan" w:date="2023-01-21T14:56:00Z">
                <w:pPr>
                  <w:jc w:val="both"/>
                </w:pPr>
              </w:pPrChange>
            </w:pPr>
            <w:ins w:id="11684" w:author="Mohammad Nayeem Hasan" w:date="2023-01-21T00:38:00Z">
              <w:r w:rsidRPr="00C60F95">
                <w:rPr>
                  <w:rFonts w:ascii="Times New Roman" w:hAnsi="Times New Roman" w:cs="Times New Roman"/>
                  <w:sz w:val="20"/>
                  <w:szCs w:val="20"/>
                  <w:rPrChange w:id="11685" w:author="Mohammad Nayeem Hasan" w:date="2023-01-21T03:17:00Z">
                    <w:rPr>
                      <w:rFonts w:ascii="Times New Roman" w:hAnsi="Times New Roman" w:cs="Times New Roman"/>
                      <w:sz w:val="24"/>
                      <w:szCs w:val="24"/>
                    </w:rPr>
                  </w:rPrChange>
                </w:rPr>
                <w:t>15 – 19</w:t>
              </w:r>
            </w:ins>
          </w:p>
        </w:tc>
        <w:tc>
          <w:tcPr>
            <w:tcW w:w="854" w:type="pct"/>
            <w:vAlign w:val="center"/>
            <w:tcPrChange w:id="11686" w:author="Mohammad Nayeem Hasan" w:date="2023-01-27T16:50:00Z">
              <w:tcPr>
                <w:tcW w:w="851" w:type="pct"/>
                <w:vAlign w:val="center"/>
              </w:tcPr>
            </w:tcPrChange>
          </w:tcPr>
          <w:p w14:paraId="3D276DD6" w14:textId="1A79C89D" w:rsidR="004D458D" w:rsidRPr="00C60F95" w:rsidRDefault="004D458D" w:rsidP="004D458D">
            <w:pPr>
              <w:rPr>
                <w:ins w:id="11687" w:author="Mohammad Nayeem Hasan" w:date="2023-01-21T00:38:00Z"/>
                <w:rFonts w:ascii="Times New Roman" w:hAnsi="Times New Roman" w:cs="Times New Roman"/>
                <w:sz w:val="20"/>
                <w:szCs w:val="20"/>
                <w:rPrChange w:id="11688" w:author="Mohammad Nayeem Hasan" w:date="2023-01-21T03:17:00Z">
                  <w:rPr>
                    <w:ins w:id="11689" w:author="Mohammad Nayeem Hasan" w:date="2023-01-21T00:38:00Z"/>
                    <w:rFonts w:ascii="Times New Roman" w:hAnsi="Times New Roman" w:cs="Times New Roman"/>
                    <w:sz w:val="24"/>
                    <w:szCs w:val="24"/>
                  </w:rPr>
                </w:rPrChange>
              </w:rPr>
              <w:pPrChange w:id="11690" w:author="Mohammad Nayeem Hasan" w:date="2023-01-21T14:56:00Z">
                <w:pPr>
                  <w:jc w:val="both"/>
                </w:pPr>
              </w:pPrChange>
            </w:pPr>
            <w:ins w:id="11691" w:author="Mohammad Nayeem Hasan" w:date="2023-01-21T00:38:00Z">
              <w:r w:rsidRPr="00C60F95">
                <w:rPr>
                  <w:rFonts w:ascii="Times New Roman" w:hAnsi="Times New Roman" w:cs="Times New Roman"/>
                  <w:sz w:val="20"/>
                  <w:szCs w:val="20"/>
                  <w:rPrChange w:id="11692" w:author="Mohammad Nayeem Hasan" w:date="2023-01-21T03:17:00Z">
                    <w:rPr>
                      <w:rFonts w:ascii="Times New Roman" w:hAnsi="Times New Roman" w:cs="Times New Roman"/>
                      <w:sz w:val="24"/>
                      <w:szCs w:val="24"/>
                    </w:rPr>
                  </w:rPrChange>
                </w:rPr>
                <w:t>1.08</w:t>
              </w:r>
            </w:ins>
            <w:ins w:id="11693" w:author="Mohammad Nayeem Hasan" w:date="2023-01-21T02:06:00Z">
              <w:r w:rsidRPr="00C60F95">
                <w:rPr>
                  <w:rFonts w:ascii="Times New Roman" w:hAnsi="Times New Roman" w:cs="Times New Roman"/>
                  <w:sz w:val="20"/>
                  <w:szCs w:val="20"/>
                  <w:rPrChange w:id="11694" w:author="Mohammad Nayeem Hasan" w:date="2023-01-21T03:17:00Z">
                    <w:rPr>
                      <w:rFonts w:ascii="Times New Roman" w:hAnsi="Times New Roman" w:cs="Times New Roman"/>
                      <w:sz w:val="24"/>
                      <w:szCs w:val="24"/>
                    </w:rPr>
                  </w:rPrChange>
                </w:rPr>
                <w:t xml:space="preserve"> (0.92, 1.25)</w:t>
              </w:r>
            </w:ins>
          </w:p>
        </w:tc>
        <w:tc>
          <w:tcPr>
            <w:tcW w:w="481" w:type="pct"/>
            <w:vAlign w:val="center"/>
            <w:tcPrChange w:id="11695" w:author="Mohammad Nayeem Hasan" w:date="2023-01-27T16:50:00Z">
              <w:tcPr>
                <w:tcW w:w="481" w:type="pct"/>
                <w:gridSpan w:val="3"/>
                <w:vAlign w:val="center"/>
              </w:tcPr>
            </w:tcPrChange>
          </w:tcPr>
          <w:p w14:paraId="142C4330" w14:textId="77777777" w:rsidR="004D458D" w:rsidRPr="00C60F95" w:rsidRDefault="004D458D" w:rsidP="004D458D">
            <w:pPr>
              <w:rPr>
                <w:ins w:id="11696" w:author="Mohammad Nayeem Hasan" w:date="2023-01-21T00:38:00Z"/>
                <w:rFonts w:ascii="Times New Roman" w:hAnsi="Times New Roman" w:cs="Times New Roman"/>
                <w:sz w:val="20"/>
                <w:szCs w:val="20"/>
                <w:rPrChange w:id="11697" w:author="Mohammad Nayeem Hasan" w:date="2023-01-21T03:17:00Z">
                  <w:rPr>
                    <w:ins w:id="11698" w:author="Mohammad Nayeem Hasan" w:date="2023-01-21T00:38:00Z"/>
                    <w:rFonts w:ascii="Times New Roman" w:hAnsi="Times New Roman" w:cs="Times New Roman"/>
                    <w:sz w:val="24"/>
                    <w:szCs w:val="24"/>
                  </w:rPr>
                </w:rPrChange>
              </w:rPr>
              <w:pPrChange w:id="11699" w:author="Mohammad Nayeem Hasan" w:date="2023-01-21T14:56:00Z">
                <w:pPr>
                  <w:jc w:val="both"/>
                </w:pPr>
              </w:pPrChange>
            </w:pPr>
            <w:ins w:id="11700" w:author="Mohammad Nayeem Hasan" w:date="2023-01-21T00:38:00Z">
              <w:r w:rsidRPr="00C60F95">
                <w:rPr>
                  <w:rFonts w:ascii="Times New Roman" w:hAnsi="Times New Roman" w:cs="Times New Roman"/>
                  <w:sz w:val="20"/>
                  <w:szCs w:val="20"/>
                  <w:rPrChange w:id="11701" w:author="Mohammad Nayeem Hasan" w:date="2023-01-21T03:17:00Z">
                    <w:rPr>
                      <w:rFonts w:ascii="Times New Roman" w:hAnsi="Times New Roman" w:cs="Times New Roman"/>
                      <w:sz w:val="24"/>
                      <w:szCs w:val="24"/>
                    </w:rPr>
                  </w:rPrChange>
                </w:rPr>
                <w:t>0.355</w:t>
              </w:r>
            </w:ins>
          </w:p>
        </w:tc>
        <w:tc>
          <w:tcPr>
            <w:tcW w:w="818" w:type="pct"/>
            <w:vAlign w:val="center"/>
            <w:tcPrChange w:id="11702" w:author="Mohammad Nayeem Hasan" w:date="2023-01-27T16:50:00Z">
              <w:tcPr>
                <w:tcW w:w="818" w:type="pct"/>
                <w:gridSpan w:val="2"/>
                <w:vAlign w:val="center"/>
              </w:tcPr>
            </w:tcPrChange>
          </w:tcPr>
          <w:p w14:paraId="011A49DB" w14:textId="42D436AF" w:rsidR="004D458D" w:rsidRPr="00C60F95" w:rsidRDefault="004D458D" w:rsidP="004D458D">
            <w:pPr>
              <w:rPr>
                <w:ins w:id="11703" w:author="Mohammad Nayeem Hasan" w:date="2023-01-21T00:38:00Z"/>
                <w:rFonts w:ascii="Times New Roman" w:hAnsi="Times New Roman" w:cs="Times New Roman"/>
                <w:sz w:val="20"/>
                <w:szCs w:val="20"/>
                <w:rPrChange w:id="11704" w:author="Mohammad Nayeem Hasan" w:date="2023-01-21T03:17:00Z">
                  <w:rPr>
                    <w:ins w:id="11705" w:author="Mohammad Nayeem Hasan" w:date="2023-01-21T00:38:00Z"/>
                    <w:rFonts w:ascii="Times New Roman" w:hAnsi="Times New Roman" w:cs="Times New Roman"/>
                    <w:sz w:val="24"/>
                    <w:szCs w:val="24"/>
                  </w:rPr>
                </w:rPrChange>
              </w:rPr>
              <w:pPrChange w:id="11706" w:author="Mohammad Nayeem Hasan" w:date="2023-01-21T14:56:00Z">
                <w:pPr>
                  <w:jc w:val="both"/>
                </w:pPr>
              </w:pPrChange>
            </w:pPr>
            <w:ins w:id="11707" w:author="Mohammad Nayeem Hasan" w:date="2023-01-21T00:38:00Z">
              <w:r w:rsidRPr="00C60F95">
                <w:rPr>
                  <w:rFonts w:ascii="Times New Roman" w:hAnsi="Times New Roman" w:cs="Times New Roman"/>
                  <w:sz w:val="20"/>
                  <w:szCs w:val="20"/>
                  <w:rPrChange w:id="11708" w:author="Mohammad Nayeem Hasan" w:date="2023-01-21T03:17:00Z">
                    <w:rPr>
                      <w:rFonts w:ascii="Times New Roman" w:hAnsi="Times New Roman" w:cs="Times New Roman"/>
                      <w:sz w:val="24"/>
                      <w:szCs w:val="24"/>
                    </w:rPr>
                  </w:rPrChange>
                </w:rPr>
                <w:t>1.75</w:t>
              </w:r>
            </w:ins>
            <w:ins w:id="11709" w:author="Mohammad Nayeem Hasan" w:date="2023-01-21T02:19:00Z">
              <w:r w:rsidRPr="00C60F95">
                <w:rPr>
                  <w:rFonts w:ascii="Times New Roman" w:hAnsi="Times New Roman" w:cs="Times New Roman"/>
                  <w:sz w:val="20"/>
                  <w:szCs w:val="20"/>
                  <w:rPrChange w:id="11710" w:author="Mohammad Nayeem Hasan" w:date="2023-01-21T03:17:00Z">
                    <w:rPr>
                      <w:rFonts w:ascii="Times New Roman" w:hAnsi="Times New Roman" w:cs="Times New Roman"/>
                      <w:sz w:val="24"/>
                      <w:szCs w:val="24"/>
                    </w:rPr>
                  </w:rPrChange>
                </w:rPr>
                <w:t xml:space="preserve"> (1.22, 2.50)</w:t>
              </w:r>
            </w:ins>
          </w:p>
        </w:tc>
        <w:tc>
          <w:tcPr>
            <w:tcW w:w="481" w:type="pct"/>
            <w:vAlign w:val="center"/>
            <w:tcPrChange w:id="11711" w:author="Mohammad Nayeem Hasan" w:date="2023-01-27T16:50:00Z">
              <w:tcPr>
                <w:tcW w:w="481" w:type="pct"/>
                <w:gridSpan w:val="2"/>
                <w:vAlign w:val="center"/>
              </w:tcPr>
            </w:tcPrChange>
          </w:tcPr>
          <w:p w14:paraId="76684943" w14:textId="77777777" w:rsidR="004D458D" w:rsidRPr="00C60F95" w:rsidRDefault="004D458D" w:rsidP="004D458D">
            <w:pPr>
              <w:rPr>
                <w:ins w:id="11712" w:author="Mohammad Nayeem Hasan" w:date="2023-01-21T00:38:00Z"/>
                <w:rFonts w:ascii="Times New Roman" w:hAnsi="Times New Roman" w:cs="Times New Roman"/>
                <w:b/>
                <w:bCs/>
                <w:sz w:val="20"/>
                <w:szCs w:val="20"/>
                <w:rPrChange w:id="11713" w:author="Mohammad Nayeem Hasan" w:date="2023-01-21T03:17:00Z">
                  <w:rPr>
                    <w:ins w:id="11714" w:author="Mohammad Nayeem Hasan" w:date="2023-01-21T00:38:00Z"/>
                    <w:rFonts w:ascii="Times New Roman" w:hAnsi="Times New Roman" w:cs="Times New Roman"/>
                    <w:b/>
                    <w:bCs/>
                    <w:sz w:val="24"/>
                    <w:szCs w:val="24"/>
                  </w:rPr>
                </w:rPrChange>
              </w:rPr>
              <w:pPrChange w:id="11715" w:author="Mohammad Nayeem Hasan" w:date="2023-01-21T14:56:00Z">
                <w:pPr>
                  <w:jc w:val="both"/>
                </w:pPr>
              </w:pPrChange>
            </w:pPr>
            <w:ins w:id="11716" w:author="Mohammad Nayeem Hasan" w:date="2023-01-21T00:38:00Z">
              <w:r w:rsidRPr="00C60F95">
                <w:rPr>
                  <w:rFonts w:ascii="Times New Roman" w:hAnsi="Times New Roman" w:cs="Times New Roman"/>
                  <w:b/>
                  <w:bCs/>
                  <w:sz w:val="20"/>
                  <w:szCs w:val="20"/>
                  <w:rPrChange w:id="11717" w:author="Mohammad Nayeem Hasan" w:date="2023-01-21T03:17:00Z">
                    <w:rPr>
                      <w:rFonts w:ascii="Times New Roman" w:hAnsi="Times New Roman" w:cs="Times New Roman"/>
                      <w:b/>
                      <w:bCs/>
                      <w:sz w:val="24"/>
                      <w:szCs w:val="24"/>
                    </w:rPr>
                  </w:rPrChange>
                </w:rPr>
                <w:t>0.002</w:t>
              </w:r>
            </w:ins>
          </w:p>
        </w:tc>
        <w:tc>
          <w:tcPr>
            <w:tcW w:w="1012" w:type="pct"/>
            <w:vAlign w:val="center"/>
            <w:tcPrChange w:id="11718" w:author="Mohammad Nayeem Hasan" w:date="2023-01-27T16:50:00Z">
              <w:tcPr>
                <w:tcW w:w="1012" w:type="pct"/>
                <w:gridSpan w:val="3"/>
                <w:vAlign w:val="center"/>
              </w:tcPr>
            </w:tcPrChange>
          </w:tcPr>
          <w:p w14:paraId="19CF885A" w14:textId="6E9B1403" w:rsidR="004D458D" w:rsidRPr="00C60F95" w:rsidRDefault="004D458D" w:rsidP="004D458D">
            <w:pPr>
              <w:rPr>
                <w:ins w:id="11719" w:author="Mohammad Nayeem Hasan" w:date="2023-01-21T00:38:00Z"/>
                <w:rFonts w:ascii="Times New Roman" w:hAnsi="Times New Roman" w:cs="Times New Roman"/>
                <w:sz w:val="20"/>
                <w:szCs w:val="20"/>
                <w:rPrChange w:id="11720" w:author="Mohammad Nayeem Hasan" w:date="2023-01-21T03:17:00Z">
                  <w:rPr>
                    <w:ins w:id="11721" w:author="Mohammad Nayeem Hasan" w:date="2023-01-21T00:38:00Z"/>
                    <w:rFonts w:ascii="Times New Roman" w:hAnsi="Times New Roman" w:cs="Times New Roman"/>
                    <w:sz w:val="24"/>
                    <w:szCs w:val="24"/>
                  </w:rPr>
                </w:rPrChange>
              </w:rPr>
              <w:pPrChange w:id="11722" w:author="Mohammad Nayeem Hasan" w:date="2023-01-21T14:56:00Z">
                <w:pPr>
                  <w:jc w:val="both"/>
                </w:pPr>
              </w:pPrChange>
            </w:pPr>
            <w:ins w:id="11723" w:author="Mohammad Nayeem Hasan" w:date="2023-01-21T00:38:00Z">
              <w:r w:rsidRPr="00C60F95">
                <w:rPr>
                  <w:rFonts w:ascii="Times New Roman" w:hAnsi="Times New Roman" w:cs="Times New Roman"/>
                  <w:sz w:val="20"/>
                  <w:szCs w:val="20"/>
                  <w:rPrChange w:id="11724" w:author="Mohammad Nayeem Hasan" w:date="2023-01-21T03:17:00Z">
                    <w:rPr>
                      <w:rFonts w:ascii="Times New Roman" w:hAnsi="Times New Roman" w:cs="Times New Roman"/>
                      <w:sz w:val="24"/>
                      <w:szCs w:val="24"/>
                    </w:rPr>
                  </w:rPrChange>
                </w:rPr>
                <w:t>1.00</w:t>
              </w:r>
            </w:ins>
            <w:ins w:id="11725" w:author="Mohammad Nayeem Hasan" w:date="2023-01-21T02:52:00Z">
              <w:r w:rsidRPr="00C60F95">
                <w:rPr>
                  <w:rFonts w:ascii="Times New Roman" w:hAnsi="Times New Roman" w:cs="Times New Roman"/>
                  <w:sz w:val="20"/>
                  <w:szCs w:val="20"/>
                  <w:rPrChange w:id="11726" w:author="Mohammad Nayeem Hasan" w:date="2023-01-21T03:17:00Z">
                    <w:rPr>
                      <w:rFonts w:ascii="Times New Roman" w:hAnsi="Times New Roman" w:cs="Times New Roman"/>
                      <w:sz w:val="24"/>
                      <w:szCs w:val="24"/>
                    </w:rPr>
                  </w:rPrChange>
                </w:rPr>
                <w:t xml:space="preserve"> (0.85, 1.18)</w:t>
              </w:r>
            </w:ins>
          </w:p>
        </w:tc>
        <w:tc>
          <w:tcPr>
            <w:tcW w:w="473" w:type="pct"/>
            <w:vAlign w:val="center"/>
            <w:tcPrChange w:id="11727" w:author="Mohammad Nayeem Hasan" w:date="2023-01-27T16:50:00Z">
              <w:tcPr>
                <w:tcW w:w="477" w:type="pct"/>
                <w:gridSpan w:val="2"/>
                <w:vAlign w:val="center"/>
              </w:tcPr>
            </w:tcPrChange>
          </w:tcPr>
          <w:p w14:paraId="4C160A61" w14:textId="77777777" w:rsidR="004D458D" w:rsidRPr="00C60F95" w:rsidRDefault="004D458D" w:rsidP="004D458D">
            <w:pPr>
              <w:rPr>
                <w:ins w:id="11728" w:author="Mohammad Nayeem Hasan" w:date="2023-01-21T00:38:00Z"/>
                <w:rFonts w:ascii="Times New Roman" w:hAnsi="Times New Roman" w:cs="Times New Roman"/>
                <w:sz w:val="20"/>
                <w:szCs w:val="20"/>
                <w:rPrChange w:id="11729" w:author="Mohammad Nayeem Hasan" w:date="2023-01-21T03:17:00Z">
                  <w:rPr>
                    <w:ins w:id="11730" w:author="Mohammad Nayeem Hasan" w:date="2023-01-21T00:38:00Z"/>
                    <w:rFonts w:ascii="Times New Roman" w:hAnsi="Times New Roman" w:cs="Times New Roman"/>
                    <w:sz w:val="24"/>
                    <w:szCs w:val="24"/>
                  </w:rPr>
                </w:rPrChange>
              </w:rPr>
              <w:pPrChange w:id="11731" w:author="Mohammad Nayeem Hasan" w:date="2023-01-21T14:56:00Z">
                <w:pPr>
                  <w:jc w:val="both"/>
                </w:pPr>
              </w:pPrChange>
            </w:pPr>
            <w:ins w:id="11732" w:author="Mohammad Nayeem Hasan" w:date="2023-01-21T00:38:00Z">
              <w:r w:rsidRPr="00C60F95">
                <w:rPr>
                  <w:rFonts w:ascii="Times New Roman" w:hAnsi="Times New Roman" w:cs="Times New Roman"/>
                  <w:sz w:val="20"/>
                  <w:szCs w:val="20"/>
                  <w:rPrChange w:id="11733" w:author="Mohammad Nayeem Hasan" w:date="2023-01-21T03:17:00Z">
                    <w:rPr>
                      <w:rFonts w:ascii="Times New Roman" w:hAnsi="Times New Roman" w:cs="Times New Roman"/>
                      <w:sz w:val="24"/>
                      <w:szCs w:val="24"/>
                    </w:rPr>
                  </w:rPrChange>
                </w:rPr>
                <w:t>0.952</w:t>
              </w:r>
            </w:ins>
          </w:p>
        </w:tc>
      </w:tr>
      <w:tr w:rsidR="004D458D" w:rsidRPr="00C60F95" w14:paraId="70FA2506" w14:textId="77777777" w:rsidTr="00DE658B">
        <w:trPr>
          <w:trHeight w:val="138"/>
          <w:jc w:val="center"/>
          <w:ins w:id="11734" w:author="Mohammad Nayeem Hasan" w:date="2023-01-21T00:38:00Z"/>
          <w:trPrChange w:id="11735" w:author="Mohammad Nayeem Hasan" w:date="2023-01-27T16:50:00Z">
            <w:trPr>
              <w:trHeight w:val="138"/>
              <w:jc w:val="center"/>
            </w:trPr>
          </w:trPrChange>
        </w:trPr>
        <w:tc>
          <w:tcPr>
            <w:tcW w:w="881" w:type="pct"/>
            <w:vAlign w:val="center"/>
            <w:tcPrChange w:id="11736" w:author="Mohammad Nayeem Hasan" w:date="2023-01-27T16:50:00Z">
              <w:tcPr>
                <w:tcW w:w="881" w:type="pct"/>
                <w:vAlign w:val="center"/>
              </w:tcPr>
            </w:tcPrChange>
          </w:tcPr>
          <w:p w14:paraId="7B64F8F4" w14:textId="77777777" w:rsidR="004D458D" w:rsidRPr="00C60F95" w:rsidRDefault="004D458D" w:rsidP="004D458D">
            <w:pPr>
              <w:rPr>
                <w:ins w:id="11737" w:author="Mohammad Nayeem Hasan" w:date="2023-01-21T00:38:00Z"/>
                <w:rFonts w:ascii="Times New Roman" w:hAnsi="Times New Roman" w:cs="Times New Roman"/>
                <w:sz w:val="20"/>
                <w:szCs w:val="20"/>
                <w:rPrChange w:id="11738" w:author="Mohammad Nayeem Hasan" w:date="2023-01-21T03:17:00Z">
                  <w:rPr>
                    <w:ins w:id="11739" w:author="Mohammad Nayeem Hasan" w:date="2023-01-21T00:38:00Z"/>
                    <w:rFonts w:ascii="Times New Roman" w:hAnsi="Times New Roman" w:cs="Times New Roman"/>
                    <w:sz w:val="24"/>
                    <w:szCs w:val="24"/>
                  </w:rPr>
                </w:rPrChange>
              </w:rPr>
              <w:pPrChange w:id="11740" w:author="Mohammad Nayeem Hasan" w:date="2023-01-21T14:56:00Z">
                <w:pPr>
                  <w:jc w:val="both"/>
                </w:pPr>
              </w:pPrChange>
            </w:pPr>
            <w:ins w:id="11741" w:author="Mohammad Nayeem Hasan" w:date="2023-01-21T00:38:00Z">
              <w:r w:rsidRPr="00C60F95">
                <w:rPr>
                  <w:rFonts w:ascii="Times New Roman" w:hAnsi="Times New Roman" w:cs="Times New Roman"/>
                  <w:sz w:val="20"/>
                  <w:szCs w:val="20"/>
                  <w:rPrChange w:id="11742" w:author="Mohammad Nayeem Hasan" w:date="2023-01-21T03:17:00Z">
                    <w:rPr>
                      <w:rFonts w:ascii="Times New Roman" w:hAnsi="Times New Roman" w:cs="Times New Roman"/>
                      <w:sz w:val="24"/>
                      <w:szCs w:val="24"/>
                    </w:rPr>
                  </w:rPrChange>
                </w:rPr>
                <w:t>20-34</w:t>
              </w:r>
            </w:ins>
          </w:p>
        </w:tc>
        <w:tc>
          <w:tcPr>
            <w:tcW w:w="854" w:type="pct"/>
            <w:vAlign w:val="center"/>
            <w:tcPrChange w:id="11743" w:author="Mohammad Nayeem Hasan" w:date="2023-01-27T16:50:00Z">
              <w:tcPr>
                <w:tcW w:w="851" w:type="pct"/>
                <w:vAlign w:val="center"/>
              </w:tcPr>
            </w:tcPrChange>
          </w:tcPr>
          <w:p w14:paraId="6BAFAD09" w14:textId="52C5C7C1" w:rsidR="004D458D" w:rsidRPr="00C60F95" w:rsidRDefault="004D458D" w:rsidP="004D458D">
            <w:pPr>
              <w:rPr>
                <w:ins w:id="11744" w:author="Mohammad Nayeem Hasan" w:date="2023-01-21T00:38:00Z"/>
                <w:rFonts w:ascii="Times New Roman" w:hAnsi="Times New Roman" w:cs="Times New Roman"/>
                <w:sz w:val="20"/>
                <w:szCs w:val="20"/>
                <w:rPrChange w:id="11745" w:author="Mohammad Nayeem Hasan" w:date="2023-01-21T03:17:00Z">
                  <w:rPr>
                    <w:ins w:id="11746" w:author="Mohammad Nayeem Hasan" w:date="2023-01-21T00:38:00Z"/>
                    <w:rFonts w:ascii="Times New Roman" w:hAnsi="Times New Roman" w:cs="Times New Roman"/>
                    <w:sz w:val="24"/>
                    <w:szCs w:val="24"/>
                  </w:rPr>
                </w:rPrChange>
              </w:rPr>
              <w:pPrChange w:id="11747" w:author="Mohammad Nayeem Hasan" w:date="2023-01-21T14:56:00Z">
                <w:pPr>
                  <w:jc w:val="both"/>
                </w:pPr>
              </w:pPrChange>
            </w:pPr>
            <w:ins w:id="11748" w:author="Mohammad Nayeem Hasan" w:date="2023-01-21T00:38:00Z">
              <w:r w:rsidRPr="00C60F95">
                <w:rPr>
                  <w:rFonts w:ascii="Times New Roman" w:hAnsi="Times New Roman" w:cs="Times New Roman"/>
                  <w:sz w:val="20"/>
                  <w:szCs w:val="20"/>
                  <w:rPrChange w:id="11749" w:author="Mohammad Nayeem Hasan" w:date="2023-01-21T03:17:00Z">
                    <w:rPr>
                      <w:rFonts w:ascii="Times New Roman" w:hAnsi="Times New Roman" w:cs="Times New Roman"/>
                      <w:sz w:val="24"/>
                      <w:szCs w:val="24"/>
                    </w:rPr>
                  </w:rPrChange>
                </w:rPr>
                <w:t>0.98</w:t>
              </w:r>
            </w:ins>
            <w:ins w:id="11750" w:author="Mohammad Nayeem Hasan" w:date="2023-01-21T02:06:00Z">
              <w:r w:rsidRPr="00C60F95">
                <w:rPr>
                  <w:rFonts w:ascii="Times New Roman" w:hAnsi="Times New Roman" w:cs="Times New Roman"/>
                  <w:sz w:val="20"/>
                  <w:szCs w:val="20"/>
                  <w:rPrChange w:id="11751" w:author="Mohammad Nayeem Hasan" w:date="2023-01-21T03:17:00Z">
                    <w:rPr>
                      <w:rFonts w:ascii="Times New Roman" w:hAnsi="Times New Roman" w:cs="Times New Roman"/>
                      <w:sz w:val="24"/>
                      <w:szCs w:val="24"/>
                    </w:rPr>
                  </w:rPrChange>
                </w:rPr>
                <w:t xml:space="preserve"> (0.86, 1.10)</w:t>
              </w:r>
            </w:ins>
          </w:p>
        </w:tc>
        <w:tc>
          <w:tcPr>
            <w:tcW w:w="481" w:type="pct"/>
            <w:vAlign w:val="center"/>
            <w:tcPrChange w:id="11752" w:author="Mohammad Nayeem Hasan" w:date="2023-01-27T16:50:00Z">
              <w:tcPr>
                <w:tcW w:w="481" w:type="pct"/>
                <w:gridSpan w:val="3"/>
                <w:vAlign w:val="center"/>
              </w:tcPr>
            </w:tcPrChange>
          </w:tcPr>
          <w:p w14:paraId="62F9A04A" w14:textId="77777777" w:rsidR="004D458D" w:rsidRPr="00C60F95" w:rsidRDefault="004D458D" w:rsidP="004D458D">
            <w:pPr>
              <w:rPr>
                <w:ins w:id="11753" w:author="Mohammad Nayeem Hasan" w:date="2023-01-21T00:38:00Z"/>
                <w:rFonts w:ascii="Times New Roman" w:hAnsi="Times New Roman" w:cs="Times New Roman"/>
                <w:sz w:val="20"/>
                <w:szCs w:val="20"/>
                <w:rPrChange w:id="11754" w:author="Mohammad Nayeem Hasan" w:date="2023-01-21T03:17:00Z">
                  <w:rPr>
                    <w:ins w:id="11755" w:author="Mohammad Nayeem Hasan" w:date="2023-01-21T00:38:00Z"/>
                    <w:rFonts w:ascii="Times New Roman" w:hAnsi="Times New Roman" w:cs="Times New Roman"/>
                    <w:sz w:val="24"/>
                    <w:szCs w:val="24"/>
                  </w:rPr>
                </w:rPrChange>
              </w:rPr>
              <w:pPrChange w:id="11756" w:author="Mohammad Nayeem Hasan" w:date="2023-01-21T14:56:00Z">
                <w:pPr>
                  <w:jc w:val="both"/>
                </w:pPr>
              </w:pPrChange>
            </w:pPr>
            <w:ins w:id="11757" w:author="Mohammad Nayeem Hasan" w:date="2023-01-21T00:38:00Z">
              <w:r w:rsidRPr="00C60F95">
                <w:rPr>
                  <w:rFonts w:ascii="Times New Roman" w:hAnsi="Times New Roman" w:cs="Times New Roman"/>
                  <w:sz w:val="20"/>
                  <w:szCs w:val="20"/>
                  <w:rPrChange w:id="11758" w:author="Mohammad Nayeem Hasan" w:date="2023-01-21T03:17:00Z">
                    <w:rPr>
                      <w:rFonts w:ascii="Times New Roman" w:hAnsi="Times New Roman" w:cs="Times New Roman"/>
                      <w:sz w:val="24"/>
                      <w:szCs w:val="24"/>
                    </w:rPr>
                  </w:rPrChange>
                </w:rPr>
                <w:t>0.694</w:t>
              </w:r>
            </w:ins>
          </w:p>
        </w:tc>
        <w:tc>
          <w:tcPr>
            <w:tcW w:w="818" w:type="pct"/>
            <w:vAlign w:val="center"/>
            <w:tcPrChange w:id="11759" w:author="Mohammad Nayeem Hasan" w:date="2023-01-27T16:50:00Z">
              <w:tcPr>
                <w:tcW w:w="818" w:type="pct"/>
                <w:gridSpan w:val="2"/>
                <w:vAlign w:val="center"/>
              </w:tcPr>
            </w:tcPrChange>
          </w:tcPr>
          <w:p w14:paraId="1D871CF0" w14:textId="47DEDF73" w:rsidR="004D458D" w:rsidRPr="00C60F95" w:rsidRDefault="004D458D" w:rsidP="004D458D">
            <w:pPr>
              <w:rPr>
                <w:ins w:id="11760" w:author="Mohammad Nayeem Hasan" w:date="2023-01-21T00:38:00Z"/>
                <w:rFonts w:ascii="Times New Roman" w:hAnsi="Times New Roman" w:cs="Times New Roman"/>
                <w:sz w:val="20"/>
                <w:szCs w:val="20"/>
                <w:rPrChange w:id="11761" w:author="Mohammad Nayeem Hasan" w:date="2023-01-21T03:17:00Z">
                  <w:rPr>
                    <w:ins w:id="11762" w:author="Mohammad Nayeem Hasan" w:date="2023-01-21T00:38:00Z"/>
                    <w:rFonts w:ascii="Times New Roman" w:hAnsi="Times New Roman" w:cs="Times New Roman"/>
                    <w:sz w:val="24"/>
                    <w:szCs w:val="24"/>
                  </w:rPr>
                </w:rPrChange>
              </w:rPr>
              <w:pPrChange w:id="11763" w:author="Mohammad Nayeem Hasan" w:date="2023-01-21T14:56:00Z">
                <w:pPr>
                  <w:jc w:val="both"/>
                </w:pPr>
              </w:pPrChange>
            </w:pPr>
            <w:ins w:id="11764" w:author="Mohammad Nayeem Hasan" w:date="2023-01-21T00:38:00Z">
              <w:r w:rsidRPr="00C60F95">
                <w:rPr>
                  <w:rFonts w:ascii="Times New Roman" w:hAnsi="Times New Roman" w:cs="Times New Roman"/>
                  <w:sz w:val="20"/>
                  <w:szCs w:val="20"/>
                  <w:rPrChange w:id="11765" w:author="Mohammad Nayeem Hasan" w:date="2023-01-21T03:17:00Z">
                    <w:rPr>
                      <w:rFonts w:ascii="Times New Roman" w:hAnsi="Times New Roman" w:cs="Times New Roman"/>
                      <w:sz w:val="24"/>
                      <w:szCs w:val="24"/>
                    </w:rPr>
                  </w:rPrChange>
                </w:rPr>
                <w:t>1.43</w:t>
              </w:r>
            </w:ins>
            <w:ins w:id="11766" w:author="Mohammad Nayeem Hasan" w:date="2023-01-21T02:17:00Z">
              <w:r w:rsidRPr="00C60F95">
                <w:rPr>
                  <w:rFonts w:ascii="Times New Roman" w:hAnsi="Times New Roman" w:cs="Times New Roman"/>
                  <w:sz w:val="20"/>
                  <w:szCs w:val="20"/>
                  <w:rPrChange w:id="11767" w:author="Mohammad Nayeem Hasan" w:date="2023-01-21T03:17:00Z">
                    <w:rPr>
                      <w:rFonts w:ascii="Times New Roman" w:hAnsi="Times New Roman" w:cs="Times New Roman"/>
                      <w:sz w:val="24"/>
                      <w:szCs w:val="24"/>
                    </w:rPr>
                  </w:rPrChange>
                </w:rPr>
                <w:t xml:space="preserve"> (1.10, 1.86)</w:t>
              </w:r>
            </w:ins>
          </w:p>
        </w:tc>
        <w:tc>
          <w:tcPr>
            <w:tcW w:w="481" w:type="pct"/>
            <w:vAlign w:val="center"/>
            <w:tcPrChange w:id="11768" w:author="Mohammad Nayeem Hasan" w:date="2023-01-27T16:50:00Z">
              <w:tcPr>
                <w:tcW w:w="481" w:type="pct"/>
                <w:gridSpan w:val="2"/>
                <w:vAlign w:val="center"/>
              </w:tcPr>
            </w:tcPrChange>
          </w:tcPr>
          <w:p w14:paraId="0A15AF4F" w14:textId="77777777" w:rsidR="004D458D" w:rsidRPr="00C60F95" w:rsidRDefault="004D458D" w:rsidP="004D458D">
            <w:pPr>
              <w:rPr>
                <w:ins w:id="11769" w:author="Mohammad Nayeem Hasan" w:date="2023-01-21T00:38:00Z"/>
                <w:rFonts w:ascii="Times New Roman" w:hAnsi="Times New Roman" w:cs="Times New Roman"/>
                <w:b/>
                <w:bCs/>
                <w:sz w:val="20"/>
                <w:szCs w:val="20"/>
                <w:rPrChange w:id="11770" w:author="Mohammad Nayeem Hasan" w:date="2023-01-21T03:17:00Z">
                  <w:rPr>
                    <w:ins w:id="11771" w:author="Mohammad Nayeem Hasan" w:date="2023-01-21T00:38:00Z"/>
                    <w:rFonts w:ascii="Times New Roman" w:hAnsi="Times New Roman" w:cs="Times New Roman"/>
                    <w:b/>
                    <w:bCs/>
                    <w:sz w:val="24"/>
                    <w:szCs w:val="24"/>
                  </w:rPr>
                </w:rPrChange>
              </w:rPr>
              <w:pPrChange w:id="11772" w:author="Mohammad Nayeem Hasan" w:date="2023-01-21T14:56:00Z">
                <w:pPr>
                  <w:jc w:val="both"/>
                </w:pPr>
              </w:pPrChange>
            </w:pPr>
            <w:ins w:id="11773" w:author="Mohammad Nayeem Hasan" w:date="2023-01-21T00:38:00Z">
              <w:r w:rsidRPr="00C60F95">
                <w:rPr>
                  <w:rFonts w:ascii="Times New Roman" w:hAnsi="Times New Roman" w:cs="Times New Roman"/>
                  <w:b/>
                  <w:bCs/>
                  <w:sz w:val="20"/>
                  <w:szCs w:val="20"/>
                  <w:rPrChange w:id="11774" w:author="Mohammad Nayeem Hasan" w:date="2023-01-21T03:17:00Z">
                    <w:rPr>
                      <w:rFonts w:ascii="Times New Roman" w:hAnsi="Times New Roman" w:cs="Times New Roman"/>
                      <w:b/>
                      <w:bCs/>
                      <w:sz w:val="24"/>
                      <w:szCs w:val="24"/>
                    </w:rPr>
                  </w:rPrChange>
                </w:rPr>
                <w:t>0.007</w:t>
              </w:r>
            </w:ins>
          </w:p>
        </w:tc>
        <w:tc>
          <w:tcPr>
            <w:tcW w:w="1012" w:type="pct"/>
            <w:vAlign w:val="center"/>
            <w:tcPrChange w:id="11775" w:author="Mohammad Nayeem Hasan" w:date="2023-01-27T16:50:00Z">
              <w:tcPr>
                <w:tcW w:w="1012" w:type="pct"/>
                <w:gridSpan w:val="3"/>
                <w:vAlign w:val="center"/>
              </w:tcPr>
            </w:tcPrChange>
          </w:tcPr>
          <w:p w14:paraId="7CF32843" w14:textId="496A0D00" w:rsidR="004D458D" w:rsidRPr="00C60F95" w:rsidRDefault="004D458D" w:rsidP="004D458D">
            <w:pPr>
              <w:rPr>
                <w:ins w:id="11776" w:author="Mohammad Nayeem Hasan" w:date="2023-01-21T00:38:00Z"/>
                <w:rFonts w:ascii="Times New Roman" w:hAnsi="Times New Roman" w:cs="Times New Roman"/>
                <w:sz w:val="20"/>
                <w:szCs w:val="20"/>
                <w:rPrChange w:id="11777" w:author="Mohammad Nayeem Hasan" w:date="2023-01-21T03:17:00Z">
                  <w:rPr>
                    <w:ins w:id="11778" w:author="Mohammad Nayeem Hasan" w:date="2023-01-21T00:38:00Z"/>
                    <w:rFonts w:ascii="Times New Roman" w:hAnsi="Times New Roman" w:cs="Times New Roman"/>
                    <w:sz w:val="24"/>
                    <w:szCs w:val="24"/>
                  </w:rPr>
                </w:rPrChange>
              </w:rPr>
              <w:pPrChange w:id="11779" w:author="Mohammad Nayeem Hasan" w:date="2023-01-21T14:56:00Z">
                <w:pPr>
                  <w:jc w:val="both"/>
                </w:pPr>
              </w:pPrChange>
            </w:pPr>
            <w:ins w:id="11780" w:author="Mohammad Nayeem Hasan" w:date="2023-01-21T00:38:00Z">
              <w:r w:rsidRPr="00C60F95">
                <w:rPr>
                  <w:rFonts w:ascii="Times New Roman" w:hAnsi="Times New Roman" w:cs="Times New Roman"/>
                  <w:sz w:val="20"/>
                  <w:szCs w:val="20"/>
                  <w:rPrChange w:id="11781" w:author="Mohammad Nayeem Hasan" w:date="2023-01-21T03:17:00Z">
                    <w:rPr>
                      <w:rFonts w:ascii="Times New Roman" w:hAnsi="Times New Roman" w:cs="Times New Roman"/>
                      <w:sz w:val="24"/>
                      <w:szCs w:val="24"/>
                    </w:rPr>
                  </w:rPrChange>
                </w:rPr>
                <w:t>1.00</w:t>
              </w:r>
            </w:ins>
            <w:ins w:id="11782" w:author="Mohammad Nayeem Hasan" w:date="2023-01-21T02:52:00Z">
              <w:r w:rsidRPr="00C60F95">
                <w:rPr>
                  <w:rFonts w:ascii="Times New Roman" w:hAnsi="Times New Roman" w:cs="Times New Roman"/>
                  <w:sz w:val="20"/>
                  <w:szCs w:val="20"/>
                  <w:rPrChange w:id="11783" w:author="Mohammad Nayeem Hasan" w:date="2023-01-21T03:17:00Z">
                    <w:rPr>
                      <w:rFonts w:ascii="Times New Roman" w:hAnsi="Times New Roman" w:cs="Times New Roman"/>
                      <w:sz w:val="24"/>
                      <w:szCs w:val="24"/>
                    </w:rPr>
                  </w:rPrChange>
                </w:rPr>
                <w:t xml:space="preserve"> (0.87, 1.13)</w:t>
              </w:r>
            </w:ins>
          </w:p>
        </w:tc>
        <w:tc>
          <w:tcPr>
            <w:tcW w:w="473" w:type="pct"/>
            <w:vAlign w:val="center"/>
            <w:tcPrChange w:id="11784" w:author="Mohammad Nayeem Hasan" w:date="2023-01-27T16:50:00Z">
              <w:tcPr>
                <w:tcW w:w="477" w:type="pct"/>
                <w:gridSpan w:val="2"/>
                <w:vAlign w:val="center"/>
              </w:tcPr>
            </w:tcPrChange>
          </w:tcPr>
          <w:p w14:paraId="5388E62C" w14:textId="77777777" w:rsidR="004D458D" w:rsidRPr="00C60F95" w:rsidRDefault="004D458D" w:rsidP="004D458D">
            <w:pPr>
              <w:rPr>
                <w:ins w:id="11785" w:author="Mohammad Nayeem Hasan" w:date="2023-01-21T00:38:00Z"/>
                <w:rFonts w:ascii="Times New Roman" w:hAnsi="Times New Roman" w:cs="Times New Roman"/>
                <w:sz w:val="20"/>
                <w:szCs w:val="20"/>
                <w:rPrChange w:id="11786" w:author="Mohammad Nayeem Hasan" w:date="2023-01-21T03:17:00Z">
                  <w:rPr>
                    <w:ins w:id="11787" w:author="Mohammad Nayeem Hasan" w:date="2023-01-21T00:38:00Z"/>
                    <w:rFonts w:ascii="Times New Roman" w:hAnsi="Times New Roman" w:cs="Times New Roman"/>
                    <w:sz w:val="24"/>
                    <w:szCs w:val="24"/>
                  </w:rPr>
                </w:rPrChange>
              </w:rPr>
              <w:pPrChange w:id="11788" w:author="Mohammad Nayeem Hasan" w:date="2023-01-21T14:56:00Z">
                <w:pPr>
                  <w:jc w:val="both"/>
                </w:pPr>
              </w:pPrChange>
            </w:pPr>
            <w:ins w:id="11789" w:author="Mohammad Nayeem Hasan" w:date="2023-01-21T00:38:00Z">
              <w:r w:rsidRPr="00C60F95">
                <w:rPr>
                  <w:rFonts w:ascii="Times New Roman" w:hAnsi="Times New Roman" w:cs="Times New Roman"/>
                  <w:sz w:val="20"/>
                  <w:szCs w:val="20"/>
                  <w:rPrChange w:id="11790" w:author="Mohammad Nayeem Hasan" w:date="2023-01-21T03:17:00Z">
                    <w:rPr>
                      <w:rFonts w:ascii="Times New Roman" w:hAnsi="Times New Roman" w:cs="Times New Roman"/>
                      <w:sz w:val="24"/>
                      <w:szCs w:val="24"/>
                    </w:rPr>
                  </w:rPrChange>
                </w:rPr>
                <w:t>0.895</w:t>
              </w:r>
            </w:ins>
          </w:p>
        </w:tc>
      </w:tr>
      <w:tr w:rsidR="004D458D" w:rsidRPr="00C60F95" w14:paraId="3F29F812" w14:textId="77777777" w:rsidTr="00DE658B">
        <w:trPr>
          <w:trHeight w:val="138"/>
          <w:jc w:val="center"/>
          <w:ins w:id="11791" w:author="Mohammad Nayeem Hasan" w:date="2023-01-21T00:38:00Z"/>
          <w:trPrChange w:id="11792" w:author="Mohammad Nayeem Hasan" w:date="2023-01-27T16:50:00Z">
            <w:trPr>
              <w:trHeight w:val="138"/>
              <w:jc w:val="center"/>
            </w:trPr>
          </w:trPrChange>
        </w:trPr>
        <w:tc>
          <w:tcPr>
            <w:tcW w:w="881" w:type="pct"/>
            <w:vAlign w:val="center"/>
            <w:tcPrChange w:id="11793" w:author="Mohammad Nayeem Hasan" w:date="2023-01-27T16:50:00Z">
              <w:tcPr>
                <w:tcW w:w="881" w:type="pct"/>
                <w:vAlign w:val="center"/>
              </w:tcPr>
            </w:tcPrChange>
          </w:tcPr>
          <w:p w14:paraId="193591D5" w14:textId="77777777" w:rsidR="004D458D" w:rsidRPr="00C60F95" w:rsidRDefault="004D458D" w:rsidP="004D458D">
            <w:pPr>
              <w:rPr>
                <w:ins w:id="11794" w:author="Mohammad Nayeem Hasan" w:date="2023-01-21T00:38:00Z"/>
                <w:rFonts w:ascii="Times New Roman" w:hAnsi="Times New Roman" w:cs="Times New Roman"/>
                <w:sz w:val="20"/>
                <w:szCs w:val="20"/>
                <w:rPrChange w:id="11795" w:author="Mohammad Nayeem Hasan" w:date="2023-01-21T03:17:00Z">
                  <w:rPr>
                    <w:ins w:id="11796" w:author="Mohammad Nayeem Hasan" w:date="2023-01-21T00:38:00Z"/>
                    <w:rFonts w:ascii="Times New Roman" w:hAnsi="Times New Roman" w:cs="Times New Roman"/>
                    <w:sz w:val="24"/>
                    <w:szCs w:val="24"/>
                  </w:rPr>
                </w:rPrChange>
              </w:rPr>
              <w:pPrChange w:id="11797" w:author="Mohammad Nayeem Hasan" w:date="2023-01-21T14:56:00Z">
                <w:pPr>
                  <w:jc w:val="both"/>
                </w:pPr>
              </w:pPrChange>
            </w:pPr>
            <w:ins w:id="11798" w:author="Mohammad Nayeem Hasan" w:date="2023-01-21T00:38:00Z">
              <w:r w:rsidRPr="00C60F95">
                <w:rPr>
                  <w:rFonts w:ascii="Times New Roman" w:hAnsi="Times New Roman" w:cs="Times New Roman"/>
                  <w:sz w:val="20"/>
                  <w:szCs w:val="20"/>
                  <w:rPrChange w:id="11799" w:author="Mohammad Nayeem Hasan" w:date="2023-01-21T03:17:00Z">
                    <w:rPr>
                      <w:rFonts w:ascii="Times New Roman" w:hAnsi="Times New Roman" w:cs="Times New Roman"/>
                      <w:sz w:val="24"/>
                      <w:szCs w:val="24"/>
                    </w:rPr>
                  </w:rPrChange>
                </w:rPr>
                <w:t>35+</w:t>
              </w:r>
            </w:ins>
          </w:p>
        </w:tc>
        <w:tc>
          <w:tcPr>
            <w:tcW w:w="854" w:type="pct"/>
            <w:vAlign w:val="center"/>
            <w:tcPrChange w:id="11800" w:author="Mohammad Nayeem Hasan" w:date="2023-01-27T16:50:00Z">
              <w:tcPr>
                <w:tcW w:w="851" w:type="pct"/>
                <w:vAlign w:val="center"/>
              </w:tcPr>
            </w:tcPrChange>
          </w:tcPr>
          <w:p w14:paraId="37285239" w14:textId="77777777" w:rsidR="004D458D" w:rsidRPr="00C60F95" w:rsidRDefault="004D458D" w:rsidP="004D458D">
            <w:pPr>
              <w:rPr>
                <w:ins w:id="11801" w:author="Mohammad Nayeem Hasan" w:date="2023-01-21T00:38:00Z"/>
                <w:rFonts w:ascii="Times New Roman" w:hAnsi="Times New Roman" w:cs="Times New Roman"/>
                <w:sz w:val="20"/>
                <w:szCs w:val="20"/>
                <w:rPrChange w:id="11802" w:author="Mohammad Nayeem Hasan" w:date="2023-01-21T03:17:00Z">
                  <w:rPr>
                    <w:ins w:id="11803" w:author="Mohammad Nayeem Hasan" w:date="2023-01-21T00:38:00Z"/>
                    <w:rFonts w:ascii="Times New Roman" w:hAnsi="Times New Roman" w:cs="Times New Roman"/>
                    <w:sz w:val="24"/>
                    <w:szCs w:val="24"/>
                  </w:rPr>
                </w:rPrChange>
              </w:rPr>
              <w:pPrChange w:id="11804" w:author="Mohammad Nayeem Hasan" w:date="2023-01-21T14:56:00Z">
                <w:pPr>
                  <w:jc w:val="both"/>
                </w:pPr>
              </w:pPrChange>
            </w:pPr>
            <w:ins w:id="11805" w:author="Mohammad Nayeem Hasan" w:date="2023-01-21T00:38:00Z">
              <w:r w:rsidRPr="00C60F95">
                <w:rPr>
                  <w:rFonts w:ascii="Times New Roman" w:hAnsi="Times New Roman" w:cs="Times New Roman"/>
                  <w:sz w:val="20"/>
                  <w:szCs w:val="20"/>
                  <w:rPrChange w:id="11806" w:author="Mohammad Nayeem Hasan" w:date="2023-01-21T03:17:00Z">
                    <w:rPr>
                      <w:rFonts w:ascii="Times New Roman" w:hAnsi="Times New Roman" w:cs="Times New Roman"/>
                      <w:sz w:val="24"/>
                      <w:szCs w:val="24"/>
                    </w:rPr>
                  </w:rPrChange>
                </w:rPr>
                <w:t>Ref.</w:t>
              </w:r>
            </w:ins>
          </w:p>
        </w:tc>
        <w:tc>
          <w:tcPr>
            <w:tcW w:w="481" w:type="pct"/>
            <w:vAlign w:val="center"/>
            <w:tcPrChange w:id="11807" w:author="Mohammad Nayeem Hasan" w:date="2023-01-27T16:50:00Z">
              <w:tcPr>
                <w:tcW w:w="481" w:type="pct"/>
                <w:gridSpan w:val="3"/>
                <w:vAlign w:val="center"/>
              </w:tcPr>
            </w:tcPrChange>
          </w:tcPr>
          <w:p w14:paraId="613EF387" w14:textId="77777777" w:rsidR="004D458D" w:rsidRPr="00C60F95" w:rsidRDefault="004D458D" w:rsidP="004D458D">
            <w:pPr>
              <w:rPr>
                <w:ins w:id="11808" w:author="Mohammad Nayeem Hasan" w:date="2023-01-21T00:38:00Z"/>
                <w:rFonts w:ascii="Times New Roman" w:hAnsi="Times New Roman" w:cs="Times New Roman"/>
                <w:sz w:val="20"/>
                <w:szCs w:val="20"/>
                <w:rPrChange w:id="11809" w:author="Mohammad Nayeem Hasan" w:date="2023-01-21T03:17:00Z">
                  <w:rPr>
                    <w:ins w:id="11810" w:author="Mohammad Nayeem Hasan" w:date="2023-01-21T00:38:00Z"/>
                    <w:rFonts w:ascii="Times New Roman" w:hAnsi="Times New Roman" w:cs="Times New Roman"/>
                    <w:sz w:val="24"/>
                    <w:szCs w:val="24"/>
                  </w:rPr>
                </w:rPrChange>
              </w:rPr>
              <w:pPrChange w:id="11811" w:author="Mohammad Nayeem Hasan" w:date="2023-01-21T14:56:00Z">
                <w:pPr>
                  <w:jc w:val="both"/>
                </w:pPr>
              </w:pPrChange>
            </w:pPr>
            <w:ins w:id="11812" w:author="Mohammad Nayeem Hasan" w:date="2023-01-21T00:38:00Z">
              <w:r w:rsidRPr="00C60F95">
                <w:rPr>
                  <w:rFonts w:ascii="Times New Roman" w:hAnsi="Times New Roman" w:cs="Times New Roman"/>
                  <w:sz w:val="20"/>
                  <w:szCs w:val="20"/>
                  <w:rPrChange w:id="11813" w:author="Mohammad Nayeem Hasan" w:date="2023-01-21T03:17:00Z">
                    <w:rPr>
                      <w:rFonts w:ascii="Times New Roman" w:hAnsi="Times New Roman" w:cs="Times New Roman"/>
                      <w:sz w:val="24"/>
                      <w:szCs w:val="24"/>
                    </w:rPr>
                  </w:rPrChange>
                </w:rPr>
                <w:t>-</w:t>
              </w:r>
            </w:ins>
          </w:p>
        </w:tc>
        <w:tc>
          <w:tcPr>
            <w:tcW w:w="818" w:type="pct"/>
            <w:vAlign w:val="center"/>
            <w:tcPrChange w:id="11814" w:author="Mohammad Nayeem Hasan" w:date="2023-01-27T16:50:00Z">
              <w:tcPr>
                <w:tcW w:w="818" w:type="pct"/>
                <w:gridSpan w:val="2"/>
                <w:vAlign w:val="center"/>
              </w:tcPr>
            </w:tcPrChange>
          </w:tcPr>
          <w:p w14:paraId="4711701D" w14:textId="77777777" w:rsidR="004D458D" w:rsidRPr="00C60F95" w:rsidRDefault="004D458D" w:rsidP="004D458D">
            <w:pPr>
              <w:rPr>
                <w:ins w:id="11815" w:author="Mohammad Nayeem Hasan" w:date="2023-01-21T00:38:00Z"/>
                <w:rFonts w:ascii="Times New Roman" w:hAnsi="Times New Roman" w:cs="Times New Roman"/>
                <w:sz w:val="20"/>
                <w:szCs w:val="20"/>
                <w:rPrChange w:id="11816" w:author="Mohammad Nayeem Hasan" w:date="2023-01-21T03:17:00Z">
                  <w:rPr>
                    <w:ins w:id="11817" w:author="Mohammad Nayeem Hasan" w:date="2023-01-21T00:38:00Z"/>
                    <w:rFonts w:ascii="Times New Roman" w:hAnsi="Times New Roman" w:cs="Times New Roman"/>
                    <w:sz w:val="24"/>
                    <w:szCs w:val="24"/>
                  </w:rPr>
                </w:rPrChange>
              </w:rPr>
              <w:pPrChange w:id="11818" w:author="Mohammad Nayeem Hasan" w:date="2023-01-21T14:56:00Z">
                <w:pPr>
                  <w:jc w:val="both"/>
                </w:pPr>
              </w:pPrChange>
            </w:pPr>
            <w:ins w:id="11819" w:author="Mohammad Nayeem Hasan" w:date="2023-01-21T00:38:00Z">
              <w:r w:rsidRPr="00C60F95">
                <w:rPr>
                  <w:rFonts w:ascii="Times New Roman" w:hAnsi="Times New Roman" w:cs="Times New Roman"/>
                  <w:sz w:val="20"/>
                  <w:szCs w:val="20"/>
                  <w:rPrChange w:id="11820" w:author="Mohammad Nayeem Hasan" w:date="2023-01-21T03:17:00Z">
                    <w:rPr>
                      <w:rFonts w:ascii="Times New Roman" w:hAnsi="Times New Roman" w:cs="Times New Roman"/>
                      <w:sz w:val="24"/>
                      <w:szCs w:val="24"/>
                    </w:rPr>
                  </w:rPrChange>
                </w:rPr>
                <w:t>Ref</w:t>
              </w:r>
            </w:ins>
          </w:p>
        </w:tc>
        <w:tc>
          <w:tcPr>
            <w:tcW w:w="481" w:type="pct"/>
            <w:vAlign w:val="center"/>
            <w:tcPrChange w:id="11821" w:author="Mohammad Nayeem Hasan" w:date="2023-01-27T16:50:00Z">
              <w:tcPr>
                <w:tcW w:w="481" w:type="pct"/>
                <w:gridSpan w:val="2"/>
                <w:vAlign w:val="center"/>
              </w:tcPr>
            </w:tcPrChange>
          </w:tcPr>
          <w:p w14:paraId="392D39CD" w14:textId="77777777" w:rsidR="004D458D" w:rsidRPr="00C60F95" w:rsidRDefault="004D458D" w:rsidP="004D458D">
            <w:pPr>
              <w:rPr>
                <w:ins w:id="11822" w:author="Mohammad Nayeem Hasan" w:date="2023-01-21T00:38:00Z"/>
                <w:rFonts w:ascii="Times New Roman" w:hAnsi="Times New Roman" w:cs="Times New Roman"/>
                <w:sz w:val="20"/>
                <w:szCs w:val="20"/>
                <w:rPrChange w:id="11823" w:author="Mohammad Nayeem Hasan" w:date="2023-01-21T03:17:00Z">
                  <w:rPr>
                    <w:ins w:id="11824" w:author="Mohammad Nayeem Hasan" w:date="2023-01-21T00:38:00Z"/>
                    <w:rFonts w:ascii="Times New Roman" w:hAnsi="Times New Roman" w:cs="Times New Roman"/>
                    <w:sz w:val="24"/>
                    <w:szCs w:val="24"/>
                  </w:rPr>
                </w:rPrChange>
              </w:rPr>
              <w:pPrChange w:id="11825" w:author="Mohammad Nayeem Hasan" w:date="2023-01-21T14:56:00Z">
                <w:pPr>
                  <w:jc w:val="both"/>
                </w:pPr>
              </w:pPrChange>
            </w:pPr>
            <w:ins w:id="11826" w:author="Mohammad Nayeem Hasan" w:date="2023-01-21T00:38:00Z">
              <w:r w:rsidRPr="00C60F95">
                <w:rPr>
                  <w:rFonts w:ascii="Times New Roman" w:hAnsi="Times New Roman" w:cs="Times New Roman"/>
                  <w:sz w:val="20"/>
                  <w:szCs w:val="20"/>
                  <w:rPrChange w:id="11827" w:author="Mohammad Nayeem Hasan" w:date="2023-01-21T03:17:00Z">
                    <w:rPr>
                      <w:rFonts w:ascii="Times New Roman" w:hAnsi="Times New Roman" w:cs="Times New Roman"/>
                      <w:sz w:val="24"/>
                      <w:szCs w:val="24"/>
                    </w:rPr>
                  </w:rPrChange>
                </w:rPr>
                <w:t>-</w:t>
              </w:r>
            </w:ins>
          </w:p>
        </w:tc>
        <w:tc>
          <w:tcPr>
            <w:tcW w:w="1012" w:type="pct"/>
            <w:vAlign w:val="center"/>
            <w:tcPrChange w:id="11828" w:author="Mohammad Nayeem Hasan" w:date="2023-01-27T16:50:00Z">
              <w:tcPr>
                <w:tcW w:w="1012" w:type="pct"/>
                <w:gridSpan w:val="3"/>
                <w:vAlign w:val="center"/>
              </w:tcPr>
            </w:tcPrChange>
          </w:tcPr>
          <w:p w14:paraId="170F2DC4" w14:textId="77777777" w:rsidR="004D458D" w:rsidRPr="00C60F95" w:rsidRDefault="004D458D" w:rsidP="004D458D">
            <w:pPr>
              <w:rPr>
                <w:ins w:id="11829" w:author="Mohammad Nayeem Hasan" w:date="2023-01-21T00:38:00Z"/>
                <w:rFonts w:ascii="Times New Roman" w:hAnsi="Times New Roman" w:cs="Times New Roman"/>
                <w:sz w:val="20"/>
                <w:szCs w:val="20"/>
                <w:rPrChange w:id="11830" w:author="Mohammad Nayeem Hasan" w:date="2023-01-21T03:17:00Z">
                  <w:rPr>
                    <w:ins w:id="11831" w:author="Mohammad Nayeem Hasan" w:date="2023-01-21T00:38:00Z"/>
                    <w:rFonts w:ascii="Times New Roman" w:hAnsi="Times New Roman" w:cs="Times New Roman"/>
                    <w:sz w:val="24"/>
                    <w:szCs w:val="24"/>
                  </w:rPr>
                </w:rPrChange>
              </w:rPr>
              <w:pPrChange w:id="11832" w:author="Mohammad Nayeem Hasan" w:date="2023-01-21T14:56:00Z">
                <w:pPr>
                  <w:jc w:val="both"/>
                </w:pPr>
              </w:pPrChange>
            </w:pPr>
            <w:ins w:id="11833" w:author="Mohammad Nayeem Hasan" w:date="2023-01-21T00:38:00Z">
              <w:r w:rsidRPr="00C60F95">
                <w:rPr>
                  <w:rFonts w:ascii="Times New Roman" w:hAnsi="Times New Roman" w:cs="Times New Roman"/>
                  <w:sz w:val="20"/>
                  <w:szCs w:val="20"/>
                  <w:rPrChange w:id="11834" w:author="Mohammad Nayeem Hasan" w:date="2023-01-21T03:17:00Z">
                    <w:rPr>
                      <w:rFonts w:ascii="Times New Roman" w:hAnsi="Times New Roman" w:cs="Times New Roman"/>
                      <w:sz w:val="24"/>
                      <w:szCs w:val="24"/>
                    </w:rPr>
                  </w:rPrChange>
                </w:rPr>
                <w:t>Ref</w:t>
              </w:r>
            </w:ins>
          </w:p>
        </w:tc>
        <w:tc>
          <w:tcPr>
            <w:tcW w:w="473" w:type="pct"/>
            <w:vAlign w:val="center"/>
            <w:tcPrChange w:id="11835" w:author="Mohammad Nayeem Hasan" w:date="2023-01-27T16:50:00Z">
              <w:tcPr>
                <w:tcW w:w="477" w:type="pct"/>
                <w:gridSpan w:val="2"/>
                <w:vAlign w:val="center"/>
              </w:tcPr>
            </w:tcPrChange>
          </w:tcPr>
          <w:p w14:paraId="1CD10645" w14:textId="77777777" w:rsidR="004D458D" w:rsidRPr="00C60F95" w:rsidRDefault="004D458D" w:rsidP="004D458D">
            <w:pPr>
              <w:rPr>
                <w:ins w:id="11836" w:author="Mohammad Nayeem Hasan" w:date="2023-01-21T00:38:00Z"/>
                <w:rFonts w:ascii="Times New Roman" w:hAnsi="Times New Roman" w:cs="Times New Roman"/>
                <w:sz w:val="20"/>
                <w:szCs w:val="20"/>
                <w:rPrChange w:id="11837" w:author="Mohammad Nayeem Hasan" w:date="2023-01-21T03:17:00Z">
                  <w:rPr>
                    <w:ins w:id="11838" w:author="Mohammad Nayeem Hasan" w:date="2023-01-21T00:38:00Z"/>
                    <w:rFonts w:ascii="Times New Roman" w:hAnsi="Times New Roman" w:cs="Times New Roman"/>
                    <w:sz w:val="24"/>
                    <w:szCs w:val="24"/>
                  </w:rPr>
                </w:rPrChange>
              </w:rPr>
              <w:pPrChange w:id="11839" w:author="Mohammad Nayeem Hasan" w:date="2023-01-21T14:56:00Z">
                <w:pPr>
                  <w:jc w:val="both"/>
                </w:pPr>
              </w:pPrChange>
            </w:pPr>
            <w:ins w:id="11840" w:author="Mohammad Nayeem Hasan" w:date="2023-01-21T00:38:00Z">
              <w:r w:rsidRPr="00C60F95">
                <w:rPr>
                  <w:rFonts w:ascii="Times New Roman" w:hAnsi="Times New Roman" w:cs="Times New Roman"/>
                  <w:sz w:val="20"/>
                  <w:szCs w:val="20"/>
                  <w:rPrChange w:id="11841" w:author="Mohammad Nayeem Hasan" w:date="2023-01-21T03:17:00Z">
                    <w:rPr>
                      <w:rFonts w:ascii="Times New Roman" w:hAnsi="Times New Roman" w:cs="Times New Roman"/>
                      <w:sz w:val="24"/>
                      <w:szCs w:val="24"/>
                    </w:rPr>
                  </w:rPrChange>
                </w:rPr>
                <w:t>-</w:t>
              </w:r>
            </w:ins>
          </w:p>
        </w:tc>
      </w:tr>
      <w:tr w:rsidR="004D458D" w:rsidRPr="00C60F95" w14:paraId="39EAE141" w14:textId="78A998BD" w:rsidTr="00DE658B">
        <w:trPr>
          <w:trHeight w:val="138"/>
          <w:jc w:val="center"/>
          <w:ins w:id="11842" w:author="Mohammad Nayeem Hasan" w:date="2023-01-21T00:38:00Z"/>
          <w:trPrChange w:id="11843" w:author="Mohammad Nayeem Hasan" w:date="2023-01-27T16:50:00Z">
            <w:trPr>
              <w:trHeight w:val="138"/>
              <w:jc w:val="center"/>
            </w:trPr>
          </w:trPrChange>
        </w:trPr>
        <w:tc>
          <w:tcPr>
            <w:tcW w:w="1735" w:type="pct"/>
            <w:gridSpan w:val="2"/>
            <w:vAlign w:val="center"/>
            <w:tcPrChange w:id="11844" w:author="Mohammad Nayeem Hasan" w:date="2023-01-27T16:50:00Z">
              <w:tcPr>
                <w:tcW w:w="1732" w:type="pct"/>
                <w:gridSpan w:val="2"/>
                <w:vAlign w:val="center"/>
              </w:tcPr>
            </w:tcPrChange>
          </w:tcPr>
          <w:p w14:paraId="4BC4046F" w14:textId="77777777" w:rsidR="004D458D" w:rsidRPr="00C60F95" w:rsidRDefault="004D458D" w:rsidP="004D458D">
            <w:pPr>
              <w:rPr>
                <w:ins w:id="11845" w:author="Mohammad Nayeem Hasan" w:date="2023-01-21T00:38:00Z"/>
                <w:rFonts w:ascii="Times New Roman" w:hAnsi="Times New Roman" w:cs="Times New Roman"/>
                <w:sz w:val="20"/>
                <w:szCs w:val="20"/>
                <w:rPrChange w:id="11846" w:author="Mohammad Nayeem Hasan" w:date="2023-01-21T03:17:00Z">
                  <w:rPr>
                    <w:ins w:id="11847" w:author="Mohammad Nayeem Hasan" w:date="2023-01-21T00:38:00Z"/>
                    <w:rFonts w:ascii="Times New Roman" w:hAnsi="Times New Roman" w:cs="Times New Roman"/>
                    <w:sz w:val="24"/>
                    <w:szCs w:val="24"/>
                  </w:rPr>
                </w:rPrChange>
              </w:rPr>
              <w:pPrChange w:id="11848" w:author="Mohammad Nayeem Hasan" w:date="2023-01-21T14:56:00Z">
                <w:pPr>
                  <w:jc w:val="both"/>
                </w:pPr>
              </w:pPrChange>
            </w:pPr>
            <w:ins w:id="11849" w:author="Mohammad Nayeem Hasan" w:date="2023-01-21T00:38:00Z">
              <w:r w:rsidRPr="00C60F95">
                <w:rPr>
                  <w:rFonts w:ascii="Times New Roman" w:hAnsi="Times New Roman" w:cs="Times New Roman"/>
                  <w:sz w:val="20"/>
                  <w:szCs w:val="20"/>
                  <w:rPrChange w:id="11850" w:author="Mohammad Nayeem Hasan" w:date="2023-01-21T03:17:00Z">
                    <w:rPr>
                      <w:rFonts w:ascii="Times New Roman" w:hAnsi="Times New Roman" w:cs="Times New Roman"/>
                      <w:sz w:val="24"/>
                      <w:szCs w:val="24"/>
                    </w:rPr>
                  </w:rPrChange>
                </w:rPr>
                <w:t>HOUSEHOLD CHARACTERISTICS</w:t>
              </w:r>
            </w:ins>
          </w:p>
        </w:tc>
        <w:tc>
          <w:tcPr>
            <w:tcW w:w="1299" w:type="pct"/>
            <w:gridSpan w:val="2"/>
            <w:vAlign w:val="center"/>
            <w:tcPrChange w:id="11851" w:author="Mohammad Nayeem Hasan" w:date="2023-01-27T16:50:00Z">
              <w:tcPr>
                <w:tcW w:w="1299" w:type="pct"/>
                <w:gridSpan w:val="5"/>
                <w:vAlign w:val="center"/>
              </w:tcPr>
            </w:tcPrChange>
          </w:tcPr>
          <w:p w14:paraId="7E2DEA8C" w14:textId="77777777" w:rsidR="004D458D" w:rsidRPr="00C60F95" w:rsidRDefault="004D458D" w:rsidP="004D458D">
            <w:pPr>
              <w:rPr>
                <w:ins w:id="11852" w:author="Mohammad Nayeem Hasan" w:date="2023-01-21T00:38:00Z"/>
                <w:rFonts w:ascii="Times New Roman" w:hAnsi="Times New Roman" w:cs="Times New Roman"/>
                <w:sz w:val="20"/>
                <w:szCs w:val="20"/>
                <w:rPrChange w:id="11853" w:author="Mohammad Nayeem Hasan" w:date="2023-01-21T03:17:00Z">
                  <w:rPr>
                    <w:ins w:id="11854" w:author="Mohammad Nayeem Hasan" w:date="2023-01-21T00:38:00Z"/>
                    <w:rFonts w:ascii="Times New Roman" w:hAnsi="Times New Roman" w:cs="Times New Roman"/>
                    <w:sz w:val="24"/>
                    <w:szCs w:val="24"/>
                  </w:rPr>
                </w:rPrChange>
              </w:rPr>
              <w:pPrChange w:id="11855" w:author="Mohammad Nayeem Hasan" w:date="2023-01-21T14:56:00Z">
                <w:pPr>
                  <w:jc w:val="both"/>
                </w:pPr>
              </w:pPrChange>
            </w:pPr>
          </w:p>
        </w:tc>
        <w:tc>
          <w:tcPr>
            <w:tcW w:w="1493" w:type="pct"/>
            <w:gridSpan w:val="2"/>
            <w:vAlign w:val="center"/>
            <w:tcPrChange w:id="11856" w:author="Mohammad Nayeem Hasan" w:date="2023-01-27T16:50:00Z">
              <w:tcPr>
                <w:tcW w:w="1493" w:type="pct"/>
                <w:gridSpan w:val="5"/>
                <w:vAlign w:val="center"/>
              </w:tcPr>
            </w:tcPrChange>
          </w:tcPr>
          <w:p w14:paraId="662A633E" w14:textId="77777777" w:rsidR="004D458D" w:rsidRPr="00C60F95" w:rsidRDefault="004D458D" w:rsidP="004D458D">
            <w:pPr>
              <w:rPr>
                <w:ins w:id="11857" w:author="Mohammad Nayeem Hasan" w:date="2023-01-21T00:38:00Z"/>
                <w:rFonts w:ascii="Times New Roman" w:hAnsi="Times New Roman" w:cs="Times New Roman"/>
                <w:sz w:val="20"/>
                <w:szCs w:val="20"/>
                <w:rPrChange w:id="11858" w:author="Mohammad Nayeem Hasan" w:date="2023-01-21T03:17:00Z">
                  <w:rPr>
                    <w:ins w:id="11859" w:author="Mohammad Nayeem Hasan" w:date="2023-01-21T00:38:00Z"/>
                    <w:rFonts w:ascii="Times New Roman" w:hAnsi="Times New Roman" w:cs="Times New Roman"/>
                    <w:sz w:val="24"/>
                    <w:szCs w:val="24"/>
                  </w:rPr>
                </w:rPrChange>
              </w:rPr>
              <w:pPrChange w:id="11860" w:author="Mohammad Nayeem Hasan" w:date="2023-01-21T14:56:00Z">
                <w:pPr>
                  <w:jc w:val="both"/>
                </w:pPr>
              </w:pPrChange>
            </w:pPr>
          </w:p>
        </w:tc>
        <w:tc>
          <w:tcPr>
            <w:tcW w:w="473" w:type="pct"/>
            <w:vAlign w:val="center"/>
            <w:tcPrChange w:id="11861" w:author="Mohammad Nayeem Hasan" w:date="2023-01-27T16:50:00Z">
              <w:tcPr>
                <w:tcW w:w="477" w:type="pct"/>
                <w:gridSpan w:val="2"/>
                <w:vAlign w:val="center"/>
              </w:tcPr>
            </w:tcPrChange>
          </w:tcPr>
          <w:p w14:paraId="1D557D3A" w14:textId="77777777" w:rsidR="004D458D" w:rsidRPr="00C60F95" w:rsidRDefault="004D458D" w:rsidP="004D458D">
            <w:pPr>
              <w:rPr>
                <w:ins w:id="11862" w:author="Mohammad Nayeem Hasan" w:date="2023-01-21T00:38:00Z"/>
                <w:rFonts w:ascii="Times New Roman" w:hAnsi="Times New Roman" w:cs="Times New Roman"/>
                <w:sz w:val="20"/>
                <w:szCs w:val="20"/>
                <w:rPrChange w:id="11863" w:author="Mohammad Nayeem Hasan" w:date="2023-01-21T03:17:00Z">
                  <w:rPr>
                    <w:ins w:id="11864" w:author="Mohammad Nayeem Hasan" w:date="2023-01-21T00:38:00Z"/>
                    <w:rFonts w:ascii="Times New Roman" w:hAnsi="Times New Roman" w:cs="Times New Roman"/>
                    <w:sz w:val="24"/>
                    <w:szCs w:val="24"/>
                  </w:rPr>
                </w:rPrChange>
              </w:rPr>
              <w:pPrChange w:id="11865" w:author="Mohammad Nayeem Hasan" w:date="2023-01-21T14:56:00Z">
                <w:pPr>
                  <w:jc w:val="both"/>
                </w:pPr>
              </w:pPrChange>
            </w:pPr>
          </w:p>
        </w:tc>
      </w:tr>
      <w:tr w:rsidR="004D458D" w:rsidRPr="00C60F95" w14:paraId="0B33CF9D" w14:textId="1277CEA0" w:rsidTr="00DE658B">
        <w:trPr>
          <w:trHeight w:val="138"/>
          <w:jc w:val="center"/>
          <w:ins w:id="11866" w:author="Mohammad Nayeem Hasan" w:date="2023-01-21T00:38:00Z"/>
          <w:trPrChange w:id="11867" w:author="Mohammad Nayeem Hasan" w:date="2023-01-27T16:50:00Z">
            <w:trPr>
              <w:trHeight w:val="138"/>
              <w:jc w:val="center"/>
            </w:trPr>
          </w:trPrChange>
        </w:trPr>
        <w:tc>
          <w:tcPr>
            <w:tcW w:w="1735" w:type="pct"/>
            <w:gridSpan w:val="2"/>
            <w:vAlign w:val="center"/>
            <w:tcPrChange w:id="11868" w:author="Mohammad Nayeem Hasan" w:date="2023-01-27T16:50:00Z">
              <w:tcPr>
                <w:tcW w:w="1732" w:type="pct"/>
                <w:gridSpan w:val="2"/>
                <w:vAlign w:val="center"/>
              </w:tcPr>
            </w:tcPrChange>
          </w:tcPr>
          <w:p w14:paraId="02D046AB" w14:textId="77777777" w:rsidR="004D458D" w:rsidRPr="00C60F95" w:rsidRDefault="004D458D" w:rsidP="004D458D">
            <w:pPr>
              <w:rPr>
                <w:ins w:id="11869" w:author="Mohammad Nayeem Hasan" w:date="2023-01-21T00:38:00Z"/>
                <w:rFonts w:ascii="Times New Roman" w:hAnsi="Times New Roman" w:cs="Times New Roman"/>
                <w:sz w:val="20"/>
                <w:szCs w:val="20"/>
                <w:rPrChange w:id="11870" w:author="Mohammad Nayeem Hasan" w:date="2023-01-21T03:17:00Z">
                  <w:rPr>
                    <w:ins w:id="11871" w:author="Mohammad Nayeem Hasan" w:date="2023-01-21T00:38:00Z"/>
                    <w:rFonts w:ascii="Times New Roman" w:hAnsi="Times New Roman" w:cs="Times New Roman"/>
                    <w:sz w:val="24"/>
                    <w:szCs w:val="24"/>
                  </w:rPr>
                </w:rPrChange>
              </w:rPr>
              <w:pPrChange w:id="11872" w:author="Mohammad Nayeem Hasan" w:date="2023-01-21T14:56:00Z">
                <w:pPr>
                  <w:jc w:val="both"/>
                </w:pPr>
              </w:pPrChange>
            </w:pPr>
            <w:ins w:id="11873" w:author="Mohammad Nayeem Hasan" w:date="2023-01-21T00:38:00Z">
              <w:r w:rsidRPr="00C60F95">
                <w:rPr>
                  <w:rFonts w:ascii="Times New Roman" w:hAnsi="Times New Roman" w:cs="Times New Roman"/>
                  <w:sz w:val="20"/>
                  <w:szCs w:val="20"/>
                  <w:rPrChange w:id="11874" w:author="Mohammad Nayeem Hasan" w:date="2023-01-21T03:17:00Z">
                    <w:rPr>
                      <w:rFonts w:ascii="Times New Roman" w:hAnsi="Times New Roman" w:cs="Times New Roman"/>
                      <w:sz w:val="24"/>
                      <w:szCs w:val="24"/>
                    </w:rPr>
                  </w:rPrChange>
                </w:rPr>
                <w:t>Wealth Index</w:t>
              </w:r>
            </w:ins>
          </w:p>
        </w:tc>
        <w:tc>
          <w:tcPr>
            <w:tcW w:w="1299" w:type="pct"/>
            <w:gridSpan w:val="2"/>
            <w:vAlign w:val="center"/>
            <w:tcPrChange w:id="11875" w:author="Mohammad Nayeem Hasan" w:date="2023-01-27T16:50:00Z">
              <w:tcPr>
                <w:tcW w:w="1299" w:type="pct"/>
                <w:gridSpan w:val="5"/>
                <w:vAlign w:val="center"/>
              </w:tcPr>
            </w:tcPrChange>
          </w:tcPr>
          <w:p w14:paraId="5589A023" w14:textId="77777777" w:rsidR="004D458D" w:rsidRPr="00C60F95" w:rsidRDefault="004D458D" w:rsidP="004D458D">
            <w:pPr>
              <w:rPr>
                <w:ins w:id="11876" w:author="Mohammad Nayeem Hasan" w:date="2023-01-21T00:38:00Z"/>
                <w:rFonts w:ascii="Times New Roman" w:hAnsi="Times New Roman" w:cs="Times New Roman"/>
                <w:sz w:val="20"/>
                <w:szCs w:val="20"/>
                <w:rPrChange w:id="11877" w:author="Mohammad Nayeem Hasan" w:date="2023-01-21T03:17:00Z">
                  <w:rPr>
                    <w:ins w:id="11878" w:author="Mohammad Nayeem Hasan" w:date="2023-01-21T00:38:00Z"/>
                    <w:rFonts w:ascii="Times New Roman" w:hAnsi="Times New Roman" w:cs="Times New Roman"/>
                    <w:sz w:val="24"/>
                    <w:szCs w:val="24"/>
                  </w:rPr>
                </w:rPrChange>
              </w:rPr>
              <w:pPrChange w:id="11879" w:author="Mohammad Nayeem Hasan" w:date="2023-01-21T14:56:00Z">
                <w:pPr>
                  <w:jc w:val="both"/>
                </w:pPr>
              </w:pPrChange>
            </w:pPr>
          </w:p>
        </w:tc>
        <w:tc>
          <w:tcPr>
            <w:tcW w:w="1493" w:type="pct"/>
            <w:gridSpan w:val="2"/>
            <w:vAlign w:val="center"/>
            <w:tcPrChange w:id="11880" w:author="Mohammad Nayeem Hasan" w:date="2023-01-27T16:50:00Z">
              <w:tcPr>
                <w:tcW w:w="1493" w:type="pct"/>
                <w:gridSpan w:val="5"/>
                <w:vAlign w:val="center"/>
              </w:tcPr>
            </w:tcPrChange>
          </w:tcPr>
          <w:p w14:paraId="11F076F1" w14:textId="77777777" w:rsidR="004D458D" w:rsidRPr="00C60F95" w:rsidRDefault="004D458D" w:rsidP="004D458D">
            <w:pPr>
              <w:rPr>
                <w:ins w:id="11881" w:author="Mohammad Nayeem Hasan" w:date="2023-01-21T00:38:00Z"/>
                <w:rFonts w:ascii="Times New Roman" w:hAnsi="Times New Roman" w:cs="Times New Roman"/>
                <w:sz w:val="20"/>
                <w:szCs w:val="20"/>
                <w:rPrChange w:id="11882" w:author="Mohammad Nayeem Hasan" w:date="2023-01-21T03:17:00Z">
                  <w:rPr>
                    <w:ins w:id="11883" w:author="Mohammad Nayeem Hasan" w:date="2023-01-21T00:38:00Z"/>
                    <w:rFonts w:ascii="Times New Roman" w:hAnsi="Times New Roman" w:cs="Times New Roman"/>
                    <w:sz w:val="24"/>
                    <w:szCs w:val="24"/>
                  </w:rPr>
                </w:rPrChange>
              </w:rPr>
              <w:pPrChange w:id="11884" w:author="Mohammad Nayeem Hasan" w:date="2023-01-21T14:56:00Z">
                <w:pPr>
                  <w:jc w:val="both"/>
                </w:pPr>
              </w:pPrChange>
            </w:pPr>
          </w:p>
        </w:tc>
        <w:tc>
          <w:tcPr>
            <w:tcW w:w="473" w:type="pct"/>
            <w:vAlign w:val="center"/>
            <w:tcPrChange w:id="11885" w:author="Mohammad Nayeem Hasan" w:date="2023-01-27T16:50:00Z">
              <w:tcPr>
                <w:tcW w:w="477" w:type="pct"/>
                <w:gridSpan w:val="2"/>
                <w:vAlign w:val="center"/>
              </w:tcPr>
            </w:tcPrChange>
          </w:tcPr>
          <w:p w14:paraId="193E94B0" w14:textId="77777777" w:rsidR="004D458D" w:rsidRPr="00C60F95" w:rsidRDefault="004D458D" w:rsidP="004D458D">
            <w:pPr>
              <w:rPr>
                <w:ins w:id="11886" w:author="Mohammad Nayeem Hasan" w:date="2023-01-21T00:38:00Z"/>
                <w:rFonts w:ascii="Times New Roman" w:hAnsi="Times New Roman" w:cs="Times New Roman"/>
                <w:sz w:val="20"/>
                <w:szCs w:val="20"/>
                <w:rPrChange w:id="11887" w:author="Mohammad Nayeem Hasan" w:date="2023-01-21T03:17:00Z">
                  <w:rPr>
                    <w:ins w:id="11888" w:author="Mohammad Nayeem Hasan" w:date="2023-01-21T00:38:00Z"/>
                    <w:rFonts w:ascii="Times New Roman" w:hAnsi="Times New Roman" w:cs="Times New Roman"/>
                    <w:sz w:val="24"/>
                    <w:szCs w:val="24"/>
                  </w:rPr>
                </w:rPrChange>
              </w:rPr>
              <w:pPrChange w:id="11889" w:author="Mohammad Nayeem Hasan" w:date="2023-01-21T14:56:00Z">
                <w:pPr>
                  <w:jc w:val="both"/>
                </w:pPr>
              </w:pPrChange>
            </w:pPr>
          </w:p>
        </w:tc>
      </w:tr>
      <w:tr w:rsidR="004D458D" w:rsidRPr="00C60F95" w14:paraId="77C2FA1F" w14:textId="77777777" w:rsidTr="00DE658B">
        <w:trPr>
          <w:trHeight w:val="250"/>
          <w:jc w:val="center"/>
          <w:ins w:id="11890" w:author="Mohammad Nayeem Hasan" w:date="2023-01-21T00:38:00Z"/>
          <w:trPrChange w:id="11891" w:author="Mohammad Nayeem Hasan" w:date="2023-01-27T16:50:00Z">
            <w:trPr>
              <w:trHeight w:val="250"/>
              <w:jc w:val="center"/>
            </w:trPr>
          </w:trPrChange>
        </w:trPr>
        <w:tc>
          <w:tcPr>
            <w:tcW w:w="881" w:type="pct"/>
            <w:vAlign w:val="center"/>
            <w:tcPrChange w:id="11892" w:author="Mohammad Nayeem Hasan" w:date="2023-01-27T16:50:00Z">
              <w:tcPr>
                <w:tcW w:w="881" w:type="pct"/>
                <w:vAlign w:val="center"/>
              </w:tcPr>
            </w:tcPrChange>
          </w:tcPr>
          <w:p w14:paraId="5DB06412" w14:textId="77777777" w:rsidR="004D458D" w:rsidRPr="00C60F95" w:rsidRDefault="004D458D" w:rsidP="004D458D">
            <w:pPr>
              <w:rPr>
                <w:ins w:id="11893" w:author="Mohammad Nayeem Hasan" w:date="2023-01-21T00:38:00Z"/>
                <w:rFonts w:ascii="Times New Roman" w:hAnsi="Times New Roman" w:cs="Times New Roman"/>
                <w:sz w:val="20"/>
                <w:szCs w:val="20"/>
                <w:rPrChange w:id="11894" w:author="Mohammad Nayeem Hasan" w:date="2023-01-21T03:17:00Z">
                  <w:rPr>
                    <w:ins w:id="11895" w:author="Mohammad Nayeem Hasan" w:date="2023-01-21T00:38:00Z"/>
                    <w:rFonts w:ascii="Times New Roman" w:hAnsi="Times New Roman" w:cs="Times New Roman"/>
                    <w:sz w:val="24"/>
                    <w:szCs w:val="24"/>
                  </w:rPr>
                </w:rPrChange>
              </w:rPr>
              <w:pPrChange w:id="11896" w:author="Mohammad Nayeem Hasan" w:date="2023-01-21T14:56:00Z">
                <w:pPr>
                  <w:jc w:val="both"/>
                </w:pPr>
              </w:pPrChange>
            </w:pPr>
            <w:ins w:id="11897" w:author="Mohammad Nayeem Hasan" w:date="2023-01-21T00:38:00Z">
              <w:r w:rsidRPr="00C60F95">
                <w:rPr>
                  <w:rFonts w:ascii="Times New Roman" w:hAnsi="Times New Roman" w:cs="Times New Roman"/>
                  <w:sz w:val="20"/>
                  <w:szCs w:val="20"/>
                  <w:rPrChange w:id="11898" w:author="Mohammad Nayeem Hasan" w:date="2023-01-21T03:17:00Z">
                    <w:rPr>
                      <w:rFonts w:ascii="Times New Roman" w:hAnsi="Times New Roman" w:cs="Times New Roman"/>
                      <w:sz w:val="24"/>
                      <w:szCs w:val="24"/>
                    </w:rPr>
                  </w:rPrChange>
                </w:rPr>
                <w:t>Poorest</w:t>
              </w:r>
            </w:ins>
          </w:p>
        </w:tc>
        <w:tc>
          <w:tcPr>
            <w:tcW w:w="854" w:type="pct"/>
            <w:vAlign w:val="center"/>
            <w:tcPrChange w:id="11899" w:author="Mohammad Nayeem Hasan" w:date="2023-01-27T16:50:00Z">
              <w:tcPr>
                <w:tcW w:w="851" w:type="pct"/>
                <w:vAlign w:val="center"/>
              </w:tcPr>
            </w:tcPrChange>
          </w:tcPr>
          <w:p w14:paraId="52FBF38D" w14:textId="550FD287" w:rsidR="004D458D" w:rsidRPr="00C60F95" w:rsidRDefault="004D458D" w:rsidP="004D458D">
            <w:pPr>
              <w:rPr>
                <w:ins w:id="11900" w:author="Mohammad Nayeem Hasan" w:date="2023-01-21T00:38:00Z"/>
                <w:rFonts w:ascii="Times New Roman" w:hAnsi="Times New Roman" w:cs="Times New Roman"/>
                <w:sz w:val="20"/>
                <w:szCs w:val="20"/>
                <w:rPrChange w:id="11901" w:author="Mohammad Nayeem Hasan" w:date="2023-01-21T03:17:00Z">
                  <w:rPr>
                    <w:ins w:id="11902" w:author="Mohammad Nayeem Hasan" w:date="2023-01-21T00:38:00Z"/>
                    <w:rFonts w:ascii="Times New Roman" w:hAnsi="Times New Roman" w:cs="Times New Roman"/>
                    <w:sz w:val="24"/>
                    <w:szCs w:val="24"/>
                  </w:rPr>
                </w:rPrChange>
              </w:rPr>
              <w:pPrChange w:id="11903" w:author="Mohammad Nayeem Hasan" w:date="2023-01-21T14:56:00Z">
                <w:pPr>
                  <w:jc w:val="both"/>
                </w:pPr>
              </w:pPrChange>
            </w:pPr>
            <w:ins w:id="11904" w:author="Mohammad Nayeem Hasan" w:date="2023-01-21T00:38:00Z">
              <w:r w:rsidRPr="00C60F95">
                <w:rPr>
                  <w:rFonts w:ascii="Times New Roman" w:hAnsi="Times New Roman" w:cs="Times New Roman"/>
                  <w:sz w:val="20"/>
                  <w:szCs w:val="20"/>
                  <w:rPrChange w:id="11905" w:author="Mohammad Nayeem Hasan" w:date="2023-01-21T03:17:00Z">
                    <w:rPr>
                      <w:rFonts w:ascii="Times New Roman" w:hAnsi="Times New Roman" w:cs="Times New Roman"/>
                      <w:sz w:val="24"/>
                      <w:szCs w:val="24"/>
                    </w:rPr>
                  </w:rPrChange>
                </w:rPr>
                <w:t>1.42</w:t>
              </w:r>
            </w:ins>
            <w:ins w:id="11906" w:author="Mohammad Nayeem Hasan" w:date="2023-01-21T02:06:00Z">
              <w:r w:rsidRPr="00C60F95">
                <w:rPr>
                  <w:rFonts w:ascii="Times New Roman" w:hAnsi="Times New Roman" w:cs="Times New Roman"/>
                  <w:sz w:val="20"/>
                  <w:szCs w:val="20"/>
                  <w:rPrChange w:id="11907" w:author="Mohammad Nayeem Hasan" w:date="2023-01-21T03:17:00Z">
                    <w:rPr>
                      <w:rFonts w:ascii="Times New Roman" w:hAnsi="Times New Roman" w:cs="Times New Roman"/>
                      <w:sz w:val="24"/>
                      <w:szCs w:val="24"/>
                    </w:rPr>
                  </w:rPrChange>
                </w:rPr>
                <w:t xml:space="preserve"> (1.17, 1.74)</w:t>
              </w:r>
            </w:ins>
          </w:p>
        </w:tc>
        <w:tc>
          <w:tcPr>
            <w:tcW w:w="481" w:type="pct"/>
            <w:vAlign w:val="center"/>
            <w:tcPrChange w:id="11908" w:author="Mohammad Nayeem Hasan" w:date="2023-01-27T16:50:00Z">
              <w:tcPr>
                <w:tcW w:w="481" w:type="pct"/>
                <w:gridSpan w:val="3"/>
                <w:vAlign w:val="center"/>
              </w:tcPr>
            </w:tcPrChange>
          </w:tcPr>
          <w:p w14:paraId="783E58DA" w14:textId="77777777" w:rsidR="004D458D" w:rsidRPr="00C60F95" w:rsidRDefault="004D458D" w:rsidP="004D458D">
            <w:pPr>
              <w:rPr>
                <w:ins w:id="11909" w:author="Mohammad Nayeem Hasan" w:date="2023-01-21T00:38:00Z"/>
                <w:rFonts w:ascii="Times New Roman" w:hAnsi="Times New Roman" w:cs="Times New Roman"/>
                <w:b/>
                <w:bCs/>
                <w:sz w:val="20"/>
                <w:szCs w:val="20"/>
                <w:rPrChange w:id="11910" w:author="Mohammad Nayeem Hasan" w:date="2023-01-21T03:17:00Z">
                  <w:rPr>
                    <w:ins w:id="11911" w:author="Mohammad Nayeem Hasan" w:date="2023-01-21T00:38:00Z"/>
                    <w:rFonts w:ascii="Times New Roman" w:hAnsi="Times New Roman" w:cs="Times New Roman"/>
                    <w:b/>
                    <w:bCs/>
                    <w:sz w:val="24"/>
                    <w:szCs w:val="24"/>
                  </w:rPr>
                </w:rPrChange>
              </w:rPr>
              <w:pPrChange w:id="11912" w:author="Mohammad Nayeem Hasan" w:date="2023-01-21T14:56:00Z">
                <w:pPr>
                  <w:jc w:val="both"/>
                </w:pPr>
              </w:pPrChange>
            </w:pPr>
            <w:ins w:id="11913" w:author="Mohammad Nayeem Hasan" w:date="2023-01-21T00:38:00Z">
              <w:r w:rsidRPr="00C60F95">
                <w:rPr>
                  <w:rFonts w:ascii="Times New Roman" w:hAnsi="Times New Roman" w:cs="Times New Roman"/>
                  <w:b/>
                  <w:bCs/>
                  <w:sz w:val="20"/>
                  <w:szCs w:val="20"/>
                  <w:rPrChange w:id="11914" w:author="Mohammad Nayeem Hasan" w:date="2023-01-21T03:17:00Z">
                    <w:rPr>
                      <w:rFonts w:ascii="Times New Roman" w:hAnsi="Times New Roman" w:cs="Times New Roman"/>
                      <w:b/>
                      <w:bCs/>
                      <w:sz w:val="24"/>
                      <w:szCs w:val="24"/>
                    </w:rPr>
                  </w:rPrChange>
                </w:rPr>
                <w:t>0.001</w:t>
              </w:r>
            </w:ins>
          </w:p>
        </w:tc>
        <w:tc>
          <w:tcPr>
            <w:tcW w:w="818" w:type="pct"/>
            <w:vAlign w:val="center"/>
            <w:tcPrChange w:id="11915" w:author="Mohammad Nayeem Hasan" w:date="2023-01-27T16:50:00Z">
              <w:tcPr>
                <w:tcW w:w="818" w:type="pct"/>
                <w:gridSpan w:val="2"/>
                <w:vAlign w:val="center"/>
              </w:tcPr>
            </w:tcPrChange>
          </w:tcPr>
          <w:p w14:paraId="0AE3A7AC" w14:textId="29738DD3" w:rsidR="004D458D" w:rsidRPr="00C60F95" w:rsidRDefault="004D458D" w:rsidP="004D458D">
            <w:pPr>
              <w:rPr>
                <w:ins w:id="11916" w:author="Mohammad Nayeem Hasan" w:date="2023-01-21T00:38:00Z"/>
                <w:rFonts w:ascii="Times New Roman" w:hAnsi="Times New Roman" w:cs="Times New Roman"/>
                <w:sz w:val="20"/>
                <w:szCs w:val="20"/>
                <w:rPrChange w:id="11917" w:author="Mohammad Nayeem Hasan" w:date="2023-01-21T03:17:00Z">
                  <w:rPr>
                    <w:ins w:id="11918" w:author="Mohammad Nayeem Hasan" w:date="2023-01-21T00:38:00Z"/>
                    <w:rFonts w:ascii="Times New Roman" w:hAnsi="Times New Roman" w:cs="Times New Roman"/>
                    <w:sz w:val="24"/>
                    <w:szCs w:val="24"/>
                  </w:rPr>
                </w:rPrChange>
              </w:rPr>
              <w:pPrChange w:id="11919" w:author="Mohammad Nayeem Hasan" w:date="2023-01-21T14:56:00Z">
                <w:pPr>
                  <w:jc w:val="both"/>
                </w:pPr>
              </w:pPrChange>
            </w:pPr>
            <w:ins w:id="11920" w:author="Mohammad Nayeem Hasan" w:date="2023-01-21T00:38:00Z">
              <w:r w:rsidRPr="00C60F95">
                <w:rPr>
                  <w:rFonts w:ascii="Times New Roman" w:hAnsi="Times New Roman" w:cs="Times New Roman"/>
                  <w:sz w:val="20"/>
                  <w:szCs w:val="20"/>
                  <w:rPrChange w:id="11921" w:author="Mohammad Nayeem Hasan" w:date="2023-01-21T03:17:00Z">
                    <w:rPr>
                      <w:rFonts w:ascii="Times New Roman" w:hAnsi="Times New Roman" w:cs="Times New Roman"/>
                      <w:sz w:val="24"/>
                      <w:szCs w:val="24"/>
                    </w:rPr>
                  </w:rPrChange>
                </w:rPr>
                <w:t>1.22</w:t>
              </w:r>
            </w:ins>
            <w:ins w:id="11922" w:author="Mohammad Nayeem Hasan" w:date="2023-01-21T02:17:00Z">
              <w:r w:rsidRPr="00C60F95">
                <w:rPr>
                  <w:rFonts w:ascii="Times New Roman" w:hAnsi="Times New Roman" w:cs="Times New Roman"/>
                  <w:sz w:val="20"/>
                  <w:szCs w:val="20"/>
                  <w:rPrChange w:id="11923" w:author="Mohammad Nayeem Hasan" w:date="2023-01-21T03:17:00Z">
                    <w:rPr>
                      <w:rFonts w:ascii="Times New Roman" w:hAnsi="Times New Roman" w:cs="Times New Roman"/>
                      <w:sz w:val="24"/>
                      <w:szCs w:val="24"/>
                    </w:rPr>
                  </w:rPrChange>
                </w:rPr>
                <w:t xml:space="preserve"> (0.89, 1.67)</w:t>
              </w:r>
            </w:ins>
          </w:p>
        </w:tc>
        <w:tc>
          <w:tcPr>
            <w:tcW w:w="481" w:type="pct"/>
            <w:vAlign w:val="center"/>
            <w:tcPrChange w:id="11924" w:author="Mohammad Nayeem Hasan" w:date="2023-01-27T16:50:00Z">
              <w:tcPr>
                <w:tcW w:w="481" w:type="pct"/>
                <w:gridSpan w:val="2"/>
                <w:vAlign w:val="center"/>
              </w:tcPr>
            </w:tcPrChange>
          </w:tcPr>
          <w:p w14:paraId="66F9B9BA" w14:textId="77777777" w:rsidR="004D458D" w:rsidRPr="00C60F95" w:rsidRDefault="004D458D" w:rsidP="004D458D">
            <w:pPr>
              <w:rPr>
                <w:ins w:id="11925" w:author="Mohammad Nayeem Hasan" w:date="2023-01-21T00:38:00Z"/>
                <w:rFonts w:ascii="Times New Roman" w:hAnsi="Times New Roman" w:cs="Times New Roman"/>
                <w:sz w:val="20"/>
                <w:szCs w:val="20"/>
                <w:rPrChange w:id="11926" w:author="Mohammad Nayeem Hasan" w:date="2023-01-21T03:17:00Z">
                  <w:rPr>
                    <w:ins w:id="11927" w:author="Mohammad Nayeem Hasan" w:date="2023-01-21T00:38:00Z"/>
                    <w:rFonts w:ascii="Times New Roman" w:hAnsi="Times New Roman" w:cs="Times New Roman"/>
                    <w:sz w:val="24"/>
                    <w:szCs w:val="24"/>
                  </w:rPr>
                </w:rPrChange>
              </w:rPr>
              <w:pPrChange w:id="11928" w:author="Mohammad Nayeem Hasan" w:date="2023-01-21T14:56:00Z">
                <w:pPr>
                  <w:jc w:val="both"/>
                </w:pPr>
              </w:pPrChange>
            </w:pPr>
            <w:ins w:id="11929" w:author="Mohammad Nayeem Hasan" w:date="2023-01-21T00:38:00Z">
              <w:r w:rsidRPr="00C60F95">
                <w:rPr>
                  <w:rFonts w:ascii="Times New Roman" w:hAnsi="Times New Roman" w:cs="Times New Roman"/>
                  <w:sz w:val="20"/>
                  <w:szCs w:val="20"/>
                  <w:rPrChange w:id="11930" w:author="Mohammad Nayeem Hasan" w:date="2023-01-21T03:17:00Z">
                    <w:rPr>
                      <w:rFonts w:ascii="Times New Roman" w:hAnsi="Times New Roman" w:cs="Times New Roman"/>
                      <w:sz w:val="24"/>
                      <w:szCs w:val="24"/>
                    </w:rPr>
                  </w:rPrChange>
                </w:rPr>
                <w:t>0.224</w:t>
              </w:r>
            </w:ins>
          </w:p>
        </w:tc>
        <w:tc>
          <w:tcPr>
            <w:tcW w:w="1012" w:type="pct"/>
            <w:tcBorders>
              <w:top w:val="single" w:sz="4" w:space="0" w:color="auto"/>
              <w:left w:val="nil"/>
              <w:bottom w:val="single" w:sz="4" w:space="0" w:color="auto"/>
              <w:right w:val="nil"/>
            </w:tcBorders>
            <w:shd w:val="clear" w:color="auto" w:fill="auto"/>
            <w:vAlign w:val="bottom"/>
            <w:tcPrChange w:id="11931" w:author="Mohammad Nayeem Hasan" w:date="2023-01-27T16:50:00Z">
              <w:tcPr>
                <w:tcW w:w="1012" w:type="pct"/>
                <w:gridSpan w:val="3"/>
                <w:tcBorders>
                  <w:top w:val="single" w:sz="4" w:space="0" w:color="auto"/>
                  <w:left w:val="nil"/>
                  <w:bottom w:val="single" w:sz="4" w:space="0" w:color="auto"/>
                  <w:right w:val="nil"/>
                </w:tcBorders>
                <w:shd w:val="clear" w:color="auto" w:fill="auto"/>
                <w:vAlign w:val="bottom"/>
              </w:tcPr>
            </w:tcPrChange>
          </w:tcPr>
          <w:p w14:paraId="1556F827" w14:textId="1ABEB855" w:rsidR="004D458D" w:rsidRPr="00C60F95" w:rsidRDefault="004D458D" w:rsidP="004D458D">
            <w:pPr>
              <w:rPr>
                <w:ins w:id="11932" w:author="Mohammad Nayeem Hasan" w:date="2023-01-21T00:38:00Z"/>
                <w:rFonts w:ascii="Times New Roman" w:hAnsi="Times New Roman" w:cs="Times New Roman"/>
                <w:sz w:val="20"/>
                <w:szCs w:val="20"/>
                <w:rPrChange w:id="11933" w:author="Mohammad Nayeem Hasan" w:date="2023-01-21T03:17:00Z">
                  <w:rPr>
                    <w:ins w:id="11934" w:author="Mohammad Nayeem Hasan" w:date="2023-01-21T00:38:00Z"/>
                    <w:rFonts w:ascii="Times New Roman" w:hAnsi="Times New Roman" w:cs="Times New Roman"/>
                    <w:sz w:val="24"/>
                    <w:szCs w:val="24"/>
                  </w:rPr>
                </w:rPrChange>
              </w:rPr>
              <w:pPrChange w:id="11935" w:author="Mohammad Nayeem Hasan" w:date="2023-01-21T14:56:00Z">
                <w:pPr>
                  <w:jc w:val="both"/>
                </w:pPr>
              </w:pPrChange>
            </w:pPr>
            <w:ins w:id="11936" w:author="Mohammad Nayeem Hasan" w:date="2023-01-21T00:38:00Z">
              <w:r w:rsidRPr="00C60F95">
                <w:rPr>
                  <w:rFonts w:ascii="Times New Roman" w:hAnsi="Times New Roman" w:cs="Times New Roman"/>
                  <w:sz w:val="20"/>
                  <w:szCs w:val="20"/>
                  <w:rPrChange w:id="11937" w:author="Mohammad Nayeem Hasan" w:date="2023-01-21T03:17:00Z">
                    <w:rPr>
                      <w:rFonts w:ascii="Times New Roman" w:hAnsi="Times New Roman" w:cs="Times New Roman"/>
                      <w:sz w:val="24"/>
                      <w:szCs w:val="24"/>
                    </w:rPr>
                  </w:rPrChange>
                </w:rPr>
                <w:t>1.55</w:t>
              </w:r>
            </w:ins>
            <w:ins w:id="11938" w:author="Mohammad Nayeem Hasan" w:date="2023-01-21T02:52:00Z">
              <w:r w:rsidRPr="00C60F95">
                <w:rPr>
                  <w:rFonts w:ascii="Times New Roman" w:hAnsi="Times New Roman" w:cs="Times New Roman"/>
                  <w:sz w:val="20"/>
                  <w:szCs w:val="20"/>
                  <w:rPrChange w:id="11939" w:author="Mohammad Nayeem Hasan" w:date="2023-01-21T03:17:00Z">
                    <w:rPr>
                      <w:rFonts w:ascii="Times New Roman" w:hAnsi="Times New Roman" w:cs="Times New Roman"/>
                      <w:sz w:val="24"/>
                      <w:szCs w:val="24"/>
                    </w:rPr>
                  </w:rPrChange>
                </w:rPr>
                <w:t xml:space="preserve"> (1.28, 1.89)</w:t>
              </w:r>
            </w:ins>
          </w:p>
        </w:tc>
        <w:tc>
          <w:tcPr>
            <w:tcW w:w="473" w:type="pct"/>
            <w:vAlign w:val="center"/>
            <w:tcPrChange w:id="11940" w:author="Mohammad Nayeem Hasan" w:date="2023-01-27T16:50:00Z">
              <w:tcPr>
                <w:tcW w:w="477" w:type="pct"/>
                <w:gridSpan w:val="2"/>
                <w:vAlign w:val="center"/>
              </w:tcPr>
            </w:tcPrChange>
          </w:tcPr>
          <w:p w14:paraId="3232081A" w14:textId="77777777" w:rsidR="004D458D" w:rsidRPr="00C60F95" w:rsidRDefault="004D458D" w:rsidP="004D458D">
            <w:pPr>
              <w:rPr>
                <w:ins w:id="11941" w:author="Mohammad Nayeem Hasan" w:date="2023-01-21T00:38:00Z"/>
                <w:rFonts w:ascii="Times New Roman" w:hAnsi="Times New Roman" w:cs="Times New Roman"/>
                <w:b/>
                <w:bCs/>
                <w:sz w:val="20"/>
                <w:szCs w:val="20"/>
                <w:rPrChange w:id="11942" w:author="Mohammad Nayeem Hasan" w:date="2023-01-21T03:17:00Z">
                  <w:rPr>
                    <w:ins w:id="11943" w:author="Mohammad Nayeem Hasan" w:date="2023-01-21T00:38:00Z"/>
                    <w:rFonts w:ascii="Times New Roman" w:hAnsi="Times New Roman" w:cs="Times New Roman"/>
                    <w:b/>
                    <w:bCs/>
                    <w:sz w:val="24"/>
                    <w:szCs w:val="24"/>
                  </w:rPr>
                </w:rPrChange>
              </w:rPr>
              <w:pPrChange w:id="11944" w:author="Mohammad Nayeem Hasan" w:date="2023-01-21T14:56:00Z">
                <w:pPr>
                  <w:jc w:val="both"/>
                </w:pPr>
              </w:pPrChange>
            </w:pPr>
            <w:ins w:id="11945" w:author="Mohammad Nayeem Hasan" w:date="2023-01-21T00:38:00Z">
              <w:r w:rsidRPr="00C60F95">
                <w:rPr>
                  <w:rFonts w:ascii="Times New Roman" w:hAnsi="Times New Roman" w:cs="Times New Roman"/>
                  <w:b/>
                  <w:bCs/>
                  <w:sz w:val="20"/>
                  <w:szCs w:val="20"/>
                  <w:rPrChange w:id="11946" w:author="Mohammad Nayeem Hasan" w:date="2023-01-21T03:17:00Z">
                    <w:rPr>
                      <w:rFonts w:ascii="Times New Roman" w:hAnsi="Times New Roman" w:cs="Times New Roman"/>
                      <w:b/>
                      <w:bCs/>
                      <w:sz w:val="24"/>
                      <w:szCs w:val="24"/>
                    </w:rPr>
                  </w:rPrChange>
                </w:rPr>
                <w:t>&lt;0.001</w:t>
              </w:r>
            </w:ins>
          </w:p>
        </w:tc>
      </w:tr>
      <w:tr w:rsidR="004D458D" w:rsidRPr="00C60F95" w14:paraId="6D174080" w14:textId="77777777" w:rsidTr="00DE658B">
        <w:trPr>
          <w:trHeight w:val="250"/>
          <w:jc w:val="center"/>
          <w:ins w:id="11947" w:author="Mohammad Nayeem Hasan" w:date="2023-01-21T00:38:00Z"/>
          <w:trPrChange w:id="11948" w:author="Mohammad Nayeem Hasan" w:date="2023-01-27T16:50:00Z">
            <w:trPr>
              <w:trHeight w:val="250"/>
              <w:jc w:val="center"/>
            </w:trPr>
          </w:trPrChange>
        </w:trPr>
        <w:tc>
          <w:tcPr>
            <w:tcW w:w="881" w:type="pct"/>
            <w:vAlign w:val="center"/>
            <w:tcPrChange w:id="11949" w:author="Mohammad Nayeem Hasan" w:date="2023-01-27T16:50:00Z">
              <w:tcPr>
                <w:tcW w:w="881" w:type="pct"/>
                <w:vAlign w:val="center"/>
              </w:tcPr>
            </w:tcPrChange>
          </w:tcPr>
          <w:p w14:paraId="3D868F64" w14:textId="77777777" w:rsidR="004D458D" w:rsidRPr="00C60F95" w:rsidRDefault="004D458D" w:rsidP="004D458D">
            <w:pPr>
              <w:rPr>
                <w:ins w:id="11950" w:author="Mohammad Nayeem Hasan" w:date="2023-01-21T00:38:00Z"/>
                <w:rFonts w:ascii="Times New Roman" w:hAnsi="Times New Roman" w:cs="Times New Roman"/>
                <w:sz w:val="20"/>
                <w:szCs w:val="20"/>
                <w:rPrChange w:id="11951" w:author="Mohammad Nayeem Hasan" w:date="2023-01-21T03:17:00Z">
                  <w:rPr>
                    <w:ins w:id="11952" w:author="Mohammad Nayeem Hasan" w:date="2023-01-21T00:38:00Z"/>
                    <w:rFonts w:ascii="Times New Roman" w:hAnsi="Times New Roman" w:cs="Times New Roman"/>
                    <w:sz w:val="24"/>
                    <w:szCs w:val="24"/>
                  </w:rPr>
                </w:rPrChange>
              </w:rPr>
              <w:pPrChange w:id="11953" w:author="Mohammad Nayeem Hasan" w:date="2023-01-21T14:56:00Z">
                <w:pPr>
                  <w:jc w:val="both"/>
                </w:pPr>
              </w:pPrChange>
            </w:pPr>
            <w:ins w:id="11954" w:author="Mohammad Nayeem Hasan" w:date="2023-01-21T00:38:00Z">
              <w:r w:rsidRPr="00C60F95">
                <w:rPr>
                  <w:rFonts w:ascii="Times New Roman" w:hAnsi="Times New Roman" w:cs="Times New Roman"/>
                  <w:sz w:val="20"/>
                  <w:szCs w:val="20"/>
                  <w:rPrChange w:id="11955" w:author="Mohammad Nayeem Hasan" w:date="2023-01-21T03:17:00Z">
                    <w:rPr>
                      <w:rFonts w:ascii="Times New Roman" w:hAnsi="Times New Roman" w:cs="Times New Roman"/>
                      <w:sz w:val="24"/>
                      <w:szCs w:val="24"/>
                    </w:rPr>
                  </w:rPrChange>
                </w:rPr>
                <w:t>Poor</w:t>
              </w:r>
            </w:ins>
          </w:p>
        </w:tc>
        <w:tc>
          <w:tcPr>
            <w:tcW w:w="854" w:type="pct"/>
            <w:vAlign w:val="center"/>
            <w:tcPrChange w:id="11956" w:author="Mohammad Nayeem Hasan" w:date="2023-01-27T16:50:00Z">
              <w:tcPr>
                <w:tcW w:w="851" w:type="pct"/>
                <w:vAlign w:val="center"/>
              </w:tcPr>
            </w:tcPrChange>
          </w:tcPr>
          <w:p w14:paraId="6E37C20C" w14:textId="5AF7506D" w:rsidR="004D458D" w:rsidRPr="00C60F95" w:rsidRDefault="004D458D" w:rsidP="004D458D">
            <w:pPr>
              <w:rPr>
                <w:ins w:id="11957" w:author="Mohammad Nayeem Hasan" w:date="2023-01-21T00:38:00Z"/>
                <w:rFonts w:ascii="Times New Roman" w:hAnsi="Times New Roman" w:cs="Times New Roman"/>
                <w:sz w:val="20"/>
                <w:szCs w:val="20"/>
                <w:rPrChange w:id="11958" w:author="Mohammad Nayeem Hasan" w:date="2023-01-21T03:17:00Z">
                  <w:rPr>
                    <w:ins w:id="11959" w:author="Mohammad Nayeem Hasan" w:date="2023-01-21T00:38:00Z"/>
                    <w:rFonts w:ascii="Times New Roman" w:hAnsi="Times New Roman" w:cs="Times New Roman"/>
                    <w:sz w:val="24"/>
                    <w:szCs w:val="24"/>
                  </w:rPr>
                </w:rPrChange>
              </w:rPr>
              <w:pPrChange w:id="11960" w:author="Mohammad Nayeem Hasan" w:date="2023-01-21T14:56:00Z">
                <w:pPr>
                  <w:jc w:val="both"/>
                </w:pPr>
              </w:pPrChange>
            </w:pPr>
            <w:ins w:id="11961" w:author="Mohammad Nayeem Hasan" w:date="2023-01-21T00:38:00Z">
              <w:r w:rsidRPr="00C60F95">
                <w:rPr>
                  <w:rFonts w:ascii="Times New Roman" w:hAnsi="Times New Roman" w:cs="Times New Roman"/>
                  <w:sz w:val="20"/>
                  <w:szCs w:val="20"/>
                  <w:rPrChange w:id="11962" w:author="Mohammad Nayeem Hasan" w:date="2023-01-21T03:17:00Z">
                    <w:rPr>
                      <w:rFonts w:ascii="Times New Roman" w:hAnsi="Times New Roman" w:cs="Times New Roman"/>
                      <w:sz w:val="24"/>
                      <w:szCs w:val="24"/>
                    </w:rPr>
                  </w:rPrChange>
                </w:rPr>
                <w:t>1.25</w:t>
              </w:r>
            </w:ins>
            <w:ins w:id="11963" w:author="Mohammad Nayeem Hasan" w:date="2023-01-21T02:05:00Z">
              <w:r w:rsidRPr="00C60F95">
                <w:rPr>
                  <w:rFonts w:ascii="Times New Roman" w:hAnsi="Times New Roman" w:cs="Times New Roman"/>
                  <w:sz w:val="20"/>
                  <w:szCs w:val="20"/>
                  <w:rPrChange w:id="11964" w:author="Mohammad Nayeem Hasan" w:date="2023-01-21T03:17:00Z">
                    <w:rPr>
                      <w:rFonts w:ascii="Times New Roman" w:hAnsi="Times New Roman" w:cs="Times New Roman"/>
                      <w:sz w:val="24"/>
                      <w:szCs w:val="24"/>
                    </w:rPr>
                  </w:rPrChange>
                </w:rPr>
                <w:t xml:space="preserve"> (1.01, 1.53</w:t>
              </w:r>
            </w:ins>
            <w:ins w:id="11965" w:author="Mohammad Nayeem Hasan" w:date="2023-01-21T02:06:00Z">
              <w:r w:rsidRPr="00C60F95">
                <w:rPr>
                  <w:rFonts w:ascii="Times New Roman" w:hAnsi="Times New Roman" w:cs="Times New Roman"/>
                  <w:sz w:val="20"/>
                  <w:szCs w:val="20"/>
                  <w:rPrChange w:id="11966" w:author="Mohammad Nayeem Hasan" w:date="2023-01-21T03:17:00Z">
                    <w:rPr>
                      <w:rFonts w:ascii="Times New Roman" w:hAnsi="Times New Roman" w:cs="Times New Roman"/>
                      <w:sz w:val="24"/>
                      <w:szCs w:val="24"/>
                    </w:rPr>
                  </w:rPrChange>
                </w:rPr>
                <w:t>)</w:t>
              </w:r>
            </w:ins>
          </w:p>
        </w:tc>
        <w:tc>
          <w:tcPr>
            <w:tcW w:w="481" w:type="pct"/>
            <w:vAlign w:val="center"/>
            <w:tcPrChange w:id="11967" w:author="Mohammad Nayeem Hasan" w:date="2023-01-27T16:50:00Z">
              <w:tcPr>
                <w:tcW w:w="481" w:type="pct"/>
                <w:gridSpan w:val="3"/>
                <w:vAlign w:val="center"/>
              </w:tcPr>
            </w:tcPrChange>
          </w:tcPr>
          <w:p w14:paraId="1119F31A" w14:textId="77777777" w:rsidR="004D458D" w:rsidRPr="00C60F95" w:rsidRDefault="004D458D" w:rsidP="004D458D">
            <w:pPr>
              <w:rPr>
                <w:ins w:id="11968" w:author="Mohammad Nayeem Hasan" w:date="2023-01-21T00:38:00Z"/>
                <w:rFonts w:ascii="Times New Roman" w:hAnsi="Times New Roman" w:cs="Times New Roman"/>
                <w:b/>
                <w:bCs/>
                <w:sz w:val="20"/>
                <w:szCs w:val="20"/>
                <w:rPrChange w:id="11969" w:author="Mohammad Nayeem Hasan" w:date="2023-01-21T03:17:00Z">
                  <w:rPr>
                    <w:ins w:id="11970" w:author="Mohammad Nayeem Hasan" w:date="2023-01-21T00:38:00Z"/>
                    <w:rFonts w:ascii="Times New Roman" w:hAnsi="Times New Roman" w:cs="Times New Roman"/>
                    <w:b/>
                    <w:bCs/>
                    <w:sz w:val="24"/>
                    <w:szCs w:val="24"/>
                  </w:rPr>
                </w:rPrChange>
              </w:rPr>
              <w:pPrChange w:id="11971" w:author="Mohammad Nayeem Hasan" w:date="2023-01-21T14:56:00Z">
                <w:pPr>
                  <w:jc w:val="both"/>
                </w:pPr>
              </w:pPrChange>
            </w:pPr>
            <w:ins w:id="11972" w:author="Mohammad Nayeem Hasan" w:date="2023-01-21T00:38:00Z">
              <w:r w:rsidRPr="00C60F95">
                <w:rPr>
                  <w:rFonts w:ascii="Times New Roman" w:hAnsi="Times New Roman" w:cs="Times New Roman"/>
                  <w:b/>
                  <w:bCs/>
                  <w:sz w:val="20"/>
                  <w:szCs w:val="20"/>
                  <w:rPrChange w:id="11973" w:author="Mohammad Nayeem Hasan" w:date="2023-01-21T03:17:00Z">
                    <w:rPr>
                      <w:rFonts w:ascii="Times New Roman" w:hAnsi="Times New Roman" w:cs="Times New Roman"/>
                      <w:b/>
                      <w:bCs/>
                      <w:sz w:val="24"/>
                      <w:szCs w:val="24"/>
                    </w:rPr>
                  </w:rPrChange>
                </w:rPr>
                <w:t>0.037</w:t>
              </w:r>
            </w:ins>
          </w:p>
        </w:tc>
        <w:tc>
          <w:tcPr>
            <w:tcW w:w="818" w:type="pct"/>
            <w:vAlign w:val="center"/>
            <w:tcPrChange w:id="11974" w:author="Mohammad Nayeem Hasan" w:date="2023-01-27T16:50:00Z">
              <w:tcPr>
                <w:tcW w:w="818" w:type="pct"/>
                <w:gridSpan w:val="2"/>
                <w:vAlign w:val="center"/>
              </w:tcPr>
            </w:tcPrChange>
          </w:tcPr>
          <w:p w14:paraId="2B8FDE20" w14:textId="07BBC87F" w:rsidR="004D458D" w:rsidRPr="00C60F95" w:rsidRDefault="004D458D" w:rsidP="004D458D">
            <w:pPr>
              <w:rPr>
                <w:ins w:id="11975" w:author="Mohammad Nayeem Hasan" w:date="2023-01-21T00:38:00Z"/>
                <w:rFonts w:ascii="Times New Roman" w:hAnsi="Times New Roman" w:cs="Times New Roman"/>
                <w:sz w:val="20"/>
                <w:szCs w:val="20"/>
                <w:rPrChange w:id="11976" w:author="Mohammad Nayeem Hasan" w:date="2023-01-21T03:17:00Z">
                  <w:rPr>
                    <w:ins w:id="11977" w:author="Mohammad Nayeem Hasan" w:date="2023-01-21T00:38:00Z"/>
                    <w:rFonts w:ascii="Times New Roman" w:hAnsi="Times New Roman" w:cs="Times New Roman"/>
                    <w:sz w:val="24"/>
                    <w:szCs w:val="24"/>
                  </w:rPr>
                </w:rPrChange>
              </w:rPr>
              <w:pPrChange w:id="11978" w:author="Mohammad Nayeem Hasan" w:date="2023-01-21T14:56:00Z">
                <w:pPr>
                  <w:jc w:val="both"/>
                </w:pPr>
              </w:pPrChange>
            </w:pPr>
            <w:ins w:id="11979" w:author="Mohammad Nayeem Hasan" w:date="2023-01-21T00:38:00Z">
              <w:r w:rsidRPr="00C60F95">
                <w:rPr>
                  <w:rFonts w:ascii="Times New Roman" w:hAnsi="Times New Roman" w:cs="Times New Roman"/>
                  <w:sz w:val="20"/>
                  <w:szCs w:val="20"/>
                  <w:rPrChange w:id="11980" w:author="Mohammad Nayeem Hasan" w:date="2023-01-21T03:17:00Z">
                    <w:rPr>
                      <w:rFonts w:ascii="Times New Roman" w:hAnsi="Times New Roman" w:cs="Times New Roman"/>
                      <w:sz w:val="24"/>
                      <w:szCs w:val="24"/>
                    </w:rPr>
                  </w:rPrChange>
                </w:rPr>
                <w:t>0.90</w:t>
              </w:r>
            </w:ins>
            <w:ins w:id="11981" w:author="Mohammad Nayeem Hasan" w:date="2023-01-21T02:17:00Z">
              <w:r w:rsidRPr="00C60F95">
                <w:rPr>
                  <w:rFonts w:ascii="Times New Roman" w:hAnsi="Times New Roman" w:cs="Times New Roman"/>
                  <w:sz w:val="20"/>
                  <w:szCs w:val="20"/>
                  <w:rPrChange w:id="11982" w:author="Mohammad Nayeem Hasan" w:date="2023-01-21T03:17:00Z">
                    <w:rPr>
                      <w:rFonts w:ascii="Times New Roman" w:hAnsi="Times New Roman" w:cs="Times New Roman"/>
                      <w:sz w:val="24"/>
                      <w:szCs w:val="24"/>
                    </w:rPr>
                  </w:rPrChange>
                </w:rPr>
                <w:t xml:space="preserve"> (0.65, 1.25)</w:t>
              </w:r>
            </w:ins>
          </w:p>
        </w:tc>
        <w:tc>
          <w:tcPr>
            <w:tcW w:w="481" w:type="pct"/>
            <w:vAlign w:val="center"/>
            <w:tcPrChange w:id="11983" w:author="Mohammad Nayeem Hasan" w:date="2023-01-27T16:50:00Z">
              <w:tcPr>
                <w:tcW w:w="481" w:type="pct"/>
                <w:gridSpan w:val="2"/>
                <w:vAlign w:val="center"/>
              </w:tcPr>
            </w:tcPrChange>
          </w:tcPr>
          <w:p w14:paraId="1896ABCC" w14:textId="77777777" w:rsidR="004D458D" w:rsidRPr="00C60F95" w:rsidRDefault="004D458D" w:rsidP="004D458D">
            <w:pPr>
              <w:rPr>
                <w:ins w:id="11984" w:author="Mohammad Nayeem Hasan" w:date="2023-01-21T00:38:00Z"/>
                <w:rFonts w:ascii="Times New Roman" w:hAnsi="Times New Roman" w:cs="Times New Roman"/>
                <w:sz w:val="20"/>
                <w:szCs w:val="20"/>
                <w:rPrChange w:id="11985" w:author="Mohammad Nayeem Hasan" w:date="2023-01-21T03:17:00Z">
                  <w:rPr>
                    <w:ins w:id="11986" w:author="Mohammad Nayeem Hasan" w:date="2023-01-21T00:38:00Z"/>
                    <w:rFonts w:ascii="Times New Roman" w:hAnsi="Times New Roman" w:cs="Times New Roman"/>
                    <w:sz w:val="24"/>
                    <w:szCs w:val="24"/>
                  </w:rPr>
                </w:rPrChange>
              </w:rPr>
              <w:pPrChange w:id="11987" w:author="Mohammad Nayeem Hasan" w:date="2023-01-21T14:56:00Z">
                <w:pPr>
                  <w:jc w:val="both"/>
                </w:pPr>
              </w:pPrChange>
            </w:pPr>
            <w:ins w:id="11988" w:author="Mohammad Nayeem Hasan" w:date="2023-01-21T00:38:00Z">
              <w:r w:rsidRPr="00C60F95">
                <w:rPr>
                  <w:rFonts w:ascii="Times New Roman" w:hAnsi="Times New Roman" w:cs="Times New Roman"/>
                  <w:sz w:val="20"/>
                  <w:szCs w:val="20"/>
                  <w:rPrChange w:id="11989" w:author="Mohammad Nayeem Hasan" w:date="2023-01-21T03:17:00Z">
                    <w:rPr>
                      <w:rFonts w:ascii="Times New Roman" w:hAnsi="Times New Roman" w:cs="Times New Roman"/>
                      <w:sz w:val="24"/>
                      <w:szCs w:val="24"/>
                    </w:rPr>
                  </w:rPrChange>
                </w:rPr>
                <w:t>0.539</w:t>
              </w:r>
            </w:ins>
          </w:p>
        </w:tc>
        <w:tc>
          <w:tcPr>
            <w:tcW w:w="1012" w:type="pct"/>
            <w:tcBorders>
              <w:top w:val="single" w:sz="4" w:space="0" w:color="auto"/>
              <w:left w:val="nil"/>
              <w:bottom w:val="single" w:sz="4" w:space="0" w:color="auto"/>
              <w:right w:val="nil"/>
            </w:tcBorders>
            <w:shd w:val="clear" w:color="auto" w:fill="auto"/>
            <w:vAlign w:val="bottom"/>
            <w:tcPrChange w:id="11990" w:author="Mohammad Nayeem Hasan" w:date="2023-01-27T16:50:00Z">
              <w:tcPr>
                <w:tcW w:w="1012" w:type="pct"/>
                <w:gridSpan w:val="3"/>
                <w:tcBorders>
                  <w:top w:val="single" w:sz="4" w:space="0" w:color="auto"/>
                  <w:left w:val="nil"/>
                  <w:bottom w:val="single" w:sz="4" w:space="0" w:color="auto"/>
                  <w:right w:val="nil"/>
                </w:tcBorders>
                <w:shd w:val="clear" w:color="auto" w:fill="auto"/>
                <w:vAlign w:val="bottom"/>
              </w:tcPr>
            </w:tcPrChange>
          </w:tcPr>
          <w:p w14:paraId="67497657" w14:textId="2B7DF43C" w:rsidR="004D458D" w:rsidRPr="00C60F95" w:rsidRDefault="004D458D" w:rsidP="004D458D">
            <w:pPr>
              <w:rPr>
                <w:ins w:id="11991" w:author="Mohammad Nayeem Hasan" w:date="2023-01-21T00:38:00Z"/>
                <w:rFonts w:ascii="Times New Roman" w:hAnsi="Times New Roman" w:cs="Times New Roman"/>
                <w:sz w:val="20"/>
                <w:szCs w:val="20"/>
                <w:rPrChange w:id="11992" w:author="Mohammad Nayeem Hasan" w:date="2023-01-21T03:17:00Z">
                  <w:rPr>
                    <w:ins w:id="11993" w:author="Mohammad Nayeem Hasan" w:date="2023-01-21T00:38:00Z"/>
                    <w:rFonts w:ascii="Times New Roman" w:hAnsi="Times New Roman" w:cs="Times New Roman"/>
                    <w:sz w:val="24"/>
                    <w:szCs w:val="24"/>
                  </w:rPr>
                </w:rPrChange>
              </w:rPr>
              <w:pPrChange w:id="11994" w:author="Mohammad Nayeem Hasan" w:date="2023-01-21T14:56:00Z">
                <w:pPr>
                  <w:jc w:val="both"/>
                </w:pPr>
              </w:pPrChange>
            </w:pPr>
            <w:ins w:id="11995" w:author="Mohammad Nayeem Hasan" w:date="2023-01-21T00:38:00Z">
              <w:r w:rsidRPr="00C60F95">
                <w:rPr>
                  <w:rFonts w:ascii="Times New Roman" w:hAnsi="Times New Roman" w:cs="Times New Roman"/>
                  <w:sz w:val="20"/>
                  <w:szCs w:val="20"/>
                  <w:rPrChange w:id="11996" w:author="Mohammad Nayeem Hasan" w:date="2023-01-21T03:17:00Z">
                    <w:rPr>
                      <w:rFonts w:ascii="Times New Roman" w:hAnsi="Times New Roman" w:cs="Times New Roman"/>
                      <w:sz w:val="24"/>
                      <w:szCs w:val="24"/>
                    </w:rPr>
                  </w:rPrChange>
                </w:rPr>
                <w:t>1.52</w:t>
              </w:r>
            </w:ins>
            <w:ins w:id="11997" w:author="Mohammad Nayeem Hasan" w:date="2023-01-21T02:52:00Z">
              <w:r w:rsidRPr="00C60F95">
                <w:rPr>
                  <w:rFonts w:ascii="Times New Roman" w:hAnsi="Times New Roman" w:cs="Times New Roman"/>
                  <w:sz w:val="20"/>
                  <w:szCs w:val="20"/>
                  <w:rPrChange w:id="11998" w:author="Mohammad Nayeem Hasan" w:date="2023-01-21T03:17:00Z">
                    <w:rPr>
                      <w:rFonts w:ascii="Times New Roman" w:hAnsi="Times New Roman" w:cs="Times New Roman"/>
                      <w:sz w:val="24"/>
                      <w:szCs w:val="24"/>
                    </w:rPr>
                  </w:rPrChange>
                </w:rPr>
                <w:t xml:space="preserve"> (1.24, 1.86)</w:t>
              </w:r>
            </w:ins>
          </w:p>
        </w:tc>
        <w:tc>
          <w:tcPr>
            <w:tcW w:w="473" w:type="pct"/>
            <w:vAlign w:val="center"/>
            <w:tcPrChange w:id="11999" w:author="Mohammad Nayeem Hasan" w:date="2023-01-27T16:50:00Z">
              <w:tcPr>
                <w:tcW w:w="477" w:type="pct"/>
                <w:gridSpan w:val="2"/>
                <w:vAlign w:val="center"/>
              </w:tcPr>
            </w:tcPrChange>
          </w:tcPr>
          <w:p w14:paraId="2ED14CBC" w14:textId="77777777" w:rsidR="004D458D" w:rsidRPr="00C60F95" w:rsidRDefault="004D458D" w:rsidP="004D458D">
            <w:pPr>
              <w:rPr>
                <w:ins w:id="12000" w:author="Mohammad Nayeem Hasan" w:date="2023-01-21T00:38:00Z"/>
                <w:rFonts w:ascii="Times New Roman" w:hAnsi="Times New Roman" w:cs="Times New Roman"/>
                <w:b/>
                <w:bCs/>
                <w:sz w:val="20"/>
                <w:szCs w:val="20"/>
                <w:rPrChange w:id="12001" w:author="Mohammad Nayeem Hasan" w:date="2023-01-21T03:17:00Z">
                  <w:rPr>
                    <w:ins w:id="12002" w:author="Mohammad Nayeem Hasan" w:date="2023-01-21T00:38:00Z"/>
                    <w:rFonts w:ascii="Times New Roman" w:hAnsi="Times New Roman" w:cs="Times New Roman"/>
                    <w:b/>
                    <w:bCs/>
                    <w:sz w:val="24"/>
                    <w:szCs w:val="24"/>
                  </w:rPr>
                </w:rPrChange>
              </w:rPr>
              <w:pPrChange w:id="12003" w:author="Mohammad Nayeem Hasan" w:date="2023-01-21T14:56:00Z">
                <w:pPr>
                  <w:jc w:val="both"/>
                </w:pPr>
              </w:pPrChange>
            </w:pPr>
            <w:ins w:id="12004" w:author="Mohammad Nayeem Hasan" w:date="2023-01-21T00:38:00Z">
              <w:r w:rsidRPr="00C60F95">
                <w:rPr>
                  <w:rFonts w:ascii="Times New Roman" w:hAnsi="Times New Roman" w:cs="Times New Roman"/>
                  <w:b/>
                  <w:bCs/>
                  <w:sz w:val="20"/>
                  <w:szCs w:val="20"/>
                  <w:rPrChange w:id="12005" w:author="Mohammad Nayeem Hasan" w:date="2023-01-21T03:17:00Z">
                    <w:rPr>
                      <w:rFonts w:ascii="Times New Roman" w:hAnsi="Times New Roman" w:cs="Times New Roman"/>
                      <w:b/>
                      <w:bCs/>
                      <w:sz w:val="24"/>
                      <w:szCs w:val="24"/>
                    </w:rPr>
                  </w:rPrChange>
                </w:rPr>
                <w:t>&lt;0.001</w:t>
              </w:r>
            </w:ins>
          </w:p>
        </w:tc>
      </w:tr>
      <w:tr w:rsidR="004D458D" w:rsidRPr="00C60F95" w14:paraId="0135F71F" w14:textId="77777777" w:rsidTr="00DE658B">
        <w:trPr>
          <w:trHeight w:val="138"/>
          <w:jc w:val="center"/>
          <w:ins w:id="12006" w:author="Mohammad Nayeem Hasan" w:date="2023-01-21T00:38:00Z"/>
          <w:trPrChange w:id="12007" w:author="Mohammad Nayeem Hasan" w:date="2023-01-27T16:50:00Z">
            <w:trPr>
              <w:trHeight w:val="138"/>
              <w:jc w:val="center"/>
            </w:trPr>
          </w:trPrChange>
        </w:trPr>
        <w:tc>
          <w:tcPr>
            <w:tcW w:w="881" w:type="pct"/>
            <w:vAlign w:val="center"/>
            <w:tcPrChange w:id="12008" w:author="Mohammad Nayeem Hasan" w:date="2023-01-27T16:50:00Z">
              <w:tcPr>
                <w:tcW w:w="881" w:type="pct"/>
                <w:vAlign w:val="center"/>
              </w:tcPr>
            </w:tcPrChange>
          </w:tcPr>
          <w:p w14:paraId="0B5F299D" w14:textId="77777777" w:rsidR="004D458D" w:rsidRPr="00C60F95" w:rsidRDefault="004D458D" w:rsidP="004D458D">
            <w:pPr>
              <w:rPr>
                <w:ins w:id="12009" w:author="Mohammad Nayeem Hasan" w:date="2023-01-21T00:38:00Z"/>
                <w:rFonts w:ascii="Times New Roman" w:hAnsi="Times New Roman" w:cs="Times New Roman"/>
                <w:sz w:val="20"/>
                <w:szCs w:val="20"/>
                <w:rPrChange w:id="12010" w:author="Mohammad Nayeem Hasan" w:date="2023-01-21T03:17:00Z">
                  <w:rPr>
                    <w:ins w:id="12011" w:author="Mohammad Nayeem Hasan" w:date="2023-01-21T00:38:00Z"/>
                    <w:rFonts w:ascii="Times New Roman" w:hAnsi="Times New Roman" w:cs="Times New Roman"/>
                    <w:sz w:val="24"/>
                    <w:szCs w:val="24"/>
                  </w:rPr>
                </w:rPrChange>
              </w:rPr>
              <w:pPrChange w:id="12012" w:author="Mohammad Nayeem Hasan" w:date="2023-01-21T14:56:00Z">
                <w:pPr>
                  <w:jc w:val="both"/>
                </w:pPr>
              </w:pPrChange>
            </w:pPr>
            <w:ins w:id="12013" w:author="Mohammad Nayeem Hasan" w:date="2023-01-21T00:38:00Z">
              <w:r w:rsidRPr="00C60F95">
                <w:rPr>
                  <w:rFonts w:ascii="Times New Roman" w:hAnsi="Times New Roman" w:cs="Times New Roman"/>
                  <w:sz w:val="20"/>
                  <w:szCs w:val="20"/>
                  <w:rPrChange w:id="12014" w:author="Mohammad Nayeem Hasan" w:date="2023-01-21T03:17:00Z">
                    <w:rPr>
                      <w:rFonts w:ascii="Times New Roman" w:hAnsi="Times New Roman" w:cs="Times New Roman"/>
                      <w:sz w:val="24"/>
                      <w:szCs w:val="24"/>
                    </w:rPr>
                  </w:rPrChange>
                </w:rPr>
                <w:t>Middle</w:t>
              </w:r>
            </w:ins>
          </w:p>
        </w:tc>
        <w:tc>
          <w:tcPr>
            <w:tcW w:w="854" w:type="pct"/>
            <w:vAlign w:val="center"/>
            <w:tcPrChange w:id="12015" w:author="Mohammad Nayeem Hasan" w:date="2023-01-27T16:50:00Z">
              <w:tcPr>
                <w:tcW w:w="851" w:type="pct"/>
                <w:vAlign w:val="center"/>
              </w:tcPr>
            </w:tcPrChange>
          </w:tcPr>
          <w:p w14:paraId="5CCC2CB2" w14:textId="52679F2E" w:rsidR="004D458D" w:rsidRPr="00C60F95" w:rsidRDefault="004D458D" w:rsidP="004D458D">
            <w:pPr>
              <w:rPr>
                <w:ins w:id="12016" w:author="Mohammad Nayeem Hasan" w:date="2023-01-21T00:38:00Z"/>
                <w:rFonts w:ascii="Times New Roman" w:hAnsi="Times New Roman" w:cs="Times New Roman"/>
                <w:sz w:val="20"/>
                <w:szCs w:val="20"/>
                <w:rPrChange w:id="12017" w:author="Mohammad Nayeem Hasan" w:date="2023-01-21T03:17:00Z">
                  <w:rPr>
                    <w:ins w:id="12018" w:author="Mohammad Nayeem Hasan" w:date="2023-01-21T00:38:00Z"/>
                    <w:rFonts w:ascii="Times New Roman" w:hAnsi="Times New Roman" w:cs="Times New Roman"/>
                    <w:sz w:val="24"/>
                    <w:szCs w:val="24"/>
                  </w:rPr>
                </w:rPrChange>
              </w:rPr>
              <w:pPrChange w:id="12019" w:author="Mohammad Nayeem Hasan" w:date="2023-01-21T14:56:00Z">
                <w:pPr>
                  <w:jc w:val="both"/>
                </w:pPr>
              </w:pPrChange>
            </w:pPr>
            <w:ins w:id="12020" w:author="Mohammad Nayeem Hasan" w:date="2023-01-21T00:38:00Z">
              <w:r w:rsidRPr="00C60F95">
                <w:rPr>
                  <w:rFonts w:ascii="Times New Roman" w:hAnsi="Times New Roman" w:cs="Times New Roman"/>
                  <w:sz w:val="20"/>
                  <w:szCs w:val="20"/>
                  <w:rPrChange w:id="12021" w:author="Mohammad Nayeem Hasan" w:date="2023-01-21T03:17:00Z">
                    <w:rPr>
                      <w:rFonts w:ascii="Times New Roman" w:hAnsi="Times New Roman" w:cs="Times New Roman"/>
                      <w:sz w:val="24"/>
                      <w:szCs w:val="24"/>
                    </w:rPr>
                  </w:rPrChange>
                </w:rPr>
                <w:t>1.16</w:t>
              </w:r>
            </w:ins>
            <w:ins w:id="12022" w:author="Mohammad Nayeem Hasan" w:date="2023-01-21T02:05:00Z">
              <w:r w:rsidRPr="00C60F95">
                <w:rPr>
                  <w:rFonts w:ascii="Times New Roman" w:hAnsi="Times New Roman" w:cs="Times New Roman"/>
                  <w:sz w:val="20"/>
                  <w:szCs w:val="20"/>
                  <w:rPrChange w:id="12023" w:author="Mohammad Nayeem Hasan" w:date="2023-01-21T03:17:00Z">
                    <w:rPr>
                      <w:rFonts w:ascii="Times New Roman" w:hAnsi="Times New Roman" w:cs="Times New Roman"/>
                      <w:sz w:val="24"/>
                      <w:szCs w:val="24"/>
                    </w:rPr>
                  </w:rPrChange>
                </w:rPr>
                <w:t xml:space="preserve"> (0.94, 1.43)</w:t>
              </w:r>
            </w:ins>
          </w:p>
        </w:tc>
        <w:tc>
          <w:tcPr>
            <w:tcW w:w="481" w:type="pct"/>
            <w:vAlign w:val="center"/>
            <w:tcPrChange w:id="12024" w:author="Mohammad Nayeem Hasan" w:date="2023-01-27T16:50:00Z">
              <w:tcPr>
                <w:tcW w:w="481" w:type="pct"/>
                <w:gridSpan w:val="3"/>
                <w:vAlign w:val="center"/>
              </w:tcPr>
            </w:tcPrChange>
          </w:tcPr>
          <w:p w14:paraId="4782CE7C" w14:textId="77777777" w:rsidR="004D458D" w:rsidRPr="00C60F95" w:rsidRDefault="004D458D" w:rsidP="004D458D">
            <w:pPr>
              <w:rPr>
                <w:ins w:id="12025" w:author="Mohammad Nayeem Hasan" w:date="2023-01-21T00:38:00Z"/>
                <w:rFonts w:ascii="Times New Roman" w:hAnsi="Times New Roman" w:cs="Times New Roman"/>
                <w:sz w:val="20"/>
                <w:szCs w:val="20"/>
                <w:rPrChange w:id="12026" w:author="Mohammad Nayeem Hasan" w:date="2023-01-21T03:17:00Z">
                  <w:rPr>
                    <w:ins w:id="12027" w:author="Mohammad Nayeem Hasan" w:date="2023-01-21T00:38:00Z"/>
                    <w:rFonts w:ascii="Times New Roman" w:hAnsi="Times New Roman" w:cs="Times New Roman"/>
                    <w:sz w:val="24"/>
                    <w:szCs w:val="24"/>
                  </w:rPr>
                </w:rPrChange>
              </w:rPr>
              <w:pPrChange w:id="12028" w:author="Mohammad Nayeem Hasan" w:date="2023-01-21T14:56:00Z">
                <w:pPr>
                  <w:jc w:val="both"/>
                </w:pPr>
              </w:pPrChange>
            </w:pPr>
            <w:ins w:id="12029" w:author="Mohammad Nayeem Hasan" w:date="2023-01-21T00:38:00Z">
              <w:r w:rsidRPr="00C60F95">
                <w:rPr>
                  <w:rFonts w:ascii="Times New Roman" w:hAnsi="Times New Roman" w:cs="Times New Roman"/>
                  <w:sz w:val="20"/>
                  <w:szCs w:val="20"/>
                  <w:rPrChange w:id="12030" w:author="Mohammad Nayeem Hasan" w:date="2023-01-21T03:17:00Z">
                    <w:rPr>
                      <w:rFonts w:ascii="Times New Roman" w:hAnsi="Times New Roman" w:cs="Times New Roman"/>
                      <w:sz w:val="24"/>
                      <w:szCs w:val="24"/>
                    </w:rPr>
                  </w:rPrChange>
                </w:rPr>
                <w:t>0.164</w:t>
              </w:r>
            </w:ins>
          </w:p>
        </w:tc>
        <w:tc>
          <w:tcPr>
            <w:tcW w:w="818" w:type="pct"/>
            <w:vAlign w:val="center"/>
            <w:tcPrChange w:id="12031" w:author="Mohammad Nayeem Hasan" w:date="2023-01-27T16:50:00Z">
              <w:tcPr>
                <w:tcW w:w="818" w:type="pct"/>
                <w:gridSpan w:val="2"/>
                <w:vAlign w:val="center"/>
              </w:tcPr>
            </w:tcPrChange>
          </w:tcPr>
          <w:p w14:paraId="003854DA" w14:textId="6B820F08" w:rsidR="004D458D" w:rsidRPr="00C60F95" w:rsidRDefault="004D458D" w:rsidP="004D458D">
            <w:pPr>
              <w:rPr>
                <w:ins w:id="12032" w:author="Mohammad Nayeem Hasan" w:date="2023-01-21T00:38:00Z"/>
                <w:rFonts w:ascii="Times New Roman" w:hAnsi="Times New Roman" w:cs="Times New Roman"/>
                <w:sz w:val="20"/>
                <w:szCs w:val="20"/>
                <w:rPrChange w:id="12033" w:author="Mohammad Nayeem Hasan" w:date="2023-01-21T03:17:00Z">
                  <w:rPr>
                    <w:ins w:id="12034" w:author="Mohammad Nayeem Hasan" w:date="2023-01-21T00:38:00Z"/>
                    <w:rFonts w:ascii="Times New Roman" w:hAnsi="Times New Roman" w:cs="Times New Roman"/>
                    <w:sz w:val="24"/>
                    <w:szCs w:val="24"/>
                  </w:rPr>
                </w:rPrChange>
              </w:rPr>
              <w:pPrChange w:id="12035" w:author="Mohammad Nayeem Hasan" w:date="2023-01-21T14:56:00Z">
                <w:pPr>
                  <w:jc w:val="both"/>
                </w:pPr>
              </w:pPrChange>
            </w:pPr>
            <w:ins w:id="12036" w:author="Mohammad Nayeem Hasan" w:date="2023-01-21T00:38:00Z">
              <w:r w:rsidRPr="00C60F95">
                <w:rPr>
                  <w:rFonts w:ascii="Times New Roman" w:hAnsi="Times New Roman" w:cs="Times New Roman"/>
                  <w:sz w:val="20"/>
                  <w:szCs w:val="20"/>
                  <w:rPrChange w:id="12037" w:author="Mohammad Nayeem Hasan" w:date="2023-01-21T03:17:00Z">
                    <w:rPr>
                      <w:rFonts w:ascii="Times New Roman" w:hAnsi="Times New Roman" w:cs="Times New Roman"/>
                      <w:sz w:val="24"/>
                      <w:szCs w:val="24"/>
                    </w:rPr>
                  </w:rPrChange>
                </w:rPr>
                <w:t>0.83</w:t>
              </w:r>
            </w:ins>
            <w:ins w:id="12038" w:author="Mohammad Nayeem Hasan" w:date="2023-01-21T02:17:00Z">
              <w:r w:rsidRPr="00C60F95">
                <w:rPr>
                  <w:rFonts w:ascii="Times New Roman" w:hAnsi="Times New Roman" w:cs="Times New Roman"/>
                  <w:sz w:val="20"/>
                  <w:szCs w:val="20"/>
                  <w:rPrChange w:id="12039" w:author="Mohammad Nayeem Hasan" w:date="2023-01-21T03:17:00Z">
                    <w:rPr>
                      <w:rFonts w:ascii="Times New Roman" w:hAnsi="Times New Roman" w:cs="Times New Roman"/>
                      <w:sz w:val="24"/>
                      <w:szCs w:val="24"/>
                    </w:rPr>
                  </w:rPrChange>
                </w:rPr>
                <w:t xml:space="preserve"> (0.59, 1.17)</w:t>
              </w:r>
            </w:ins>
          </w:p>
        </w:tc>
        <w:tc>
          <w:tcPr>
            <w:tcW w:w="481" w:type="pct"/>
            <w:vAlign w:val="center"/>
            <w:tcPrChange w:id="12040" w:author="Mohammad Nayeem Hasan" w:date="2023-01-27T16:50:00Z">
              <w:tcPr>
                <w:tcW w:w="481" w:type="pct"/>
                <w:gridSpan w:val="2"/>
                <w:vAlign w:val="center"/>
              </w:tcPr>
            </w:tcPrChange>
          </w:tcPr>
          <w:p w14:paraId="21D154D2" w14:textId="77777777" w:rsidR="004D458D" w:rsidRPr="00C60F95" w:rsidRDefault="004D458D" w:rsidP="004D458D">
            <w:pPr>
              <w:rPr>
                <w:ins w:id="12041" w:author="Mohammad Nayeem Hasan" w:date="2023-01-21T00:38:00Z"/>
                <w:rFonts w:ascii="Times New Roman" w:hAnsi="Times New Roman" w:cs="Times New Roman"/>
                <w:sz w:val="20"/>
                <w:szCs w:val="20"/>
                <w:rPrChange w:id="12042" w:author="Mohammad Nayeem Hasan" w:date="2023-01-21T03:17:00Z">
                  <w:rPr>
                    <w:ins w:id="12043" w:author="Mohammad Nayeem Hasan" w:date="2023-01-21T00:38:00Z"/>
                    <w:rFonts w:ascii="Times New Roman" w:hAnsi="Times New Roman" w:cs="Times New Roman"/>
                    <w:sz w:val="24"/>
                    <w:szCs w:val="24"/>
                  </w:rPr>
                </w:rPrChange>
              </w:rPr>
              <w:pPrChange w:id="12044" w:author="Mohammad Nayeem Hasan" w:date="2023-01-21T14:56:00Z">
                <w:pPr>
                  <w:jc w:val="both"/>
                </w:pPr>
              </w:pPrChange>
            </w:pPr>
            <w:ins w:id="12045" w:author="Mohammad Nayeem Hasan" w:date="2023-01-21T00:38:00Z">
              <w:r w:rsidRPr="00C60F95">
                <w:rPr>
                  <w:rFonts w:ascii="Times New Roman" w:hAnsi="Times New Roman" w:cs="Times New Roman"/>
                  <w:sz w:val="20"/>
                  <w:szCs w:val="20"/>
                  <w:rPrChange w:id="12046" w:author="Mohammad Nayeem Hasan" w:date="2023-01-21T03:17:00Z">
                    <w:rPr>
                      <w:rFonts w:ascii="Times New Roman" w:hAnsi="Times New Roman" w:cs="Times New Roman"/>
                      <w:sz w:val="24"/>
                      <w:szCs w:val="24"/>
                    </w:rPr>
                  </w:rPrChange>
                </w:rPr>
                <w:t>0.303</w:t>
              </w:r>
            </w:ins>
          </w:p>
        </w:tc>
        <w:tc>
          <w:tcPr>
            <w:tcW w:w="1012" w:type="pct"/>
            <w:tcBorders>
              <w:top w:val="single" w:sz="4" w:space="0" w:color="auto"/>
              <w:left w:val="nil"/>
              <w:bottom w:val="single" w:sz="4" w:space="0" w:color="auto"/>
              <w:right w:val="nil"/>
            </w:tcBorders>
            <w:shd w:val="clear" w:color="auto" w:fill="auto"/>
            <w:vAlign w:val="bottom"/>
            <w:tcPrChange w:id="12047" w:author="Mohammad Nayeem Hasan" w:date="2023-01-27T16:50:00Z">
              <w:tcPr>
                <w:tcW w:w="1012" w:type="pct"/>
                <w:gridSpan w:val="3"/>
                <w:tcBorders>
                  <w:top w:val="single" w:sz="4" w:space="0" w:color="auto"/>
                  <w:left w:val="nil"/>
                  <w:bottom w:val="single" w:sz="4" w:space="0" w:color="auto"/>
                  <w:right w:val="nil"/>
                </w:tcBorders>
                <w:shd w:val="clear" w:color="auto" w:fill="auto"/>
                <w:vAlign w:val="bottom"/>
              </w:tcPr>
            </w:tcPrChange>
          </w:tcPr>
          <w:p w14:paraId="76AFB599" w14:textId="0926CEC1" w:rsidR="004D458D" w:rsidRPr="00C60F95" w:rsidRDefault="004D458D" w:rsidP="004D458D">
            <w:pPr>
              <w:rPr>
                <w:ins w:id="12048" w:author="Mohammad Nayeem Hasan" w:date="2023-01-21T00:38:00Z"/>
                <w:rFonts w:ascii="Times New Roman" w:hAnsi="Times New Roman" w:cs="Times New Roman"/>
                <w:sz w:val="20"/>
                <w:szCs w:val="20"/>
                <w:rPrChange w:id="12049" w:author="Mohammad Nayeem Hasan" w:date="2023-01-21T03:17:00Z">
                  <w:rPr>
                    <w:ins w:id="12050" w:author="Mohammad Nayeem Hasan" w:date="2023-01-21T00:38:00Z"/>
                    <w:rFonts w:ascii="Times New Roman" w:hAnsi="Times New Roman" w:cs="Times New Roman"/>
                    <w:sz w:val="24"/>
                    <w:szCs w:val="24"/>
                  </w:rPr>
                </w:rPrChange>
              </w:rPr>
              <w:pPrChange w:id="12051" w:author="Mohammad Nayeem Hasan" w:date="2023-01-21T14:56:00Z">
                <w:pPr>
                  <w:jc w:val="both"/>
                </w:pPr>
              </w:pPrChange>
            </w:pPr>
            <w:ins w:id="12052" w:author="Mohammad Nayeem Hasan" w:date="2023-01-21T00:38:00Z">
              <w:r w:rsidRPr="00C60F95">
                <w:rPr>
                  <w:rFonts w:ascii="Times New Roman" w:hAnsi="Times New Roman" w:cs="Times New Roman"/>
                  <w:sz w:val="20"/>
                  <w:szCs w:val="20"/>
                  <w:rPrChange w:id="12053" w:author="Mohammad Nayeem Hasan" w:date="2023-01-21T03:17:00Z">
                    <w:rPr>
                      <w:rFonts w:ascii="Times New Roman" w:hAnsi="Times New Roman" w:cs="Times New Roman"/>
                      <w:sz w:val="24"/>
                      <w:szCs w:val="24"/>
                    </w:rPr>
                  </w:rPrChange>
                </w:rPr>
                <w:t>1.11</w:t>
              </w:r>
            </w:ins>
            <w:ins w:id="12054" w:author="Mohammad Nayeem Hasan" w:date="2023-01-21T02:44:00Z">
              <w:r w:rsidRPr="00C60F95">
                <w:rPr>
                  <w:rFonts w:ascii="Times New Roman" w:hAnsi="Times New Roman" w:cs="Times New Roman"/>
                  <w:sz w:val="20"/>
                  <w:szCs w:val="20"/>
                  <w:rPrChange w:id="12055" w:author="Mohammad Nayeem Hasan" w:date="2023-01-21T03:17:00Z">
                    <w:rPr>
                      <w:rFonts w:ascii="Times New Roman" w:hAnsi="Times New Roman" w:cs="Times New Roman"/>
                      <w:sz w:val="24"/>
                      <w:szCs w:val="24"/>
                    </w:rPr>
                  </w:rPrChange>
                </w:rPr>
                <w:t xml:space="preserve"> (0.90, 1.37)</w:t>
              </w:r>
            </w:ins>
          </w:p>
        </w:tc>
        <w:tc>
          <w:tcPr>
            <w:tcW w:w="473" w:type="pct"/>
            <w:vAlign w:val="center"/>
            <w:tcPrChange w:id="12056" w:author="Mohammad Nayeem Hasan" w:date="2023-01-27T16:50:00Z">
              <w:tcPr>
                <w:tcW w:w="477" w:type="pct"/>
                <w:gridSpan w:val="2"/>
                <w:vAlign w:val="center"/>
              </w:tcPr>
            </w:tcPrChange>
          </w:tcPr>
          <w:p w14:paraId="3D711419" w14:textId="77777777" w:rsidR="004D458D" w:rsidRPr="00C60F95" w:rsidRDefault="004D458D" w:rsidP="004D458D">
            <w:pPr>
              <w:rPr>
                <w:ins w:id="12057" w:author="Mohammad Nayeem Hasan" w:date="2023-01-21T00:38:00Z"/>
                <w:rFonts w:ascii="Times New Roman" w:hAnsi="Times New Roman" w:cs="Times New Roman"/>
                <w:sz w:val="20"/>
                <w:szCs w:val="20"/>
                <w:rPrChange w:id="12058" w:author="Mohammad Nayeem Hasan" w:date="2023-01-21T03:17:00Z">
                  <w:rPr>
                    <w:ins w:id="12059" w:author="Mohammad Nayeem Hasan" w:date="2023-01-21T00:38:00Z"/>
                    <w:rFonts w:ascii="Times New Roman" w:hAnsi="Times New Roman" w:cs="Times New Roman"/>
                    <w:sz w:val="24"/>
                    <w:szCs w:val="24"/>
                  </w:rPr>
                </w:rPrChange>
              </w:rPr>
              <w:pPrChange w:id="12060" w:author="Mohammad Nayeem Hasan" w:date="2023-01-21T14:56:00Z">
                <w:pPr>
                  <w:jc w:val="both"/>
                </w:pPr>
              </w:pPrChange>
            </w:pPr>
            <w:ins w:id="12061" w:author="Mohammad Nayeem Hasan" w:date="2023-01-21T00:38:00Z">
              <w:r w:rsidRPr="00C60F95">
                <w:rPr>
                  <w:rFonts w:ascii="Times New Roman" w:hAnsi="Times New Roman" w:cs="Times New Roman"/>
                  <w:sz w:val="20"/>
                  <w:szCs w:val="20"/>
                  <w:rPrChange w:id="12062" w:author="Mohammad Nayeem Hasan" w:date="2023-01-21T03:17:00Z">
                    <w:rPr>
                      <w:rFonts w:ascii="Times New Roman" w:hAnsi="Times New Roman" w:cs="Times New Roman"/>
                      <w:sz w:val="24"/>
                      <w:szCs w:val="24"/>
                    </w:rPr>
                  </w:rPrChange>
                </w:rPr>
                <w:t>0.347</w:t>
              </w:r>
            </w:ins>
          </w:p>
        </w:tc>
      </w:tr>
      <w:tr w:rsidR="004D458D" w:rsidRPr="00C60F95" w14:paraId="7A8F8E43" w14:textId="77777777" w:rsidTr="00DE658B">
        <w:trPr>
          <w:trHeight w:val="138"/>
          <w:jc w:val="center"/>
          <w:ins w:id="12063" w:author="Mohammad Nayeem Hasan" w:date="2023-01-21T00:38:00Z"/>
          <w:trPrChange w:id="12064" w:author="Mohammad Nayeem Hasan" w:date="2023-01-27T16:50:00Z">
            <w:trPr>
              <w:trHeight w:val="138"/>
              <w:jc w:val="center"/>
            </w:trPr>
          </w:trPrChange>
        </w:trPr>
        <w:tc>
          <w:tcPr>
            <w:tcW w:w="881" w:type="pct"/>
            <w:vAlign w:val="center"/>
            <w:tcPrChange w:id="12065" w:author="Mohammad Nayeem Hasan" w:date="2023-01-27T16:50:00Z">
              <w:tcPr>
                <w:tcW w:w="881" w:type="pct"/>
                <w:vAlign w:val="center"/>
              </w:tcPr>
            </w:tcPrChange>
          </w:tcPr>
          <w:p w14:paraId="09FB5670" w14:textId="77777777" w:rsidR="004D458D" w:rsidRPr="00C60F95" w:rsidRDefault="004D458D" w:rsidP="004D458D">
            <w:pPr>
              <w:rPr>
                <w:ins w:id="12066" w:author="Mohammad Nayeem Hasan" w:date="2023-01-21T00:38:00Z"/>
                <w:rFonts w:ascii="Times New Roman" w:hAnsi="Times New Roman" w:cs="Times New Roman"/>
                <w:sz w:val="20"/>
                <w:szCs w:val="20"/>
                <w:rPrChange w:id="12067" w:author="Mohammad Nayeem Hasan" w:date="2023-01-21T03:17:00Z">
                  <w:rPr>
                    <w:ins w:id="12068" w:author="Mohammad Nayeem Hasan" w:date="2023-01-21T00:38:00Z"/>
                    <w:rFonts w:ascii="Times New Roman" w:hAnsi="Times New Roman" w:cs="Times New Roman"/>
                    <w:sz w:val="24"/>
                    <w:szCs w:val="24"/>
                  </w:rPr>
                </w:rPrChange>
              </w:rPr>
              <w:pPrChange w:id="12069" w:author="Mohammad Nayeem Hasan" w:date="2023-01-21T14:56:00Z">
                <w:pPr>
                  <w:jc w:val="both"/>
                </w:pPr>
              </w:pPrChange>
            </w:pPr>
            <w:ins w:id="12070" w:author="Mohammad Nayeem Hasan" w:date="2023-01-21T00:38:00Z">
              <w:r w:rsidRPr="00C60F95">
                <w:rPr>
                  <w:rFonts w:ascii="Times New Roman" w:hAnsi="Times New Roman" w:cs="Times New Roman"/>
                  <w:sz w:val="20"/>
                  <w:szCs w:val="20"/>
                  <w:rPrChange w:id="12071" w:author="Mohammad Nayeem Hasan" w:date="2023-01-21T03:17:00Z">
                    <w:rPr>
                      <w:rFonts w:ascii="Times New Roman" w:hAnsi="Times New Roman" w:cs="Times New Roman"/>
                      <w:sz w:val="24"/>
                      <w:szCs w:val="24"/>
                    </w:rPr>
                  </w:rPrChange>
                </w:rPr>
                <w:t>Rich</w:t>
              </w:r>
            </w:ins>
          </w:p>
        </w:tc>
        <w:tc>
          <w:tcPr>
            <w:tcW w:w="854" w:type="pct"/>
            <w:vAlign w:val="center"/>
            <w:tcPrChange w:id="12072" w:author="Mohammad Nayeem Hasan" w:date="2023-01-27T16:50:00Z">
              <w:tcPr>
                <w:tcW w:w="851" w:type="pct"/>
                <w:vAlign w:val="center"/>
              </w:tcPr>
            </w:tcPrChange>
          </w:tcPr>
          <w:p w14:paraId="0A2FCB07" w14:textId="482045FA" w:rsidR="004D458D" w:rsidRPr="00C60F95" w:rsidRDefault="004D458D" w:rsidP="004D458D">
            <w:pPr>
              <w:rPr>
                <w:ins w:id="12073" w:author="Mohammad Nayeem Hasan" w:date="2023-01-21T00:38:00Z"/>
                <w:rFonts w:ascii="Times New Roman" w:hAnsi="Times New Roman" w:cs="Times New Roman"/>
                <w:sz w:val="20"/>
                <w:szCs w:val="20"/>
                <w:rPrChange w:id="12074" w:author="Mohammad Nayeem Hasan" w:date="2023-01-21T03:17:00Z">
                  <w:rPr>
                    <w:ins w:id="12075" w:author="Mohammad Nayeem Hasan" w:date="2023-01-21T00:38:00Z"/>
                    <w:rFonts w:ascii="Times New Roman" w:hAnsi="Times New Roman" w:cs="Times New Roman"/>
                    <w:sz w:val="24"/>
                    <w:szCs w:val="24"/>
                  </w:rPr>
                </w:rPrChange>
              </w:rPr>
              <w:pPrChange w:id="12076" w:author="Mohammad Nayeem Hasan" w:date="2023-01-21T14:56:00Z">
                <w:pPr>
                  <w:jc w:val="both"/>
                </w:pPr>
              </w:pPrChange>
            </w:pPr>
            <w:ins w:id="12077" w:author="Mohammad Nayeem Hasan" w:date="2023-01-21T00:38:00Z">
              <w:r w:rsidRPr="00C60F95">
                <w:rPr>
                  <w:rFonts w:ascii="Times New Roman" w:hAnsi="Times New Roman" w:cs="Times New Roman"/>
                  <w:sz w:val="20"/>
                  <w:szCs w:val="20"/>
                  <w:rPrChange w:id="12078" w:author="Mohammad Nayeem Hasan" w:date="2023-01-21T03:17:00Z">
                    <w:rPr>
                      <w:rFonts w:ascii="Times New Roman" w:hAnsi="Times New Roman" w:cs="Times New Roman"/>
                      <w:sz w:val="24"/>
                      <w:szCs w:val="24"/>
                    </w:rPr>
                  </w:rPrChange>
                </w:rPr>
                <w:t>0.89</w:t>
              </w:r>
            </w:ins>
            <w:ins w:id="12079" w:author="Mohammad Nayeem Hasan" w:date="2023-01-21T02:05:00Z">
              <w:r w:rsidRPr="00C60F95">
                <w:rPr>
                  <w:rFonts w:ascii="Times New Roman" w:hAnsi="Times New Roman" w:cs="Times New Roman"/>
                  <w:sz w:val="20"/>
                  <w:szCs w:val="20"/>
                  <w:rPrChange w:id="12080" w:author="Mohammad Nayeem Hasan" w:date="2023-01-21T03:17:00Z">
                    <w:rPr>
                      <w:rFonts w:ascii="Times New Roman" w:hAnsi="Times New Roman" w:cs="Times New Roman"/>
                      <w:sz w:val="24"/>
                      <w:szCs w:val="24"/>
                    </w:rPr>
                  </w:rPrChange>
                </w:rPr>
                <w:t xml:space="preserve"> (0.71, 1.12)</w:t>
              </w:r>
            </w:ins>
          </w:p>
        </w:tc>
        <w:tc>
          <w:tcPr>
            <w:tcW w:w="481" w:type="pct"/>
            <w:vAlign w:val="center"/>
            <w:tcPrChange w:id="12081" w:author="Mohammad Nayeem Hasan" w:date="2023-01-27T16:50:00Z">
              <w:tcPr>
                <w:tcW w:w="481" w:type="pct"/>
                <w:gridSpan w:val="3"/>
                <w:vAlign w:val="center"/>
              </w:tcPr>
            </w:tcPrChange>
          </w:tcPr>
          <w:p w14:paraId="34F7CB40" w14:textId="77777777" w:rsidR="004D458D" w:rsidRPr="00C60F95" w:rsidRDefault="004D458D" w:rsidP="004D458D">
            <w:pPr>
              <w:rPr>
                <w:ins w:id="12082" w:author="Mohammad Nayeem Hasan" w:date="2023-01-21T00:38:00Z"/>
                <w:rFonts w:ascii="Times New Roman" w:hAnsi="Times New Roman" w:cs="Times New Roman"/>
                <w:sz w:val="20"/>
                <w:szCs w:val="20"/>
                <w:rPrChange w:id="12083" w:author="Mohammad Nayeem Hasan" w:date="2023-01-21T03:17:00Z">
                  <w:rPr>
                    <w:ins w:id="12084" w:author="Mohammad Nayeem Hasan" w:date="2023-01-21T00:38:00Z"/>
                    <w:rFonts w:ascii="Times New Roman" w:hAnsi="Times New Roman" w:cs="Times New Roman"/>
                    <w:sz w:val="24"/>
                    <w:szCs w:val="24"/>
                  </w:rPr>
                </w:rPrChange>
              </w:rPr>
              <w:pPrChange w:id="12085" w:author="Mohammad Nayeem Hasan" w:date="2023-01-21T14:56:00Z">
                <w:pPr>
                  <w:jc w:val="both"/>
                </w:pPr>
              </w:pPrChange>
            </w:pPr>
            <w:ins w:id="12086" w:author="Mohammad Nayeem Hasan" w:date="2023-01-21T00:38:00Z">
              <w:r w:rsidRPr="00C60F95">
                <w:rPr>
                  <w:rFonts w:ascii="Times New Roman" w:hAnsi="Times New Roman" w:cs="Times New Roman"/>
                  <w:sz w:val="20"/>
                  <w:szCs w:val="20"/>
                  <w:rPrChange w:id="12087" w:author="Mohammad Nayeem Hasan" w:date="2023-01-21T03:17:00Z">
                    <w:rPr>
                      <w:rFonts w:ascii="Times New Roman" w:hAnsi="Times New Roman" w:cs="Times New Roman"/>
                      <w:sz w:val="24"/>
                      <w:szCs w:val="24"/>
                    </w:rPr>
                  </w:rPrChange>
                </w:rPr>
                <w:t>0.322</w:t>
              </w:r>
            </w:ins>
          </w:p>
        </w:tc>
        <w:tc>
          <w:tcPr>
            <w:tcW w:w="818" w:type="pct"/>
            <w:vAlign w:val="center"/>
            <w:tcPrChange w:id="12088" w:author="Mohammad Nayeem Hasan" w:date="2023-01-27T16:50:00Z">
              <w:tcPr>
                <w:tcW w:w="818" w:type="pct"/>
                <w:gridSpan w:val="2"/>
                <w:vAlign w:val="center"/>
              </w:tcPr>
            </w:tcPrChange>
          </w:tcPr>
          <w:p w14:paraId="213D2C0C" w14:textId="19172535" w:rsidR="004D458D" w:rsidRPr="00C60F95" w:rsidRDefault="004D458D" w:rsidP="004D458D">
            <w:pPr>
              <w:rPr>
                <w:ins w:id="12089" w:author="Mohammad Nayeem Hasan" w:date="2023-01-21T00:38:00Z"/>
                <w:rFonts w:ascii="Times New Roman" w:hAnsi="Times New Roman" w:cs="Times New Roman"/>
                <w:sz w:val="20"/>
                <w:szCs w:val="20"/>
                <w:rPrChange w:id="12090" w:author="Mohammad Nayeem Hasan" w:date="2023-01-21T03:17:00Z">
                  <w:rPr>
                    <w:ins w:id="12091" w:author="Mohammad Nayeem Hasan" w:date="2023-01-21T00:38:00Z"/>
                    <w:rFonts w:ascii="Times New Roman" w:hAnsi="Times New Roman" w:cs="Times New Roman"/>
                    <w:sz w:val="24"/>
                    <w:szCs w:val="24"/>
                  </w:rPr>
                </w:rPrChange>
              </w:rPr>
              <w:pPrChange w:id="12092" w:author="Mohammad Nayeem Hasan" w:date="2023-01-21T14:56:00Z">
                <w:pPr>
                  <w:jc w:val="both"/>
                </w:pPr>
              </w:pPrChange>
            </w:pPr>
            <w:ins w:id="12093" w:author="Mohammad Nayeem Hasan" w:date="2023-01-21T00:38:00Z">
              <w:r w:rsidRPr="00C60F95">
                <w:rPr>
                  <w:rFonts w:ascii="Times New Roman" w:hAnsi="Times New Roman" w:cs="Times New Roman"/>
                  <w:sz w:val="20"/>
                  <w:szCs w:val="20"/>
                  <w:rPrChange w:id="12094" w:author="Mohammad Nayeem Hasan" w:date="2023-01-21T03:17:00Z">
                    <w:rPr>
                      <w:rFonts w:ascii="Times New Roman" w:hAnsi="Times New Roman" w:cs="Times New Roman"/>
                      <w:sz w:val="24"/>
                      <w:szCs w:val="24"/>
                    </w:rPr>
                  </w:rPrChange>
                </w:rPr>
                <w:t>0.92</w:t>
              </w:r>
            </w:ins>
            <w:ins w:id="12095" w:author="Mohammad Nayeem Hasan" w:date="2023-01-21T02:17:00Z">
              <w:r w:rsidRPr="00C60F95">
                <w:rPr>
                  <w:rFonts w:ascii="Times New Roman" w:hAnsi="Times New Roman" w:cs="Times New Roman"/>
                  <w:sz w:val="20"/>
                  <w:szCs w:val="20"/>
                  <w:rPrChange w:id="12096" w:author="Mohammad Nayeem Hasan" w:date="2023-01-21T03:17:00Z">
                    <w:rPr>
                      <w:rFonts w:ascii="Times New Roman" w:hAnsi="Times New Roman" w:cs="Times New Roman"/>
                      <w:sz w:val="24"/>
                      <w:szCs w:val="24"/>
                    </w:rPr>
                  </w:rPrChange>
                </w:rPr>
                <w:t xml:space="preserve"> (0.65, 1.32)</w:t>
              </w:r>
            </w:ins>
          </w:p>
        </w:tc>
        <w:tc>
          <w:tcPr>
            <w:tcW w:w="481" w:type="pct"/>
            <w:vAlign w:val="center"/>
            <w:tcPrChange w:id="12097" w:author="Mohammad Nayeem Hasan" w:date="2023-01-27T16:50:00Z">
              <w:tcPr>
                <w:tcW w:w="481" w:type="pct"/>
                <w:gridSpan w:val="2"/>
                <w:vAlign w:val="center"/>
              </w:tcPr>
            </w:tcPrChange>
          </w:tcPr>
          <w:p w14:paraId="2CAEF3D7" w14:textId="77777777" w:rsidR="004D458D" w:rsidRPr="00C60F95" w:rsidRDefault="004D458D" w:rsidP="004D458D">
            <w:pPr>
              <w:rPr>
                <w:ins w:id="12098" w:author="Mohammad Nayeem Hasan" w:date="2023-01-21T00:38:00Z"/>
                <w:rFonts w:ascii="Times New Roman" w:hAnsi="Times New Roman" w:cs="Times New Roman"/>
                <w:sz w:val="20"/>
                <w:szCs w:val="20"/>
                <w:rPrChange w:id="12099" w:author="Mohammad Nayeem Hasan" w:date="2023-01-21T03:17:00Z">
                  <w:rPr>
                    <w:ins w:id="12100" w:author="Mohammad Nayeem Hasan" w:date="2023-01-21T00:38:00Z"/>
                    <w:rFonts w:ascii="Times New Roman" w:hAnsi="Times New Roman" w:cs="Times New Roman"/>
                    <w:sz w:val="24"/>
                    <w:szCs w:val="24"/>
                  </w:rPr>
                </w:rPrChange>
              </w:rPr>
              <w:pPrChange w:id="12101" w:author="Mohammad Nayeem Hasan" w:date="2023-01-21T14:56:00Z">
                <w:pPr>
                  <w:jc w:val="both"/>
                </w:pPr>
              </w:pPrChange>
            </w:pPr>
            <w:ins w:id="12102" w:author="Mohammad Nayeem Hasan" w:date="2023-01-21T00:38:00Z">
              <w:r w:rsidRPr="00C60F95">
                <w:rPr>
                  <w:rFonts w:ascii="Times New Roman" w:hAnsi="Times New Roman" w:cs="Times New Roman"/>
                  <w:sz w:val="20"/>
                  <w:szCs w:val="20"/>
                  <w:rPrChange w:id="12103" w:author="Mohammad Nayeem Hasan" w:date="2023-01-21T03:17:00Z">
                    <w:rPr>
                      <w:rFonts w:ascii="Times New Roman" w:hAnsi="Times New Roman" w:cs="Times New Roman"/>
                      <w:sz w:val="24"/>
                      <w:szCs w:val="24"/>
                    </w:rPr>
                  </w:rPrChange>
                </w:rPr>
                <w:t>0.666</w:t>
              </w:r>
            </w:ins>
          </w:p>
        </w:tc>
        <w:tc>
          <w:tcPr>
            <w:tcW w:w="1012" w:type="pct"/>
            <w:tcBorders>
              <w:top w:val="single" w:sz="4" w:space="0" w:color="auto"/>
              <w:left w:val="nil"/>
              <w:bottom w:val="single" w:sz="4" w:space="0" w:color="auto"/>
              <w:right w:val="nil"/>
            </w:tcBorders>
            <w:shd w:val="clear" w:color="auto" w:fill="auto"/>
            <w:vAlign w:val="bottom"/>
            <w:tcPrChange w:id="12104" w:author="Mohammad Nayeem Hasan" w:date="2023-01-27T16:50:00Z">
              <w:tcPr>
                <w:tcW w:w="1012" w:type="pct"/>
                <w:gridSpan w:val="3"/>
                <w:tcBorders>
                  <w:top w:val="single" w:sz="4" w:space="0" w:color="auto"/>
                  <w:left w:val="nil"/>
                  <w:bottom w:val="single" w:sz="4" w:space="0" w:color="auto"/>
                  <w:right w:val="nil"/>
                </w:tcBorders>
                <w:shd w:val="clear" w:color="auto" w:fill="auto"/>
                <w:vAlign w:val="bottom"/>
              </w:tcPr>
            </w:tcPrChange>
          </w:tcPr>
          <w:p w14:paraId="4ECD3919" w14:textId="6B4D24E5" w:rsidR="004D458D" w:rsidRPr="00C60F95" w:rsidRDefault="004D458D" w:rsidP="004D458D">
            <w:pPr>
              <w:rPr>
                <w:ins w:id="12105" w:author="Mohammad Nayeem Hasan" w:date="2023-01-21T00:38:00Z"/>
                <w:rFonts w:ascii="Times New Roman" w:hAnsi="Times New Roman" w:cs="Times New Roman"/>
                <w:sz w:val="20"/>
                <w:szCs w:val="20"/>
                <w:rPrChange w:id="12106" w:author="Mohammad Nayeem Hasan" w:date="2023-01-21T03:17:00Z">
                  <w:rPr>
                    <w:ins w:id="12107" w:author="Mohammad Nayeem Hasan" w:date="2023-01-21T00:38:00Z"/>
                    <w:rFonts w:ascii="Times New Roman" w:hAnsi="Times New Roman" w:cs="Times New Roman"/>
                    <w:sz w:val="24"/>
                    <w:szCs w:val="24"/>
                  </w:rPr>
                </w:rPrChange>
              </w:rPr>
              <w:pPrChange w:id="12108" w:author="Mohammad Nayeem Hasan" w:date="2023-01-21T14:56:00Z">
                <w:pPr>
                  <w:jc w:val="both"/>
                </w:pPr>
              </w:pPrChange>
            </w:pPr>
            <w:ins w:id="12109" w:author="Mohammad Nayeem Hasan" w:date="2023-01-21T00:38:00Z">
              <w:r w:rsidRPr="00C60F95">
                <w:rPr>
                  <w:rFonts w:ascii="Times New Roman" w:hAnsi="Times New Roman" w:cs="Times New Roman"/>
                  <w:sz w:val="20"/>
                  <w:szCs w:val="20"/>
                  <w:rPrChange w:id="12110" w:author="Mohammad Nayeem Hasan" w:date="2023-01-21T03:17:00Z">
                    <w:rPr>
                      <w:rFonts w:ascii="Times New Roman" w:hAnsi="Times New Roman" w:cs="Times New Roman"/>
                      <w:sz w:val="24"/>
                      <w:szCs w:val="24"/>
                    </w:rPr>
                  </w:rPrChange>
                </w:rPr>
                <w:t>1.13</w:t>
              </w:r>
            </w:ins>
            <w:ins w:id="12111" w:author="Mohammad Nayeem Hasan" w:date="2023-01-21T02:43:00Z">
              <w:r w:rsidRPr="00C60F95">
                <w:rPr>
                  <w:rFonts w:ascii="Times New Roman" w:hAnsi="Times New Roman" w:cs="Times New Roman"/>
                  <w:sz w:val="20"/>
                  <w:szCs w:val="20"/>
                  <w:rPrChange w:id="12112" w:author="Mohammad Nayeem Hasan" w:date="2023-01-21T03:17:00Z">
                    <w:rPr>
                      <w:rFonts w:ascii="Times New Roman" w:hAnsi="Times New Roman" w:cs="Times New Roman"/>
                      <w:sz w:val="24"/>
                      <w:szCs w:val="24"/>
                    </w:rPr>
                  </w:rPrChange>
                </w:rPr>
                <w:t xml:space="preserve"> (0.91, 1.41)</w:t>
              </w:r>
            </w:ins>
          </w:p>
        </w:tc>
        <w:tc>
          <w:tcPr>
            <w:tcW w:w="473" w:type="pct"/>
            <w:vAlign w:val="center"/>
            <w:tcPrChange w:id="12113" w:author="Mohammad Nayeem Hasan" w:date="2023-01-27T16:50:00Z">
              <w:tcPr>
                <w:tcW w:w="477" w:type="pct"/>
                <w:gridSpan w:val="2"/>
                <w:vAlign w:val="center"/>
              </w:tcPr>
            </w:tcPrChange>
          </w:tcPr>
          <w:p w14:paraId="53624159" w14:textId="77777777" w:rsidR="004D458D" w:rsidRPr="00C60F95" w:rsidRDefault="004D458D" w:rsidP="004D458D">
            <w:pPr>
              <w:rPr>
                <w:ins w:id="12114" w:author="Mohammad Nayeem Hasan" w:date="2023-01-21T00:38:00Z"/>
                <w:rFonts w:ascii="Times New Roman" w:hAnsi="Times New Roman" w:cs="Times New Roman"/>
                <w:sz w:val="20"/>
                <w:szCs w:val="20"/>
                <w:rPrChange w:id="12115" w:author="Mohammad Nayeem Hasan" w:date="2023-01-21T03:17:00Z">
                  <w:rPr>
                    <w:ins w:id="12116" w:author="Mohammad Nayeem Hasan" w:date="2023-01-21T00:38:00Z"/>
                    <w:rFonts w:ascii="Times New Roman" w:hAnsi="Times New Roman" w:cs="Times New Roman"/>
                    <w:sz w:val="24"/>
                    <w:szCs w:val="24"/>
                  </w:rPr>
                </w:rPrChange>
              </w:rPr>
              <w:pPrChange w:id="12117" w:author="Mohammad Nayeem Hasan" w:date="2023-01-21T14:56:00Z">
                <w:pPr>
                  <w:jc w:val="both"/>
                </w:pPr>
              </w:pPrChange>
            </w:pPr>
            <w:ins w:id="12118" w:author="Mohammad Nayeem Hasan" w:date="2023-01-21T00:38:00Z">
              <w:r w:rsidRPr="00C60F95">
                <w:rPr>
                  <w:rFonts w:ascii="Times New Roman" w:hAnsi="Times New Roman" w:cs="Times New Roman"/>
                  <w:sz w:val="20"/>
                  <w:szCs w:val="20"/>
                  <w:rPrChange w:id="12119" w:author="Mohammad Nayeem Hasan" w:date="2023-01-21T03:17:00Z">
                    <w:rPr>
                      <w:rFonts w:ascii="Times New Roman" w:hAnsi="Times New Roman" w:cs="Times New Roman"/>
                      <w:sz w:val="24"/>
                      <w:szCs w:val="24"/>
                    </w:rPr>
                  </w:rPrChange>
                </w:rPr>
                <w:t>0.271</w:t>
              </w:r>
            </w:ins>
          </w:p>
        </w:tc>
      </w:tr>
      <w:tr w:rsidR="004D458D" w:rsidRPr="00C60F95" w14:paraId="186EC032" w14:textId="77777777" w:rsidTr="00DE658B">
        <w:trPr>
          <w:trHeight w:val="138"/>
          <w:jc w:val="center"/>
          <w:ins w:id="12120" w:author="Mohammad Nayeem Hasan" w:date="2023-01-21T00:38:00Z"/>
          <w:trPrChange w:id="12121" w:author="Mohammad Nayeem Hasan" w:date="2023-01-27T16:50:00Z">
            <w:trPr>
              <w:trHeight w:val="138"/>
              <w:jc w:val="center"/>
            </w:trPr>
          </w:trPrChange>
        </w:trPr>
        <w:tc>
          <w:tcPr>
            <w:tcW w:w="881" w:type="pct"/>
            <w:vAlign w:val="center"/>
            <w:tcPrChange w:id="12122" w:author="Mohammad Nayeem Hasan" w:date="2023-01-27T16:50:00Z">
              <w:tcPr>
                <w:tcW w:w="881" w:type="pct"/>
                <w:vAlign w:val="center"/>
              </w:tcPr>
            </w:tcPrChange>
          </w:tcPr>
          <w:p w14:paraId="5AFDBE72" w14:textId="77777777" w:rsidR="004D458D" w:rsidRPr="00C60F95" w:rsidRDefault="004D458D" w:rsidP="004D458D">
            <w:pPr>
              <w:rPr>
                <w:ins w:id="12123" w:author="Mohammad Nayeem Hasan" w:date="2023-01-21T00:38:00Z"/>
                <w:rFonts w:ascii="Times New Roman" w:hAnsi="Times New Roman" w:cs="Times New Roman"/>
                <w:sz w:val="20"/>
                <w:szCs w:val="20"/>
                <w:rPrChange w:id="12124" w:author="Mohammad Nayeem Hasan" w:date="2023-01-21T03:17:00Z">
                  <w:rPr>
                    <w:ins w:id="12125" w:author="Mohammad Nayeem Hasan" w:date="2023-01-21T00:38:00Z"/>
                    <w:rFonts w:ascii="Times New Roman" w:hAnsi="Times New Roman" w:cs="Times New Roman"/>
                    <w:sz w:val="24"/>
                    <w:szCs w:val="24"/>
                  </w:rPr>
                </w:rPrChange>
              </w:rPr>
              <w:pPrChange w:id="12126" w:author="Mohammad Nayeem Hasan" w:date="2023-01-21T14:56:00Z">
                <w:pPr>
                  <w:jc w:val="both"/>
                </w:pPr>
              </w:pPrChange>
            </w:pPr>
            <w:ins w:id="12127" w:author="Mohammad Nayeem Hasan" w:date="2023-01-21T00:38:00Z">
              <w:r w:rsidRPr="00C60F95">
                <w:rPr>
                  <w:rFonts w:ascii="Times New Roman" w:hAnsi="Times New Roman" w:cs="Times New Roman"/>
                  <w:sz w:val="20"/>
                  <w:szCs w:val="20"/>
                  <w:rPrChange w:id="12128" w:author="Mohammad Nayeem Hasan" w:date="2023-01-21T03:17:00Z">
                    <w:rPr>
                      <w:rFonts w:ascii="Times New Roman" w:hAnsi="Times New Roman" w:cs="Times New Roman"/>
                      <w:sz w:val="24"/>
                      <w:szCs w:val="24"/>
                    </w:rPr>
                  </w:rPrChange>
                </w:rPr>
                <w:t>Richest</w:t>
              </w:r>
            </w:ins>
          </w:p>
        </w:tc>
        <w:tc>
          <w:tcPr>
            <w:tcW w:w="854" w:type="pct"/>
            <w:vAlign w:val="center"/>
            <w:tcPrChange w:id="12129" w:author="Mohammad Nayeem Hasan" w:date="2023-01-27T16:50:00Z">
              <w:tcPr>
                <w:tcW w:w="851" w:type="pct"/>
                <w:vAlign w:val="center"/>
              </w:tcPr>
            </w:tcPrChange>
          </w:tcPr>
          <w:p w14:paraId="537FF1F5" w14:textId="77777777" w:rsidR="004D458D" w:rsidRPr="00C60F95" w:rsidRDefault="004D458D" w:rsidP="004D458D">
            <w:pPr>
              <w:rPr>
                <w:ins w:id="12130" w:author="Mohammad Nayeem Hasan" w:date="2023-01-21T00:38:00Z"/>
                <w:rFonts w:ascii="Times New Roman" w:hAnsi="Times New Roman" w:cs="Times New Roman"/>
                <w:sz w:val="20"/>
                <w:szCs w:val="20"/>
                <w:rPrChange w:id="12131" w:author="Mohammad Nayeem Hasan" w:date="2023-01-21T03:17:00Z">
                  <w:rPr>
                    <w:ins w:id="12132" w:author="Mohammad Nayeem Hasan" w:date="2023-01-21T00:38:00Z"/>
                    <w:rFonts w:ascii="Times New Roman" w:hAnsi="Times New Roman" w:cs="Times New Roman"/>
                    <w:sz w:val="24"/>
                    <w:szCs w:val="24"/>
                  </w:rPr>
                </w:rPrChange>
              </w:rPr>
              <w:pPrChange w:id="12133" w:author="Mohammad Nayeem Hasan" w:date="2023-01-21T14:56:00Z">
                <w:pPr>
                  <w:jc w:val="both"/>
                </w:pPr>
              </w:pPrChange>
            </w:pPr>
            <w:ins w:id="12134" w:author="Mohammad Nayeem Hasan" w:date="2023-01-21T00:38:00Z">
              <w:r w:rsidRPr="00C60F95">
                <w:rPr>
                  <w:rFonts w:ascii="Times New Roman" w:hAnsi="Times New Roman" w:cs="Times New Roman"/>
                  <w:sz w:val="20"/>
                  <w:szCs w:val="20"/>
                  <w:rPrChange w:id="12135" w:author="Mohammad Nayeem Hasan" w:date="2023-01-21T03:17:00Z">
                    <w:rPr>
                      <w:rFonts w:ascii="Times New Roman" w:hAnsi="Times New Roman" w:cs="Times New Roman"/>
                      <w:sz w:val="24"/>
                      <w:szCs w:val="24"/>
                    </w:rPr>
                  </w:rPrChange>
                </w:rPr>
                <w:t>Ref.</w:t>
              </w:r>
            </w:ins>
          </w:p>
        </w:tc>
        <w:tc>
          <w:tcPr>
            <w:tcW w:w="481" w:type="pct"/>
            <w:vAlign w:val="center"/>
            <w:tcPrChange w:id="12136" w:author="Mohammad Nayeem Hasan" w:date="2023-01-27T16:50:00Z">
              <w:tcPr>
                <w:tcW w:w="481" w:type="pct"/>
                <w:gridSpan w:val="3"/>
                <w:vAlign w:val="center"/>
              </w:tcPr>
            </w:tcPrChange>
          </w:tcPr>
          <w:p w14:paraId="29C1E6B9" w14:textId="77777777" w:rsidR="004D458D" w:rsidRPr="00C60F95" w:rsidRDefault="004D458D" w:rsidP="004D458D">
            <w:pPr>
              <w:rPr>
                <w:ins w:id="12137" w:author="Mohammad Nayeem Hasan" w:date="2023-01-21T00:38:00Z"/>
                <w:rFonts w:ascii="Times New Roman" w:hAnsi="Times New Roman" w:cs="Times New Roman"/>
                <w:sz w:val="20"/>
                <w:szCs w:val="20"/>
                <w:rPrChange w:id="12138" w:author="Mohammad Nayeem Hasan" w:date="2023-01-21T03:17:00Z">
                  <w:rPr>
                    <w:ins w:id="12139" w:author="Mohammad Nayeem Hasan" w:date="2023-01-21T00:38:00Z"/>
                    <w:rFonts w:ascii="Times New Roman" w:hAnsi="Times New Roman" w:cs="Times New Roman"/>
                    <w:sz w:val="24"/>
                    <w:szCs w:val="24"/>
                  </w:rPr>
                </w:rPrChange>
              </w:rPr>
              <w:pPrChange w:id="12140" w:author="Mohammad Nayeem Hasan" w:date="2023-01-21T14:56:00Z">
                <w:pPr>
                  <w:jc w:val="both"/>
                </w:pPr>
              </w:pPrChange>
            </w:pPr>
            <w:ins w:id="12141" w:author="Mohammad Nayeem Hasan" w:date="2023-01-21T00:38:00Z">
              <w:r w:rsidRPr="00C60F95">
                <w:rPr>
                  <w:rFonts w:ascii="Times New Roman" w:hAnsi="Times New Roman" w:cs="Times New Roman"/>
                  <w:sz w:val="20"/>
                  <w:szCs w:val="20"/>
                  <w:rPrChange w:id="12142" w:author="Mohammad Nayeem Hasan" w:date="2023-01-21T03:17:00Z">
                    <w:rPr>
                      <w:rFonts w:ascii="Times New Roman" w:hAnsi="Times New Roman" w:cs="Times New Roman"/>
                      <w:sz w:val="24"/>
                      <w:szCs w:val="24"/>
                    </w:rPr>
                  </w:rPrChange>
                </w:rPr>
                <w:t>-</w:t>
              </w:r>
            </w:ins>
          </w:p>
        </w:tc>
        <w:tc>
          <w:tcPr>
            <w:tcW w:w="818" w:type="pct"/>
            <w:vAlign w:val="center"/>
            <w:tcPrChange w:id="12143" w:author="Mohammad Nayeem Hasan" w:date="2023-01-27T16:50:00Z">
              <w:tcPr>
                <w:tcW w:w="818" w:type="pct"/>
                <w:gridSpan w:val="2"/>
                <w:vAlign w:val="center"/>
              </w:tcPr>
            </w:tcPrChange>
          </w:tcPr>
          <w:p w14:paraId="0EBD0507" w14:textId="77777777" w:rsidR="004D458D" w:rsidRPr="00C60F95" w:rsidRDefault="004D458D" w:rsidP="004D458D">
            <w:pPr>
              <w:rPr>
                <w:ins w:id="12144" w:author="Mohammad Nayeem Hasan" w:date="2023-01-21T00:38:00Z"/>
                <w:rFonts w:ascii="Times New Roman" w:hAnsi="Times New Roman" w:cs="Times New Roman"/>
                <w:sz w:val="20"/>
                <w:szCs w:val="20"/>
                <w:rPrChange w:id="12145" w:author="Mohammad Nayeem Hasan" w:date="2023-01-21T03:17:00Z">
                  <w:rPr>
                    <w:ins w:id="12146" w:author="Mohammad Nayeem Hasan" w:date="2023-01-21T00:38:00Z"/>
                    <w:rFonts w:ascii="Times New Roman" w:hAnsi="Times New Roman" w:cs="Times New Roman"/>
                    <w:sz w:val="24"/>
                    <w:szCs w:val="24"/>
                  </w:rPr>
                </w:rPrChange>
              </w:rPr>
              <w:pPrChange w:id="12147" w:author="Mohammad Nayeem Hasan" w:date="2023-01-21T14:56:00Z">
                <w:pPr>
                  <w:jc w:val="both"/>
                </w:pPr>
              </w:pPrChange>
            </w:pPr>
            <w:ins w:id="12148" w:author="Mohammad Nayeem Hasan" w:date="2023-01-21T00:38:00Z">
              <w:r w:rsidRPr="00C60F95">
                <w:rPr>
                  <w:rFonts w:ascii="Times New Roman" w:hAnsi="Times New Roman" w:cs="Times New Roman"/>
                  <w:sz w:val="20"/>
                  <w:szCs w:val="20"/>
                  <w:rPrChange w:id="12149" w:author="Mohammad Nayeem Hasan" w:date="2023-01-21T03:17:00Z">
                    <w:rPr>
                      <w:rFonts w:ascii="Times New Roman" w:hAnsi="Times New Roman" w:cs="Times New Roman"/>
                      <w:sz w:val="24"/>
                      <w:szCs w:val="24"/>
                    </w:rPr>
                  </w:rPrChange>
                </w:rPr>
                <w:t>Ref</w:t>
              </w:r>
            </w:ins>
          </w:p>
        </w:tc>
        <w:tc>
          <w:tcPr>
            <w:tcW w:w="481" w:type="pct"/>
            <w:vAlign w:val="center"/>
            <w:tcPrChange w:id="12150" w:author="Mohammad Nayeem Hasan" w:date="2023-01-27T16:50:00Z">
              <w:tcPr>
                <w:tcW w:w="481" w:type="pct"/>
                <w:gridSpan w:val="2"/>
                <w:vAlign w:val="center"/>
              </w:tcPr>
            </w:tcPrChange>
          </w:tcPr>
          <w:p w14:paraId="52CEA830" w14:textId="77777777" w:rsidR="004D458D" w:rsidRPr="00C60F95" w:rsidRDefault="004D458D" w:rsidP="004D458D">
            <w:pPr>
              <w:rPr>
                <w:ins w:id="12151" w:author="Mohammad Nayeem Hasan" w:date="2023-01-21T00:38:00Z"/>
                <w:rFonts w:ascii="Times New Roman" w:hAnsi="Times New Roman" w:cs="Times New Roman"/>
                <w:sz w:val="20"/>
                <w:szCs w:val="20"/>
                <w:rPrChange w:id="12152" w:author="Mohammad Nayeem Hasan" w:date="2023-01-21T03:17:00Z">
                  <w:rPr>
                    <w:ins w:id="12153" w:author="Mohammad Nayeem Hasan" w:date="2023-01-21T00:38:00Z"/>
                    <w:rFonts w:ascii="Times New Roman" w:hAnsi="Times New Roman" w:cs="Times New Roman"/>
                    <w:sz w:val="24"/>
                    <w:szCs w:val="24"/>
                  </w:rPr>
                </w:rPrChange>
              </w:rPr>
              <w:pPrChange w:id="12154" w:author="Mohammad Nayeem Hasan" w:date="2023-01-21T14:56:00Z">
                <w:pPr>
                  <w:jc w:val="both"/>
                </w:pPr>
              </w:pPrChange>
            </w:pPr>
            <w:ins w:id="12155" w:author="Mohammad Nayeem Hasan" w:date="2023-01-21T00:38:00Z">
              <w:r w:rsidRPr="00C60F95">
                <w:rPr>
                  <w:rFonts w:ascii="Times New Roman" w:hAnsi="Times New Roman" w:cs="Times New Roman"/>
                  <w:sz w:val="20"/>
                  <w:szCs w:val="20"/>
                  <w:rPrChange w:id="12156" w:author="Mohammad Nayeem Hasan" w:date="2023-01-21T03:17:00Z">
                    <w:rPr>
                      <w:rFonts w:ascii="Times New Roman" w:hAnsi="Times New Roman" w:cs="Times New Roman"/>
                      <w:sz w:val="24"/>
                      <w:szCs w:val="24"/>
                    </w:rPr>
                  </w:rPrChange>
                </w:rPr>
                <w:t>-</w:t>
              </w:r>
            </w:ins>
          </w:p>
        </w:tc>
        <w:tc>
          <w:tcPr>
            <w:tcW w:w="1012" w:type="pct"/>
            <w:tcBorders>
              <w:top w:val="single" w:sz="4" w:space="0" w:color="auto"/>
            </w:tcBorders>
            <w:vAlign w:val="center"/>
            <w:tcPrChange w:id="12157" w:author="Mohammad Nayeem Hasan" w:date="2023-01-27T16:50:00Z">
              <w:tcPr>
                <w:tcW w:w="1012" w:type="pct"/>
                <w:gridSpan w:val="3"/>
                <w:tcBorders>
                  <w:top w:val="single" w:sz="4" w:space="0" w:color="auto"/>
                </w:tcBorders>
                <w:vAlign w:val="center"/>
              </w:tcPr>
            </w:tcPrChange>
          </w:tcPr>
          <w:p w14:paraId="5D171500" w14:textId="77777777" w:rsidR="004D458D" w:rsidRPr="00C60F95" w:rsidRDefault="004D458D" w:rsidP="004D458D">
            <w:pPr>
              <w:rPr>
                <w:ins w:id="12158" w:author="Mohammad Nayeem Hasan" w:date="2023-01-21T00:38:00Z"/>
                <w:rFonts w:ascii="Times New Roman" w:hAnsi="Times New Roman" w:cs="Times New Roman"/>
                <w:sz w:val="20"/>
                <w:szCs w:val="20"/>
                <w:rPrChange w:id="12159" w:author="Mohammad Nayeem Hasan" w:date="2023-01-21T03:17:00Z">
                  <w:rPr>
                    <w:ins w:id="12160" w:author="Mohammad Nayeem Hasan" w:date="2023-01-21T00:38:00Z"/>
                    <w:rFonts w:ascii="Times New Roman" w:hAnsi="Times New Roman" w:cs="Times New Roman"/>
                    <w:sz w:val="24"/>
                    <w:szCs w:val="24"/>
                  </w:rPr>
                </w:rPrChange>
              </w:rPr>
              <w:pPrChange w:id="12161" w:author="Mohammad Nayeem Hasan" w:date="2023-01-21T14:56:00Z">
                <w:pPr>
                  <w:jc w:val="both"/>
                </w:pPr>
              </w:pPrChange>
            </w:pPr>
            <w:ins w:id="12162" w:author="Mohammad Nayeem Hasan" w:date="2023-01-21T00:38:00Z">
              <w:r w:rsidRPr="00C60F95">
                <w:rPr>
                  <w:rFonts w:ascii="Times New Roman" w:hAnsi="Times New Roman" w:cs="Times New Roman"/>
                  <w:sz w:val="20"/>
                  <w:szCs w:val="20"/>
                  <w:rPrChange w:id="12163" w:author="Mohammad Nayeem Hasan" w:date="2023-01-21T03:17:00Z">
                    <w:rPr>
                      <w:rFonts w:ascii="Times New Roman" w:hAnsi="Times New Roman" w:cs="Times New Roman"/>
                      <w:sz w:val="24"/>
                      <w:szCs w:val="24"/>
                    </w:rPr>
                  </w:rPrChange>
                </w:rPr>
                <w:t>Ref</w:t>
              </w:r>
            </w:ins>
          </w:p>
        </w:tc>
        <w:tc>
          <w:tcPr>
            <w:tcW w:w="473" w:type="pct"/>
            <w:vAlign w:val="center"/>
            <w:tcPrChange w:id="12164" w:author="Mohammad Nayeem Hasan" w:date="2023-01-27T16:50:00Z">
              <w:tcPr>
                <w:tcW w:w="477" w:type="pct"/>
                <w:gridSpan w:val="2"/>
                <w:vAlign w:val="center"/>
              </w:tcPr>
            </w:tcPrChange>
          </w:tcPr>
          <w:p w14:paraId="237A9E1B" w14:textId="77777777" w:rsidR="004D458D" w:rsidRPr="00C60F95" w:rsidRDefault="004D458D" w:rsidP="004D458D">
            <w:pPr>
              <w:rPr>
                <w:ins w:id="12165" w:author="Mohammad Nayeem Hasan" w:date="2023-01-21T00:38:00Z"/>
                <w:rFonts w:ascii="Times New Roman" w:hAnsi="Times New Roman" w:cs="Times New Roman"/>
                <w:sz w:val="20"/>
                <w:szCs w:val="20"/>
                <w:rPrChange w:id="12166" w:author="Mohammad Nayeem Hasan" w:date="2023-01-21T03:17:00Z">
                  <w:rPr>
                    <w:ins w:id="12167" w:author="Mohammad Nayeem Hasan" w:date="2023-01-21T00:38:00Z"/>
                    <w:rFonts w:ascii="Times New Roman" w:hAnsi="Times New Roman" w:cs="Times New Roman"/>
                    <w:sz w:val="24"/>
                    <w:szCs w:val="24"/>
                  </w:rPr>
                </w:rPrChange>
              </w:rPr>
              <w:pPrChange w:id="12168" w:author="Mohammad Nayeem Hasan" w:date="2023-01-21T14:56:00Z">
                <w:pPr>
                  <w:jc w:val="both"/>
                </w:pPr>
              </w:pPrChange>
            </w:pPr>
            <w:ins w:id="12169" w:author="Mohammad Nayeem Hasan" w:date="2023-01-21T00:38:00Z">
              <w:r w:rsidRPr="00C60F95">
                <w:rPr>
                  <w:rFonts w:ascii="Times New Roman" w:hAnsi="Times New Roman" w:cs="Times New Roman"/>
                  <w:sz w:val="20"/>
                  <w:szCs w:val="20"/>
                  <w:rPrChange w:id="12170" w:author="Mohammad Nayeem Hasan" w:date="2023-01-21T03:17:00Z">
                    <w:rPr>
                      <w:rFonts w:ascii="Times New Roman" w:hAnsi="Times New Roman" w:cs="Times New Roman"/>
                      <w:sz w:val="24"/>
                      <w:szCs w:val="24"/>
                    </w:rPr>
                  </w:rPrChange>
                </w:rPr>
                <w:t>-</w:t>
              </w:r>
            </w:ins>
          </w:p>
        </w:tc>
      </w:tr>
      <w:tr w:rsidR="004D458D" w:rsidRPr="00C60F95" w14:paraId="2052F496" w14:textId="2CA0793F" w:rsidTr="00DE658B">
        <w:trPr>
          <w:trHeight w:val="138"/>
          <w:jc w:val="center"/>
          <w:ins w:id="12171" w:author="Mohammad Nayeem Hasan" w:date="2023-01-21T00:38:00Z"/>
          <w:trPrChange w:id="12172" w:author="Mohammad Nayeem Hasan" w:date="2023-01-27T16:50:00Z">
            <w:trPr>
              <w:trHeight w:val="138"/>
              <w:jc w:val="center"/>
            </w:trPr>
          </w:trPrChange>
        </w:trPr>
        <w:tc>
          <w:tcPr>
            <w:tcW w:w="1735" w:type="pct"/>
            <w:gridSpan w:val="2"/>
            <w:vAlign w:val="center"/>
            <w:tcPrChange w:id="12173" w:author="Mohammad Nayeem Hasan" w:date="2023-01-27T16:50:00Z">
              <w:tcPr>
                <w:tcW w:w="1732" w:type="pct"/>
                <w:gridSpan w:val="2"/>
                <w:vAlign w:val="center"/>
              </w:tcPr>
            </w:tcPrChange>
          </w:tcPr>
          <w:p w14:paraId="35BFF627" w14:textId="77777777" w:rsidR="004D458D" w:rsidRPr="00C60F95" w:rsidRDefault="004D458D" w:rsidP="004D458D">
            <w:pPr>
              <w:rPr>
                <w:ins w:id="12174" w:author="Mohammad Nayeem Hasan" w:date="2023-01-21T00:38:00Z"/>
                <w:rFonts w:ascii="Times New Roman" w:hAnsi="Times New Roman" w:cs="Times New Roman"/>
                <w:sz w:val="20"/>
                <w:szCs w:val="20"/>
                <w:rPrChange w:id="12175" w:author="Mohammad Nayeem Hasan" w:date="2023-01-21T03:17:00Z">
                  <w:rPr>
                    <w:ins w:id="12176" w:author="Mohammad Nayeem Hasan" w:date="2023-01-21T00:38:00Z"/>
                    <w:rFonts w:ascii="Times New Roman" w:hAnsi="Times New Roman" w:cs="Times New Roman"/>
                    <w:sz w:val="24"/>
                    <w:szCs w:val="24"/>
                  </w:rPr>
                </w:rPrChange>
              </w:rPr>
              <w:pPrChange w:id="12177" w:author="Mohammad Nayeem Hasan" w:date="2023-01-21T14:56:00Z">
                <w:pPr>
                  <w:jc w:val="both"/>
                </w:pPr>
              </w:pPrChange>
            </w:pPr>
            <w:ins w:id="12178" w:author="Mohammad Nayeem Hasan" w:date="2023-01-21T00:38:00Z">
              <w:r w:rsidRPr="00C60F95">
                <w:rPr>
                  <w:rFonts w:ascii="Times New Roman" w:hAnsi="Times New Roman" w:cs="Times New Roman"/>
                  <w:sz w:val="20"/>
                  <w:szCs w:val="20"/>
                  <w:rPrChange w:id="12179" w:author="Mohammad Nayeem Hasan" w:date="2023-01-21T03:17:00Z">
                    <w:rPr>
                      <w:rFonts w:ascii="Times New Roman" w:hAnsi="Times New Roman" w:cs="Times New Roman"/>
                      <w:sz w:val="24"/>
                      <w:szCs w:val="24"/>
                    </w:rPr>
                  </w:rPrChange>
                </w:rPr>
                <w:t>Religion</w:t>
              </w:r>
            </w:ins>
          </w:p>
        </w:tc>
        <w:tc>
          <w:tcPr>
            <w:tcW w:w="1299" w:type="pct"/>
            <w:gridSpan w:val="2"/>
            <w:vAlign w:val="center"/>
            <w:tcPrChange w:id="12180" w:author="Mohammad Nayeem Hasan" w:date="2023-01-27T16:50:00Z">
              <w:tcPr>
                <w:tcW w:w="1299" w:type="pct"/>
                <w:gridSpan w:val="5"/>
                <w:vAlign w:val="center"/>
              </w:tcPr>
            </w:tcPrChange>
          </w:tcPr>
          <w:p w14:paraId="36813E75" w14:textId="77777777" w:rsidR="004D458D" w:rsidRPr="00C60F95" w:rsidRDefault="004D458D" w:rsidP="004D458D">
            <w:pPr>
              <w:rPr>
                <w:ins w:id="12181" w:author="Mohammad Nayeem Hasan" w:date="2023-01-21T00:38:00Z"/>
                <w:rFonts w:ascii="Times New Roman" w:hAnsi="Times New Roman" w:cs="Times New Roman"/>
                <w:sz w:val="20"/>
                <w:szCs w:val="20"/>
                <w:rPrChange w:id="12182" w:author="Mohammad Nayeem Hasan" w:date="2023-01-21T03:17:00Z">
                  <w:rPr>
                    <w:ins w:id="12183" w:author="Mohammad Nayeem Hasan" w:date="2023-01-21T00:38:00Z"/>
                    <w:rFonts w:ascii="Times New Roman" w:hAnsi="Times New Roman" w:cs="Times New Roman"/>
                    <w:sz w:val="24"/>
                    <w:szCs w:val="24"/>
                  </w:rPr>
                </w:rPrChange>
              </w:rPr>
              <w:pPrChange w:id="12184" w:author="Mohammad Nayeem Hasan" w:date="2023-01-21T14:56:00Z">
                <w:pPr>
                  <w:jc w:val="both"/>
                </w:pPr>
              </w:pPrChange>
            </w:pPr>
          </w:p>
        </w:tc>
        <w:tc>
          <w:tcPr>
            <w:tcW w:w="1493" w:type="pct"/>
            <w:gridSpan w:val="2"/>
            <w:vAlign w:val="center"/>
            <w:tcPrChange w:id="12185" w:author="Mohammad Nayeem Hasan" w:date="2023-01-27T16:50:00Z">
              <w:tcPr>
                <w:tcW w:w="1493" w:type="pct"/>
                <w:gridSpan w:val="5"/>
                <w:vAlign w:val="center"/>
              </w:tcPr>
            </w:tcPrChange>
          </w:tcPr>
          <w:p w14:paraId="6339FFEA" w14:textId="77777777" w:rsidR="004D458D" w:rsidRPr="00C60F95" w:rsidRDefault="004D458D" w:rsidP="004D458D">
            <w:pPr>
              <w:rPr>
                <w:ins w:id="12186" w:author="Mohammad Nayeem Hasan" w:date="2023-01-21T00:38:00Z"/>
                <w:rFonts w:ascii="Times New Roman" w:hAnsi="Times New Roman" w:cs="Times New Roman"/>
                <w:sz w:val="20"/>
                <w:szCs w:val="20"/>
                <w:rPrChange w:id="12187" w:author="Mohammad Nayeem Hasan" w:date="2023-01-21T03:17:00Z">
                  <w:rPr>
                    <w:ins w:id="12188" w:author="Mohammad Nayeem Hasan" w:date="2023-01-21T00:38:00Z"/>
                    <w:rFonts w:ascii="Times New Roman" w:hAnsi="Times New Roman" w:cs="Times New Roman"/>
                    <w:sz w:val="24"/>
                    <w:szCs w:val="24"/>
                  </w:rPr>
                </w:rPrChange>
              </w:rPr>
              <w:pPrChange w:id="12189" w:author="Mohammad Nayeem Hasan" w:date="2023-01-21T14:56:00Z">
                <w:pPr>
                  <w:jc w:val="both"/>
                </w:pPr>
              </w:pPrChange>
            </w:pPr>
          </w:p>
        </w:tc>
        <w:tc>
          <w:tcPr>
            <w:tcW w:w="473" w:type="pct"/>
            <w:vAlign w:val="center"/>
            <w:tcPrChange w:id="12190" w:author="Mohammad Nayeem Hasan" w:date="2023-01-27T16:50:00Z">
              <w:tcPr>
                <w:tcW w:w="477" w:type="pct"/>
                <w:gridSpan w:val="2"/>
                <w:vAlign w:val="center"/>
              </w:tcPr>
            </w:tcPrChange>
          </w:tcPr>
          <w:p w14:paraId="235825A7" w14:textId="77777777" w:rsidR="004D458D" w:rsidRPr="00C60F95" w:rsidRDefault="004D458D" w:rsidP="004D458D">
            <w:pPr>
              <w:rPr>
                <w:ins w:id="12191" w:author="Mohammad Nayeem Hasan" w:date="2023-01-21T00:38:00Z"/>
                <w:rFonts w:ascii="Times New Roman" w:hAnsi="Times New Roman" w:cs="Times New Roman"/>
                <w:sz w:val="20"/>
                <w:szCs w:val="20"/>
                <w:rPrChange w:id="12192" w:author="Mohammad Nayeem Hasan" w:date="2023-01-21T03:17:00Z">
                  <w:rPr>
                    <w:ins w:id="12193" w:author="Mohammad Nayeem Hasan" w:date="2023-01-21T00:38:00Z"/>
                    <w:rFonts w:ascii="Times New Roman" w:hAnsi="Times New Roman" w:cs="Times New Roman"/>
                    <w:sz w:val="24"/>
                    <w:szCs w:val="24"/>
                  </w:rPr>
                </w:rPrChange>
              </w:rPr>
              <w:pPrChange w:id="12194" w:author="Mohammad Nayeem Hasan" w:date="2023-01-21T14:56:00Z">
                <w:pPr>
                  <w:jc w:val="both"/>
                </w:pPr>
              </w:pPrChange>
            </w:pPr>
          </w:p>
        </w:tc>
      </w:tr>
      <w:tr w:rsidR="004D458D" w:rsidRPr="00C60F95" w14:paraId="485F27AC" w14:textId="77777777" w:rsidTr="00DE658B">
        <w:trPr>
          <w:trHeight w:val="268"/>
          <w:jc w:val="center"/>
          <w:ins w:id="12195" w:author="Mohammad Nayeem Hasan" w:date="2023-01-21T00:38:00Z"/>
          <w:trPrChange w:id="12196" w:author="Mohammad Nayeem Hasan" w:date="2023-01-27T16:50:00Z">
            <w:trPr>
              <w:trHeight w:val="268"/>
              <w:jc w:val="center"/>
            </w:trPr>
          </w:trPrChange>
        </w:trPr>
        <w:tc>
          <w:tcPr>
            <w:tcW w:w="881" w:type="pct"/>
            <w:vAlign w:val="center"/>
            <w:tcPrChange w:id="12197" w:author="Mohammad Nayeem Hasan" w:date="2023-01-27T16:50:00Z">
              <w:tcPr>
                <w:tcW w:w="881" w:type="pct"/>
                <w:vAlign w:val="center"/>
              </w:tcPr>
            </w:tcPrChange>
          </w:tcPr>
          <w:p w14:paraId="297DDDBC" w14:textId="77777777" w:rsidR="004D458D" w:rsidRPr="00C60F95" w:rsidRDefault="004D458D" w:rsidP="004D458D">
            <w:pPr>
              <w:rPr>
                <w:ins w:id="12198" w:author="Mohammad Nayeem Hasan" w:date="2023-01-21T00:38:00Z"/>
                <w:rFonts w:ascii="Times New Roman" w:hAnsi="Times New Roman" w:cs="Times New Roman"/>
                <w:sz w:val="20"/>
                <w:szCs w:val="20"/>
                <w:rPrChange w:id="12199" w:author="Mohammad Nayeem Hasan" w:date="2023-01-21T03:17:00Z">
                  <w:rPr>
                    <w:ins w:id="12200" w:author="Mohammad Nayeem Hasan" w:date="2023-01-21T00:38:00Z"/>
                    <w:rFonts w:ascii="Times New Roman" w:hAnsi="Times New Roman" w:cs="Times New Roman"/>
                    <w:sz w:val="24"/>
                    <w:szCs w:val="24"/>
                  </w:rPr>
                </w:rPrChange>
              </w:rPr>
              <w:pPrChange w:id="12201" w:author="Mohammad Nayeem Hasan" w:date="2023-01-21T14:56:00Z">
                <w:pPr>
                  <w:jc w:val="both"/>
                </w:pPr>
              </w:pPrChange>
            </w:pPr>
            <w:ins w:id="12202" w:author="Mohammad Nayeem Hasan" w:date="2023-01-21T00:38:00Z">
              <w:r w:rsidRPr="00C60F95">
                <w:rPr>
                  <w:rFonts w:ascii="Times New Roman" w:hAnsi="Times New Roman" w:cs="Times New Roman"/>
                  <w:sz w:val="20"/>
                  <w:szCs w:val="20"/>
                  <w:rPrChange w:id="12203" w:author="Mohammad Nayeem Hasan" w:date="2023-01-21T03:17:00Z">
                    <w:rPr>
                      <w:rFonts w:ascii="Times New Roman" w:hAnsi="Times New Roman" w:cs="Times New Roman"/>
                      <w:sz w:val="24"/>
                      <w:szCs w:val="24"/>
                    </w:rPr>
                  </w:rPrChange>
                </w:rPr>
                <w:t>Islam</w:t>
              </w:r>
            </w:ins>
          </w:p>
        </w:tc>
        <w:tc>
          <w:tcPr>
            <w:tcW w:w="854" w:type="pct"/>
            <w:vAlign w:val="center"/>
            <w:tcPrChange w:id="12204" w:author="Mohammad Nayeem Hasan" w:date="2023-01-27T16:50:00Z">
              <w:tcPr>
                <w:tcW w:w="851" w:type="pct"/>
                <w:vAlign w:val="center"/>
              </w:tcPr>
            </w:tcPrChange>
          </w:tcPr>
          <w:p w14:paraId="5CB03476" w14:textId="00EE7EA0" w:rsidR="004D458D" w:rsidRPr="00C60F95" w:rsidRDefault="004D458D" w:rsidP="004D458D">
            <w:pPr>
              <w:rPr>
                <w:ins w:id="12205" w:author="Mohammad Nayeem Hasan" w:date="2023-01-21T00:38:00Z"/>
                <w:rFonts w:ascii="Times New Roman" w:hAnsi="Times New Roman" w:cs="Times New Roman"/>
                <w:sz w:val="20"/>
                <w:szCs w:val="20"/>
                <w:rPrChange w:id="12206" w:author="Mohammad Nayeem Hasan" w:date="2023-01-21T03:17:00Z">
                  <w:rPr>
                    <w:ins w:id="12207" w:author="Mohammad Nayeem Hasan" w:date="2023-01-21T00:38:00Z"/>
                    <w:rFonts w:ascii="Times New Roman" w:hAnsi="Times New Roman" w:cs="Times New Roman"/>
                    <w:sz w:val="24"/>
                    <w:szCs w:val="24"/>
                  </w:rPr>
                </w:rPrChange>
              </w:rPr>
              <w:pPrChange w:id="12208" w:author="Mohammad Nayeem Hasan" w:date="2023-01-21T14:56:00Z">
                <w:pPr>
                  <w:jc w:val="both"/>
                </w:pPr>
              </w:pPrChange>
            </w:pPr>
            <w:ins w:id="12209" w:author="Mohammad Nayeem Hasan" w:date="2023-01-21T00:38:00Z">
              <w:r w:rsidRPr="00C60F95">
                <w:rPr>
                  <w:rFonts w:ascii="Times New Roman" w:hAnsi="Times New Roman" w:cs="Times New Roman"/>
                  <w:sz w:val="20"/>
                  <w:szCs w:val="20"/>
                  <w:rPrChange w:id="12210" w:author="Mohammad Nayeem Hasan" w:date="2023-01-21T03:17:00Z">
                    <w:rPr>
                      <w:rFonts w:ascii="Times New Roman" w:hAnsi="Times New Roman" w:cs="Times New Roman"/>
                      <w:sz w:val="24"/>
                      <w:szCs w:val="24"/>
                    </w:rPr>
                  </w:rPrChange>
                </w:rPr>
                <w:t>1.22</w:t>
              </w:r>
            </w:ins>
            <w:ins w:id="12211" w:author="Mohammad Nayeem Hasan" w:date="2023-01-21T02:05:00Z">
              <w:r w:rsidRPr="00C60F95">
                <w:rPr>
                  <w:rFonts w:ascii="Times New Roman" w:hAnsi="Times New Roman" w:cs="Times New Roman"/>
                  <w:sz w:val="20"/>
                  <w:szCs w:val="20"/>
                  <w:rPrChange w:id="12212" w:author="Mohammad Nayeem Hasan" w:date="2023-01-21T03:17:00Z">
                    <w:rPr>
                      <w:rFonts w:ascii="Times New Roman" w:hAnsi="Times New Roman" w:cs="Times New Roman"/>
                      <w:sz w:val="24"/>
                      <w:szCs w:val="24"/>
                    </w:rPr>
                  </w:rPrChange>
                </w:rPr>
                <w:t xml:space="preserve"> (0.99, 1.51)</w:t>
              </w:r>
            </w:ins>
          </w:p>
        </w:tc>
        <w:tc>
          <w:tcPr>
            <w:tcW w:w="481" w:type="pct"/>
            <w:vAlign w:val="center"/>
            <w:tcPrChange w:id="12213" w:author="Mohammad Nayeem Hasan" w:date="2023-01-27T16:50:00Z">
              <w:tcPr>
                <w:tcW w:w="481" w:type="pct"/>
                <w:gridSpan w:val="3"/>
                <w:vAlign w:val="center"/>
              </w:tcPr>
            </w:tcPrChange>
          </w:tcPr>
          <w:p w14:paraId="26E14548" w14:textId="77777777" w:rsidR="004D458D" w:rsidRPr="00C60F95" w:rsidRDefault="004D458D" w:rsidP="004D458D">
            <w:pPr>
              <w:rPr>
                <w:ins w:id="12214" w:author="Mohammad Nayeem Hasan" w:date="2023-01-21T00:38:00Z"/>
                <w:rFonts w:ascii="Times New Roman" w:hAnsi="Times New Roman" w:cs="Times New Roman"/>
                <w:sz w:val="20"/>
                <w:szCs w:val="20"/>
                <w:rPrChange w:id="12215" w:author="Mohammad Nayeem Hasan" w:date="2023-01-21T03:17:00Z">
                  <w:rPr>
                    <w:ins w:id="12216" w:author="Mohammad Nayeem Hasan" w:date="2023-01-21T00:38:00Z"/>
                    <w:rFonts w:ascii="Times New Roman" w:hAnsi="Times New Roman" w:cs="Times New Roman"/>
                    <w:sz w:val="24"/>
                    <w:szCs w:val="24"/>
                  </w:rPr>
                </w:rPrChange>
              </w:rPr>
              <w:pPrChange w:id="12217" w:author="Mohammad Nayeem Hasan" w:date="2023-01-21T14:56:00Z">
                <w:pPr>
                  <w:jc w:val="both"/>
                </w:pPr>
              </w:pPrChange>
            </w:pPr>
            <w:ins w:id="12218" w:author="Mohammad Nayeem Hasan" w:date="2023-01-21T00:38:00Z">
              <w:r w:rsidRPr="00C60F95">
                <w:rPr>
                  <w:rFonts w:ascii="Times New Roman" w:hAnsi="Times New Roman" w:cs="Times New Roman"/>
                  <w:sz w:val="20"/>
                  <w:szCs w:val="20"/>
                  <w:rPrChange w:id="12219" w:author="Mohammad Nayeem Hasan" w:date="2023-01-21T03:17:00Z">
                    <w:rPr>
                      <w:rFonts w:ascii="Times New Roman" w:hAnsi="Times New Roman" w:cs="Times New Roman"/>
                      <w:sz w:val="24"/>
                      <w:szCs w:val="24"/>
                    </w:rPr>
                  </w:rPrChange>
                </w:rPr>
                <w:t>0.061</w:t>
              </w:r>
            </w:ins>
          </w:p>
        </w:tc>
        <w:tc>
          <w:tcPr>
            <w:tcW w:w="818" w:type="pct"/>
            <w:vAlign w:val="center"/>
            <w:tcPrChange w:id="12220" w:author="Mohammad Nayeem Hasan" w:date="2023-01-27T16:50:00Z">
              <w:tcPr>
                <w:tcW w:w="818" w:type="pct"/>
                <w:gridSpan w:val="2"/>
                <w:vAlign w:val="center"/>
              </w:tcPr>
            </w:tcPrChange>
          </w:tcPr>
          <w:p w14:paraId="2B2B972D" w14:textId="18A8BCC7" w:rsidR="004D458D" w:rsidRPr="00C60F95" w:rsidRDefault="004D458D" w:rsidP="004D458D">
            <w:pPr>
              <w:rPr>
                <w:ins w:id="12221" w:author="Mohammad Nayeem Hasan" w:date="2023-01-21T00:38:00Z"/>
                <w:rFonts w:ascii="Times New Roman" w:hAnsi="Times New Roman" w:cs="Times New Roman"/>
                <w:sz w:val="20"/>
                <w:szCs w:val="20"/>
                <w:rPrChange w:id="12222" w:author="Mohammad Nayeem Hasan" w:date="2023-01-21T03:17:00Z">
                  <w:rPr>
                    <w:ins w:id="12223" w:author="Mohammad Nayeem Hasan" w:date="2023-01-21T00:38:00Z"/>
                    <w:rFonts w:ascii="Times New Roman" w:hAnsi="Times New Roman" w:cs="Times New Roman"/>
                    <w:sz w:val="24"/>
                    <w:szCs w:val="24"/>
                  </w:rPr>
                </w:rPrChange>
              </w:rPr>
              <w:pPrChange w:id="12224" w:author="Mohammad Nayeem Hasan" w:date="2023-01-21T14:56:00Z">
                <w:pPr>
                  <w:jc w:val="both"/>
                </w:pPr>
              </w:pPrChange>
            </w:pPr>
            <w:ins w:id="12225" w:author="Mohammad Nayeem Hasan" w:date="2023-01-21T00:38:00Z">
              <w:r w:rsidRPr="00C60F95">
                <w:rPr>
                  <w:rFonts w:ascii="Times New Roman" w:hAnsi="Times New Roman" w:cs="Times New Roman"/>
                  <w:sz w:val="20"/>
                  <w:szCs w:val="20"/>
                  <w:rPrChange w:id="12226" w:author="Mohammad Nayeem Hasan" w:date="2023-01-21T03:17:00Z">
                    <w:rPr>
                      <w:rFonts w:ascii="Times New Roman" w:hAnsi="Times New Roman" w:cs="Times New Roman"/>
                      <w:sz w:val="24"/>
                      <w:szCs w:val="24"/>
                    </w:rPr>
                  </w:rPrChange>
                </w:rPr>
                <w:t>1.0</w:t>
              </w:r>
            </w:ins>
            <w:ins w:id="12227" w:author="Mohammad Nayeem Hasan" w:date="2023-01-27T17:44:00Z">
              <w:r w:rsidR="008919CB">
                <w:rPr>
                  <w:rFonts w:ascii="Times New Roman" w:hAnsi="Times New Roman" w:cs="Times New Roman"/>
                  <w:sz w:val="20"/>
                  <w:szCs w:val="20"/>
                </w:rPr>
                <w:t>2</w:t>
              </w:r>
            </w:ins>
            <w:ins w:id="12228" w:author="Mohammad Nayeem Hasan" w:date="2023-01-21T02:17:00Z">
              <w:r w:rsidRPr="00C60F95">
                <w:rPr>
                  <w:rFonts w:ascii="Times New Roman" w:hAnsi="Times New Roman" w:cs="Times New Roman"/>
                  <w:sz w:val="20"/>
                  <w:szCs w:val="20"/>
                  <w:rPrChange w:id="12229" w:author="Mohammad Nayeem Hasan" w:date="2023-01-21T03:17:00Z">
                    <w:rPr>
                      <w:rFonts w:ascii="Times New Roman" w:hAnsi="Times New Roman" w:cs="Times New Roman"/>
                      <w:sz w:val="24"/>
                      <w:szCs w:val="24"/>
                    </w:rPr>
                  </w:rPrChange>
                </w:rPr>
                <w:t xml:space="preserve"> (0.76, 1.37)</w:t>
              </w:r>
            </w:ins>
          </w:p>
        </w:tc>
        <w:tc>
          <w:tcPr>
            <w:tcW w:w="481" w:type="pct"/>
            <w:vAlign w:val="center"/>
            <w:tcPrChange w:id="12230" w:author="Mohammad Nayeem Hasan" w:date="2023-01-27T16:50:00Z">
              <w:tcPr>
                <w:tcW w:w="481" w:type="pct"/>
                <w:gridSpan w:val="2"/>
                <w:vAlign w:val="center"/>
              </w:tcPr>
            </w:tcPrChange>
          </w:tcPr>
          <w:p w14:paraId="138E4B9C" w14:textId="77777777" w:rsidR="004D458D" w:rsidRPr="00C60F95" w:rsidRDefault="004D458D" w:rsidP="004D458D">
            <w:pPr>
              <w:rPr>
                <w:ins w:id="12231" w:author="Mohammad Nayeem Hasan" w:date="2023-01-21T00:38:00Z"/>
                <w:rFonts w:ascii="Times New Roman" w:hAnsi="Times New Roman" w:cs="Times New Roman"/>
                <w:sz w:val="20"/>
                <w:szCs w:val="20"/>
                <w:rPrChange w:id="12232" w:author="Mohammad Nayeem Hasan" w:date="2023-01-21T03:17:00Z">
                  <w:rPr>
                    <w:ins w:id="12233" w:author="Mohammad Nayeem Hasan" w:date="2023-01-21T00:38:00Z"/>
                    <w:rFonts w:ascii="Times New Roman" w:hAnsi="Times New Roman" w:cs="Times New Roman"/>
                    <w:sz w:val="24"/>
                    <w:szCs w:val="24"/>
                  </w:rPr>
                </w:rPrChange>
              </w:rPr>
              <w:pPrChange w:id="12234" w:author="Mohammad Nayeem Hasan" w:date="2023-01-21T14:56:00Z">
                <w:pPr>
                  <w:jc w:val="both"/>
                </w:pPr>
              </w:pPrChange>
            </w:pPr>
            <w:ins w:id="12235" w:author="Mohammad Nayeem Hasan" w:date="2023-01-21T00:38:00Z">
              <w:r w:rsidRPr="00C60F95">
                <w:rPr>
                  <w:rFonts w:ascii="Times New Roman" w:hAnsi="Times New Roman" w:cs="Times New Roman"/>
                  <w:sz w:val="20"/>
                  <w:szCs w:val="20"/>
                  <w:rPrChange w:id="12236" w:author="Mohammad Nayeem Hasan" w:date="2023-01-21T03:17:00Z">
                    <w:rPr>
                      <w:rFonts w:ascii="Times New Roman" w:hAnsi="Times New Roman" w:cs="Times New Roman"/>
                      <w:sz w:val="24"/>
                      <w:szCs w:val="24"/>
                    </w:rPr>
                  </w:rPrChange>
                </w:rPr>
                <w:t>0.904</w:t>
              </w:r>
            </w:ins>
          </w:p>
        </w:tc>
        <w:tc>
          <w:tcPr>
            <w:tcW w:w="1012" w:type="pct"/>
            <w:vAlign w:val="center"/>
            <w:tcPrChange w:id="12237" w:author="Mohammad Nayeem Hasan" w:date="2023-01-27T16:50:00Z">
              <w:tcPr>
                <w:tcW w:w="1012" w:type="pct"/>
                <w:gridSpan w:val="3"/>
                <w:vAlign w:val="center"/>
              </w:tcPr>
            </w:tcPrChange>
          </w:tcPr>
          <w:p w14:paraId="54F74BE1" w14:textId="3B7AC3BE" w:rsidR="004D458D" w:rsidRPr="00C60F95" w:rsidRDefault="004D458D" w:rsidP="004D458D">
            <w:pPr>
              <w:rPr>
                <w:ins w:id="12238" w:author="Mohammad Nayeem Hasan" w:date="2023-01-21T00:38:00Z"/>
                <w:rFonts w:ascii="Times New Roman" w:hAnsi="Times New Roman" w:cs="Times New Roman"/>
                <w:sz w:val="20"/>
                <w:szCs w:val="20"/>
                <w:rPrChange w:id="12239" w:author="Mohammad Nayeem Hasan" w:date="2023-01-21T03:17:00Z">
                  <w:rPr>
                    <w:ins w:id="12240" w:author="Mohammad Nayeem Hasan" w:date="2023-01-21T00:38:00Z"/>
                    <w:rFonts w:ascii="Times New Roman" w:hAnsi="Times New Roman" w:cs="Times New Roman"/>
                    <w:sz w:val="24"/>
                    <w:szCs w:val="24"/>
                  </w:rPr>
                </w:rPrChange>
              </w:rPr>
              <w:pPrChange w:id="12241" w:author="Mohammad Nayeem Hasan" w:date="2023-01-21T14:56:00Z">
                <w:pPr>
                  <w:jc w:val="both"/>
                </w:pPr>
              </w:pPrChange>
            </w:pPr>
            <w:ins w:id="12242" w:author="Mohammad Nayeem Hasan" w:date="2023-01-21T00:38:00Z">
              <w:r w:rsidRPr="00C60F95">
                <w:rPr>
                  <w:rFonts w:ascii="Times New Roman" w:hAnsi="Times New Roman" w:cs="Times New Roman"/>
                  <w:sz w:val="20"/>
                  <w:szCs w:val="20"/>
                  <w:rPrChange w:id="12243" w:author="Mohammad Nayeem Hasan" w:date="2023-01-21T03:17:00Z">
                    <w:rPr>
                      <w:rFonts w:ascii="Times New Roman" w:hAnsi="Times New Roman" w:cs="Times New Roman"/>
                      <w:sz w:val="24"/>
                      <w:szCs w:val="24"/>
                    </w:rPr>
                  </w:rPrChange>
                </w:rPr>
                <w:t>1.29</w:t>
              </w:r>
            </w:ins>
            <w:ins w:id="12244" w:author="Mohammad Nayeem Hasan" w:date="2023-01-21T02:43:00Z">
              <w:r w:rsidRPr="00C60F95">
                <w:rPr>
                  <w:rFonts w:ascii="Times New Roman" w:hAnsi="Times New Roman" w:cs="Times New Roman"/>
                  <w:sz w:val="20"/>
                  <w:szCs w:val="20"/>
                  <w:rPrChange w:id="12245" w:author="Mohammad Nayeem Hasan" w:date="2023-01-21T03:17:00Z">
                    <w:rPr>
                      <w:rFonts w:ascii="Times New Roman" w:hAnsi="Times New Roman" w:cs="Times New Roman"/>
                      <w:sz w:val="24"/>
                      <w:szCs w:val="24"/>
                    </w:rPr>
                  </w:rPrChange>
                </w:rPr>
                <w:t xml:space="preserve"> (1.03, 1.62)</w:t>
              </w:r>
            </w:ins>
          </w:p>
        </w:tc>
        <w:tc>
          <w:tcPr>
            <w:tcW w:w="473" w:type="pct"/>
            <w:vAlign w:val="center"/>
            <w:tcPrChange w:id="12246" w:author="Mohammad Nayeem Hasan" w:date="2023-01-27T16:50:00Z">
              <w:tcPr>
                <w:tcW w:w="477" w:type="pct"/>
                <w:gridSpan w:val="2"/>
                <w:vAlign w:val="center"/>
              </w:tcPr>
            </w:tcPrChange>
          </w:tcPr>
          <w:p w14:paraId="2313C451" w14:textId="77777777" w:rsidR="004D458D" w:rsidRPr="00C60F95" w:rsidRDefault="004D458D" w:rsidP="004D458D">
            <w:pPr>
              <w:rPr>
                <w:ins w:id="12247" w:author="Mohammad Nayeem Hasan" w:date="2023-01-21T00:38:00Z"/>
                <w:rFonts w:ascii="Times New Roman" w:hAnsi="Times New Roman" w:cs="Times New Roman"/>
                <w:b/>
                <w:bCs/>
                <w:sz w:val="20"/>
                <w:szCs w:val="20"/>
                <w:rPrChange w:id="12248" w:author="Mohammad Nayeem Hasan" w:date="2023-01-21T03:17:00Z">
                  <w:rPr>
                    <w:ins w:id="12249" w:author="Mohammad Nayeem Hasan" w:date="2023-01-21T00:38:00Z"/>
                    <w:rFonts w:ascii="Times New Roman" w:hAnsi="Times New Roman" w:cs="Times New Roman"/>
                    <w:b/>
                    <w:bCs/>
                    <w:sz w:val="24"/>
                    <w:szCs w:val="24"/>
                  </w:rPr>
                </w:rPrChange>
              </w:rPr>
              <w:pPrChange w:id="12250" w:author="Mohammad Nayeem Hasan" w:date="2023-01-21T14:56:00Z">
                <w:pPr>
                  <w:jc w:val="both"/>
                </w:pPr>
              </w:pPrChange>
            </w:pPr>
            <w:ins w:id="12251" w:author="Mohammad Nayeem Hasan" w:date="2023-01-21T00:38:00Z">
              <w:r w:rsidRPr="00C60F95">
                <w:rPr>
                  <w:rFonts w:ascii="Times New Roman" w:hAnsi="Times New Roman" w:cs="Times New Roman"/>
                  <w:b/>
                  <w:bCs/>
                  <w:sz w:val="20"/>
                  <w:szCs w:val="20"/>
                  <w:rPrChange w:id="12252" w:author="Mohammad Nayeem Hasan" w:date="2023-01-21T03:17:00Z">
                    <w:rPr>
                      <w:rFonts w:ascii="Times New Roman" w:hAnsi="Times New Roman" w:cs="Times New Roman"/>
                      <w:b/>
                      <w:bCs/>
                      <w:sz w:val="24"/>
                      <w:szCs w:val="24"/>
                    </w:rPr>
                  </w:rPrChange>
                </w:rPr>
                <w:t>0.026</w:t>
              </w:r>
            </w:ins>
          </w:p>
        </w:tc>
      </w:tr>
      <w:tr w:rsidR="004D458D" w:rsidRPr="00C60F95" w14:paraId="7D55D54E" w14:textId="77777777" w:rsidTr="00DE658B">
        <w:trPr>
          <w:trHeight w:val="138"/>
          <w:jc w:val="center"/>
          <w:ins w:id="12253" w:author="Mohammad Nayeem Hasan" w:date="2023-01-21T00:38:00Z"/>
          <w:trPrChange w:id="12254" w:author="Mohammad Nayeem Hasan" w:date="2023-01-27T16:50:00Z">
            <w:trPr>
              <w:trHeight w:val="138"/>
              <w:jc w:val="center"/>
            </w:trPr>
          </w:trPrChange>
        </w:trPr>
        <w:tc>
          <w:tcPr>
            <w:tcW w:w="881" w:type="pct"/>
            <w:vAlign w:val="center"/>
            <w:tcPrChange w:id="12255" w:author="Mohammad Nayeem Hasan" w:date="2023-01-27T16:50:00Z">
              <w:tcPr>
                <w:tcW w:w="881" w:type="pct"/>
                <w:vAlign w:val="center"/>
              </w:tcPr>
            </w:tcPrChange>
          </w:tcPr>
          <w:p w14:paraId="0581DFEF" w14:textId="77777777" w:rsidR="004D458D" w:rsidRPr="00C60F95" w:rsidRDefault="004D458D" w:rsidP="004D458D">
            <w:pPr>
              <w:rPr>
                <w:ins w:id="12256" w:author="Mohammad Nayeem Hasan" w:date="2023-01-21T00:38:00Z"/>
                <w:rFonts w:ascii="Times New Roman" w:hAnsi="Times New Roman" w:cs="Times New Roman"/>
                <w:sz w:val="20"/>
                <w:szCs w:val="20"/>
                <w:rPrChange w:id="12257" w:author="Mohammad Nayeem Hasan" w:date="2023-01-21T03:17:00Z">
                  <w:rPr>
                    <w:ins w:id="12258" w:author="Mohammad Nayeem Hasan" w:date="2023-01-21T00:38:00Z"/>
                    <w:rFonts w:ascii="Times New Roman" w:hAnsi="Times New Roman" w:cs="Times New Roman"/>
                    <w:sz w:val="24"/>
                    <w:szCs w:val="24"/>
                  </w:rPr>
                </w:rPrChange>
              </w:rPr>
              <w:pPrChange w:id="12259" w:author="Mohammad Nayeem Hasan" w:date="2023-01-21T14:56:00Z">
                <w:pPr>
                  <w:jc w:val="both"/>
                </w:pPr>
              </w:pPrChange>
            </w:pPr>
            <w:ins w:id="12260" w:author="Mohammad Nayeem Hasan" w:date="2023-01-21T00:38:00Z">
              <w:r w:rsidRPr="00C60F95">
                <w:rPr>
                  <w:rFonts w:ascii="Times New Roman" w:hAnsi="Times New Roman" w:cs="Times New Roman"/>
                  <w:sz w:val="20"/>
                  <w:szCs w:val="20"/>
                  <w:rPrChange w:id="12261" w:author="Mohammad Nayeem Hasan" w:date="2023-01-21T03:17:00Z">
                    <w:rPr>
                      <w:rFonts w:ascii="Times New Roman" w:hAnsi="Times New Roman" w:cs="Times New Roman"/>
                      <w:sz w:val="24"/>
                      <w:szCs w:val="24"/>
                    </w:rPr>
                  </w:rPrChange>
                </w:rPr>
                <w:t>Others</w:t>
              </w:r>
            </w:ins>
          </w:p>
        </w:tc>
        <w:tc>
          <w:tcPr>
            <w:tcW w:w="854" w:type="pct"/>
            <w:vAlign w:val="center"/>
            <w:tcPrChange w:id="12262" w:author="Mohammad Nayeem Hasan" w:date="2023-01-27T16:50:00Z">
              <w:tcPr>
                <w:tcW w:w="851" w:type="pct"/>
                <w:vAlign w:val="center"/>
              </w:tcPr>
            </w:tcPrChange>
          </w:tcPr>
          <w:p w14:paraId="62787D42" w14:textId="77777777" w:rsidR="004D458D" w:rsidRPr="00C60F95" w:rsidRDefault="004D458D" w:rsidP="004D458D">
            <w:pPr>
              <w:rPr>
                <w:ins w:id="12263" w:author="Mohammad Nayeem Hasan" w:date="2023-01-21T00:38:00Z"/>
                <w:rFonts w:ascii="Times New Roman" w:hAnsi="Times New Roman" w:cs="Times New Roman"/>
                <w:sz w:val="20"/>
                <w:szCs w:val="20"/>
                <w:rPrChange w:id="12264" w:author="Mohammad Nayeem Hasan" w:date="2023-01-21T03:17:00Z">
                  <w:rPr>
                    <w:ins w:id="12265" w:author="Mohammad Nayeem Hasan" w:date="2023-01-21T00:38:00Z"/>
                    <w:rFonts w:ascii="Times New Roman" w:hAnsi="Times New Roman" w:cs="Times New Roman"/>
                    <w:sz w:val="24"/>
                    <w:szCs w:val="24"/>
                  </w:rPr>
                </w:rPrChange>
              </w:rPr>
              <w:pPrChange w:id="12266" w:author="Mohammad Nayeem Hasan" w:date="2023-01-21T14:56:00Z">
                <w:pPr>
                  <w:jc w:val="both"/>
                </w:pPr>
              </w:pPrChange>
            </w:pPr>
            <w:ins w:id="12267" w:author="Mohammad Nayeem Hasan" w:date="2023-01-21T00:38:00Z">
              <w:r w:rsidRPr="00C60F95">
                <w:rPr>
                  <w:rFonts w:ascii="Times New Roman" w:hAnsi="Times New Roman" w:cs="Times New Roman"/>
                  <w:sz w:val="20"/>
                  <w:szCs w:val="20"/>
                  <w:rPrChange w:id="12268" w:author="Mohammad Nayeem Hasan" w:date="2023-01-21T03:17:00Z">
                    <w:rPr>
                      <w:rFonts w:ascii="Times New Roman" w:hAnsi="Times New Roman" w:cs="Times New Roman"/>
                      <w:sz w:val="24"/>
                      <w:szCs w:val="24"/>
                    </w:rPr>
                  </w:rPrChange>
                </w:rPr>
                <w:t>Ref.</w:t>
              </w:r>
            </w:ins>
          </w:p>
        </w:tc>
        <w:tc>
          <w:tcPr>
            <w:tcW w:w="481" w:type="pct"/>
            <w:vAlign w:val="center"/>
            <w:tcPrChange w:id="12269" w:author="Mohammad Nayeem Hasan" w:date="2023-01-27T16:50:00Z">
              <w:tcPr>
                <w:tcW w:w="481" w:type="pct"/>
                <w:gridSpan w:val="3"/>
                <w:vAlign w:val="center"/>
              </w:tcPr>
            </w:tcPrChange>
          </w:tcPr>
          <w:p w14:paraId="5CF233FB" w14:textId="77777777" w:rsidR="004D458D" w:rsidRPr="00C60F95" w:rsidRDefault="004D458D" w:rsidP="004D458D">
            <w:pPr>
              <w:rPr>
                <w:ins w:id="12270" w:author="Mohammad Nayeem Hasan" w:date="2023-01-21T00:38:00Z"/>
                <w:rFonts w:ascii="Times New Roman" w:hAnsi="Times New Roman" w:cs="Times New Roman"/>
                <w:sz w:val="20"/>
                <w:szCs w:val="20"/>
                <w:rPrChange w:id="12271" w:author="Mohammad Nayeem Hasan" w:date="2023-01-21T03:17:00Z">
                  <w:rPr>
                    <w:ins w:id="12272" w:author="Mohammad Nayeem Hasan" w:date="2023-01-21T00:38:00Z"/>
                    <w:rFonts w:ascii="Times New Roman" w:hAnsi="Times New Roman" w:cs="Times New Roman"/>
                    <w:sz w:val="24"/>
                    <w:szCs w:val="24"/>
                  </w:rPr>
                </w:rPrChange>
              </w:rPr>
              <w:pPrChange w:id="12273" w:author="Mohammad Nayeem Hasan" w:date="2023-01-21T14:56:00Z">
                <w:pPr>
                  <w:jc w:val="both"/>
                </w:pPr>
              </w:pPrChange>
            </w:pPr>
            <w:ins w:id="12274" w:author="Mohammad Nayeem Hasan" w:date="2023-01-21T00:38:00Z">
              <w:r w:rsidRPr="00C60F95">
                <w:rPr>
                  <w:rFonts w:ascii="Times New Roman" w:hAnsi="Times New Roman" w:cs="Times New Roman"/>
                  <w:sz w:val="20"/>
                  <w:szCs w:val="20"/>
                  <w:rPrChange w:id="12275" w:author="Mohammad Nayeem Hasan" w:date="2023-01-21T03:17:00Z">
                    <w:rPr>
                      <w:rFonts w:ascii="Times New Roman" w:hAnsi="Times New Roman" w:cs="Times New Roman"/>
                      <w:sz w:val="24"/>
                      <w:szCs w:val="24"/>
                    </w:rPr>
                  </w:rPrChange>
                </w:rPr>
                <w:t>-</w:t>
              </w:r>
            </w:ins>
          </w:p>
        </w:tc>
        <w:tc>
          <w:tcPr>
            <w:tcW w:w="818" w:type="pct"/>
            <w:vAlign w:val="center"/>
            <w:tcPrChange w:id="12276" w:author="Mohammad Nayeem Hasan" w:date="2023-01-27T16:50:00Z">
              <w:tcPr>
                <w:tcW w:w="818" w:type="pct"/>
                <w:gridSpan w:val="2"/>
                <w:vAlign w:val="center"/>
              </w:tcPr>
            </w:tcPrChange>
          </w:tcPr>
          <w:p w14:paraId="52C10CEF" w14:textId="77777777" w:rsidR="004D458D" w:rsidRPr="00C60F95" w:rsidRDefault="004D458D" w:rsidP="004D458D">
            <w:pPr>
              <w:rPr>
                <w:ins w:id="12277" w:author="Mohammad Nayeem Hasan" w:date="2023-01-21T00:38:00Z"/>
                <w:rFonts w:ascii="Times New Roman" w:hAnsi="Times New Roman" w:cs="Times New Roman"/>
                <w:sz w:val="20"/>
                <w:szCs w:val="20"/>
                <w:rPrChange w:id="12278" w:author="Mohammad Nayeem Hasan" w:date="2023-01-21T03:17:00Z">
                  <w:rPr>
                    <w:ins w:id="12279" w:author="Mohammad Nayeem Hasan" w:date="2023-01-21T00:38:00Z"/>
                    <w:rFonts w:ascii="Times New Roman" w:hAnsi="Times New Roman" w:cs="Times New Roman"/>
                    <w:sz w:val="24"/>
                    <w:szCs w:val="24"/>
                  </w:rPr>
                </w:rPrChange>
              </w:rPr>
              <w:pPrChange w:id="12280" w:author="Mohammad Nayeem Hasan" w:date="2023-01-21T14:56:00Z">
                <w:pPr>
                  <w:jc w:val="both"/>
                </w:pPr>
              </w:pPrChange>
            </w:pPr>
            <w:ins w:id="12281" w:author="Mohammad Nayeem Hasan" w:date="2023-01-21T00:38:00Z">
              <w:r w:rsidRPr="00C60F95">
                <w:rPr>
                  <w:rFonts w:ascii="Times New Roman" w:hAnsi="Times New Roman" w:cs="Times New Roman"/>
                  <w:sz w:val="20"/>
                  <w:szCs w:val="20"/>
                  <w:rPrChange w:id="12282" w:author="Mohammad Nayeem Hasan" w:date="2023-01-21T03:17:00Z">
                    <w:rPr>
                      <w:rFonts w:ascii="Times New Roman" w:hAnsi="Times New Roman" w:cs="Times New Roman"/>
                      <w:sz w:val="24"/>
                      <w:szCs w:val="24"/>
                    </w:rPr>
                  </w:rPrChange>
                </w:rPr>
                <w:t>Ref</w:t>
              </w:r>
            </w:ins>
          </w:p>
        </w:tc>
        <w:tc>
          <w:tcPr>
            <w:tcW w:w="481" w:type="pct"/>
            <w:vAlign w:val="center"/>
            <w:tcPrChange w:id="12283" w:author="Mohammad Nayeem Hasan" w:date="2023-01-27T16:50:00Z">
              <w:tcPr>
                <w:tcW w:w="481" w:type="pct"/>
                <w:gridSpan w:val="2"/>
                <w:vAlign w:val="center"/>
              </w:tcPr>
            </w:tcPrChange>
          </w:tcPr>
          <w:p w14:paraId="281CBDD4" w14:textId="77777777" w:rsidR="004D458D" w:rsidRPr="00C60F95" w:rsidRDefault="004D458D" w:rsidP="004D458D">
            <w:pPr>
              <w:rPr>
                <w:ins w:id="12284" w:author="Mohammad Nayeem Hasan" w:date="2023-01-21T00:38:00Z"/>
                <w:rFonts w:ascii="Times New Roman" w:hAnsi="Times New Roman" w:cs="Times New Roman"/>
                <w:sz w:val="20"/>
                <w:szCs w:val="20"/>
                <w:rPrChange w:id="12285" w:author="Mohammad Nayeem Hasan" w:date="2023-01-21T03:17:00Z">
                  <w:rPr>
                    <w:ins w:id="12286" w:author="Mohammad Nayeem Hasan" w:date="2023-01-21T00:38:00Z"/>
                    <w:rFonts w:ascii="Times New Roman" w:hAnsi="Times New Roman" w:cs="Times New Roman"/>
                    <w:sz w:val="24"/>
                    <w:szCs w:val="24"/>
                  </w:rPr>
                </w:rPrChange>
              </w:rPr>
              <w:pPrChange w:id="12287" w:author="Mohammad Nayeem Hasan" w:date="2023-01-21T14:56:00Z">
                <w:pPr>
                  <w:jc w:val="both"/>
                </w:pPr>
              </w:pPrChange>
            </w:pPr>
            <w:ins w:id="12288" w:author="Mohammad Nayeem Hasan" w:date="2023-01-21T00:38:00Z">
              <w:r w:rsidRPr="00C60F95">
                <w:rPr>
                  <w:rFonts w:ascii="Times New Roman" w:hAnsi="Times New Roman" w:cs="Times New Roman"/>
                  <w:sz w:val="20"/>
                  <w:szCs w:val="20"/>
                  <w:rPrChange w:id="12289" w:author="Mohammad Nayeem Hasan" w:date="2023-01-21T03:17:00Z">
                    <w:rPr>
                      <w:rFonts w:ascii="Times New Roman" w:hAnsi="Times New Roman" w:cs="Times New Roman"/>
                      <w:sz w:val="24"/>
                      <w:szCs w:val="24"/>
                    </w:rPr>
                  </w:rPrChange>
                </w:rPr>
                <w:t>-</w:t>
              </w:r>
            </w:ins>
          </w:p>
        </w:tc>
        <w:tc>
          <w:tcPr>
            <w:tcW w:w="1012" w:type="pct"/>
            <w:vAlign w:val="center"/>
            <w:tcPrChange w:id="12290" w:author="Mohammad Nayeem Hasan" w:date="2023-01-27T16:50:00Z">
              <w:tcPr>
                <w:tcW w:w="1012" w:type="pct"/>
                <w:gridSpan w:val="3"/>
                <w:vAlign w:val="center"/>
              </w:tcPr>
            </w:tcPrChange>
          </w:tcPr>
          <w:p w14:paraId="71AB3A11" w14:textId="77777777" w:rsidR="004D458D" w:rsidRPr="00C60F95" w:rsidRDefault="004D458D" w:rsidP="004D458D">
            <w:pPr>
              <w:rPr>
                <w:ins w:id="12291" w:author="Mohammad Nayeem Hasan" w:date="2023-01-21T00:38:00Z"/>
                <w:rFonts w:ascii="Times New Roman" w:hAnsi="Times New Roman" w:cs="Times New Roman"/>
                <w:sz w:val="20"/>
                <w:szCs w:val="20"/>
                <w:rPrChange w:id="12292" w:author="Mohammad Nayeem Hasan" w:date="2023-01-21T03:17:00Z">
                  <w:rPr>
                    <w:ins w:id="12293" w:author="Mohammad Nayeem Hasan" w:date="2023-01-21T00:38:00Z"/>
                    <w:rFonts w:ascii="Times New Roman" w:hAnsi="Times New Roman" w:cs="Times New Roman"/>
                    <w:sz w:val="24"/>
                    <w:szCs w:val="24"/>
                  </w:rPr>
                </w:rPrChange>
              </w:rPr>
              <w:pPrChange w:id="12294" w:author="Mohammad Nayeem Hasan" w:date="2023-01-21T14:56:00Z">
                <w:pPr>
                  <w:jc w:val="both"/>
                </w:pPr>
              </w:pPrChange>
            </w:pPr>
            <w:ins w:id="12295" w:author="Mohammad Nayeem Hasan" w:date="2023-01-21T00:38:00Z">
              <w:r w:rsidRPr="00C60F95">
                <w:rPr>
                  <w:rFonts w:ascii="Times New Roman" w:hAnsi="Times New Roman" w:cs="Times New Roman"/>
                  <w:sz w:val="20"/>
                  <w:szCs w:val="20"/>
                  <w:rPrChange w:id="12296" w:author="Mohammad Nayeem Hasan" w:date="2023-01-21T03:17:00Z">
                    <w:rPr>
                      <w:rFonts w:ascii="Times New Roman" w:hAnsi="Times New Roman" w:cs="Times New Roman"/>
                      <w:sz w:val="24"/>
                      <w:szCs w:val="24"/>
                    </w:rPr>
                  </w:rPrChange>
                </w:rPr>
                <w:t>Ref</w:t>
              </w:r>
            </w:ins>
          </w:p>
        </w:tc>
        <w:tc>
          <w:tcPr>
            <w:tcW w:w="473" w:type="pct"/>
            <w:vAlign w:val="center"/>
            <w:tcPrChange w:id="12297" w:author="Mohammad Nayeem Hasan" w:date="2023-01-27T16:50:00Z">
              <w:tcPr>
                <w:tcW w:w="477" w:type="pct"/>
                <w:gridSpan w:val="2"/>
                <w:vAlign w:val="center"/>
              </w:tcPr>
            </w:tcPrChange>
          </w:tcPr>
          <w:p w14:paraId="2A258B18" w14:textId="77777777" w:rsidR="004D458D" w:rsidRPr="00C60F95" w:rsidRDefault="004D458D" w:rsidP="004D458D">
            <w:pPr>
              <w:rPr>
                <w:ins w:id="12298" w:author="Mohammad Nayeem Hasan" w:date="2023-01-21T00:38:00Z"/>
                <w:rFonts w:ascii="Times New Roman" w:hAnsi="Times New Roman" w:cs="Times New Roman"/>
                <w:sz w:val="20"/>
                <w:szCs w:val="20"/>
                <w:rPrChange w:id="12299" w:author="Mohammad Nayeem Hasan" w:date="2023-01-21T03:17:00Z">
                  <w:rPr>
                    <w:ins w:id="12300" w:author="Mohammad Nayeem Hasan" w:date="2023-01-21T00:38:00Z"/>
                    <w:rFonts w:ascii="Times New Roman" w:hAnsi="Times New Roman" w:cs="Times New Roman"/>
                    <w:sz w:val="24"/>
                    <w:szCs w:val="24"/>
                  </w:rPr>
                </w:rPrChange>
              </w:rPr>
              <w:pPrChange w:id="12301" w:author="Mohammad Nayeem Hasan" w:date="2023-01-21T14:56:00Z">
                <w:pPr>
                  <w:jc w:val="both"/>
                </w:pPr>
              </w:pPrChange>
            </w:pPr>
            <w:ins w:id="12302" w:author="Mohammad Nayeem Hasan" w:date="2023-01-21T00:38:00Z">
              <w:r w:rsidRPr="00C60F95">
                <w:rPr>
                  <w:rFonts w:ascii="Times New Roman" w:hAnsi="Times New Roman" w:cs="Times New Roman"/>
                  <w:sz w:val="20"/>
                  <w:szCs w:val="20"/>
                  <w:rPrChange w:id="12303" w:author="Mohammad Nayeem Hasan" w:date="2023-01-21T03:17:00Z">
                    <w:rPr>
                      <w:rFonts w:ascii="Times New Roman" w:hAnsi="Times New Roman" w:cs="Times New Roman"/>
                      <w:sz w:val="24"/>
                      <w:szCs w:val="24"/>
                    </w:rPr>
                  </w:rPrChange>
                </w:rPr>
                <w:t>-</w:t>
              </w:r>
            </w:ins>
          </w:p>
        </w:tc>
      </w:tr>
      <w:tr w:rsidR="004D458D" w:rsidRPr="00C60F95" w14:paraId="50A4D872" w14:textId="1BE45EFB" w:rsidTr="00DE658B">
        <w:tblPrEx>
          <w:tblPrExChange w:id="12304" w:author="Mohammad Nayeem Hasan" w:date="2023-01-27T16:50:00Z">
            <w:tblPrEx>
              <w:tblLayout w:type="fixed"/>
            </w:tblPrEx>
          </w:tblPrExChange>
        </w:tblPrEx>
        <w:trPr>
          <w:trHeight w:val="188"/>
          <w:jc w:val="center"/>
          <w:ins w:id="12305" w:author="Mohammad Nayeem Hasan" w:date="2023-01-21T00:38:00Z"/>
          <w:trPrChange w:id="12306" w:author="Mohammad Nayeem Hasan" w:date="2023-01-27T16:50:00Z">
            <w:trPr>
              <w:trHeight w:val="188"/>
              <w:jc w:val="center"/>
            </w:trPr>
          </w:trPrChange>
        </w:trPr>
        <w:tc>
          <w:tcPr>
            <w:tcW w:w="1735" w:type="pct"/>
            <w:gridSpan w:val="2"/>
            <w:vAlign w:val="center"/>
            <w:tcPrChange w:id="12307" w:author="Mohammad Nayeem Hasan" w:date="2023-01-27T16:50:00Z">
              <w:tcPr>
                <w:tcW w:w="1874" w:type="pct"/>
                <w:gridSpan w:val="4"/>
                <w:vAlign w:val="center"/>
              </w:tcPr>
            </w:tcPrChange>
          </w:tcPr>
          <w:p w14:paraId="60E51D60" w14:textId="77777777" w:rsidR="004D458D" w:rsidRPr="00C60F95" w:rsidRDefault="004D458D" w:rsidP="004D458D">
            <w:pPr>
              <w:rPr>
                <w:ins w:id="12308" w:author="Mohammad Nayeem Hasan" w:date="2023-01-21T00:38:00Z"/>
                <w:rFonts w:ascii="Times New Roman" w:hAnsi="Times New Roman" w:cs="Times New Roman"/>
                <w:sz w:val="20"/>
                <w:szCs w:val="20"/>
                <w:rPrChange w:id="12309" w:author="Mohammad Nayeem Hasan" w:date="2023-01-21T03:17:00Z">
                  <w:rPr>
                    <w:ins w:id="12310" w:author="Mohammad Nayeem Hasan" w:date="2023-01-21T00:38:00Z"/>
                    <w:rFonts w:ascii="Times New Roman" w:hAnsi="Times New Roman" w:cs="Times New Roman"/>
                    <w:sz w:val="24"/>
                    <w:szCs w:val="24"/>
                  </w:rPr>
                </w:rPrChange>
              </w:rPr>
              <w:pPrChange w:id="12311" w:author="Mohammad Nayeem Hasan" w:date="2023-01-21T14:56:00Z">
                <w:pPr>
                  <w:jc w:val="both"/>
                </w:pPr>
              </w:pPrChange>
            </w:pPr>
            <w:ins w:id="12312" w:author="Mohammad Nayeem Hasan" w:date="2023-01-21T00:38:00Z">
              <w:r w:rsidRPr="00C60F95">
                <w:rPr>
                  <w:rFonts w:ascii="Times New Roman" w:hAnsi="Times New Roman" w:cs="Times New Roman"/>
                  <w:sz w:val="20"/>
                  <w:szCs w:val="20"/>
                  <w:rPrChange w:id="12313" w:author="Mohammad Nayeem Hasan" w:date="2023-01-21T03:17:00Z">
                    <w:rPr>
                      <w:rFonts w:ascii="Times New Roman" w:hAnsi="Times New Roman" w:cs="Times New Roman"/>
                      <w:sz w:val="24"/>
                      <w:szCs w:val="24"/>
                    </w:rPr>
                  </w:rPrChange>
                </w:rPr>
                <w:t>Household Head Sex</w:t>
              </w:r>
            </w:ins>
          </w:p>
        </w:tc>
        <w:tc>
          <w:tcPr>
            <w:tcW w:w="2791" w:type="pct"/>
            <w:gridSpan w:val="4"/>
            <w:vAlign w:val="center"/>
            <w:tcPrChange w:id="12314" w:author="Mohammad Nayeem Hasan" w:date="2023-01-27T16:50:00Z">
              <w:tcPr>
                <w:tcW w:w="2648" w:type="pct"/>
                <w:gridSpan w:val="7"/>
                <w:vAlign w:val="center"/>
              </w:tcPr>
            </w:tcPrChange>
          </w:tcPr>
          <w:p w14:paraId="4829BB20" w14:textId="77777777" w:rsidR="004D458D" w:rsidRPr="00C60F95" w:rsidRDefault="004D458D" w:rsidP="004D458D">
            <w:pPr>
              <w:rPr>
                <w:ins w:id="12315" w:author="Mohammad Nayeem Hasan" w:date="2023-01-21T00:38:00Z"/>
                <w:rFonts w:ascii="Times New Roman" w:hAnsi="Times New Roman" w:cs="Times New Roman"/>
                <w:sz w:val="20"/>
                <w:szCs w:val="20"/>
                <w:rPrChange w:id="12316" w:author="Mohammad Nayeem Hasan" w:date="2023-01-21T03:17:00Z">
                  <w:rPr>
                    <w:ins w:id="12317" w:author="Mohammad Nayeem Hasan" w:date="2023-01-21T00:38:00Z"/>
                    <w:rFonts w:ascii="Times New Roman" w:hAnsi="Times New Roman" w:cs="Times New Roman"/>
                    <w:sz w:val="24"/>
                    <w:szCs w:val="24"/>
                  </w:rPr>
                </w:rPrChange>
              </w:rPr>
              <w:pPrChange w:id="12318" w:author="Mohammad Nayeem Hasan" w:date="2023-01-21T14:56:00Z">
                <w:pPr>
                  <w:jc w:val="both"/>
                </w:pPr>
              </w:pPrChange>
            </w:pPr>
          </w:p>
        </w:tc>
        <w:tc>
          <w:tcPr>
            <w:tcW w:w="473" w:type="pct"/>
            <w:vAlign w:val="center"/>
            <w:tcPrChange w:id="12319" w:author="Mohammad Nayeem Hasan" w:date="2023-01-27T16:50:00Z">
              <w:tcPr>
                <w:tcW w:w="478" w:type="pct"/>
                <w:gridSpan w:val="3"/>
                <w:vAlign w:val="center"/>
              </w:tcPr>
            </w:tcPrChange>
          </w:tcPr>
          <w:p w14:paraId="231C820D" w14:textId="77777777" w:rsidR="004D458D" w:rsidRPr="00C60F95" w:rsidRDefault="004D458D" w:rsidP="004D458D">
            <w:pPr>
              <w:rPr>
                <w:ins w:id="12320" w:author="Mohammad Nayeem Hasan" w:date="2023-01-21T00:38:00Z"/>
                <w:rFonts w:ascii="Times New Roman" w:hAnsi="Times New Roman" w:cs="Times New Roman"/>
                <w:sz w:val="20"/>
                <w:szCs w:val="20"/>
                <w:rPrChange w:id="12321" w:author="Mohammad Nayeem Hasan" w:date="2023-01-21T03:17:00Z">
                  <w:rPr>
                    <w:ins w:id="12322" w:author="Mohammad Nayeem Hasan" w:date="2023-01-21T00:38:00Z"/>
                    <w:rFonts w:ascii="Times New Roman" w:hAnsi="Times New Roman" w:cs="Times New Roman"/>
                    <w:sz w:val="24"/>
                    <w:szCs w:val="24"/>
                  </w:rPr>
                </w:rPrChange>
              </w:rPr>
              <w:pPrChange w:id="12323" w:author="Mohammad Nayeem Hasan" w:date="2023-01-21T14:56:00Z">
                <w:pPr>
                  <w:jc w:val="both"/>
                </w:pPr>
              </w:pPrChange>
            </w:pPr>
          </w:p>
        </w:tc>
      </w:tr>
      <w:tr w:rsidR="004D458D" w:rsidRPr="00C60F95" w14:paraId="293A7532" w14:textId="77777777" w:rsidTr="00DE658B">
        <w:trPr>
          <w:trHeight w:val="250"/>
          <w:jc w:val="center"/>
          <w:ins w:id="12324" w:author="Mohammad Nayeem Hasan" w:date="2023-01-21T00:38:00Z"/>
          <w:trPrChange w:id="12325" w:author="Mohammad Nayeem Hasan" w:date="2023-01-27T16:50:00Z">
            <w:trPr>
              <w:trHeight w:val="250"/>
              <w:jc w:val="center"/>
            </w:trPr>
          </w:trPrChange>
        </w:trPr>
        <w:tc>
          <w:tcPr>
            <w:tcW w:w="881" w:type="pct"/>
            <w:vAlign w:val="center"/>
            <w:tcPrChange w:id="12326" w:author="Mohammad Nayeem Hasan" w:date="2023-01-27T16:50:00Z">
              <w:tcPr>
                <w:tcW w:w="881" w:type="pct"/>
                <w:vAlign w:val="center"/>
              </w:tcPr>
            </w:tcPrChange>
          </w:tcPr>
          <w:p w14:paraId="5F106ED2" w14:textId="77777777" w:rsidR="004D458D" w:rsidRPr="00C60F95" w:rsidRDefault="004D458D" w:rsidP="004D458D">
            <w:pPr>
              <w:rPr>
                <w:ins w:id="12327" w:author="Mohammad Nayeem Hasan" w:date="2023-01-21T00:38:00Z"/>
                <w:rFonts w:ascii="Times New Roman" w:hAnsi="Times New Roman" w:cs="Times New Roman"/>
                <w:sz w:val="20"/>
                <w:szCs w:val="20"/>
                <w:rPrChange w:id="12328" w:author="Mohammad Nayeem Hasan" w:date="2023-01-21T03:17:00Z">
                  <w:rPr>
                    <w:ins w:id="12329" w:author="Mohammad Nayeem Hasan" w:date="2023-01-21T00:38:00Z"/>
                    <w:rFonts w:ascii="Times New Roman" w:hAnsi="Times New Roman" w:cs="Times New Roman"/>
                    <w:sz w:val="24"/>
                    <w:szCs w:val="24"/>
                  </w:rPr>
                </w:rPrChange>
              </w:rPr>
              <w:pPrChange w:id="12330" w:author="Mohammad Nayeem Hasan" w:date="2023-01-21T14:56:00Z">
                <w:pPr>
                  <w:jc w:val="both"/>
                </w:pPr>
              </w:pPrChange>
            </w:pPr>
            <w:ins w:id="12331" w:author="Mohammad Nayeem Hasan" w:date="2023-01-21T00:38:00Z">
              <w:r w:rsidRPr="00C60F95">
                <w:rPr>
                  <w:rFonts w:ascii="Times New Roman" w:hAnsi="Times New Roman" w:cs="Times New Roman"/>
                  <w:sz w:val="20"/>
                  <w:szCs w:val="20"/>
                  <w:rPrChange w:id="12332" w:author="Mohammad Nayeem Hasan" w:date="2023-01-21T03:17:00Z">
                    <w:rPr>
                      <w:rFonts w:ascii="Times New Roman" w:hAnsi="Times New Roman" w:cs="Times New Roman"/>
                      <w:sz w:val="24"/>
                      <w:szCs w:val="24"/>
                    </w:rPr>
                  </w:rPrChange>
                </w:rPr>
                <w:t>Male</w:t>
              </w:r>
            </w:ins>
          </w:p>
        </w:tc>
        <w:tc>
          <w:tcPr>
            <w:tcW w:w="854" w:type="pct"/>
            <w:vAlign w:val="center"/>
            <w:tcPrChange w:id="12333" w:author="Mohammad Nayeem Hasan" w:date="2023-01-27T16:50:00Z">
              <w:tcPr>
                <w:tcW w:w="851" w:type="pct"/>
                <w:vAlign w:val="center"/>
              </w:tcPr>
            </w:tcPrChange>
          </w:tcPr>
          <w:p w14:paraId="14784D3A" w14:textId="35C20525" w:rsidR="004D458D" w:rsidRPr="00C60F95" w:rsidRDefault="004D458D" w:rsidP="004D458D">
            <w:pPr>
              <w:rPr>
                <w:ins w:id="12334" w:author="Mohammad Nayeem Hasan" w:date="2023-01-21T00:38:00Z"/>
                <w:rFonts w:ascii="Times New Roman" w:hAnsi="Times New Roman" w:cs="Times New Roman"/>
                <w:sz w:val="20"/>
                <w:szCs w:val="20"/>
                <w:rPrChange w:id="12335" w:author="Mohammad Nayeem Hasan" w:date="2023-01-21T03:17:00Z">
                  <w:rPr>
                    <w:ins w:id="12336" w:author="Mohammad Nayeem Hasan" w:date="2023-01-21T00:38:00Z"/>
                    <w:rFonts w:ascii="Times New Roman" w:hAnsi="Times New Roman" w:cs="Times New Roman"/>
                    <w:sz w:val="24"/>
                    <w:szCs w:val="24"/>
                  </w:rPr>
                </w:rPrChange>
              </w:rPr>
              <w:pPrChange w:id="12337" w:author="Mohammad Nayeem Hasan" w:date="2023-01-21T14:56:00Z">
                <w:pPr>
                  <w:jc w:val="both"/>
                </w:pPr>
              </w:pPrChange>
            </w:pPr>
            <w:ins w:id="12338" w:author="Mohammad Nayeem Hasan" w:date="2023-01-21T00:38:00Z">
              <w:r w:rsidRPr="00C60F95">
                <w:rPr>
                  <w:rFonts w:ascii="Times New Roman" w:hAnsi="Times New Roman" w:cs="Times New Roman"/>
                  <w:sz w:val="20"/>
                  <w:szCs w:val="20"/>
                  <w:rPrChange w:id="12339" w:author="Mohammad Nayeem Hasan" w:date="2023-01-21T03:17:00Z">
                    <w:rPr>
                      <w:rFonts w:ascii="Times New Roman" w:hAnsi="Times New Roman" w:cs="Times New Roman"/>
                      <w:sz w:val="24"/>
                      <w:szCs w:val="24"/>
                    </w:rPr>
                  </w:rPrChange>
                </w:rPr>
                <w:t>1.14</w:t>
              </w:r>
            </w:ins>
            <w:ins w:id="12340" w:author="Mohammad Nayeem Hasan" w:date="2023-01-21T02:05:00Z">
              <w:r w:rsidRPr="00C60F95">
                <w:rPr>
                  <w:rFonts w:ascii="Times New Roman" w:hAnsi="Times New Roman" w:cs="Times New Roman"/>
                  <w:sz w:val="20"/>
                  <w:szCs w:val="20"/>
                  <w:rPrChange w:id="12341" w:author="Mohammad Nayeem Hasan" w:date="2023-01-21T03:17:00Z">
                    <w:rPr>
                      <w:rFonts w:ascii="Times New Roman" w:hAnsi="Times New Roman" w:cs="Times New Roman"/>
                      <w:sz w:val="24"/>
                      <w:szCs w:val="24"/>
                    </w:rPr>
                  </w:rPrChange>
                </w:rPr>
                <w:t xml:space="preserve"> (0.89, 1.47)</w:t>
              </w:r>
            </w:ins>
          </w:p>
        </w:tc>
        <w:tc>
          <w:tcPr>
            <w:tcW w:w="481" w:type="pct"/>
            <w:vAlign w:val="center"/>
            <w:tcPrChange w:id="12342" w:author="Mohammad Nayeem Hasan" w:date="2023-01-27T16:50:00Z">
              <w:tcPr>
                <w:tcW w:w="481" w:type="pct"/>
                <w:gridSpan w:val="3"/>
                <w:vAlign w:val="center"/>
              </w:tcPr>
            </w:tcPrChange>
          </w:tcPr>
          <w:p w14:paraId="75D8AC59" w14:textId="77777777" w:rsidR="004D458D" w:rsidRPr="00C60F95" w:rsidRDefault="004D458D" w:rsidP="004D458D">
            <w:pPr>
              <w:rPr>
                <w:ins w:id="12343" w:author="Mohammad Nayeem Hasan" w:date="2023-01-21T00:38:00Z"/>
                <w:rFonts w:ascii="Times New Roman" w:hAnsi="Times New Roman" w:cs="Times New Roman"/>
                <w:sz w:val="20"/>
                <w:szCs w:val="20"/>
                <w:rPrChange w:id="12344" w:author="Mohammad Nayeem Hasan" w:date="2023-01-21T03:17:00Z">
                  <w:rPr>
                    <w:ins w:id="12345" w:author="Mohammad Nayeem Hasan" w:date="2023-01-21T00:38:00Z"/>
                    <w:rFonts w:ascii="Times New Roman" w:hAnsi="Times New Roman" w:cs="Times New Roman"/>
                    <w:sz w:val="24"/>
                    <w:szCs w:val="24"/>
                  </w:rPr>
                </w:rPrChange>
              </w:rPr>
              <w:pPrChange w:id="12346" w:author="Mohammad Nayeem Hasan" w:date="2023-01-21T14:56:00Z">
                <w:pPr>
                  <w:jc w:val="both"/>
                </w:pPr>
              </w:pPrChange>
            </w:pPr>
            <w:ins w:id="12347" w:author="Mohammad Nayeem Hasan" w:date="2023-01-21T00:38:00Z">
              <w:r w:rsidRPr="00C60F95">
                <w:rPr>
                  <w:rFonts w:ascii="Times New Roman" w:hAnsi="Times New Roman" w:cs="Times New Roman"/>
                  <w:sz w:val="20"/>
                  <w:szCs w:val="20"/>
                  <w:rPrChange w:id="12348" w:author="Mohammad Nayeem Hasan" w:date="2023-01-21T03:17:00Z">
                    <w:rPr>
                      <w:rFonts w:ascii="Times New Roman" w:hAnsi="Times New Roman" w:cs="Times New Roman"/>
                      <w:sz w:val="24"/>
                      <w:szCs w:val="24"/>
                    </w:rPr>
                  </w:rPrChange>
                </w:rPr>
                <w:t>0.285</w:t>
              </w:r>
            </w:ins>
          </w:p>
        </w:tc>
        <w:tc>
          <w:tcPr>
            <w:tcW w:w="818" w:type="pct"/>
            <w:vAlign w:val="center"/>
            <w:tcPrChange w:id="12349" w:author="Mohammad Nayeem Hasan" w:date="2023-01-27T16:50:00Z">
              <w:tcPr>
                <w:tcW w:w="818" w:type="pct"/>
                <w:gridSpan w:val="2"/>
                <w:vAlign w:val="center"/>
              </w:tcPr>
            </w:tcPrChange>
          </w:tcPr>
          <w:p w14:paraId="1458BA09" w14:textId="759A379A" w:rsidR="004D458D" w:rsidRPr="00C60F95" w:rsidRDefault="004D458D" w:rsidP="004D458D">
            <w:pPr>
              <w:rPr>
                <w:ins w:id="12350" w:author="Mohammad Nayeem Hasan" w:date="2023-01-21T00:38:00Z"/>
                <w:rFonts w:ascii="Times New Roman" w:hAnsi="Times New Roman" w:cs="Times New Roman"/>
                <w:sz w:val="20"/>
                <w:szCs w:val="20"/>
                <w:rPrChange w:id="12351" w:author="Mohammad Nayeem Hasan" w:date="2023-01-21T03:17:00Z">
                  <w:rPr>
                    <w:ins w:id="12352" w:author="Mohammad Nayeem Hasan" w:date="2023-01-21T00:38:00Z"/>
                    <w:rFonts w:ascii="Times New Roman" w:hAnsi="Times New Roman" w:cs="Times New Roman"/>
                    <w:sz w:val="24"/>
                    <w:szCs w:val="24"/>
                  </w:rPr>
                </w:rPrChange>
              </w:rPr>
              <w:pPrChange w:id="12353" w:author="Mohammad Nayeem Hasan" w:date="2023-01-21T14:56:00Z">
                <w:pPr>
                  <w:jc w:val="both"/>
                </w:pPr>
              </w:pPrChange>
            </w:pPr>
            <w:ins w:id="12354" w:author="Mohammad Nayeem Hasan" w:date="2023-01-21T00:38:00Z">
              <w:r w:rsidRPr="00C60F95">
                <w:rPr>
                  <w:rFonts w:ascii="Times New Roman" w:hAnsi="Times New Roman" w:cs="Times New Roman"/>
                  <w:sz w:val="20"/>
                  <w:szCs w:val="20"/>
                  <w:rPrChange w:id="12355" w:author="Mohammad Nayeem Hasan" w:date="2023-01-21T03:17:00Z">
                    <w:rPr>
                      <w:rFonts w:ascii="Times New Roman" w:hAnsi="Times New Roman" w:cs="Times New Roman"/>
                      <w:sz w:val="24"/>
                      <w:szCs w:val="24"/>
                    </w:rPr>
                  </w:rPrChange>
                </w:rPr>
                <w:t>1.06</w:t>
              </w:r>
            </w:ins>
            <w:ins w:id="12356" w:author="Mohammad Nayeem Hasan" w:date="2023-01-21T02:17:00Z">
              <w:r w:rsidRPr="00C60F95">
                <w:rPr>
                  <w:rFonts w:ascii="Times New Roman" w:hAnsi="Times New Roman" w:cs="Times New Roman"/>
                  <w:sz w:val="20"/>
                  <w:szCs w:val="20"/>
                  <w:rPrChange w:id="12357" w:author="Mohammad Nayeem Hasan" w:date="2023-01-21T03:17:00Z">
                    <w:rPr>
                      <w:rFonts w:ascii="Times New Roman" w:hAnsi="Times New Roman" w:cs="Times New Roman"/>
                      <w:sz w:val="24"/>
                      <w:szCs w:val="24"/>
                    </w:rPr>
                  </w:rPrChange>
                </w:rPr>
                <w:t xml:space="preserve"> (0.79, 0.03)</w:t>
              </w:r>
            </w:ins>
          </w:p>
        </w:tc>
        <w:tc>
          <w:tcPr>
            <w:tcW w:w="481" w:type="pct"/>
            <w:vAlign w:val="center"/>
            <w:tcPrChange w:id="12358" w:author="Mohammad Nayeem Hasan" w:date="2023-01-27T16:50:00Z">
              <w:tcPr>
                <w:tcW w:w="481" w:type="pct"/>
                <w:gridSpan w:val="2"/>
                <w:vAlign w:val="center"/>
              </w:tcPr>
            </w:tcPrChange>
          </w:tcPr>
          <w:p w14:paraId="4846BD31" w14:textId="77777777" w:rsidR="004D458D" w:rsidRPr="00C60F95" w:rsidRDefault="004D458D" w:rsidP="004D458D">
            <w:pPr>
              <w:rPr>
                <w:ins w:id="12359" w:author="Mohammad Nayeem Hasan" w:date="2023-01-21T00:38:00Z"/>
                <w:rFonts w:ascii="Times New Roman" w:hAnsi="Times New Roman" w:cs="Times New Roman"/>
                <w:sz w:val="20"/>
                <w:szCs w:val="20"/>
                <w:rPrChange w:id="12360" w:author="Mohammad Nayeem Hasan" w:date="2023-01-21T03:17:00Z">
                  <w:rPr>
                    <w:ins w:id="12361" w:author="Mohammad Nayeem Hasan" w:date="2023-01-21T00:38:00Z"/>
                    <w:rFonts w:ascii="Times New Roman" w:hAnsi="Times New Roman" w:cs="Times New Roman"/>
                    <w:sz w:val="24"/>
                    <w:szCs w:val="24"/>
                  </w:rPr>
                </w:rPrChange>
              </w:rPr>
              <w:pPrChange w:id="12362" w:author="Mohammad Nayeem Hasan" w:date="2023-01-21T14:56:00Z">
                <w:pPr>
                  <w:jc w:val="both"/>
                </w:pPr>
              </w:pPrChange>
            </w:pPr>
            <w:ins w:id="12363" w:author="Mohammad Nayeem Hasan" w:date="2023-01-21T00:38:00Z">
              <w:r w:rsidRPr="00C60F95">
                <w:rPr>
                  <w:rFonts w:ascii="Times New Roman" w:hAnsi="Times New Roman" w:cs="Times New Roman"/>
                  <w:sz w:val="20"/>
                  <w:szCs w:val="20"/>
                  <w:rPrChange w:id="12364" w:author="Mohammad Nayeem Hasan" w:date="2023-01-21T03:17:00Z">
                    <w:rPr>
                      <w:rFonts w:ascii="Times New Roman" w:hAnsi="Times New Roman" w:cs="Times New Roman"/>
                      <w:sz w:val="24"/>
                      <w:szCs w:val="24"/>
                    </w:rPr>
                  </w:rPrChange>
                </w:rPr>
                <w:t>0.704</w:t>
              </w:r>
            </w:ins>
          </w:p>
        </w:tc>
        <w:tc>
          <w:tcPr>
            <w:tcW w:w="1012" w:type="pct"/>
            <w:vAlign w:val="center"/>
            <w:tcPrChange w:id="12365" w:author="Mohammad Nayeem Hasan" w:date="2023-01-27T16:50:00Z">
              <w:tcPr>
                <w:tcW w:w="1012" w:type="pct"/>
                <w:gridSpan w:val="3"/>
                <w:vAlign w:val="center"/>
              </w:tcPr>
            </w:tcPrChange>
          </w:tcPr>
          <w:p w14:paraId="5CD4EDF8" w14:textId="7F963646" w:rsidR="004D458D" w:rsidRPr="00C60F95" w:rsidRDefault="004D458D" w:rsidP="004D458D">
            <w:pPr>
              <w:rPr>
                <w:ins w:id="12366" w:author="Mohammad Nayeem Hasan" w:date="2023-01-21T00:38:00Z"/>
                <w:rFonts w:ascii="Times New Roman" w:hAnsi="Times New Roman" w:cs="Times New Roman"/>
                <w:sz w:val="20"/>
                <w:szCs w:val="20"/>
                <w:rPrChange w:id="12367" w:author="Mohammad Nayeem Hasan" w:date="2023-01-21T03:17:00Z">
                  <w:rPr>
                    <w:ins w:id="12368" w:author="Mohammad Nayeem Hasan" w:date="2023-01-21T00:38:00Z"/>
                    <w:rFonts w:ascii="Times New Roman" w:hAnsi="Times New Roman" w:cs="Times New Roman"/>
                    <w:sz w:val="24"/>
                    <w:szCs w:val="24"/>
                  </w:rPr>
                </w:rPrChange>
              </w:rPr>
              <w:pPrChange w:id="12369" w:author="Mohammad Nayeem Hasan" w:date="2023-01-21T14:56:00Z">
                <w:pPr>
                  <w:jc w:val="both"/>
                </w:pPr>
              </w:pPrChange>
            </w:pPr>
            <w:ins w:id="12370" w:author="Mohammad Nayeem Hasan" w:date="2023-01-21T00:38:00Z">
              <w:r w:rsidRPr="00C60F95">
                <w:rPr>
                  <w:rFonts w:ascii="Times New Roman" w:hAnsi="Times New Roman" w:cs="Times New Roman"/>
                  <w:sz w:val="20"/>
                  <w:szCs w:val="20"/>
                  <w:rPrChange w:id="12371" w:author="Mohammad Nayeem Hasan" w:date="2023-01-21T03:17:00Z">
                    <w:rPr>
                      <w:rFonts w:ascii="Times New Roman" w:hAnsi="Times New Roman" w:cs="Times New Roman"/>
                      <w:sz w:val="24"/>
                      <w:szCs w:val="24"/>
                    </w:rPr>
                  </w:rPrChange>
                </w:rPr>
                <w:t>1.24</w:t>
              </w:r>
            </w:ins>
            <w:ins w:id="12372" w:author="Mohammad Nayeem Hasan" w:date="2023-01-21T02:42:00Z">
              <w:r w:rsidRPr="00C60F95">
                <w:rPr>
                  <w:rFonts w:ascii="Times New Roman" w:hAnsi="Times New Roman" w:cs="Times New Roman"/>
                  <w:sz w:val="20"/>
                  <w:szCs w:val="20"/>
                  <w:rPrChange w:id="12373" w:author="Mohammad Nayeem Hasan" w:date="2023-01-21T03:17:00Z">
                    <w:rPr>
                      <w:rFonts w:ascii="Times New Roman" w:hAnsi="Times New Roman" w:cs="Times New Roman"/>
                      <w:sz w:val="24"/>
                      <w:szCs w:val="24"/>
                    </w:rPr>
                  </w:rPrChange>
                </w:rPr>
                <w:t xml:space="preserve"> (0.98, 1.56)</w:t>
              </w:r>
            </w:ins>
          </w:p>
        </w:tc>
        <w:tc>
          <w:tcPr>
            <w:tcW w:w="473" w:type="pct"/>
            <w:vAlign w:val="center"/>
            <w:tcPrChange w:id="12374" w:author="Mohammad Nayeem Hasan" w:date="2023-01-27T16:50:00Z">
              <w:tcPr>
                <w:tcW w:w="477" w:type="pct"/>
                <w:gridSpan w:val="2"/>
                <w:vAlign w:val="center"/>
              </w:tcPr>
            </w:tcPrChange>
          </w:tcPr>
          <w:p w14:paraId="55B2036E" w14:textId="77777777" w:rsidR="004D458D" w:rsidRPr="00C60F95" w:rsidRDefault="004D458D" w:rsidP="004D458D">
            <w:pPr>
              <w:rPr>
                <w:ins w:id="12375" w:author="Mohammad Nayeem Hasan" w:date="2023-01-21T00:38:00Z"/>
                <w:rFonts w:ascii="Times New Roman" w:hAnsi="Times New Roman" w:cs="Times New Roman"/>
                <w:sz w:val="20"/>
                <w:szCs w:val="20"/>
                <w:rPrChange w:id="12376" w:author="Mohammad Nayeem Hasan" w:date="2023-01-21T03:17:00Z">
                  <w:rPr>
                    <w:ins w:id="12377" w:author="Mohammad Nayeem Hasan" w:date="2023-01-21T00:38:00Z"/>
                    <w:rFonts w:ascii="Times New Roman" w:hAnsi="Times New Roman" w:cs="Times New Roman"/>
                    <w:sz w:val="24"/>
                    <w:szCs w:val="24"/>
                  </w:rPr>
                </w:rPrChange>
              </w:rPr>
              <w:pPrChange w:id="12378" w:author="Mohammad Nayeem Hasan" w:date="2023-01-21T14:56:00Z">
                <w:pPr>
                  <w:jc w:val="both"/>
                </w:pPr>
              </w:pPrChange>
            </w:pPr>
            <w:ins w:id="12379" w:author="Mohammad Nayeem Hasan" w:date="2023-01-21T00:38:00Z">
              <w:r w:rsidRPr="00C60F95">
                <w:rPr>
                  <w:rFonts w:ascii="Times New Roman" w:hAnsi="Times New Roman" w:cs="Times New Roman"/>
                  <w:sz w:val="20"/>
                  <w:szCs w:val="20"/>
                  <w:rPrChange w:id="12380" w:author="Mohammad Nayeem Hasan" w:date="2023-01-21T03:17:00Z">
                    <w:rPr>
                      <w:rFonts w:ascii="Times New Roman" w:hAnsi="Times New Roman" w:cs="Times New Roman"/>
                      <w:sz w:val="24"/>
                      <w:szCs w:val="24"/>
                    </w:rPr>
                  </w:rPrChange>
                </w:rPr>
                <w:t>0.068</w:t>
              </w:r>
            </w:ins>
          </w:p>
        </w:tc>
      </w:tr>
      <w:tr w:rsidR="004D458D" w:rsidRPr="00C60F95" w14:paraId="19B24742" w14:textId="77777777" w:rsidTr="00DE658B">
        <w:trPr>
          <w:trHeight w:val="138"/>
          <w:jc w:val="center"/>
          <w:ins w:id="12381" w:author="Mohammad Nayeem Hasan" w:date="2023-01-21T00:38:00Z"/>
          <w:trPrChange w:id="12382" w:author="Mohammad Nayeem Hasan" w:date="2023-01-27T16:50:00Z">
            <w:trPr>
              <w:trHeight w:val="138"/>
              <w:jc w:val="center"/>
            </w:trPr>
          </w:trPrChange>
        </w:trPr>
        <w:tc>
          <w:tcPr>
            <w:tcW w:w="881" w:type="pct"/>
            <w:vAlign w:val="center"/>
            <w:tcPrChange w:id="12383" w:author="Mohammad Nayeem Hasan" w:date="2023-01-27T16:50:00Z">
              <w:tcPr>
                <w:tcW w:w="881" w:type="pct"/>
                <w:vAlign w:val="center"/>
              </w:tcPr>
            </w:tcPrChange>
          </w:tcPr>
          <w:p w14:paraId="42AEB7A9" w14:textId="77777777" w:rsidR="004D458D" w:rsidRPr="00C60F95" w:rsidRDefault="004D458D" w:rsidP="004D458D">
            <w:pPr>
              <w:rPr>
                <w:ins w:id="12384" w:author="Mohammad Nayeem Hasan" w:date="2023-01-21T00:38:00Z"/>
                <w:rFonts w:ascii="Times New Roman" w:hAnsi="Times New Roman" w:cs="Times New Roman"/>
                <w:sz w:val="20"/>
                <w:szCs w:val="20"/>
                <w:rPrChange w:id="12385" w:author="Mohammad Nayeem Hasan" w:date="2023-01-21T03:17:00Z">
                  <w:rPr>
                    <w:ins w:id="12386" w:author="Mohammad Nayeem Hasan" w:date="2023-01-21T00:38:00Z"/>
                    <w:rFonts w:ascii="Times New Roman" w:hAnsi="Times New Roman" w:cs="Times New Roman"/>
                    <w:sz w:val="24"/>
                    <w:szCs w:val="24"/>
                  </w:rPr>
                </w:rPrChange>
              </w:rPr>
              <w:pPrChange w:id="12387" w:author="Mohammad Nayeem Hasan" w:date="2023-01-21T14:56:00Z">
                <w:pPr>
                  <w:jc w:val="both"/>
                </w:pPr>
              </w:pPrChange>
            </w:pPr>
            <w:ins w:id="12388" w:author="Mohammad Nayeem Hasan" w:date="2023-01-21T00:38:00Z">
              <w:r w:rsidRPr="00C60F95">
                <w:rPr>
                  <w:rFonts w:ascii="Times New Roman" w:hAnsi="Times New Roman" w:cs="Times New Roman"/>
                  <w:sz w:val="20"/>
                  <w:szCs w:val="20"/>
                  <w:rPrChange w:id="12389" w:author="Mohammad Nayeem Hasan" w:date="2023-01-21T03:17:00Z">
                    <w:rPr>
                      <w:rFonts w:ascii="Times New Roman" w:hAnsi="Times New Roman" w:cs="Times New Roman"/>
                      <w:sz w:val="24"/>
                      <w:szCs w:val="24"/>
                    </w:rPr>
                  </w:rPrChange>
                </w:rPr>
                <w:t>Female</w:t>
              </w:r>
            </w:ins>
          </w:p>
        </w:tc>
        <w:tc>
          <w:tcPr>
            <w:tcW w:w="854" w:type="pct"/>
            <w:vAlign w:val="center"/>
            <w:tcPrChange w:id="12390" w:author="Mohammad Nayeem Hasan" w:date="2023-01-27T16:50:00Z">
              <w:tcPr>
                <w:tcW w:w="851" w:type="pct"/>
                <w:vAlign w:val="center"/>
              </w:tcPr>
            </w:tcPrChange>
          </w:tcPr>
          <w:p w14:paraId="43C8A696" w14:textId="77777777" w:rsidR="004D458D" w:rsidRPr="00C60F95" w:rsidRDefault="004D458D" w:rsidP="004D458D">
            <w:pPr>
              <w:rPr>
                <w:ins w:id="12391" w:author="Mohammad Nayeem Hasan" w:date="2023-01-21T00:38:00Z"/>
                <w:rFonts w:ascii="Times New Roman" w:hAnsi="Times New Roman" w:cs="Times New Roman"/>
                <w:sz w:val="20"/>
                <w:szCs w:val="20"/>
                <w:rPrChange w:id="12392" w:author="Mohammad Nayeem Hasan" w:date="2023-01-21T03:17:00Z">
                  <w:rPr>
                    <w:ins w:id="12393" w:author="Mohammad Nayeem Hasan" w:date="2023-01-21T00:38:00Z"/>
                    <w:rFonts w:ascii="Times New Roman" w:hAnsi="Times New Roman" w:cs="Times New Roman"/>
                    <w:sz w:val="24"/>
                    <w:szCs w:val="24"/>
                  </w:rPr>
                </w:rPrChange>
              </w:rPr>
              <w:pPrChange w:id="12394" w:author="Mohammad Nayeem Hasan" w:date="2023-01-21T14:56:00Z">
                <w:pPr>
                  <w:jc w:val="both"/>
                </w:pPr>
              </w:pPrChange>
            </w:pPr>
            <w:ins w:id="12395" w:author="Mohammad Nayeem Hasan" w:date="2023-01-21T00:38:00Z">
              <w:r w:rsidRPr="00C60F95">
                <w:rPr>
                  <w:rFonts w:ascii="Times New Roman" w:hAnsi="Times New Roman" w:cs="Times New Roman"/>
                  <w:sz w:val="20"/>
                  <w:szCs w:val="20"/>
                  <w:rPrChange w:id="12396" w:author="Mohammad Nayeem Hasan" w:date="2023-01-21T03:17:00Z">
                    <w:rPr>
                      <w:rFonts w:ascii="Times New Roman" w:hAnsi="Times New Roman" w:cs="Times New Roman"/>
                      <w:sz w:val="24"/>
                      <w:szCs w:val="24"/>
                    </w:rPr>
                  </w:rPrChange>
                </w:rPr>
                <w:t>Ref.</w:t>
              </w:r>
            </w:ins>
          </w:p>
        </w:tc>
        <w:tc>
          <w:tcPr>
            <w:tcW w:w="481" w:type="pct"/>
            <w:vAlign w:val="center"/>
            <w:tcPrChange w:id="12397" w:author="Mohammad Nayeem Hasan" w:date="2023-01-27T16:50:00Z">
              <w:tcPr>
                <w:tcW w:w="481" w:type="pct"/>
                <w:gridSpan w:val="3"/>
                <w:vAlign w:val="center"/>
              </w:tcPr>
            </w:tcPrChange>
          </w:tcPr>
          <w:p w14:paraId="694BD663" w14:textId="77777777" w:rsidR="004D458D" w:rsidRPr="00C60F95" w:rsidRDefault="004D458D" w:rsidP="004D458D">
            <w:pPr>
              <w:rPr>
                <w:ins w:id="12398" w:author="Mohammad Nayeem Hasan" w:date="2023-01-21T00:38:00Z"/>
                <w:rFonts w:ascii="Times New Roman" w:hAnsi="Times New Roman" w:cs="Times New Roman"/>
                <w:sz w:val="20"/>
                <w:szCs w:val="20"/>
                <w:rPrChange w:id="12399" w:author="Mohammad Nayeem Hasan" w:date="2023-01-21T03:17:00Z">
                  <w:rPr>
                    <w:ins w:id="12400" w:author="Mohammad Nayeem Hasan" w:date="2023-01-21T00:38:00Z"/>
                    <w:rFonts w:ascii="Times New Roman" w:hAnsi="Times New Roman" w:cs="Times New Roman"/>
                    <w:sz w:val="24"/>
                    <w:szCs w:val="24"/>
                  </w:rPr>
                </w:rPrChange>
              </w:rPr>
              <w:pPrChange w:id="12401" w:author="Mohammad Nayeem Hasan" w:date="2023-01-21T14:56:00Z">
                <w:pPr>
                  <w:jc w:val="both"/>
                </w:pPr>
              </w:pPrChange>
            </w:pPr>
            <w:ins w:id="12402" w:author="Mohammad Nayeem Hasan" w:date="2023-01-21T00:38:00Z">
              <w:r w:rsidRPr="00C60F95">
                <w:rPr>
                  <w:rFonts w:ascii="Times New Roman" w:hAnsi="Times New Roman" w:cs="Times New Roman"/>
                  <w:sz w:val="20"/>
                  <w:szCs w:val="20"/>
                  <w:rPrChange w:id="12403" w:author="Mohammad Nayeem Hasan" w:date="2023-01-21T03:17:00Z">
                    <w:rPr>
                      <w:rFonts w:ascii="Times New Roman" w:hAnsi="Times New Roman" w:cs="Times New Roman"/>
                      <w:sz w:val="24"/>
                      <w:szCs w:val="24"/>
                    </w:rPr>
                  </w:rPrChange>
                </w:rPr>
                <w:t>-</w:t>
              </w:r>
            </w:ins>
          </w:p>
        </w:tc>
        <w:tc>
          <w:tcPr>
            <w:tcW w:w="818" w:type="pct"/>
            <w:vAlign w:val="center"/>
            <w:tcPrChange w:id="12404" w:author="Mohammad Nayeem Hasan" w:date="2023-01-27T16:50:00Z">
              <w:tcPr>
                <w:tcW w:w="818" w:type="pct"/>
                <w:gridSpan w:val="2"/>
                <w:vAlign w:val="center"/>
              </w:tcPr>
            </w:tcPrChange>
          </w:tcPr>
          <w:p w14:paraId="1D6C8050" w14:textId="77777777" w:rsidR="004D458D" w:rsidRPr="00C60F95" w:rsidRDefault="004D458D" w:rsidP="004D458D">
            <w:pPr>
              <w:rPr>
                <w:ins w:id="12405" w:author="Mohammad Nayeem Hasan" w:date="2023-01-21T00:38:00Z"/>
                <w:rFonts w:ascii="Times New Roman" w:hAnsi="Times New Roman" w:cs="Times New Roman"/>
                <w:sz w:val="20"/>
                <w:szCs w:val="20"/>
                <w:rPrChange w:id="12406" w:author="Mohammad Nayeem Hasan" w:date="2023-01-21T03:17:00Z">
                  <w:rPr>
                    <w:ins w:id="12407" w:author="Mohammad Nayeem Hasan" w:date="2023-01-21T00:38:00Z"/>
                    <w:rFonts w:ascii="Times New Roman" w:hAnsi="Times New Roman" w:cs="Times New Roman"/>
                    <w:sz w:val="24"/>
                    <w:szCs w:val="24"/>
                  </w:rPr>
                </w:rPrChange>
              </w:rPr>
              <w:pPrChange w:id="12408" w:author="Mohammad Nayeem Hasan" w:date="2023-01-21T14:56:00Z">
                <w:pPr>
                  <w:jc w:val="both"/>
                </w:pPr>
              </w:pPrChange>
            </w:pPr>
            <w:ins w:id="12409" w:author="Mohammad Nayeem Hasan" w:date="2023-01-21T00:38:00Z">
              <w:r w:rsidRPr="00C60F95">
                <w:rPr>
                  <w:rFonts w:ascii="Times New Roman" w:hAnsi="Times New Roman" w:cs="Times New Roman"/>
                  <w:sz w:val="20"/>
                  <w:szCs w:val="20"/>
                  <w:rPrChange w:id="12410" w:author="Mohammad Nayeem Hasan" w:date="2023-01-21T03:17:00Z">
                    <w:rPr>
                      <w:rFonts w:ascii="Times New Roman" w:hAnsi="Times New Roman" w:cs="Times New Roman"/>
                      <w:sz w:val="24"/>
                      <w:szCs w:val="24"/>
                    </w:rPr>
                  </w:rPrChange>
                </w:rPr>
                <w:t>Ref</w:t>
              </w:r>
            </w:ins>
          </w:p>
        </w:tc>
        <w:tc>
          <w:tcPr>
            <w:tcW w:w="481" w:type="pct"/>
            <w:vAlign w:val="center"/>
            <w:tcPrChange w:id="12411" w:author="Mohammad Nayeem Hasan" w:date="2023-01-27T16:50:00Z">
              <w:tcPr>
                <w:tcW w:w="481" w:type="pct"/>
                <w:gridSpan w:val="2"/>
                <w:vAlign w:val="center"/>
              </w:tcPr>
            </w:tcPrChange>
          </w:tcPr>
          <w:p w14:paraId="55AA049C" w14:textId="77777777" w:rsidR="004D458D" w:rsidRPr="00C60F95" w:rsidRDefault="004D458D" w:rsidP="004D458D">
            <w:pPr>
              <w:rPr>
                <w:ins w:id="12412" w:author="Mohammad Nayeem Hasan" w:date="2023-01-21T00:38:00Z"/>
                <w:rFonts w:ascii="Times New Roman" w:hAnsi="Times New Roman" w:cs="Times New Roman"/>
                <w:sz w:val="20"/>
                <w:szCs w:val="20"/>
                <w:rPrChange w:id="12413" w:author="Mohammad Nayeem Hasan" w:date="2023-01-21T03:17:00Z">
                  <w:rPr>
                    <w:ins w:id="12414" w:author="Mohammad Nayeem Hasan" w:date="2023-01-21T00:38:00Z"/>
                    <w:rFonts w:ascii="Times New Roman" w:hAnsi="Times New Roman" w:cs="Times New Roman"/>
                    <w:sz w:val="24"/>
                    <w:szCs w:val="24"/>
                  </w:rPr>
                </w:rPrChange>
              </w:rPr>
              <w:pPrChange w:id="12415" w:author="Mohammad Nayeem Hasan" w:date="2023-01-21T14:56:00Z">
                <w:pPr>
                  <w:jc w:val="both"/>
                </w:pPr>
              </w:pPrChange>
            </w:pPr>
            <w:ins w:id="12416" w:author="Mohammad Nayeem Hasan" w:date="2023-01-21T00:38:00Z">
              <w:r w:rsidRPr="00C60F95">
                <w:rPr>
                  <w:rFonts w:ascii="Times New Roman" w:hAnsi="Times New Roman" w:cs="Times New Roman"/>
                  <w:sz w:val="20"/>
                  <w:szCs w:val="20"/>
                  <w:rPrChange w:id="12417" w:author="Mohammad Nayeem Hasan" w:date="2023-01-21T03:17:00Z">
                    <w:rPr>
                      <w:rFonts w:ascii="Times New Roman" w:hAnsi="Times New Roman" w:cs="Times New Roman"/>
                      <w:sz w:val="24"/>
                      <w:szCs w:val="24"/>
                    </w:rPr>
                  </w:rPrChange>
                </w:rPr>
                <w:t>-</w:t>
              </w:r>
            </w:ins>
          </w:p>
        </w:tc>
        <w:tc>
          <w:tcPr>
            <w:tcW w:w="1012" w:type="pct"/>
            <w:vAlign w:val="center"/>
            <w:tcPrChange w:id="12418" w:author="Mohammad Nayeem Hasan" w:date="2023-01-27T16:50:00Z">
              <w:tcPr>
                <w:tcW w:w="1012" w:type="pct"/>
                <w:gridSpan w:val="3"/>
                <w:vAlign w:val="center"/>
              </w:tcPr>
            </w:tcPrChange>
          </w:tcPr>
          <w:p w14:paraId="767FB2B4" w14:textId="77777777" w:rsidR="004D458D" w:rsidRPr="00C60F95" w:rsidRDefault="004D458D" w:rsidP="004D458D">
            <w:pPr>
              <w:rPr>
                <w:ins w:id="12419" w:author="Mohammad Nayeem Hasan" w:date="2023-01-21T00:38:00Z"/>
                <w:rFonts w:ascii="Times New Roman" w:hAnsi="Times New Roman" w:cs="Times New Roman"/>
                <w:sz w:val="20"/>
                <w:szCs w:val="20"/>
                <w:rPrChange w:id="12420" w:author="Mohammad Nayeem Hasan" w:date="2023-01-21T03:17:00Z">
                  <w:rPr>
                    <w:ins w:id="12421" w:author="Mohammad Nayeem Hasan" w:date="2023-01-21T00:38:00Z"/>
                    <w:rFonts w:ascii="Times New Roman" w:hAnsi="Times New Roman" w:cs="Times New Roman"/>
                    <w:sz w:val="24"/>
                    <w:szCs w:val="24"/>
                  </w:rPr>
                </w:rPrChange>
              </w:rPr>
              <w:pPrChange w:id="12422" w:author="Mohammad Nayeem Hasan" w:date="2023-01-21T14:56:00Z">
                <w:pPr>
                  <w:jc w:val="both"/>
                </w:pPr>
              </w:pPrChange>
            </w:pPr>
            <w:ins w:id="12423" w:author="Mohammad Nayeem Hasan" w:date="2023-01-21T00:38:00Z">
              <w:r w:rsidRPr="00C60F95">
                <w:rPr>
                  <w:rFonts w:ascii="Times New Roman" w:hAnsi="Times New Roman" w:cs="Times New Roman"/>
                  <w:sz w:val="20"/>
                  <w:szCs w:val="20"/>
                  <w:rPrChange w:id="12424" w:author="Mohammad Nayeem Hasan" w:date="2023-01-21T03:17:00Z">
                    <w:rPr>
                      <w:rFonts w:ascii="Times New Roman" w:hAnsi="Times New Roman" w:cs="Times New Roman"/>
                      <w:sz w:val="24"/>
                      <w:szCs w:val="24"/>
                    </w:rPr>
                  </w:rPrChange>
                </w:rPr>
                <w:t>Ref</w:t>
              </w:r>
            </w:ins>
          </w:p>
        </w:tc>
        <w:tc>
          <w:tcPr>
            <w:tcW w:w="473" w:type="pct"/>
            <w:vAlign w:val="center"/>
            <w:tcPrChange w:id="12425" w:author="Mohammad Nayeem Hasan" w:date="2023-01-27T16:50:00Z">
              <w:tcPr>
                <w:tcW w:w="477" w:type="pct"/>
                <w:gridSpan w:val="2"/>
                <w:vAlign w:val="center"/>
              </w:tcPr>
            </w:tcPrChange>
          </w:tcPr>
          <w:p w14:paraId="060F72C3" w14:textId="77777777" w:rsidR="004D458D" w:rsidRPr="00C60F95" w:rsidRDefault="004D458D" w:rsidP="004D458D">
            <w:pPr>
              <w:rPr>
                <w:ins w:id="12426" w:author="Mohammad Nayeem Hasan" w:date="2023-01-21T00:38:00Z"/>
                <w:rFonts w:ascii="Times New Roman" w:hAnsi="Times New Roman" w:cs="Times New Roman"/>
                <w:sz w:val="20"/>
                <w:szCs w:val="20"/>
                <w:rPrChange w:id="12427" w:author="Mohammad Nayeem Hasan" w:date="2023-01-21T03:17:00Z">
                  <w:rPr>
                    <w:ins w:id="12428" w:author="Mohammad Nayeem Hasan" w:date="2023-01-21T00:38:00Z"/>
                    <w:rFonts w:ascii="Times New Roman" w:hAnsi="Times New Roman" w:cs="Times New Roman"/>
                    <w:sz w:val="24"/>
                    <w:szCs w:val="24"/>
                  </w:rPr>
                </w:rPrChange>
              </w:rPr>
              <w:pPrChange w:id="12429" w:author="Mohammad Nayeem Hasan" w:date="2023-01-21T14:56:00Z">
                <w:pPr>
                  <w:jc w:val="both"/>
                </w:pPr>
              </w:pPrChange>
            </w:pPr>
            <w:ins w:id="12430" w:author="Mohammad Nayeem Hasan" w:date="2023-01-21T00:38:00Z">
              <w:r w:rsidRPr="00C60F95">
                <w:rPr>
                  <w:rFonts w:ascii="Times New Roman" w:hAnsi="Times New Roman" w:cs="Times New Roman"/>
                  <w:sz w:val="20"/>
                  <w:szCs w:val="20"/>
                  <w:rPrChange w:id="12431" w:author="Mohammad Nayeem Hasan" w:date="2023-01-21T03:17:00Z">
                    <w:rPr>
                      <w:rFonts w:ascii="Times New Roman" w:hAnsi="Times New Roman" w:cs="Times New Roman"/>
                      <w:sz w:val="24"/>
                      <w:szCs w:val="24"/>
                    </w:rPr>
                  </w:rPrChange>
                </w:rPr>
                <w:t>-</w:t>
              </w:r>
            </w:ins>
          </w:p>
        </w:tc>
      </w:tr>
      <w:tr w:rsidR="004D458D" w:rsidRPr="00C60F95" w14:paraId="12B9FB74" w14:textId="2025E61A" w:rsidTr="00DE658B">
        <w:trPr>
          <w:trHeight w:val="138"/>
          <w:jc w:val="center"/>
          <w:ins w:id="12432" w:author="Mohammad Nayeem Hasan" w:date="2023-01-21T00:38:00Z"/>
          <w:trPrChange w:id="12433" w:author="Mohammad Nayeem Hasan" w:date="2023-01-27T16:50:00Z">
            <w:trPr>
              <w:trHeight w:val="138"/>
              <w:jc w:val="center"/>
            </w:trPr>
          </w:trPrChange>
        </w:trPr>
        <w:tc>
          <w:tcPr>
            <w:tcW w:w="1735" w:type="pct"/>
            <w:gridSpan w:val="2"/>
            <w:vAlign w:val="center"/>
            <w:tcPrChange w:id="12434" w:author="Mohammad Nayeem Hasan" w:date="2023-01-27T16:50:00Z">
              <w:tcPr>
                <w:tcW w:w="1732" w:type="pct"/>
                <w:gridSpan w:val="2"/>
                <w:vAlign w:val="center"/>
              </w:tcPr>
            </w:tcPrChange>
          </w:tcPr>
          <w:p w14:paraId="67646D17" w14:textId="77777777" w:rsidR="004D458D" w:rsidRPr="00C60F95" w:rsidRDefault="004D458D" w:rsidP="004D458D">
            <w:pPr>
              <w:rPr>
                <w:ins w:id="12435" w:author="Mohammad Nayeem Hasan" w:date="2023-01-21T00:38:00Z"/>
                <w:rFonts w:ascii="Times New Roman" w:hAnsi="Times New Roman" w:cs="Times New Roman"/>
                <w:sz w:val="20"/>
                <w:szCs w:val="20"/>
                <w:rPrChange w:id="12436" w:author="Mohammad Nayeem Hasan" w:date="2023-01-21T03:17:00Z">
                  <w:rPr>
                    <w:ins w:id="12437" w:author="Mohammad Nayeem Hasan" w:date="2023-01-21T00:38:00Z"/>
                    <w:rFonts w:ascii="Times New Roman" w:hAnsi="Times New Roman" w:cs="Times New Roman"/>
                    <w:sz w:val="24"/>
                    <w:szCs w:val="24"/>
                  </w:rPr>
                </w:rPrChange>
              </w:rPr>
              <w:pPrChange w:id="12438" w:author="Mohammad Nayeem Hasan" w:date="2023-01-21T14:56:00Z">
                <w:pPr>
                  <w:jc w:val="both"/>
                </w:pPr>
              </w:pPrChange>
            </w:pPr>
            <w:ins w:id="12439" w:author="Mohammad Nayeem Hasan" w:date="2023-01-21T00:38:00Z">
              <w:r w:rsidRPr="00C60F95">
                <w:rPr>
                  <w:rFonts w:ascii="Times New Roman" w:hAnsi="Times New Roman" w:cs="Times New Roman"/>
                  <w:sz w:val="20"/>
                  <w:szCs w:val="20"/>
                  <w:rPrChange w:id="12440" w:author="Mohammad Nayeem Hasan" w:date="2023-01-21T03:17:00Z">
                    <w:rPr>
                      <w:rFonts w:ascii="Times New Roman" w:hAnsi="Times New Roman" w:cs="Times New Roman"/>
                      <w:sz w:val="24"/>
                      <w:szCs w:val="24"/>
                    </w:rPr>
                  </w:rPrChange>
                </w:rPr>
                <w:t>Ethnicity</w:t>
              </w:r>
            </w:ins>
          </w:p>
        </w:tc>
        <w:tc>
          <w:tcPr>
            <w:tcW w:w="1299" w:type="pct"/>
            <w:gridSpan w:val="2"/>
            <w:vAlign w:val="center"/>
            <w:tcPrChange w:id="12441" w:author="Mohammad Nayeem Hasan" w:date="2023-01-27T16:50:00Z">
              <w:tcPr>
                <w:tcW w:w="1299" w:type="pct"/>
                <w:gridSpan w:val="5"/>
                <w:vAlign w:val="center"/>
              </w:tcPr>
            </w:tcPrChange>
          </w:tcPr>
          <w:p w14:paraId="430A5A1B" w14:textId="77777777" w:rsidR="004D458D" w:rsidRPr="00C60F95" w:rsidRDefault="004D458D" w:rsidP="004D458D">
            <w:pPr>
              <w:rPr>
                <w:ins w:id="12442" w:author="Mohammad Nayeem Hasan" w:date="2023-01-21T00:38:00Z"/>
                <w:rFonts w:ascii="Times New Roman" w:hAnsi="Times New Roman" w:cs="Times New Roman"/>
                <w:sz w:val="20"/>
                <w:szCs w:val="20"/>
                <w:rPrChange w:id="12443" w:author="Mohammad Nayeem Hasan" w:date="2023-01-21T03:17:00Z">
                  <w:rPr>
                    <w:ins w:id="12444" w:author="Mohammad Nayeem Hasan" w:date="2023-01-21T00:38:00Z"/>
                    <w:rFonts w:ascii="Times New Roman" w:hAnsi="Times New Roman" w:cs="Times New Roman"/>
                    <w:sz w:val="24"/>
                    <w:szCs w:val="24"/>
                  </w:rPr>
                </w:rPrChange>
              </w:rPr>
              <w:pPrChange w:id="12445" w:author="Mohammad Nayeem Hasan" w:date="2023-01-21T14:56:00Z">
                <w:pPr>
                  <w:jc w:val="both"/>
                </w:pPr>
              </w:pPrChange>
            </w:pPr>
          </w:p>
        </w:tc>
        <w:tc>
          <w:tcPr>
            <w:tcW w:w="1493" w:type="pct"/>
            <w:gridSpan w:val="2"/>
            <w:vAlign w:val="center"/>
            <w:tcPrChange w:id="12446" w:author="Mohammad Nayeem Hasan" w:date="2023-01-27T16:50:00Z">
              <w:tcPr>
                <w:tcW w:w="1493" w:type="pct"/>
                <w:gridSpan w:val="5"/>
                <w:vAlign w:val="center"/>
              </w:tcPr>
            </w:tcPrChange>
          </w:tcPr>
          <w:p w14:paraId="78AAE7B1" w14:textId="77777777" w:rsidR="004D458D" w:rsidRPr="00C60F95" w:rsidRDefault="004D458D" w:rsidP="004D458D">
            <w:pPr>
              <w:rPr>
                <w:ins w:id="12447" w:author="Mohammad Nayeem Hasan" w:date="2023-01-21T00:38:00Z"/>
                <w:rFonts w:ascii="Times New Roman" w:hAnsi="Times New Roman" w:cs="Times New Roman"/>
                <w:sz w:val="20"/>
                <w:szCs w:val="20"/>
                <w:rPrChange w:id="12448" w:author="Mohammad Nayeem Hasan" w:date="2023-01-21T03:17:00Z">
                  <w:rPr>
                    <w:ins w:id="12449" w:author="Mohammad Nayeem Hasan" w:date="2023-01-21T00:38:00Z"/>
                    <w:rFonts w:ascii="Times New Roman" w:hAnsi="Times New Roman" w:cs="Times New Roman"/>
                    <w:sz w:val="24"/>
                    <w:szCs w:val="24"/>
                  </w:rPr>
                </w:rPrChange>
              </w:rPr>
              <w:pPrChange w:id="12450" w:author="Mohammad Nayeem Hasan" w:date="2023-01-21T14:56:00Z">
                <w:pPr>
                  <w:jc w:val="both"/>
                </w:pPr>
              </w:pPrChange>
            </w:pPr>
          </w:p>
        </w:tc>
        <w:tc>
          <w:tcPr>
            <w:tcW w:w="473" w:type="pct"/>
            <w:vAlign w:val="center"/>
            <w:tcPrChange w:id="12451" w:author="Mohammad Nayeem Hasan" w:date="2023-01-27T16:50:00Z">
              <w:tcPr>
                <w:tcW w:w="477" w:type="pct"/>
                <w:gridSpan w:val="2"/>
                <w:vAlign w:val="center"/>
              </w:tcPr>
            </w:tcPrChange>
          </w:tcPr>
          <w:p w14:paraId="68F92678" w14:textId="77777777" w:rsidR="004D458D" w:rsidRPr="00C60F95" w:rsidRDefault="004D458D" w:rsidP="004D458D">
            <w:pPr>
              <w:rPr>
                <w:ins w:id="12452" w:author="Mohammad Nayeem Hasan" w:date="2023-01-21T00:38:00Z"/>
                <w:rFonts w:ascii="Times New Roman" w:hAnsi="Times New Roman" w:cs="Times New Roman"/>
                <w:sz w:val="20"/>
                <w:szCs w:val="20"/>
                <w:rPrChange w:id="12453" w:author="Mohammad Nayeem Hasan" w:date="2023-01-21T03:17:00Z">
                  <w:rPr>
                    <w:ins w:id="12454" w:author="Mohammad Nayeem Hasan" w:date="2023-01-21T00:38:00Z"/>
                    <w:rFonts w:ascii="Times New Roman" w:hAnsi="Times New Roman" w:cs="Times New Roman"/>
                    <w:sz w:val="24"/>
                    <w:szCs w:val="24"/>
                  </w:rPr>
                </w:rPrChange>
              </w:rPr>
              <w:pPrChange w:id="12455" w:author="Mohammad Nayeem Hasan" w:date="2023-01-21T14:56:00Z">
                <w:pPr>
                  <w:jc w:val="both"/>
                </w:pPr>
              </w:pPrChange>
            </w:pPr>
          </w:p>
        </w:tc>
      </w:tr>
      <w:tr w:rsidR="004D458D" w:rsidRPr="00C60F95" w14:paraId="28C2C6FA" w14:textId="77777777" w:rsidTr="00DE658B">
        <w:trPr>
          <w:trHeight w:val="138"/>
          <w:jc w:val="center"/>
          <w:ins w:id="12456" w:author="Mohammad Nayeem Hasan" w:date="2023-01-21T00:38:00Z"/>
          <w:trPrChange w:id="12457" w:author="Mohammad Nayeem Hasan" w:date="2023-01-27T16:50:00Z">
            <w:trPr>
              <w:trHeight w:val="138"/>
              <w:jc w:val="center"/>
            </w:trPr>
          </w:trPrChange>
        </w:trPr>
        <w:tc>
          <w:tcPr>
            <w:tcW w:w="881" w:type="pct"/>
            <w:vAlign w:val="center"/>
            <w:tcPrChange w:id="12458" w:author="Mohammad Nayeem Hasan" w:date="2023-01-27T16:50:00Z">
              <w:tcPr>
                <w:tcW w:w="881" w:type="pct"/>
                <w:vAlign w:val="center"/>
              </w:tcPr>
            </w:tcPrChange>
          </w:tcPr>
          <w:p w14:paraId="03F03A6E" w14:textId="77777777" w:rsidR="004D458D" w:rsidRPr="00C60F95" w:rsidRDefault="004D458D" w:rsidP="004D458D">
            <w:pPr>
              <w:rPr>
                <w:ins w:id="12459" w:author="Mohammad Nayeem Hasan" w:date="2023-01-21T00:38:00Z"/>
                <w:rFonts w:ascii="Times New Roman" w:hAnsi="Times New Roman" w:cs="Times New Roman"/>
                <w:sz w:val="20"/>
                <w:szCs w:val="20"/>
                <w:rPrChange w:id="12460" w:author="Mohammad Nayeem Hasan" w:date="2023-01-21T03:17:00Z">
                  <w:rPr>
                    <w:ins w:id="12461" w:author="Mohammad Nayeem Hasan" w:date="2023-01-21T00:38:00Z"/>
                    <w:rFonts w:ascii="Times New Roman" w:hAnsi="Times New Roman" w:cs="Times New Roman"/>
                    <w:sz w:val="24"/>
                    <w:szCs w:val="24"/>
                  </w:rPr>
                </w:rPrChange>
              </w:rPr>
              <w:pPrChange w:id="12462" w:author="Mohammad Nayeem Hasan" w:date="2023-01-21T14:56:00Z">
                <w:pPr>
                  <w:jc w:val="both"/>
                </w:pPr>
              </w:pPrChange>
            </w:pPr>
            <w:ins w:id="12463" w:author="Mohammad Nayeem Hasan" w:date="2023-01-21T00:38:00Z">
              <w:r w:rsidRPr="00C60F95">
                <w:rPr>
                  <w:rFonts w:ascii="Times New Roman" w:hAnsi="Times New Roman" w:cs="Times New Roman"/>
                  <w:sz w:val="20"/>
                  <w:szCs w:val="20"/>
                  <w:rPrChange w:id="12464" w:author="Mohammad Nayeem Hasan" w:date="2023-01-21T03:17:00Z">
                    <w:rPr>
                      <w:rFonts w:ascii="Times New Roman" w:hAnsi="Times New Roman" w:cs="Times New Roman"/>
                      <w:sz w:val="24"/>
                      <w:szCs w:val="24"/>
                    </w:rPr>
                  </w:rPrChange>
                </w:rPr>
                <w:t>Bengali</w:t>
              </w:r>
            </w:ins>
          </w:p>
        </w:tc>
        <w:tc>
          <w:tcPr>
            <w:tcW w:w="854" w:type="pct"/>
            <w:vAlign w:val="center"/>
            <w:tcPrChange w:id="12465" w:author="Mohammad Nayeem Hasan" w:date="2023-01-27T16:50:00Z">
              <w:tcPr>
                <w:tcW w:w="851" w:type="pct"/>
                <w:vAlign w:val="center"/>
              </w:tcPr>
            </w:tcPrChange>
          </w:tcPr>
          <w:p w14:paraId="31FE44A9" w14:textId="7357487D" w:rsidR="004D458D" w:rsidRPr="00C60F95" w:rsidRDefault="004D458D" w:rsidP="004D458D">
            <w:pPr>
              <w:rPr>
                <w:ins w:id="12466" w:author="Mohammad Nayeem Hasan" w:date="2023-01-21T00:38:00Z"/>
                <w:rFonts w:ascii="Times New Roman" w:hAnsi="Times New Roman" w:cs="Times New Roman"/>
                <w:sz w:val="20"/>
                <w:szCs w:val="20"/>
                <w:rPrChange w:id="12467" w:author="Mohammad Nayeem Hasan" w:date="2023-01-21T03:17:00Z">
                  <w:rPr>
                    <w:ins w:id="12468" w:author="Mohammad Nayeem Hasan" w:date="2023-01-21T00:38:00Z"/>
                    <w:rFonts w:ascii="Times New Roman" w:hAnsi="Times New Roman" w:cs="Times New Roman"/>
                    <w:sz w:val="24"/>
                    <w:szCs w:val="24"/>
                  </w:rPr>
                </w:rPrChange>
              </w:rPr>
              <w:pPrChange w:id="12469" w:author="Mohammad Nayeem Hasan" w:date="2023-01-21T14:56:00Z">
                <w:pPr>
                  <w:jc w:val="both"/>
                </w:pPr>
              </w:pPrChange>
            </w:pPr>
            <w:ins w:id="12470" w:author="Mohammad Nayeem Hasan" w:date="2023-01-21T00:38:00Z">
              <w:r w:rsidRPr="00C60F95">
                <w:rPr>
                  <w:rFonts w:ascii="Times New Roman" w:hAnsi="Times New Roman" w:cs="Times New Roman"/>
                  <w:sz w:val="20"/>
                  <w:szCs w:val="20"/>
                  <w:rPrChange w:id="12471" w:author="Mohammad Nayeem Hasan" w:date="2023-01-21T03:17:00Z">
                    <w:rPr>
                      <w:rFonts w:ascii="Times New Roman" w:hAnsi="Times New Roman" w:cs="Times New Roman"/>
                      <w:sz w:val="24"/>
                      <w:szCs w:val="24"/>
                    </w:rPr>
                  </w:rPrChange>
                </w:rPr>
                <w:t>1.28</w:t>
              </w:r>
            </w:ins>
            <w:ins w:id="12472" w:author="Mohammad Nayeem Hasan" w:date="2023-01-21T02:05:00Z">
              <w:r w:rsidRPr="00C60F95">
                <w:rPr>
                  <w:rFonts w:ascii="Times New Roman" w:hAnsi="Times New Roman" w:cs="Times New Roman"/>
                  <w:sz w:val="20"/>
                  <w:szCs w:val="20"/>
                  <w:rPrChange w:id="12473" w:author="Mohammad Nayeem Hasan" w:date="2023-01-21T03:17:00Z">
                    <w:rPr>
                      <w:rFonts w:ascii="Times New Roman" w:hAnsi="Times New Roman" w:cs="Times New Roman"/>
                      <w:sz w:val="24"/>
                      <w:szCs w:val="24"/>
                    </w:rPr>
                  </w:rPrChange>
                </w:rPr>
                <w:t xml:space="preserve"> (0.92, 1.77)</w:t>
              </w:r>
            </w:ins>
          </w:p>
        </w:tc>
        <w:tc>
          <w:tcPr>
            <w:tcW w:w="481" w:type="pct"/>
            <w:vAlign w:val="center"/>
            <w:tcPrChange w:id="12474" w:author="Mohammad Nayeem Hasan" w:date="2023-01-27T16:50:00Z">
              <w:tcPr>
                <w:tcW w:w="481" w:type="pct"/>
                <w:gridSpan w:val="3"/>
                <w:vAlign w:val="center"/>
              </w:tcPr>
            </w:tcPrChange>
          </w:tcPr>
          <w:p w14:paraId="5529671C" w14:textId="77777777" w:rsidR="004D458D" w:rsidRPr="00C60F95" w:rsidRDefault="004D458D" w:rsidP="004D458D">
            <w:pPr>
              <w:rPr>
                <w:ins w:id="12475" w:author="Mohammad Nayeem Hasan" w:date="2023-01-21T00:38:00Z"/>
                <w:rFonts w:ascii="Times New Roman" w:hAnsi="Times New Roman" w:cs="Times New Roman"/>
                <w:sz w:val="20"/>
                <w:szCs w:val="20"/>
                <w:rPrChange w:id="12476" w:author="Mohammad Nayeem Hasan" w:date="2023-01-21T03:17:00Z">
                  <w:rPr>
                    <w:ins w:id="12477" w:author="Mohammad Nayeem Hasan" w:date="2023-01-21T00:38:00Z"/>
                    <w:rFonts w:ascii="Times New Roman" w:hAnsi="Times New Roman" w:cs="Times New Roman"/>
                    <w:sz w:val="24"/>
                    <w:szCs w:val="24"/>
                  </w:rPr>
                </w:rPrChange>
              </w:rPr>
              <w:pPrChange w:id="12478" w:author="Mohammad Nayeem Hasan" w:date="2023-01-21T14:56:00Z">
                <w:pPr>
                  <w:jc w:val="both"/>
                </w:pPr>
              </w:pPrChange>
            </w:pPr>
            <w:ins w:id="12479" w:author="Mohammad Nayeem Hasan" w:date="2023-01-21T00:38:00Z">
              <w:r w:rsidRPr="00C60F95">
                <w:rPr>
                  <w:rFonts w:ascii="Times New Roman" w:hAnsi="Times New Roman" w:cs="Times New Roman"/>
                  <w:sz w:val="20"/>
                  <w:szCs w:val="20"/>
                  <w:rPrChange w:id="12480" w:author="Mohammad Nayeem Hasan" w:date="2023-01-21T03:17:00Z">
                    <w:rPr>
                      <w:rFonts w:ascii="Times New Roman" w:hAnsi="Times New Roman" w:cs="Times New Roman"/>
                      <w:sz w:val="24"/>
                      <w:szCs w:val="24"/>
                    </w:rPr>
                  </w:rPrChange>
                </w:rPr>
                <w:t>0.145</w:t>
              </w:r>
            </w:ins>
          </w:p>
        </w:tc>
        <w:tc>
          <w:tcPr>
            <w:tcW w:w="818" w:type="pct"/>
            <w:vAlign w:val="center"/>
            <w:tcPrChange w:id="12481" w:author="Mohammad Nayeem Hasan" w:date="2023-01-27T16:50:00Z">
              <w:tcPr>
                <w:tcW w:w="818" w:type="pct"/>
                <w:gridSpan w:val="2"/>
                <w:vAlign w:val="center"/>
              </w:tcPr>
            </w:tcPrChange>
          </w:tcPr>
          <w:p w14:paraId="30657B83" w14:textId="28ED2572" w:rsidR="004D458D" w:rsidRPr="00C60F95" w:rsidRDefault="004D458D" w:rsidP="004D458D">
            <w:pPr>
              <w:rPr>
                <w:ins w:id="12482" w:author="Mohammad Nayeem Hasan" w:date="2023-01-21T00:38:00Z"/>
                <w:rFonts w:ascii="Times New Roman" w:hAnsi="Times New Roman" w:cs="Times New Roman"/>
                <w:sz w:val="20"/>
                <w:szCs w:val="20"/>
                <w:rPrChange w:id="12483" w:author="Mohammad Nayeem Hasan" w:date="2023-01-21T03:17:00Z">
                  <w:rPr>
                    <w:ins w:id="12484" w:author="Mohammad Nayeem Hasan" w:date="2023-01-21T00:38:00Z"/>
                    <w:rFonts w:ascii="Times New Roman" w:hAnsi="Times New Roman" w:cs="Times New Roman"/>
                    <w:sz w:val="24"/>
                    <w:szCs w:val="24"/>
                  </w:rPr>
                </w:rPrChange>
              </w:rPr>
              <w:pPrChange w:id="12485" w:author="Mohammad Nayeem Hasan" w:date="2023-01-21T14:56:00Z">
                <w:pPr>
                  <w:jc w:val="both"/>
                </w:pPr>
              </w:pPrChange>
            </w:pPr>
            <w:ins w:id="12486" w:author="Mohammad Nayeem Hasan" w:date="2023-01-21T00:38:00Z">
              <w:r w:rsidRPr="00C60F95">
                <w:rPr>
                  <w:rFonts w:ascii="Times New Roman" w:hAnsi="Times New Roman" w:cs="Times New Roman"/>
                  <w:sz w:val="20"/>
                  <w:szCs w:val="20"/>
                  <w:rPrChange w:id="12487" w:author="Mohammad Nayeem Hasan" w:date="2023-01-21T03:17:00Z">
                    <w:rPr>
                      <w:rFonts w:ascii="Times New Roman" w:hAnsi="Times New Roman" w:cs="Times New Roman"/>
                      <w:sz w:val="24"/>
                      <w:szCs w:val="24"/>
                    </w:rPr>
                  </w:rPrChange>
                </w:rPr>
                <w:t>1.07</w:t>
              </w:r>
            </w:ins>
            <w:ins w:id="12488" w:author="Mohammad Nayeem Hasan" w:date="2023-01-21T02:17:00Z">
              <w:r w:rsidRPr="00C60F95">
                <w:rPr>
                  <w:rFonts w:ascii="Times New Roman" w:hAnsi="Times New Roman" w:cs="Times New Roman"/>
                  <w:sz w:val="20"/>
                  <w:szCs w:val="20"/>
                  <w:rPrChange w:id="12489" w:author="Mohammad Nayeem Hasan" w:date="2023-01-21T03:17:00Z">
                    <w:rPr>
                      <w:rFonts w:ascii="Times New Roman" w:hAnsi="Times New Roman" w:cs="Times New Roman"/>
                      <w:sz w:val="24"/>
                      <w:szCs w:val="24"/>
                    </w:rPr>
                  </w:rPrChange>
                </w:rPr>
                <w:t xml:space="preserve"> (0.59, 1.95)</w:t>
              </w:r>
            </w:ins>
          </w:p>
        </w:tc>
        <w:tc>
          <w:tcPr>
            <w:tcW w:w="481" w:type="pct"/>
            <w:vAlign w:val="center"/>
            <w:tcPrChange w:id="12490" w:author="Mohammad Nayeem Hasan" w:date="2023-01-27T16:50:00Z">
              <w:tcPr>
                <w:tcW w:w="481" w:type="pct"/>
                <w:gridSpan w:val="2"/>
                <w:vAlign w:val="center"/>
              </w:tcPr>
            </w:tcPrChange>
          </w:tcPr>
          <w:p w14:paraId="748C7EF7" w14:textId="72253BD9" w:rsidR="004D458D" w:rsidRPr="00C60F95" w:rsidRDefault="004D458D" w:rsidP="004D458D">
            <w:pPr>
              <w:rPr>
                <w:ins w:id="12491" w:author="Mohammad Nayeem Hasan" w:date="2023-01-21T00:38:00Z"/>
                <w:rFonts w:ascii="Times New Roman" w:hAnsi="Times New Roman" w:cs="Times New Roman"/>
                <w:sz w:val="20"/>
                <w:szCs w:val="20"/>
                <w:rPrChange w:id="12492" w:author="Mohammad Nayeem Hasan" w:date="2023-01-21T03:17:00Z">
                  <w:rPr>
                    <w:ins w:id="12493" w:author="Mohammad Nayeem Hasan" w:date="2023-01-21T00:38:00Z"/>
                    <w:rFonts w:ascii="Times New Roman" w:hAnsi="Times New Roman" w:cs="Times New Roman"/>
                    <w:sz w:val="24"/>
                    <w:szCs w:val="24"/>
                  </w:rPr>
                </w:rPrChange>
              </w:rPr>
              <w:pPrChange w:id="12494" w:author="Mohammad Nayeem Hasan" w:date="2023-01-21T14:56:00Z">
                <w:pPr>
                  <w:jc w:val="both"/>
                </w:pPr>
              </w:pPrChange>
            </w:pPr>
            <w:ins w:id="12495" w:author="Mohammad Nayeem Hasan" w:date="2023-01-21T00:38:00Z">
              <w:r w:rsidRPr="00C60F95">
                <w:rPr>
                  <w:rFonts w:ascii="Times New Roman" w:hAnsi="Times New Roman" w:cs="Times New Roman"/>
                  <w:sz w:val="20"/>
                  <w:szCs w:val="20"/>
                  <w:rPrChange w:id="12496" w:author="Mohammad Nayeem Hasan" w:date="2023-01-21T03:17:00Z">
                    <w:rPr>
                      <w:rFonts w:ascii="Times New Roman" w:hAnsi="Times New Roman" w:cs="Times New Roman"/>
                      <w:sz w:val="24"/>
                      <w:szCs w:val="24"/>
                    </w:rPr>
                  </w:rPrChange>
                </w:rPr>
                <w:t>0.81</w:t>
              </w:r>
            </w:ins>
            <w:ins w:id="12497" w:author="Mohammad Nayeem Hasan" w:date="2023-01-27T17:47:00Z">
              <w:r w:rsidR="008919CB">
                <w:rPr>
                  <w:rFonts w:ascii="Times New Roman" w:hAnsi="Times New Roman" w:cs="Times New Roman"/>
                  <w:sz w:val="20"/>
                  <w:szCs w:val="20"/>
                </w:rPr>
                <w:t>4</w:t>
              </w:r>
            </w:ins>
          </w:p>
        </w:tc>
        <w:tc>
          <w:tcPr>
            <w:tcW w:w="1012" w:type="pct"/>
            <w:vAlign w:val="center"/>
            <w:tcPrChange w:id="12498" w:author="Mohammad Nayeem Hasan" w:date="2023-01-27T16:50:00Z">
              <w:tcPr>
                <w:tcW w:w="1012" w:type="pct"/>
                <w:gridSpan w:val="3"/>
                <w:vAlign w:val="center"/>
              </w:tcPr>
            </w:tcPrChange>
          </w:tcPr>
          <w:p w14:paraId="4CEFAF42" w14:textId="7962251F" w:rsidR="004D458D" w:rsidRPr="00C60F95" w:rsidRDefault="004D458D" w:rsidP="004D458D">
            <w:pPr>
              <w:rPr>
                <w:ins w:id="12499" w:author="Mohammad Nayeem Hasan" w:date="2023-01-21T00:38:00Z"/>
                <w:rFonts w:ascii="Times New Roman" w:hAnsi="Times New Roman" w:cs="Times New Roman"/>
                <w:sz w:val="20"/>
                <w:szCs w:val="20"/>
                <w:rPrChange w:id="12500" w:author="Mohammad Nayeem Hasan" w:date="2023-01-21T03:17:00Z">
                  <w:rPr>
                    <w:ins w:id="12501" w:author="Mohammad Nayeem Hasan" w:date="2023-01-21T00:38:00Z"/>
                    <w:rFonts w:ascii="Times New Roman" w:hAnsi="Times New Roman" w:cs="Times New Roman"/>
                    <w:sz w:val="24"/>
                    <w:szCs w:val="24"/>
                  </w:rPr>
                </w:rPrChange>
              </w:rPr>
              <w:pPrChange w:id="12502" w:author="Mohammad Nayeem Hasan" w:date="2023-01-21T14:56:00Z">
                <w:pPr>
                  <w:jc w:val="both"/>
                </w:pPr>
              </w:pPrChange>
            </w:pPr>
            <w:ins w:id="12503" w:author="Mohammad Nayeem Hasan" w:date="2023-01-21T00:38:00Z">
              <w:r w:rsidRPr="00C60F95">
                <w:rPr>
                  <w:rFonts w:ascii="Times New Roman" w:hAnsi="Times New Roman" w:cs="Times New Roman"/>
                  <w:sz w:val="20"/>
                  <w:szCs w:val="20"/>
                  <w:rPrChange w:id="12504" w:author="Mohammad Nayeem Hasan" w:date="2023-01-21T03:17:00Z">
                    <w:rPr>
                      <w:rFonts w:ascii="Times New Roman" w:hAnsi="Times New Roman" w:cs="Times New Roman"/>
                      <w:sz w:val="24"/>
                      <w:szCs w:val="24"/>
                    </w:rPr>
                  </w:rPrChange>
                </w:rPr>
                <w:t>0.66</w:t>
              </w:r>
            </w:ins>
            <w:ins w:id="12505" w:author="Mohammad Nayeem Hasan" w:date="2023-01-21T02:42:00Z">
              <w:r w:rsidRPr="00C60F95">
                <w:rPr>
                  <w:rFonts w:ascii="Times New Roman" w:hAnsi="Times New Roman" w:cs="Times New Roman"/>
                  <w:sz w:val="20"/>
                  <w:szCs w:val="20"/>
                  <w:rPrChange w:id="12506" w:author="Mohammad Nayeem Hasan" w:date="2023-01-21T03:17:00Z">
                    <w:rPr>
                      <w:rFonts w:ascii="Times New Roman" w:hAnsi="Times New Roman" w:cs="Times New Roman"/>
                      <w:sz w:val="24"/>
                      <w:szCs w:val="24"/>
                    </w:rPr>
                  </w:rPrChange>
                </w:rPr>
                <w:t xml:space="preserve"> (0.47, 0.94)</w:t>
              </w:r>
            </w:ins>
          </w:p>
        </w:tc>
        <w:tc>
          <w:tcPr>
            <w:tcW w:w="473" w:type="pct"/>
            <w:vAlign w:val="center"/>
            <w:tcPrChange w:id="12507" w:author="Mohammad Nayeem Hasan" w:date="2023-01-27T16:50:00Z">
              <w:tcPr>
                <w:tcW w:w="477" w:type="pct"/>
                <w:gridSpan w:val="2"/>
                <w:vAlign w:val="center"/>
              </w:tcPr>
            </w:tcPrChange>
          </w:tcPr>
          <w:p w14:paraId="40982B52" w14:textId="77777777" w:rsidR="004D458D" w:rsidRPr="00C60F95" w:rsidRDefault="004D458D" w:rsidP="004D458D">
            <w:pPr>
              <w:rPr>
                <w:ins w:id="12508" w:author="Mohammad Nayeem Hasan" w:date="2023-01-21T00:38:00Z"/>
                <w:rFonts w:ascii="Times New Roman" w:hAnsi="Times New Roman" w:cs="Times New Roman"/>
                <w:b/>
                <w:bCs/>
                <w:sz w:val="20"/>
                <w:szCs w:val="20"/>
                <w:rPrChange w:id="12509" w:author="Mohammad Nayeem Hasan" w:date="2023-01-21T03:17:00Z">
                  <w:rPr>
                    <w:ins w:id="12510" w:author="Mohammad Nayeem Hasan" w:date="2023-01-21T00:38:00Z"/>
                    <w:rFonts w:ascii="Times New Roman" w:hAnsi="Times New Roman" w:cs="Times New Roman"/>
                    <w:b/>
                    <w:bCs/>
                    <w:sz w:val="24"/>
                    <w:szCs w:val="24"/>
                  </w:rPr>
                </w:rPrChange>
              </w:rPr>
              <w:pPrChange w:id="12511" w:author="Mohammad Nayeem Hasan" w:date="2023-01-21T14:56:00Z">
                <w:pPr>
                  <w:jc w:val="both"/>
                </w:pPr>
              </w:pPrChange>
            </w:pPr>
            <w:ins w:id="12512" w:author="Mohammad Nayeem Hasan" w:date="2023-01-21T00:38:00Z">
              <w:r w:rsidRPr="00C60F95">
                <w:rPr>
                  <w:rFonts w:ascii="Times New Roman" w:hAnsi="Times New Roman" w:cs="Times New Roman"/>
                  <w:b/>
                  <w:bCs/>
                  <w:sz w:val="20"/>
                  <w:szCs w:val="20"/>
                  <w:rPrChange w:id="12513" w:author="Mohammad Nayeem Hasan" w:date="2023-01-21T03:17:00Z">
                    <w:rPr>
                      <w:rFonts w:ascii="Times New Roman" w:hAnsi="Times New Roman" w:cs="Times New Roman"/>
                      <w:b/>
                      <w:bCs/>
                      <w:sz w:val="24"/>
                      <w:szCs w:val="24"/>
                    </w:rPr>
                  </w:rPrChange>
                </w:rPr>
                <w:t>0.020</w:t>
              </w:r>
            </w:ins>
          </w:p>
        </w:tc>
      </w:tr>
      <w:tr w:rsidR="004D458D" w:rsidRPr="00C60F95" w14:paraId="0B64E2F2" w14:textId="77777777" w:rsidTr="00DE658B">
        <w:trPr>
          <w:trHeight w:val="138"/>
          <w:jc w:val="center"/>
          <w:ins w:id="12514" w:author="Mohammad Nayeem Hasan" w:date="2023-01-21T00:38:00Z"/>
          <w:trPrChange w:id="12515" w:author="Mohammad Nayeem Hasan" w:date="2023-01-27T16:50:00Z">
            <w:trPr>
              <w:trHeight w:val="138"/>
              <w:jc w:val="center"/>
            </w:trPr>
          </w:trPrChange>
        </w:trPr>
        <w:tc>
          <w:tcPr>
            <w:tcW w:w="881" w:type="pct"/>
            <w:vAlign w:val="center"/>
            <w:tcPrChange w:id="12516" w:author="Mohammad Nayeem Hasan" w:date="2023-01-27T16:50:00Z">
              <w:tcPr>
                <w:tcW w:w="881" w:type="pct"/>
                <w:vAlign w:val="center"/>
              </w:tcPr>
            </w:tcPrChange>
          </w:tcPr>
          <w:p w14:paraId="535824A9" w14:textId="77777777" w:rsidR="004D458D" w:rsidRPr="00C60F95" w:rsidRDefault="004D458D" w:rsidP="004D458D">
            <w:pPr>
              <w:rPr>
                <w:ins w:id="12517" w:author="Mohammad Nayeem Hasan" w:date="2023-01-21T00:38:00Z"/>
                <w:rFonts w:ascii="Times New Roman" w:hAnsi="Times New Roman" w:cs="Times New Roman"/>
                <w:sz w:val="20"/>
                <w:szCs w:val="20"/>
                <w:rPrChange w:id="12518" w:author="Mohammad Nayeem Hasan" w:date="2023-01-21T03:17:00Z">
                  <w:rPr>
                    <w:ins w:id="12519" w:author="Mohammad Nayeem Hasan" w:date="2023-01-21T00:38:00Z"/>
                    <w:rFonts w:ascii="Times New Roman" w:hAnsi="Times New Roman" w:cs="Times New Roman"/>
                    <w:sz w:val="24"/>
                    <w:szCs w:val="24"/>
                  </w:rPr>
                </w:rPrChange>
              </w:rPr>
              <w:pPrChange w:id="12520" w:author="Mohammad Nayeem Hasan" w:date="2023-01-21T14:56:00Z">
                <w:pPr>
                  <w:jc w:val="both"/>
                </w:pPr>
              </w:pPrChange>
            </w:pPr>
            <w:ins w:id="12521" w:author="Mohammad Nayeem Hasan" w:date="2023-01-21T00:38:00Z">
              <w:r w:rsidRPr="00C60F95">
                <w:rPr>
                  <w:rFonts w:ascii="Times New Roman" w:hAnsi="Times New Roman" w:cs="Times New Roman"/>
                  <w:sz w:val="20"/>
                  <w:szCs w:val="20"/>
                  <w:rPrChange w:id="12522" w:author="Mohammad Nayeem Hasan" w:date="2023-01-21T03:17:00Z">
                    <w:rPr>
                      <w:rFonts w:ascii="Times New Roman" w:hAnsi="Times New Roman" w:cs="Times New Roman"/>
                      <w:sz w:val="24"/>
                      <w:szCs w:val="24"/>
                    </w:rPr>
                  </w:rPrChange>
                </w:rPr>
                <w:lastRenderedPageBreak/>
                <w:t>Other</w:t>
              </w:r>
            </w:ins>
          </w:p>
        </w:tc>
        <w:tc>
          <w:tcPr>
            <w:tcW w:w="854" w:type="pct"/>
            <w:vAlign w:val="center"/>
            <w:tcPrChange w:id="12523" w:author="Mohammad Nayeem Hasan" w:date="2023-01-27T16:50:00Z">
              <w:tcPr>
                <w:tcW w:w="851" w:type="pct"/>
                <w:vAlign w:val="center"/>
              </w:tcPr>
            </w:tcPrChange>
          </w:tcPr>
          <w:p w14:paraId="778337F0" w14:textId="77777777" w:rsidR="004D458D" w:rsidRPr="00C60F95" w:rsidRDefault="004D458D" w:rsidP="004D458D">
            <w:pPr>
              <w:rPr>
                <w:ins w:id="12524" w:author="Mohammad Nayeem Hasan" w:date="2023-01-21T00:38:00Z"/>
                <w:rFonts w:ascii="Times New Roman" w:hAnsi="Times New Roman" w:cs="Times New Roman"/>
                <w:sz w:val="20"/>
                <w:szCs w:val="20"/>
                <w:rPrChange w:id="12525" w:author="Mohammad Nayeem Hasan" w:date="2023-01-21T03:17:00Z">
                  <w:rPr>
                    <w:ins w:id="12526" w:author="Mohammad Nayeem Hasan" w:date="2023-01-21T00:38:00Z"/>
                    <w:rFonts w:ascii="Times New Roman" w:hAnsi="Times New Roman" w:cs="Times New Roman"/>
                    <w:sz w:val="24"/>
                    <w:szCs w:val="24"/>
                  </w:rPr>
                </w:rPrChange>
              </w:rPr>
              <w:pPrChange w:id="12527" w:author="Mohammad Nayeem Hasan" w:date="2023-01-21T14:56:00Z">
                <w:pPr>
                  <w:jc w:val="both"/>
                </w:pPr>
              </w:pPrChange>
            </w:pPr>
            <w:ins w:id="12528" w:author="Mohammad Nayeem Hasan" w:date="2023-01-21T00:38:00Z">
              <w:r w:rsidRPr="00C60F95">
                <w:rPr>
                  <w:rFonts w:ascii="Times New Roman" w:hAnsi="Times New Roman" w:cs="Times New Roman"/>
                  <w:sz w:val="20"/>
                  <w:szCs w:val="20"/>
                  <w:rPrChange w:id="12529" w:author="Mohammad Nayeem Hasan" w:date="2023-01-21T03:17:00Z">
                    <w:rPr>
                      <w:rFonts w:ascii="Times New Roman" w:hAnsi="Times New Roman" w:cs="Times New Roman"/>
                      <w:sz w:val="24"/>
                      <w:szCs w:val="24"/>
                    </w:rPr>
                  </w:rPrChange>
                </w:rPr>
                <w:t>Ref.</w:t>
              </w:r>
            </w:ins>
          </w:p>
        </w:tc>
        <w:tc>
          <w:tcPr>
            <w:tcW w:w="481" w:type="pct"/>
            <w:vAlign w:val="center"/>
            <w:tcPrChange w:id="12530" w:author="Mohammad Nayeem Hasan" w:date="2023-01-27T16:50:00Z">
              <w:tcPr>
                <w:tcW w:w="481" w:type="pct"/>
                <w:gridSpan w:val="3"/>
                <w:vAlign w:val="center"/>
              </w:tcPr>
            </w:tcPrChange>
          </w:tcPr>
          <w:p w14:paraId="00B4C6B2" w14:textId="77777777" w:rsidR="004D458D" w:rsidRPr="00C60F95" w:rsidRDefault="004D458D" w:rsidP="004D458D">
            <w:pPr>
              <w:rPr>
                <w:ins w:id="12531" w:author="Mohammad Nayeem Hasan" w:date="2023-01-21T00:38:00Z"/>
                <w:rFonts w:ascii="Times New Roman" w:hAnsi="Times New Roman" w:cs="Times New Roman"/>
                <w:sz w:val="20"/>
                <w:szCs w:val="20"/>
                <w:rPrChange w:id="12532" w:author="Mohammad Nayeem Hasan" w:date="2023-01-21T03:17:00Z">
                  <w:rPr>
                    <w:ins w:id="12533" w:author="Mohammad Nayeem Hasan" w:date="2023-01-21T00:38:00Z"/>
                    <w:rFonts w:ascii="Times New Roman" w:hAnsi="Times New Roman" w:cs="Times New Roman"/>
                    <w:sz w:val="24"/>
                    <w:szCs w:val="24"/>
                  </w:rPr>
                </w:rPrChange>
              </w:rPr>
              <w:pPrChange w:id="12534" w:author="Mohammad Nayeem Hasan" w:date="2023-01-21T14:56:00Z">
                <w:pPr>
                  <w:jc w:val="both"/>
                </w:pPr>
              </w:pPrChange>
            </w:pPr>
            <w:ins w:id="12535" w:author="Mohammad Nayeem Hasan" w:date="2023-01-21T00:38:00Z">
              <w:r w:rsidRPr="00C60F95">
                <w:rPr>
                  <w:rFonts w:ascii="Times New Roman" w:hAnsi="Times New Roman" w:cs="Times New Roman"/>
                  <w:sz w:val="20"/>
                  <w:szCs w:val="20"/>
                  <w:rPrChange w:id="12536" w:author="Mohammad Nayeem Hasan" w:date="2023-01-21T03:17:00Z">
                    <w:rPr>
                      <w:rFonts w:ascii="Times New Roman" w:hAnsi="Times New Roman" w:cs="Times New Roman"/>
                      <w:sz w:val="24"/>
                      <w:szCs w:val="24"/>
                    </w:rPr>
                  </w:rPrChange>
                </w:rPr>
                <w:t>-</w:t>
              </w:r>
            </w:ins>
          </w:p>
        </w:tc>
        <w:tc>
          <w:tcPr>
            <w:tcW w:w="818" w:type="pct"/>
            <w:vAlign w:val="center"/>
            <w:tcPrChange w:id="12537" w:author="Mohammad Nayeem Hasan" w:date="2023-01-27T16:50:00Z">
              <w:tcPr>
                <w:tcW w:w="818" w:type="pct"/>
                <w:gridSpan w:val="2"/>
                <w:vAlign w:val="center"/>
              </w:tcPr>
            </w:tcPrChange>
          </w:tcPr>
          <w:p w14:paraId="3237485F" w14:textId="77777777" w:rsidR="004D458D" w:rsidRPr="00C60F95" w:rsidRDefault="004D458D" w:rsidP="004D458D">
            <w:pPr>
              <w:rPr>
                <w:ins w:id="12538" w:author="Mohammad Nayeem Hasan" w:date="2023-01-21T00:38:00Z"/>
                <w:rFonts w:ascii="Times New Roman" w:hAnsi="Times New Roman" w:cs="Times New Roman"/>
                <w:sz w:val="20"/>
                <w:szCs w:val="20"/>
                <w:rPrChange w:id="12539" w:author="Mohammad Nayeem Hasan" w:date="2023-01-21T03:17:00Z">
                  <w:rPr>
                    <w:ins w:id="12540" w:author="Mohammad Nayeem Hasan" w:date="2023-01-21T00:38:00Z"/>
                    <w:rFonts w:ascii="Times New Roman" w:hAnsi="Times New Roman" w:cs="Times New Roman"/>
                    <w:sz w:val="24"/>
                    <w:szCs w:val="24"/>
                  </w:rPr>
                </w:rPrChange>
              </w:rPr>
              <w:pPrChange w:id="12541" w:author="Mohammad Nayeem Hasan" w:date="2023-01-21T14:56:00Z">
                <w:pPr>
                  <w:jc w:val="both"/>
                </w:pPr>
              </w:pPrChange>
            </w:pPr>
            <w:ins w:id="12542" w:author="Mohammad Nayeem Hasan" w:date="2023-01-21T00:38:00Z">
              <w:r w:rsidRPr="00C60F95">
                <w:rPr>
                  <w:rFonts w:ascii="Times New Roman" w:hAnsi="Times New Roman" w:cs="Times New Roman"/>
                  <w:sz w:val="20"/>
                  <w:szCs w:val="20"/>
                  <w:rPrChange w:id="12543" w:author="Mohammad Nayeem Hasan" w:date="2023-01-21T03:17:00Z">
                    <w:rPr>
                      <w:rFonts w:ascii="Times New Roman" w:hAnsi="Times New Roman" w:cs="Times New Roman"/>
                      <w:sz w:val="24"/>
                      <w:szCs w:val="24"/>
                    </w:rPr>
                  </w:rPrChange>
                </w:rPr>
                <w:t>Ref</w:t>
              </w:r>
            </w:ins>
          </w:p>
        </w:tc>
        <w:tc>
          <w:tcPr>
            <w:tcW w:w="481" w:type="pct"/>
            <w:vAlign w:val="center"/>
            <w:tcPrChange w:id="12544" w:author="Mohammad Nayeem Hasan" w:date="2023-01-27T16:50:00Z">
              <w:tcPr>
                <w:tcW w:w="481" w:type="pct"/>
                <w:gridSpan w:val="2"/>
                <w:vAlign w:val="center"/>
              </w:tcPr>
            </w:tcPrChange>
          </w:tcPr>
          <w:p w14:paraId="6FAB7C3C" w14:textId="77777777" w:rsidR="004D458D" w:rsidRPr="00C60F95" w:rsidRDefault="004D458D" w:rsidP="004D458D">
            <w:pPr>
              <w:rPr>
                <w:ins w:id="12545" w:author="Mohammad Nayeem Hasan" w:date="2023-01-21T00:38:00Z"/>
                <w:rFonts w:ascii="Times New Roman" w:hAnsi="Times New Roman" w:cs="Times New Roman"/>
                <w:sz w:val="20"/>
                <w:szCs w:val="20"/>
                <w:rPrChange w:id="12546" w:author="Mohammad Nayeem Hasan" w:date="2023-01-21T03:17:00Z">
                  <w:rPr>
                    <w:ins w:id="12547" w:author="Mohammad Nayeem Hasan" w:date="2023-01-21T00:38:00Z"/>
                    <w:rFonts w:ascii="Times New Roman" w:hAnsi="Times New Roman" w:cs="Times New Roman"/>
                    <w:sz w:val="24"/>
                    <w:szCs w:val="24"/>
                  </w:rPr>
                </w:rPrChange>
              </w:rPr>
              <w:pPrChange w:id="12548" w:author="Mohammad Nayeem Hasan" w:date="2023-01-21T14:56:00Z">
                <w:pPr>
                  <w:jc w:val="both"/>
                </w:pPr>
              </w:pPrChange>
            </w:pPr>
            <w:ins w:id="12549" w:author="Mohammad Nayeem Hasan" w:date="2023-01-21T00:38:00Z">
              <w:r w:rsidRPr="00C60F95">
                <w:rPr>
                  <w:rFonts w:ascii="Times New Roman" w:hAnsi="Times New Roman" w:cs="Times New Roman"/>
                  <w:sz w:val="20"/>
                  <w:szCs w:val="20"/>
                  <w:rPrChange w:id="12550" w:author="Mohammad Nayeem Hasan" w:date="2023-01-21T03:17:00Z">
                    <w:rPr>
                      <w:rFonts w:ascii="Times New Roman" w:hAnsi="Times New Roman" w:cs="Times New Roman"/>
                      <w:sz w:val="24"/>
                      <w:szCs w:val="24"/>
                    </w:rPr>
                  </w:rPrChange>
                </w:rPr>
                <w:t>-</w:t>
              </w:r>
            </w:ins>
          </w:p>
        </w:tc>
        <w:tc>
          <w:tcPr>
            <w:tcW w:w="1012" w:type="pct"/>
            <w:vAlign w:val="center"/>
            <w:tcPrChange w:id="12551" w:author="Mohammad Nayeem Hasan" w:date="2023-01-27T16:50:00Z">
              <w:tcPr>
                <w:tcW w:w="1012" w:type="pct"/>
                <w:gridSpan w:val="3"/>
                <w:vAlign w:val="center"/>
              </w:tcPr>
            </w:tcPrChange>
          </w:tcPr>
          <w:p w14:paraId="20CA0731" w14:textId="77777777" w:rsidR="004D458D" w:rsidRPr="00C60F95" w:rsidRDefault="004D458D" w:rsidP="004D458D">
            <w:pPr>
              <w:rPr>
                <w:ins w:id="12552" w:author="Mohammad Nayeem Hasan" w:date="2023-01-21T00:38:00Z"/>
                <w:rFonts w:ascii="Times New Roman" w:hAnsi="Times New Roman" w:cs="Times New Roman"/>
                <w:sz w:val="20"/>
                <w:szCs w:val="20"/>
                <w:rPrChange w:id="12553" w:author="Mohammad Nayeem Hasan" w:date="2023-01-21T03:17:00Z">
                  <w:rPr>
                    <w:ins w:id="12554" w:author="Mohammad Nayeem Hasan" w:date="2023-01-21T00:38:00Z"/>
                    <w:rFonts w:ascii="Times New Roman" w:hAnsi="Times New Roman" w:cs="Times New Roman"/>
                    <w:sz w:val="24"/>
                    <w:szCs w:val="24"/>
                  </w:rPr>
                </w:rPrChange>
              </w:rPr>
              <w:pPrChange w:id="12555" w:author="Mohammad Nayeem Hasan" w:date="2023-01-21T14:56:00Z">
                <w:pPr>
                  <w:jc w:val="both"/>
                </w:pPr>
              </w:pPrChange>
            </w:pPr>
            <w:ins w:id="12556" w:author="Mohammad Nayeem Hasan" w:date="2023-01-21T00:38:00Z">
              <w:r w:rsidRPr="00C60F95">
                <w:rPr>
                  <w:rFonts w:ascii="Times New Roman" w:hAnsi="Times New Roman" w:cs="Times New Roman"/>
                  <w:sz w:val="20"/>
                  <w:szCs w:val="20"/>
                  <w:rPrChange w:id="12557" w:author="Mohammad Nayeem Hasan" w:date="2023-01-21T03:17:00Z">
                    <w:rPr>
                      <w:rFonts w:ascii="Times New Roman" w:hAnsi="Times New Roman" w:cs="Times New Roman"/>
                      <w:sz w:val="24"/>
                      <w:szCs w:val="24"/>
                    </w:rPr>
                  </w:rPrChange>
                </w:rPr>
                <w:t>Ref</w:t>
              </w:r>
            </w:ins>
          </w:p>
        </w:tc>
        <w:tc>
          <w:tcPr>
            <w:tcW w:w="473" w:type="pct"/>
            <w:vAlign w:val="center"/>
            <w:tcPrChange w:id="12558" w:author="Mohammad Nayeem Hasan" w:date="2023-01-27T16:50:00Z">
              <w:tcPr>
                <w:tcW w:w="477" w:type="pct"/>
                <w:gridSpan w:val="2"/>
                <w:vAlign w:val="center"/>
              </w:tcPr>
            </w:tcPrChange>
          </w:tcPr>
          <w:p w14:paraId="0C8953EA" w14:textId="77777777" w:rsidR="004D458D" w:rsidRPr="00C60F95" w:rsidRDefault="004D458D" w:rsidP="004D458D">
            <w:pPr>
              <w:rPr>
                <w:ins w:id="12559" w:author="Mohammad Nayeem Hasan" w:date="2023-01-21T00:38:00Z"/>
                <w:rFonts w:ascii="Times New Roman" w:hAnsi="Times New Roman" w:cs="Times New Roman"/>
                <w:sz w:val="20"/>
                <w:szCs w:val="20"/>
                <w:rPrChange w:id="12560" w:author="Mohammad Nayeem Hasan" w:date="2023-01-21T03:17:00Z">
                  <w:rPr>
                    <w:ins w:id="12561" w:author="Mohammad Nayeem Hasan" w:date="2023-01-21T00:38:00Z"/>
                    <w:rFonts w:ascii="Times New Roman" w:hAnsi="Times New Roman" w:cs="Times New Roman"/>
                    <w:sz w:val="24"/>
                    <w:szCs w:val="24"/>
                  </w:rPr>
                </w:rPrChange>
              </w:rPr>
              <w:pPrChange w:id="12562" w:author="Mohammad Nayeem Hasan" w:date="2023-01-21T14:56:00Z">
                <w:pPr>
                  <w:jc w:val="both"/>
                </w:pPr>
              </w:pPrChange>
            </w:pPr>
            <w:ins w:id="12563" w:author="Mohammad Nayeem Hasan" w:date="2023-01-21T00:38:00Z">
              <w:r w:rsidRPr="00C60F95">
                <w:rPr>
                  <w:rFonts w:ascii="Times New Roman" w:hAnsi="Times New Roman" w:cs="Times New Roman"/>
                  <w:sz w:val="20"/>
                  <w:szCs w:val="20"/>
                  <w:rPrChange w:id="12564" w:author="Mohammad Nayeem Hasan" w:date="2023-01-21T03:17:00Z">
                    <w:rPr>
                      <w:rFonts w:ascii="Times New Roman" w:hAnsi="Times New Roman" w:cs="Times New Roman"/>
                      <w:sz w:val="24"/>
                      <w:szCs w:val="24"/>
                    </w:rPr>
                  </w:rPrChange>
                </w:rPr>
                <w:t>-</w:t>
              </w:r>
            </w:ins>
          </w:p>
        </w:tc>
      </w:tr>
      <w:tr w:rsidR="004D458D" w:rsidRPr="00C60F95" w14:paraId="4DCE11D8" w14:textId="329CBC0D" w:rsidTr="00DE658B">
        <w:trPr>
          <w:trHeight w:val="138"/>
          <w:jc w:val="center"/>
          <w:ins w:id="12565" w:author="Mohammad Nayeem Hasan" w:date="2023-01-21T00:38:00Z"/>
          <w:trPrChange w:id="12566" w:author="Mohammad Nayeem Hasan" w:date="2023-01-27T16:50:00Z">
            <w:trPr>
              <w:trHeight w:val="138"/>
              <w:jc w:val="center"/>
            </w:trPr>
          </w:trPrChange>
        </w:trPr>
        <w:tc>
          <w:tcPr>
            <w:tcW w:w="1735" w:type="pct"/>
            <w:gridSpan w:val="2"/>
            <w:vAlign w:val="center"/>
            <w:tcPrChange w:id="12567" w:author="Mohammad Nayeem Hasan" w:date="2023-01-27T16:50:00Z">
              <w:tcPr>
                <w:tcW w:w="1732" w:type="pct"/>
                <w:gridSpan w:val="2"/>
                <w:vAlign w:val="center"/>
              </w:tcPr>
            </w:tcPrChange>
          </w:tcPr>
          <w:p w14:paraId="38631FF7" w14:textId="77777777" w:rsidR="004D458D" w:rsidRPr="00C60F95" w:rsidRDefault="004D458D" w:rsidP="004D458D">
            <w:pPr>
              <w:rPr>
                <w:ins w:id="12568" w:author="Mohammad Nayeem Hasan" w:date="2023-01-21T00:38:00Z"/>
                <w:rFonts w:ascii="Times New Roman" w:hAnsi="Times New Roman" w:cs="Times New Roman"/>
                <w:sz w:val="20"/>
                <w:szCs w:val="20"/>
                <w:rPrChange w:id="12569" w:author="Mohammad Nayeem Hasan" w:date="2023-01-21T03:17:00Z">
                  <w:rPr>
                    <w:ins w:id="12570" w:author="Mohammad Nayeem Hasan" w:date="2023-01-21T00:38:00Z"/>
                    <w:rFonts w:ascii="Times New Roman" w:hAnsi="Times New Roman" w:cs="Times New Roman"/>
                    <w:sz w:val="24"/>
                    <w:szCs w:val="24"/>
                  </w:rPr>
                </w:rPrChange>
              </w:rPr>
              <w:pPrChange w:id="12571" w:author="Mohammad Nayeem Hasan" w:date="2023-01-21T14:56:00Z">
                <w:pPr>
                  <w:jc w:val="both"/>
                </w:pPr>
              </w:pPrChange>
            </w:pPr>
            <w:ins w:id="12572" w:author="Mohammad Nayeem Hasan" w:date="2023-01-21T00:38:00Z">
              <w:r w:rsidRPr="00C60F95">
                <w:rPr>
                  <w:rFonts w:ascii="Times New Roman" w:hAnsi="Times New Roman" w:cs="Times New Roman"/>
                  <w:sz w:val="20"/>
                  <w:szCs w:val="20"/>
                  <w:rPrChange w:id="12573" w:author="Mohammad Nayeem Hasan" w:date="2023-01-21T03:17:00Z">
                    <w:rPr>
                      <w:rFonts w:ascii="Times New Roman" w:hAnsi="Times New Roman" w:cs="Times New Roman"/>
                      <w:sz w:val="24"/>
                      <w:szCs w:val="24"/>
                    </w:rPr>
                  </w:rPrChange>
                </w:rPr>
                <w:t>Toilet facilities shared</w:t>
              </w:r>
            </w:ins>
          </w:p>
        </w:tc>
        <w:tc>
          <w:tcPr>
            <w:tcW w:w="1299" w:type="pct"/>
            <w:gridSpan w:val="2"/>
            <w:vAlign w:val="center"/>
            <w:tcPrChange w:id="12574" w:author="Mohammad Nayeem Hasan" w:date="2023-01-27T16:50:00Z">
              <w:tcPr>
                <w:tcW w:w="1299" w:type="pct"/>
                <w:gridSpan w:val="5"/>
                <w:vAlign w:val="center"/>
              </w:tcPr>
            </w:tcPrChange>
          </w:tcPr>
          <w:p w14:paraId="2F82E719" w14:textId="77777777" w:rsidR="004D458D" w:rsidRPr="00C60F95" w:rsidRDefault="004D458D" w:rsidP="004D458D">
            <w:pPr>
              <w:rPr>
                <w:ins w:id="12575" w:author="Mohammad Nayeem Hasan" w:date="2023-01-21T00:38:00Z"/>
                <w:rFonts w:ascii="Times New Roman" w:hAnsi="Times New Roman" w:cs="Times New Roman"/>
                <w:sz w:val="20"/>
                <w:szCs w:val="20"/>
                <w:rPrChange w:id="12576" w:author="Mohammad Nayeem Hasan" w:date="2023-01-21T03:17:00Z">
                  <w:rPr>
                    <w:ins w:id="12577" w:author="Mohammad Nayeem Hasan" w:date="2023-01-21T00:38:00Z"/>
                    <w:rFonts w:ascii="Times New Roman" w:hAnsi="Times New Roman" w:cs="Times New Roman"/>
                    <w:sz w:val="24"/>
                    <w:szCs w:val="24"/>
                  </w:rPr>
                </w:rPrChange>
              </w:rPr>
              <w:pPrChange w:id="12578" w:author="Mohammad Nayeem Hasan" w:date="2023-01-21T14:56:00Z">
                <w:pPr>
                  <w:jc w:val="both"/>
                </w:pPr>
              </w:pPrChange>
            </w:pPr>
          </w:p>
        </w:tc>
        <w:tc>
          <w:tcPr>
            <w:tcW w:w="1493" w:type="pct"/>
            <w:gridSpan w:val="2"/>
            <w:vAlign w:val="center"/>
            <w:tcPrChange w:id="12579" w:author="Mohammad Nayeem Hasan" w:date="2023-01-27T16:50:00Z">
              <w:tcPr>
                <w:tcW w:w="1493" w:type="pct"/>
                <w:gridSpan w:val="5"/>
                <w:vAlign w:val="center"/>
              </w:tcPr>
            </w:tcPrChange>
          </w:tcPr>
          <w:p w14:paraId="431316CD" w14:textId="77777777" w:rsidR="004D458D" w:rsidRPr="00C60F95" w:rsidRDefault="004D458D" w:rsidP="004D458D">
            <w:pPr>
              <w:rPr>
                <w:ins w:id="12580" w:author="Mohammad Nayeem Hasan" w:date="2023-01-21T00:38:00Z"/>
                <w:rFonts w:ascii="Times New Roman" w:hAnsi="Times New Roman" w:cs="Times New Roman"/>
                <w:sz w:val="20"/>
                <w:szCs w:val="20"/>
                <w:rPrChange w:id="12581" w:author="Mohammad Nayeem Hasan" w:date="2023-01-21T03:17:00Z">
                  <w:rPr>
                    <w:ins w:id="12582" w:author="Mohammad Nayeem Hasan" w:date="2023-01-21T00:38:00Z"/>
                    <w:rFonts w:ascii="Times New Roman" w:hAnsi="Times New Roman" w:cs="Times New Roman"/>
                    <w:sz w:val="24"/>
                    <w:szCs w:val="24"/>
                  </w:rPr>
                </w:rPrChange>
              </w:rPr>
              <w:pPrChange w:id="12583" w:author="Mohammad Nayeem Hasan" w:date="2023-01-21T14:56:00Z">
                <w:pPr>
                  <w:jc w:val="both"/>
                </w:pPr>
              </w:pPrChange>
            </w:pPr>
          </w:p>
        </w:tc>
        <w:tc>
          <w:tcPr>
            <w:tcW w:w="473" w:type="pct"/>
            <w:vAlign w:val="center"/>
            <w:tcPrChange w:id="12584" w:author="Mohammad Nayeem Hasan" w:date="2023-01-27T16:50:00Z">
              <w:tcPr>
                <w:tcW w:w="477" w:type="pct"/>
                <w:gridSpan w:val="2"/>
                <w:vAlign w:val="center"/>
              </w:tcPr>
            </w:tcPrChange>
          </w:tcPr>
          <w:p w14:paraId="41E7145E" w14:textId="77777777" w:rsidR="004D458D" w:rsidRPr="00C60F95" w:rsidRDefault="004D458D" w:rsidP="004D458D">
            <w:pPr>
              <w:rPr>
                <w:ins w:id="12585" w:author="Mohammad Nayeem Hasan" w:date="2023-01-21T00:38:00Z"/>
                <w:rFonts w:ascii="Times New Roman" w:hAnsi="Times New Roman" w:cs="Times New Roman"/>
                <w:sz w:val="20"/>
                <w:szCs w:val="20"/>
                <w:rPrChange w:id="12586" w:author="Mohammad Nayeem Hasan" w:date="2023-01-21T03:17:00Z">
                  <w:rPr>
                    <w:ins w:id="12587" w:author="Mohammad Nayeem Hasan" w:date="2023-01-21T00:38:00Z"/>
                    <w:rFonts w:ascii="Times New Roman" w:hAnsi="Times New Roman" w:cs="Times New Roman"/>
                    <w:sz w:val="24"/>
                    <w:szCs w:val="24"/>
                  </w:rPr>
                </w:rPrChange>
              </w:rPr>
              <w:pPrChange w:id="12588" w:author="Mohammad Nayeem Hasan" w:date="2023-01-21T14:56:00Z">
                <w:pPr>
                  <w:jc w:val="both"/>
                </w:pPr>
              </w:pPrChange>
            </w:pPr>
          </w:p>
        </w:tc>
      </w:tr>
      <w:tr w:rsidR="004D458D" w:rsidRPr="00C60F95" w14:paraId="1E0FC5EA" w14:textId="77777777" w:rsidTr="00DE658B">
        <w:trPr>
          <w:trHeight w:val="107"/>
          <w:jc w:val="center"/>
          <w:ins w:id="12589" w:author="Mohammad Nayeem Hasan" w:date="2023-01-21T00:38:00Z"/>
          <w:trPrChange w:id="12590" w:author="Mohammad Nayeem Hasan" w:date="2023-01-27T16:50:00Z">
            <w:trPr>
              <w:trHeight w:val="107"/>
              <w:jc w:val="center"/>
            </w:trPr>
          </w:trPrChange>
        </w:trPr>
        <w:tc>
          <w:tcPr>
            <w:tcW w:w="881" w:type="pct"/>
            <w:vAlign w:val="center"/>
            <w:tcPrChange w:id="12591" w:author="Mohammad Nayeem Hasan" w:date="2023-01-27T16:50:00Z">
              <w:tcPr>
                <w:tcW w:w="881" w:type="pct"/>
                <w:vAlign w:val="center"/>
              </w:tcPr>
            </w:tcPrChange>
          </w:tcPr>
          <w:p w14:paraId="758F7C28" w14:textId="77777777" w:rsidR="004D458D" w:rsidRPr="00C60F95" w:rsidRDefault="004D458D" w:rsidP="004D458D">
            <w:pPr>
              <w:rPr>
                <w:ins w:id="12592" w:author="Mohammad Nayeem Hasan" w:date="2023-01-21T00:38:00Z"/>
                <w:rFonts w:ascii="Times New Roman" w:hAnsi="Times New Roman" w:cs="Times New Roman"/>
                <w:sz w:val="20"/>
                <w:szCs w:val="20"/>
                <w:rPrChange w:id="12593" w:author="Mohammad Nayeem Hasan" w:date="2023-01-21T03:17:00Z">
                  <w:rPr>
                    <w:ins w:id="12594" w:author="Mohammad Nayeem Hasan" w:date="2023-01-21T00:38:00Z"/>
                    <w:rFonts w:ascii="Times New Roman" w:hAnsi="Times New Roman" w:cs="Times New Roman"/>
                    <w:sz w:val="24"/>
                    <w:szCs w:val="24"/>
                  </w:rPr>
                </w:rPrChange>
              </w:rPr>
              <w:pPrChange w:id="12595" w:author="Mohammad Nayeem Hasan" w:date="2023-01-21T14:56:00Z">
                <w:pPr>
                  <w:jc w:val="both"/>
                </w:pPr>
              </w:pPrChange>
            </w:pPr>
            <w:ins w:id="12596" w:author="Mohammad Nayeem Hasan" w:date="2023-01-21T00:38:00Z">
              <w:r w:rsidRPr="00C60F95">
                <w:rPr>
                  <w:rFonts w:ascii="Times New Roman" w:hAnsi="Times New Roman" w:cs="Times New Roman"/>
                  <w:sz w:val="20"/>
                  <w:szCs w:val="20"/>
                  <w:rPrChange w:id="12597" w:author="Mohammad Nayeem Hasan" w:date="2023-01-21T03:17:00Z">
                    <w:rPr>
                      <w:rFonts w:ascii="Times New Roman" w:hAnsi="Times New Roman" w:cs="Times New Roman"/>
                      <w:sz w:val="24"/>
                      <w:szCs w:val="24"/>
                    </w:rPr>
                  </w:rPrChange>
                </w:rPr>
                <w:t>Yes</w:t>
              </w:r>
            </w:ins>
          </w:p>
        </w:tc>
        <w:tc>
          <w:tcPr>
            <w:tcW w:w="854" w:type="pct"/>
            <w:vAlign w:val="center"/>
            <w:tcPrChange w:id="12598" w:author="Mohammad Nayeem Hasan" w:date="2023-01-27T16:50:00Z">
              <w:tcPr>
                <w:tcW w:w="851" w:type="pct"/>
                <w:vAlign w:val="center"/>
              </w:tcPr>
            </w:tcPrChange>
          </w:tcPr>
          <w:p w14:paraId="1C9B11EE" w14:textId="3EE5113E" w:rsidR="004D458D" w:rsidRPr="00C60F95" w:rsidRDefault="004D458D" w:rsidP="004D458D">
            <w:pPr>
              <w:rPr>
                <w:ins w:id="12599" w:author="Mohammad Nayeem Hasan" w:date="2023-01-21T00:38:00Z"/>
                <w:rFonts w:ascii="Times New Roman" w:hAnsi="Times New Roman" w:cs="Times New Roman"/>
                <w:sz w:val="20"/>
                <w:szCs w:val="20"/>
                <w:rPrChange w:id="12600" w:author="Mohammad Nayeem Hasan" w:date="2023-01-21T03:17:00Z">
                  <w:rPr>
                    <w:ins w:id="12601" w:author="Mohammad Nayeem Hasan" w:date="2023-01-21T00:38:00Z"/>
                    <w:rFonts w:ascii="Times New Roman" w:hAnsi="Times New Roman" w:cs="Times New Roman"/>
                    <w:sz w:val="24"/>
                    <w:szCs w:val="24"/>
                  </w:rPr>
                </w:rPrChange>
              </w:rPr>
              <w:pPrChange w:id="12602" w:author="Mohammad Nayeem Hasan" w:date="2023-01-21T14:56:00Z">
                <w:pPr>
                  <w:jc w:val="both"/>
                </w:pPr>
              </w:pPrChange>
            </w:pPr>
            <w:ins w:id="12603" w:author="Mohammad Nayeem Hasan" w:date="2023-01-21T00:38:00Z">
              <w:r w:rsidRPr="00C60F95">
                <w:rPr>
                  <w:rFonts w:ascii="Times New Roman" w:hAnsi="Times New Roman" w:cs="Times New Roman"/>
                  <w:sz w:val="20"/>
                  <w:szCs w:val="20"/>
                  <w:rPrChange w:id="12604" w:author="Mohammad Nayeem Hasan" w:date="2023-01-21T03:17:00Z">
                    <w:rPr>
                      <w:rFonts w:ascii="Times New Roman" w:hAnsi="Times New Roman" w:cs="Times New Roman"/>
                      <w:sz w:val="24"/>
                      <w:szCs w:val="24"/>
                    </w:rPr>
                  </w:rPrChange>
                </w:rPr>
                <w:t>1.14</w:t>
              </w:r>
            </w:ins>
            <w:ins w:id="12605" w:author="Mohammad Nayeem Hasan" w:date="2023-01-21T02:05:00Z">
              <w:r w:rsidRPr="00C60F95">
                <w:rPr>
                  <w:rFonts w:ascii="Times New Roman" w:hAnsi="Times New Roman" w:cs="Times New Roman"/>
                  <w:sz w:val="20"/>
                  <w:szCs w:val="20"/>
                  <w:rPrChange w:id="12606" w:author="Mohammad Nayeem Hasan" w:date="2023-01-21T03:17:00Z">
                    <w:rPr>
                      <w:rFonts w:ascii="Times New Roman" w:hAnsi="Times New Roman" w:cs="Times New Roman"/>
                      <w:sz w:val="24"/>
                      <w:szCs w:val="24"/>
                    </w:rPr>
                  </w:rPrChange>
                </w:rPr>
                <w:t xml:space="preserve"> (1.02, 1.27)</w:t>
              </w:r>
            </w:ins>
          </w:p>
        </w:tc>
        <w:tc>
          <w:tcPr>
            <w:tcW w:w="481" w:type="pct"/>
            <w:vAlign w:val="center"/>
            <w:tcPrChange w:id="12607" w:author="Mohammad Nayeem Hasan" w:date="2023-01-27T16:50:00Z">
              <w:tcPr>
                <w:tcW w:w="481" w:type="pct"/>
                <w:gridSpan w:val="3"/>
                <w:vAlign w:val="center"/>
              </w:tcPr>
            </w:tcPrChange>
          </w:tcPr>
          <w:p w14:paraId="4B2B5BDB" w14:textId="77777777" w:rsidR="004D458D" w:rsidRPr="00C60F95" w:rsidRDefault="004D458D" w:rsidP="004D458D">
            <w:pPr>
              <w:rPr>
                <w:ins w:id="12608" w:author="Mohammad Nayeem Hasan" w:date="2023-01-21T00:38:00Z"/>
                <w:rFonts w:ascii="Times New Roman" w:hAnsi="Times New Roman" w:cs="Times New Roman"/>
                <w:b/>
                <w:bCs/>
                <w:sz w:val="20"/>
                <w:szCs w:val="20"/>
                <w:rPrChange w:id="12609" w:author="Mohammad Nayeem Hasan" w:date="2023-01-21T03:17:00Z">
                  <w:rPr>
                    <w:ins w:id="12610" w:author="Mohammad Nayeem Hasan" w:date="2023-01-21T00:38:00Z"/>
                    <w:rFonts w:ascii="Times New Roman" w:hAnsi="Times New Roman" w:cs="Times New Roman"/>
                    <w:b/>
                    <w:bCs/>
                    <w:sz w:val="24"/>
                    <w:szCs w:val="24"/>
                  </w:rPr>
                </w:rPrChange>
              </w:rPr>
              <w:pPrChange w:id="12611" w:author="Mohammad Nayeem Hasan" w:date="2023-01-21T14:56:00Z">
                <w:pPr>
                  <w:jc w:val="both"/>
                </w:pPr>
              </w:pPrChange>
            </w:pPr>
            <w:ins w:id="12612" w:author="Mohammad Nayeem Hasan" w:date="2023-01-21T00:38:00Z">
              <w:r w:rsidRPr="00C60F95">
                <w:rPr>
                  <w:rFonts w:ascii="Times New Roman" w:hAnsi="Times New Roman" w:cs="Times New Roman"/>
                  <w:b/>
                  <w:bCs/>
                  <w:sz w:val="20"/>
                  <w:szCs w:val="20"/>
                  <w:rPrChange w:id="12613" w:author="Mohammad Nayeem Hasan" w:date="2023-01-21T03:17:00Z">
                    <w:rPr>
                      <w:rFonts w:ascii="Times New Roman" w:hAnsi="Times New Roman" w:cs="Times New Roman"/>
                      <w:b/>
                      <w:bCs/>
                      <w:sz w:val="24"/>
                      <w:szCs w:val="24"/>
                    </w:rPr>
                  </w:rPrChange>
                </w:rPr>
                <w:t>0.016</w:t>
              </w:r>
            </w:ins>
          </w:p>
        </w:tc>
        <w:tc>
          <w:tcPr>
            <w:tcW w:w="818" w:type="pct"/>
            <w:vAlign w:val="center"/>
            <w:tcPrChange w:id="12614" w:author="Mohammad Nayeem Hasan" w:date="2023-01-27T16:50:00Z">
              <w:tcPr>
                <w:tcW w:w="818" w:type="pct"/>
                <w:gridSpan w:val="2"/>
                <w:vAlign w:val="center"/>
              </w:tcPr>
            </w:tcPrChange>
          </w:tcPr>
          <w:p w14:paraId="596FCEA1" w14:textId="645C6F04" w:rsidR="004D458D" w:rsidRPr="00C60F95" w:rsidRDefault="004D458D" w:rsidP="004D458D">
            <w:pPr>
              <w:rPr>
                <w:ins w:id="12615" w:author="Mohammad Nayeem Hasan" w:date="2023-01-21T00:38:00Z"/>
                <w:rFonts w:ascii="Times New Roman" w:hAnsi="Times New Roman" w:cs="Times New Roman"/>
                <w:sz w:val="20"/>
                <w:szCs w:val="20"/>
                <w:rPrChange w:id="12616" w:author="Mohammad Nayeem Hasan" w:date="2023-01-21T03:17:00Z">
                  <w:rPr>
                    <w:ins w:id="12617" w:author="Mohammad Nayeem Hasan" w:date="2023-01-21T00:38:00Z"/>
                    <w:rFonts w:ascii="Times New Roman" w:hAnsi="Times New Roman" w:cs="Times New Roman"/>
                    <w:sz w:val="24"/>
                    <w:szCs w:val="24"/>
                  </w:rPr>
                </w:rPrChange>
              </w:rPr>
              <w:pPrChange w:id="12618" w:author="Mohammad Nayeem Hasan" w:date="2023-01-21T14:56:00Z">
                <w:pPr>
                  <w:jc w:val="both"/>
                </w:pPr>
              </w:pPrChange>
            </w:pPr>
            <w:ins w:id="12619" w:author="Mohammad Nayeem Hasan" w:date="2023-01-21T00:38:00Z">
              <w:r w:rsidRPr="00C60F95">
                <w:rPr>
                  <w:rFonts w:ascii="Times New Roman" w:hAnsi="Times New Roman" w:cs="Times New Roman"/>
                  <w:sz w:val="20"/>
                  <w:szCs w:val="20"/>
                  <w:rPrChange w:id="12620" w:author="Mohammad Nayeem Hasan" w:date="2023-01-21T03:17:00Z">
                    <w:rPr>
                      <w:rFonts w:ascii="Times New Roman" w:hAnsi="Times New Roman" w:cs="Times New Roman"/>
                      <w:sz w:val="24"/>
                      <w:szCs w:val="24"/>
                    </w:rPr>
                  </w:rPrChange>
                </w:rPr>
                <w:t>0.81</w:t>
              </w:r>
            </w:ins>
            <w:ins w:id="12621" w:author="Mohammad Nayeem Hasan" w:date="2023-01-21T02:17:00Z">
              <w:r w:rsidRPr="00C60F95">
                <w:rPr>
                  <w:rFonts w:ascii="Times New Roman" w:hAnsi="Times New Roman" w:cs="Times New Roman"/>
                  <w:sz w:val="20"/>
                  <w:szCs w:val="20"/>
                  <w:rPrChange w:id="12622" w:author="Mohammad Nayeem Hasan" w:date="2023-01-21T03:17:00Z">
                    <w:rPr>
                      <w:rFonts w:ascii="Times New Roman" w:hAnsi="Times New Roman" w:cs="Times New Roman"/>
                      <w:sz w:val="24"/>
                      <w:szCs w:val="24"/>
                    </w:rPr>
                  </w:rPrChange>
                </w:rPr>
                <w:t xml:space="preserve"> (0.66, 0.99)</w:t>
              </w:r>
            </w:ins>
          </w:p>
        </w:tc>
        <w:tc>
          <w:tcPr>
            <w:tcW w:w="481" w:type="pct"/>
            <w:vAlign w:val="center"/>
            <w:tcPrChange w:id="12623" w:author="Mohammad Nayeem Hasan" w:date="2023-01-27T16:50:00Z">
              <w:tcPr>
                <w:tcW w:w="481" w:type="pct"/>
                <w:gridSpan w:val="2"/>
                <w:vAlign w:val="center"/>
              </w:tcPr>
            </w:tcPrChange>
          </w:tcPr>
          <w:p w14:paraId="6988E370" w14:textId="77777777" w:rsidR="004D458D" w:rsidRPr="00C60F95" w:rsidRDefault="004D458D" w:rsidP="004D458D">
            <w:pPr>
              <w:rPr>
                <w:ins w:id="12624" w:author="Mohammad Nayeem Hasan" w:date="2023-01-21T00:38:00Z"/>
                <w:rFonts w:ascii="Times New Roman" w:hAnsi="Times New Roman" w:cs="Times New Roman"/>
                <w:b/>
                <w:bCs/>
                <w:sz w:val="20"/>
                <w:szCs w:val="20"/>
                <w:rPrChange w:id="12625" w:author="Mohammad Nayeem Hasan" w:date="2023-01-21T03:17:00Z">
                  <w:rPr>
                    <w:ins w:id="12626" w:author="Mohammad Nayeem Hasan" w:date="2023-01-21T00:38:00Z"/>
                    <w:rFonts w:ascii="Times New Roman" w:hAnsi="Times New Roman" w:cs="Times New Roman"/>
                    <w:b/>
                    <w:bCs/>
                    <w:sz w:val="24"/>
                    <w:szCs w:val="24"/>
                  </w:rPr>
                </w:rPrChange>
              </w:rPr>
              <w:pPrChange w:id="12627" w:author="Mohammad Nayeem Hasan" w:date="2023-01-21T14:56:00Z">
                <w:pPr>
                  <w:jc w:val="both"/>
                </w:pPr>
              </w:pPrChange>
            </w:pPr>
            <w:ins w:id="12628" w:author="Mohammad Nayeem Hasan" w:date="2023-01-21T00:38:00Z">
              <w:r w:rsidRPr="00C60F95">
                <w:rPr>
                  <w:rFonts w:ascii="Times New Roman" w:hAnsi="Times New Roman" w:cs="Times New Roman"/>
                  <w:b/>
                  <w:bCs/>
                  <w:sz w:val="20"/>
                  <w:szCs w:val="20"/>
                  <w:rPrChange w:id="12629" w:author="Mohammad Nayeem Hasan" w:date="2023-01-21T03:17:00Z">
                    <w:rPr>
                      <w:rFonts w:ascii="Times New Roman" w:hAnsi="Times New Roman" w:cs="Times New Roman"/>
                      <w:b/>
                      <w:bCs/>
                      <w:sz w:val="24"/>
                      <w:szCs w:val="24"/>
                    </w:rPr>
                  </w:rPrChange>
                </w:rPr>
                <w:t>0.038</w:t>
              </w:r>
            </w:ins>
          </w:p>
        </w:tc>
        <w:tc>
          <w:tcPr>
            <w:tcW w:w="1012" w:type="pct"/>
            <w:vAlign w:val="center"/>
            <w:tcPrChange w:id="12630" w:author="Mohammad Nayeem Hasan" w:date="2023-01-27T16:50:00Z">
              <w:tcPr>
                <w:tcW w:w="1012" w:type="pct"/>
                <w:gridSpan w:val="3"/>
                <w:vAlign w:val="center"/>
              </w:tcPr>
            </w:tcPrChange>
          </w:tcPr>
          <w:p w14:paraId="438A2657" w14:textId="6D5E5FBA" w:rsidR="004D458D" w:rsidRPr="00C60F95" w:rsidRDefault="004D458D" w:rsidP="004D458D">
            <w:pPr>
              <w:rPr>
                <w:ins w:id="12631" w:author="Mohammad Nayeem Hasan" w:date="2023-01-21T00:38:00Z"/>
                <w:rFonts w:ascii="Times New Roman" w:hAnsi="Times New Roman" w:cs="Times New Roman"/>
                <w:sz w:val="20"/>
                <w:szCs w:val="20"/>
                <w:rPrChange w:id="12632" w:author="Mohammad Nayeem Hasan" w:date="2023-01-21T03:17:00Z">
                  <w:rPr>
                    <w:ins w:id="12633" w:author="Mohammad Nayeem Hasan" w:date="2023-01-21T00:38:00Z"/>
                    <w:rFonts w:ascii="Times New Roman" w:hAnsi="Times New Roman" w:cs="Times New Roman"/>
                    <w:sz w:val="24"/>
                    <w:szCs w:val="24"/>
                  </w:rPr>
                </w:rPrChange>
              </w:rPr>
              <w:pPrChange w:id="12634" w:author="Mohammad Nayeem Hasan" w:date="2023-01-21T14:56:00Z">
                <w:pPr>
                  <w:jc w:val="both"/>
                </w:pPr>
              </w:pPrChange>
            </w:pPr>
            <w:ins w:id="12635" w:author="Mohammad Nayeem Hasan" w:date="2023-01-21T00:38:00Z">
              <w:r w:rsidRPr="00C60F95">
                <w:rPr>
                  <w:rFonts w:ascii="Times New Roman" w:hAnsi="Times New Roman" w:cs="Times New Roman"/>
                  <w:sz w:val="20"/>
                  <w:szCs w:val="20"/>
                  <w:rPrChange w:id="12636" w:author="Mohammad Nayeem Hasan" w:date="2023-01-21T03:17:00Z">
                    <w:rPr>
                      <w:rFonts w:ascii="Times New Roman" w:hAnsi="Times New Roman" w:cs="Times New Roman"/>
                      <w:sz w:val="24"/>
                      <w:szCs w:val="24"/>
                    </w:rPr>
                  </w:rPrChange>
                </w:rPr>
                <w:t>1.22</w:t>
              </w:r>
            </w:ins>
            <w:ins w:id="12637" w:author="Mohammad Nayeem Hasan" w:date="2023-01-21T02:42:00Z">
              <w:r w:rsidRPr="00C60F95">
                <w:rPr>
                  <w:rFonts w:ascii="Times New Roman" w:hAnsi="Times New Roman" w:cs="Times New Roman"/>
                  <w:sz w:val="20"/>
                  <w:szCs w:val="20"/>
                  <w:rPrChange w:id="12638" w:author="Mohammad Nayeem Hasan" w:date="2023-01-21T03:17:00Z">
                    <w:rPr>
                      <w:rFonts w:ascii="Times New Roman" w:hAnsi="Times New Roman" w:cs="Times New Roman"/>
                      <w:sz w:val="24"/>
                      <w:szCs w:val="24"/>
                    </w:rPr>
                  </w:rPrChange>
                </w:rPr>
                <w:t xml:space="preserve"> (1.08, 1.38)</w:t>
              </w:r>
            </w:ins>
          </w:p>
        </w:tc>
        <w:tc>
          <w:tcPr>
            <w:tcW w:w="473" w:type="pct"/>
            <w:vAlign w:val="center"/>
            <w:tcPrChange w:id="12639" w:author="Mohammad Nayeem Hasan" w:date="2023-01-27T16:50:00Z">
              <w:tcPr>
                <w:tcW w:w="477" w:type="pct"/>
                <w:gridSpan w:val="2"/>
                <w:vAlign w:val="center"/>
              </w:tcPr>
            </w:tcPrChange>
          </w:tcPr>
          <w:p w14:paraId="29DCFE2D" w14:textId="77777777" w:rsidR="004D458D" w:rsidRPr="00C60F95" w:rsidRDefault="004D458D" w:rsidP="004D458D">
            <w:pPr>
              <w:rPr>
                <w:ins w:id="12640" w:author="Mohammad Nayeem Hasan" w:date="2023-01-21T00:38:00Z"/>
                <w:rFonts w:ascii="Times New Roman" w:hAnsi="Times New Roman" w:cs="Times New Roman"/>
                <w:b/>
                <w:bCs/>
                <w:sz w:val="20"/>
                <w:szCs w:val="20"/>
                <w:rPrChange w:id="12641" w:author="Mohammad Nayeem Hasan" w:date="2023-01-21T03:17:00Z">
                  <w:rPr>
                    <w:ins w:id="12642" w:author="Mohammad Nayeem Hasan" w:date="2023-01-21T00:38:00Z"/>
                    <w:rFonts w:ascii="Times New Roman" w:hAnsi="Times New Roman" w:cs="Times New Roman"/>
                    <w:b/>
                    <w:bCs/>
                    <w:sz w:val="24"/>
                    <w:szCs w:val="24"/>
                  </w:rPr>
                </w:rPrChange>
              </w:rPr>
              <w:pPrChange w:id="12643" w:author="Mohammad Nayeem Hasan" w:date="2023-01-21T14:56:00Z">
                <w:pPr>
                  <w:jc w:val="both"/>
                </w:pPr>
              </w:pPrChange>
            </w:pPr>
            <w:ins w:id="12644" w:author="Mohammad Nayeem Hasan" w:date="2023-01-21T00:38:00Z">
              <w:r w:rsidRPr="00C60F95">
                <w:rPr>
                  <w:rFonts w:ascii="Times New Roman" w:hAnsi="Times New Roman" w:cs="Times New Roman"/>
                  <w:b/>
                  <w:bCs/>
                  <w:sz w:val="20"/>
                  <w:szCs w:val="20"/>
                  <w:rPrChange w:id="12645" w:author="Mohammad Nayeem Hasan" w:date="2023-01-21T03:17:00Z">
                    <w:rPr>
                      <w:rFonts w:ascii="Times New Roman" w:hAnsi="Times New Roman" w:cs="Times New Roman"/>
                      <w:b/>
                      <w:bCs/>
                      <w:sz w:val="24"/>
                      <w:szCs w:val="24"/>
                    </w:rPr>
                  </w:rPrChange>
                </w:rPr>
                <w:t>0.001</w:t>
              </w:r>
            </w:ins>
          </w:p>
        </w:tc>
      </w:tr>
      <w:tr w:rsidR="004D458D" w:rsidRPr="00C60F95" w14:paraId="22F84CBC" w14:textId="77777777" w:rsidTr="00DE658B">
        <w:trPr>
          <w:trHeight w:val="288"/>
          <w:jc w:val="center"/>
          <w:ins w:id="12646" w:author="Mohammad Nayeem Hasan" w:date="2023-01-21T00:38:00Z"/>
          <w:trPrChange w:id="12647" w:author="Mohammad Nayeem Hasan" w:date="2023-01-27T16:50:00Z">
            <w:trPr>
              <w:trHeight w:val="288"/>
              <w:jc w:val="center"/>
            </w:trPr>
          </w:trPrChange>
        </w:trPr>
        <w:tc>
          <w:tcPr>
            <w:tcW w:w="881" w:type="pct"/>
            <w:vAlign w:val="center"/>
            <w:tcPrChange w:id="12648" w:author="Mohammad Nayeem Hasan" w:date="2023-01-27T16:50:00Z">
              <w:tcPr>
                <w:tcW w:w="881" w:type="pct"/>
                <w:vAlign w:val="center"/>
              </w:tcPr>
            </w:tcPrChange>
          </w:tcPr>
          <w:p w14:paraId="5E285302" w14:textId="77777777" w:rsidR="004D458D" w:rsidRPr="00C60F95" w:rsidRDefault="004D458D" w:rsidP="004D458D">
            <w:pPr>
              <w:rPr>
                <w:ins w:id="12649" w:author="Mohammad Nayeem Hasan" w:date="2023-01-21T00:38:00Z"/>
                <w:rFonts w:ascii="Times New Roman" w:hAnsi="Times New Roman" w:cs="Times New Roman"/>
                <w:sz w:val="20"/>
                <w:szCs w:val="20"/>
                <w:rPrChange w:id="12650" w:author="Mohammad Nayeem Hasan" w:date="2023-01-21T03:17:00Z">
                  <w:rPr>
                    <w:ins w:id="12651" w:author="Mohammad Nayeem Hasan" w:date="2023-01-21T00:38:00Z"/>
                    <w:rFonts w:ascii="Times New Roman" w:hAnsi="Times New Roman" w:cs="Times New Roman"/>
                    <w:sz w:val="24"/>
                    <w:szCs w:val="24"/>
                  </w:rPr>
                </w:rPrChange>
              </w:rPr>
              <w:pPrChange w:id="12652" w:author="Mohammad Nayeem Hasan" w:date="2023-01-21T14:56:00Z">
                <w:pPr>
                  <w:jc w:val="both"/>
                </w:pPr>
              </w:pPrChange>
            </w:pPr>
            <w:ins w:id="12653" w:author="Mohammad Nayeem Hasan" w:date="2023-01-21T00:38:00Z">
              <w:r w:rsidRPr="00C60F95">
                <w:rPr>
                  <w:rFonts w:ascii="Times New Roman" w:hAnsi="Times New Roman" w:cs="Times New Roman"/>
                  <w:sz w:val="20"/>
                  <w:szCs w:val="20"/>
                  <w:rPrChange w:id="12654" w:author="Mohammad Nayeem Hasan" w:date="2023-01-21T03:17:00Z">
                    <w:rPr>
                      <w:rFonts w:ascii="Times New Roman" w:hAnsi="Times New Roman" w:cs="Times New Roman"/>
                      <w:sz w:val="24"/>
                      <w:szCs w:val="24"/>
                    </w:rPr>
                  </w:rPrChange>
                </w:rPr>
                <w:t>No</w:t>
              </w:r>
            </w:ins>
          </w:p>
        </w:tc>
        <w:tc>
          <w:tcPr>
            <w:tcW w:w="854" w:type="pct"/>
            <w:vAlign w:val="center"/>
            <w:tcPrChange w:id="12655" w:author="Mohammad Nayeem Hasan" w:date="2023-01-27T16:50:00Z">
              <w:tcPr>
                <w:tcW w:w="851" w:type="pct"/>
                <w:vAlign w:val="center"/>
              </w:tcPr>
            </w:tcPrChange>
          </w:tcPr>
          <w:p w14:paraId="4C056BFC" w14:textId="77777777" w:rsidR="004D458D" w:rsidRPr="00C60F95" w:rsidRDefault="004D458D" w:rsidP="004D458D">
            <w:pPr>
              <w:rPr>
                <w:ins w:id="12656" w:author="Mohammad Nayeem Hasan" w:date="2023-01-21T00:38:00Z"/>
                <w:rFonts w:ascii="Times New Roman" w:hAnsi="Times New Roman" w:cs="Times New Roman"/>
                <w:sz w:val="20"/>
                <w:szCs w:val="20"/>
                <w:rPrChange w:id="12657" w:author="Mohammad Nayeem Hasan" w:date="2023-01-21T03:17:00Z">
                  <w:rPr>
                    <w:ins w:id="12658" w:author="Mohammad Nayeem Hasan" w:date="2023-01-21T00:38:00Z"/>
                    <w:rFonts w:ascii="Times New Roman" w:hAnsi="Times New Roman" w:cs="Times New Roman"/>
                    <w:sz w:val="24"/>
                    <w:szCs w:val="24"/>
                  </w:rPr>
                </w:rPrChange>
              </w:rPr>
              <w:pPrChange w:id="12659" w:author="Mohammad Nayeem Hasan" w:date="2023-01-21T14:56:00Z">
                <w:pPr>
                  <w:jc w:val="both"/>
                </w:pPr>
              </w:pPrChange>
            </w:pPr>
            <w:ins w:id="12660" w:author="Mohammad Nayeem Hasan" w:date="2023-01-21T00:38:00Z">
              <w:r w:rsidRPr="00C60F95">
                <w:rPr>
                  <w:rFonts w:ascii="Times New Roman" w:hAnsi="Times New Roman" w:cs="Times New Roman"/>
                  <w:sz w:val="20"/>
                  <w:szCs w:val="20"/>
                  <w:rPrChange w:id="12661" w:author="Mohammad Nayeem Hasan" w:date="2023-01-21T03:17:00Z">
                    <w:rPr>
                      <w:rFonts w:ascii="Times New Roman" w:hAnsi="Times New Roman" w:cs="Times New Roman"/>
                      <w:sz w:val="24"/>
                      <w:szCs w:val="24"/>
                    </w:rPr>
                  </w:rPrChange>
                </w:rPr>
                <w:t>Ref.</w:t>
              </w:r>
            </w:ins>
          </w:p>
        </w:tc>
        <w:tc>
          <w:tcPr>
            <w:tcW w:w="481" w:type="pct"/>
            <w:vAlign w:val="center"/>
            <w:tcPrChange w:id="12662" w:author="Mohammad Nayeem Hasan" w:date="2023-01-27T16:50:00Z">
              <w:tcPr>
                <w:tcW w:w="481" w:type="pct"/>
                <w:gridSpan w:val="3"/>
                <w:vAlign w:val="center"/>
              </w:tcPr>
            </w:tcPrChange>
          </w:tcPr>
          <w:p w14:paraId="081D7056" w14:textId="77777777" w:rsidR="004D458D" w:rsidRPr="00C60F95" w:rsidRDefault="004D458D" w:rsidP="004D458D">
            <w:pPr>
              <w:rPr>
                <w:ins w:id="12663" w:author="Mohammad Nayeem Hasan" w:date="2023-01-21T00:38:00Z"/>
                <w:rFonts w:ascii="Times New Roman" w:hAnsi="Times New Roman" w:cs="Times New Roman"/>
                <w:sz w:val="20"/>
                <w:szCs w:val="20"/>
                <w:rPrChange w:id="12664" w:author="Mohammad Nayeem Hasan" w:date="2023-01-21T03:17:00Z">
                  <w:rPr>
                    <w:ins w:id="12665" w:author="Mohammad Nayeem Hasan" w:date="2023-01-21T00:38:00Z"/>
                    <w:rFonts w:ascii="Times New Roman" w:hAnsi="Times New Roman" w:cs="Times New Roman"/>
                    <w:sz w:val="24"/>
                    <w:szCs w:val="24"/>
                  </w:rPr>
                </w:rPrChange>
              </w:rPr>
              <w:pPrChange w:id="12666" w:author="Mohammad Nayeem Hasan" w:date="2023-01-21T14:56:00Z">
                <w:pPr>
                  <w:jc w:val="both"/>
                </w:pPr>
              </w:pPrChange>
            </w:pPr>
            <w:ins w:id="12667" w:author="Mohammad Nayeem Hasan" w:date="2023-01-21T00:38:00Z">
              <w:r w:rsidRPr="00C60F95">
                <w:rPr>
                  <w:rFonts w:ascii="Times New Roman" w:hAnsi="Times New Roman" w:cs="Times New Roman"/>
                  <w:sz w:val="20"/>
                  <w:szCs w:val="20"/>
                  <w:rPrChange w:id="12668" w:author="Mohammad Nayeem Hasan" w:date="2023-01-21T03:17:00Z">
                    <w:rPr>
                      <w:rFonts w:ascii="Times New Roman" w:hAnsi="Times New Roman" w:cs="Times New Roman"/>
                      <w:sz w:val="24"/>
                      <w:szCs w:val="24"/>
                    </w:rPr>
                  </w:rPrChange>
                </w:rPr>
                <w:t>-</w:t>
              </w:r>
            </w:ins>
          </w:p>
        </w:tc>
        <w:tc>
          <w:tcPr>
            <w:tcW w:w="818" w:type="pct"/>
            <w:vAlign w:val="center"/>
            <w:tcPrChange w:id="12669" w:author="Mohammad Nayeem Hasan" w:date="2023-01-27T16:50:00Z">
              <w:tcPr>
                <w:tcW w:w="818" w:type="pct"/>
                <w:gridSpan w:val="2"/>
                <w:vAlign w:val="center"/>
              </w:tcPr>
            </w:tcPrChange>
          </w:tcPr>
          <w:p w14:paraId="6C6B39C1" w14:textId="77777777" w:rsidR="004D458D" w:rsidRPr="00C60F95" w:rsidRDefault="004D458D" w:rsidP="004D458D">
            <w:pPr>
              <w:rPr>
                <w:ins w:id="12670" w:author="Mohammad Nayeem Hasan" w:date="2023-01-21T00:38:00Z"/>
                <w:rFonts w:ascii="Times New Roman" w:hAnsi="Times New Roman" w:cs="Times New Roman"/>
                <w:sz w:val="20"/>
                <w:szCs w:val="20"/>
                <w:rPrChange w:id="12671" w:author="Mohammad Nayeem Hasan" w:date="2023-01-21T03:17:00Z">
                  <w:rPr>
                    <w:ins w:id="12672" w:author="Mohammad Nayeem Hasan" w:date="2023-01-21T00:38:00Z"/>
                    <w:rFonts w:ascii="Times New Roman" w:hAnsi="Times New Roman" w:cs="Times New Roman"/>
                    <w:sz w:val="24"/>
                    <w:szCs w:val="24"/>
                  </w:rPr>
                </w:rPrChange>
              </w:rPr>
              <w:pPrChange w:id="12673" w:author="Mohammad Nayeem Hasan" w:date="2023-01-21T14:56:00Z">
                <w:pPr>
                  <w:jc w:val="both"/>
                </w:pPr>
              </w:pPrChange>
            </w:pPr>
            <w:ins w:id="12674" w:author="Mohammad Nayeem Hasan" w:date="2023-01-21T00:38:00Z">
              <w:r w:rsidRPr="00C60F95">
                <w:rPr>
                  <w:rFonts w:ascii="Times New Roman" w:hAnsi="Times New Roman" w:cs="Times New Roman"/>
                  <w:sz w:val="20"/>
                  <w:szCs w:val="20"/>
                  <w:rPrChange w:id="12675" w:author="Mohammad Nayeem Hasan" w:date="2023-01-21T03:17:00Z">
                    <w:rPr>
                      <w:rFonts w:ascii="Times New Roman" w:hAnsi="Times New Roman" w:cs="Times New Roman"/>
                      <w:sz w:val="24"/>
                      <w:szCs w:val="24"/>
                    </w:rPr>
                  </w:rPrChange>
                </w:rPr>
                <w:t>Ref</w:t>
              </w:r>
            </w:ins>
          </w:p>
        </w:tc>
        <w:tc>
          <w:tcPr>
            <w:tcW w:w="481" w:type="pct"/>
            <w:vAlign w:val="center"/>
            <w:tcPrChange w:id="12676" w:author="Mohammad Nayeem Hasan" w:date="2023-01-27T16:50:00Z">
              <w:tcPr>
                <w:tcW w:w="481" w:type="pct"/>
                <w:gridSpan w:val="2"/>
                <w:vAlign w:val="center"/>
              </w:tcPr>
            </w:tcPrChange>
          </w:tcPr>
          <w:p w14:paraId="7EF75C54" w14:textId="77777777" w:rsidR="004D458D" w:rsidRPr="00C60F95" w:rsidRDefault="004D458D" w:rsidP="004D458D">
            <w:pPr>
              <w:rPr>
                <w:ins w:id="12677" w:author="Mohammad Nayeem Hasan" w:date="2023-01-21T00:38:00Z"/>
                <w:rFonts w:ascii="Times New Roman" w:hAnsi="Times New Roman" w:cs="Times New Roman"/>
                <w:sz w:val="20"/>
                <w:szCs w:val="20"/>
                <w:rPrChange w:id="12678" w:author="Mohammad Nayeem Hasan" w:date="2023-01-21T03:17:00Z">
                  <w:rPr>
                    <w:ins w:id="12679" w:author="Mohammad Nayeem Hasan" w:date="2023-01-21T00:38:00Z"/>
                    <w:rFonts w:ascii="Times New Roman" w:hAnsi="Times New Roman" w:cs="Times New Roman"/>
                    <w:sz w:val="24"/>
                    <w:szCs w:val="24"/>
                  </w:rPr>
                </w:rPrChange>
              </w:rPr>
              <w:pPrChange w:id="12680" w:author="Mohammad Nayeem Hasan" w:date="2023-01-21T14:56:00Z">
                <w:pPr>
                  <w:jc w:val="both"/>
                </w:pPr>
              </w:pPrChange>
            </w:pPr>
            <w:ins w:id="12681" w:author="Mohammad Nayeem Hasan" w:date="2023-01-21T00:38:00Z">
              <w:r w:rsidRPr="00C60F95">
                <w:rPr>
                  <w:rFonts w:ascii="Times New Roman" w:hAnsi="Times New Roman" w:cs="Times New Roman"/>
                  <w:sz w:val="20"/>
                  <w:szCs w:val="20"/>
                  <w:rPrChange w:id="12682" w:author="Mohammad Nayeem Hasan" w:date="2023-01-21T03:17:00Z">
                    <w:rPr>
                      <w:rFonts w:ascii="Times New Roman" w:hAnsi="Times New Roman" w:cs="Times New Roman"/>
                      <w:sz w:val="24"/>
                      <w:szCs w:val="24"/>
                    </w:rPr>
                  </w:rPrChange>
                </w:rPr>
                <w:t>-</w:t>
              </w:r>
            </w:ins>
          </w:p>
        </w:tc>
        <w:tc>
          <w:tcPr>
            <w:tcW w:w="1012" w:type="pct"/>
            <w:vAlign w:val="center"/>
            <w:tcPrChange w:id="12683" w:author="Mohammad Nayeem Hasan" w:date="2023-01-27T16:50:00Z">
              <w:tcPr>
                <w:tcW w:w="1012" w:type="pct"/>
                <w:gridSpan w:val="3"/>
                <w:vAlign w:val="center"/>
              </w:tcPr>
            </w:tcPrChange>
          </w:tcPr>
          <w:p w14:paraId="729E09FC" w14:textId="77777777" w:rsidR="004D458D" w:rsidRPr="00C60F95" w:rsidRDefault="004D458D" w:rsidP="004D458D">
            <w:pPr>
              <w:rPr>
                <w:ins w:id="12684" w:author="Mohammad Nayeem Hasan" w:date="2023-01-21T00:38:00Z"/>
                <w:rFonts w:ascii="Times New Roman" w:hAnsi="Times New Roman" w:cs="Times New Roman"/>
                <w:sz w:val="20"/>
                <w:szCs w:val="20"/>
                <w:rPrChange w:id="12685" w:author="Mohammad Nayeem Hasan" w:date="2023-01-21T03:17:00Z">
                  <w:rPr>
                    <w:ins w:id="12686" w:author="Mohammad Nayeem Hasan" w:date="2023-01-21T00:38:00Z"/>
                    <w:rFonts w:ascii="Times New Roman" w:hAnsi="Times New Roman" w:cs="Times New Roman"/>
                    <w:sz w:val="24"/>
                    <w:szCs w:val="24"/>
                  </w:rPr>
                </w:rPrChange>
              </w:rPr>
              <w:pPrChange w:id="12687" w:author="Mohammad Nayeem Hasan" w:date="2023-01-21T14:56:00Z">
                <w:pPr>
                  <w:jc w:val="both"/>
                </w:pPr>
              </w:pPrChange>
            </w:pPr>
            <w:ins w:id="12688" w:author="Mohammad Nayeem Hasan" w:date="2023-01-21T00:38:00Z">
              <w:r w:rsidRPr="00C60F95">
                <w:rPr>
                  <w:rFonts w:ascii="Times New Roman" w:hAnsi="Times New Roman" w:cs="Times New Roman"/>
                  <w:sz w:val="20"/>
                  <w:szCs w:val="20"/>
                  <w:rPrChange w:id="12689" w:author="Mohammad Nayeem Hasan" w:date="2023-01-21T03:17:00Z">
                    <w:rPr>
                      <w:rFonts w:ascii="Times New Roman" w:hAnsi="Times New Roman" w:cs="Times New Roman"/>
                      <w:sz w:val="24"/>
                      <w:szCs w:val="24"/>
                    </w:rPr>
                  </w:rPrChange>
                </w:rPr>
                <w:t>Ref</w:t>
              </w:r>
            </w:ins>
          </w:p>
        </w:tc>
        <w:tc>
          <w:tcPr>
            <w:tcW w:w="473" w:type="pct"/>
            <w:vAlign w:val="center"/>
            <w:tcPrChange w:id="12690" w:author="Mohammad Nayeem Hasan" w:date="2023-01-27T16:50:00Z">
              <w:tcPr>
                <w:tcW w:w="477" w:type="pct"/>
                <w:gridSpan w:val="2"/>
                <w:vAlign w:val="center"/>
              </w:tcPr>
            </w:tcPrChange>
          </w:tcPr>
          <w:p w14:paraId="63DCA6CF" w14:textId="77777777" w:rsidR="004D458D" w:rsidRPr="00C60F95" w:rsidRDefault="004D458D" w:rsidP="004D458D">
            <w:pPr>
              <w:rPr>
                <w:ins w:id="12691" w:author="Mohammad Nayeem Hasan" w:date="2023-01-21T00:38:00Z"/>
                <w:rFonts w:ascii="Times New Roman" w:hAnsi="Times New Roman" w:cs="Times New Roman"/>
                <w:sz w:val="20"/>
                <w:szCs w:val="20"/>
                <w:rPrChange w:id="12692" w:author="Mohammad Nayeem Hasan" w:date="2023-01-21T03:17:00Z">
                  <w:rPr>
                    <w:ins w:id="12693" w:author="Mohammad Nayeem Hasan" w:date="2023-01-21T00:38:00Z"/>
                    <w:rFonts w:ascii="Times New Roman" w:hAnsi="Times New Roman" w:cs="Times New Roman"/>
                    <w:sz w:val="24"/>
                    <w:szCs w:val="24"/>
                  </w:rPr>
                </w:rPrChange>
              </w:rPr>
              <w:pPrChange w:id="12694" w:author="Mohammad Nayeem Hasan" w:date="2023-01-21T14:56:00Z">
                <w:pPr>
                  <w:jc w:val="both"/>
                </w:pPr>
              </w:pPrChange>
            </w:pPr>
            <w:ins w:id="12695" w:author="Mohammad Nayeem Hasan" w:date="2023-01-21T00:38:00Z">
              <w:r w:rsidRPr="00C60F95">
                <w:rPr>
                  <w:rFonts w:ascii="Times New Roman" w:hAnsi="Times New Roman" w:cs="Times New Roman"/>
                  <w:sz w:val="20"/>
                  <w:szCs w:val="20"/>
                  <w:rPrChange w:id="12696" w:author="Mohammad Nayeem Hasan" w:date="2023-01-21T03:17:00Z">
                    <w:rPr>
                      <w:rFonts w:ascii="Times New Roman" w:hAnsi="Times New Roman" w:cs="Times New Roman"/>
                      <w:sz w:val="24"/>
                      <w:szCs w:val="24"/>
                    </w:rPr>
                  </w:rPrChange>
                </w:rPr>
                <w:t>-</w:t>
              </w:r>
            </w:ins>
          </w:p>
        </w:tc>
      </w:tr>
      <w:tr w:rsidR="004D458D" w:rsidRPr="00C60F95" w14:paraId="06BF437B" w14:textId="01D8CFA3" w:rsidTr="00DE658B">
        <w:trPr>
          <w:trHeight w:val="288"/>
          <w:jc w:val="center"/>
          <w:ins w:id="12697" w:author="Mohammad Nayeem Hasan" w:date="2023-01-21T00:38:00Z"/>
          <w:trPrChange w:id="12698" w:author="Mohammad Nayeem Hasan" w:date="2023-01-27T16:50:00Z">
            <w:trPr>
              <w:trHeight w:val="288"/>
              <w:jc w:val="center"/>
            </w:trPr>
          </w:trPrChange>
        </w:trPr>
        <w:tc>
          <w:tcPr>
            <w:tcW w:w="1735" w:type="pct"/>
            <w:gridSpan w:val="2"/>
            <w:vAlign w:val="center"/>
            <w:tcPrChange w:id="12699" w:author="Mohammad Nayeem Hasan" w:date="2023-01-27T16:50:00Z">
              <w:tcPr>
                <w:tcW w:w="1732" w:type="pct"/>
                <w:gridSpan w:val="2"/>
                <w:vAlign w:val="center"/>
              </w:tcPr>
            </w:tcPrChange>
          </w:tcPr>
          <w:p w14:paraId="2AA4939A" w14:textId="77777777" w:rsidR="004D458D" w:rsidRPr="00C60F95" w:rsidRDefault="004D458D" w:rsidP="004D458D">
            <w:pPr>
              <w:rPr>
                <w:ins w:id="12700" w:author="Mohammad Nayeem Hasan" w:date="2023-01-21T00:38:00Z"/>
                <w:rFonts w:ascii="Times New Roman" w:hAnsi="Times New Roman" w:cs="Times New Roman"/>
                <w:sz w:val="20"/>
                <w:szCs w:val="20"/>
                <w:rPrChange w:id="12701" w:author="Mohammad Nayeem Hasan" w:date="2023-01-21T03:17:00Z">
                  <w:rPr>
                    <w:ins w:id="12702" w:author="Mohammad Nayeem Hasan" w:date="2023-01-21T00:38:00Z"/>
                    <w:rFonts w:ascii="Times New Roman" w:hAnsi="Times New Roman" w:cs="Times New Roman"/>
                    <w:sz w:val="24"/>
                    <w:szCs w:val="24"/>
                  </w:rPr>
                </w:rPrChange>
              </w:rPr>
              <w:pPrChange w:id="12703" w:author="Mohammad Nayeem Hasan" w:date="2023-01-21T14:56:00Z">
                <w:pPr>
                  <w:jc w:val="both"/>
                </w:pPr>
              </w:pPrChange>
            </w:pPr>
            <w:ins w:id="12704" w:author="Mohammad Nayeem Hasan" w:date="2023-01-21T00:38:00Z">
              <w:r w:rsidRPr="00C60F95">
                <w:rPr>
                  <w:rFonts w:ascii="Times New Roman" w:hAnsi="Times New Roman" w:cs="Times New Roman"/>
                  <w:sz w:val="20"/>
                  <w:szCs w:val="20"/>
                  <w:rPrChange w:id="12705" w:author="Mohammad Nayeem Hasan" w:date="2023-01-21T03:17:00Z">
                    <w:rPr>
                      <w:rFonts w:ascii="Times New Roman" w:hAnsi="Times New Roman" w:cs="Times New Roman"/>
                      <w:sz w:val="24"/>
                      <w:szCs w:val="24"/>
                    </w:rPr>
                  </w:rPrChange>
                </w:rPr>
                <w:t>Toilet facility type</w:t>
              </w:r>
            </w:ins>
          </w:p>
        </w:tc>
        <w:tc>
          <w:tcPr>
            <w:tcW w:w="1299" w:type="pct"/>
            <w:gridSpan w:val="2"/>
            <w:vAlign w:val="center"/>
            <w:tcPrChange w:id="12706" w:author="Mohammad Nayeem Hasan" w:date="2023-01-27T16:50:00Z">
              <w:tcPr>
                <w:tcW w:w="1299" w:type="pct"/>
                <w:gridSpan w:val="5"/>
                <w:vAlign w:val="center"/>
              </w:tcPr>
            </w:tcPrChange>
          </w:tcPr>
          <w:p w14:paraId="304D7BD4" w14:textId="77777777" w:rsidR="004D458D" w:rsidRPr="00C60F95" w:rsidRDefault="004D458D" w:rsidP="004D458D">
            <w:pPr>
              <w:rPr>
                <w:ins w:id="12707" w:author="Mohammad Nayeem Hasan" w:date="2023-01-21T00:38:00Z"/>
                <w:rFonts w:ascii="Times New Roman" w:hAnsi="Times New Roman" w:cs="Times New Roman"/>
                <w:sz w:val="20"/>
                <w:szCs w:val="20"/>
                <w:rPrChange w:id="12708" w:author="Mohammad Nayeem Hasan" w:date="2023-01-21T03:17:00Z">
                  <w:rPr>
                    <w:ins w:id="12709" w:author="Mohammad Nayeem Hasan" w:date="2023-01-21T00:38:00Z"/>
                    <w:rFonts w:ascii="Times New Roman" w:hAnsi="Times New Roman" w:cs="Times New Roman"/>
                    <w:sz w:val="24"/>
                    <w:szCs w:val="24"/>
                  </w:rPr>
                </w:rPrChange>
              </w:rPr>
              <w:pPrChange w:id="12710" w:author="Mohammad Nayeem Hasan" w:date="2023-01-21T14:56:00Z">
                <w:pPr>
                  <w:jc w:val="both"/>
                </w:pPr>
              </w:pPrChange>
            </w:pPr>
          </w:p>
        </w:tc>
        <w:tc>
          <w:tcPr>
            <w:tcW w:w="1493" w:type="pct"/>
            <w:gridSpan w:val="2"/>
            <w:vAlign w:val="center"/>
            <w:tcPrChange w:id="12711" w:author="Mohammad Nayeem Hasan" w:date="2023-01-27T16:50:00Z">
              <w:tcPr>
                <w:tcW w:w="1493" w:type="pct"/>
                <w:gridSpan w:val="5"/>
                <w:vAlign w:val="center"/>
              </w:tcPr>
            </w:tcPrChange>
          </w:tcPr>
          <w:p w14:paraId="1740EC22" w14:textId="77777777" w:rsidR="004D458D" w:rsidRPr="00C60F95" w:rsidRDefault="004D458D" w:rsidP="004D458D">
            <w:pPr>
              <w:rPr>
                <w:ins w:id="12712" w:author="Mohammad Nayeem Hasan" w:date="2023-01-21T00:38:00Z"/>
                <w:rFonts w:ascii="Times New Roman" w:hAnsi="Times New Roman" w:cs="Times New Roman"/>
                <w:sz w:val="20"/>
                <w:szCs w:val="20"/>
                <w:rPrChange w:id="12713" w:author="Mohammad Nayeem Hasan" w:date="2023-01-21T03:17:00Z">
                  <w:rPr>
                    <w:ins w:id="12714" w:author="Mohammad Nayeem Hasan" w:date="2023-01-21T00:38:00Z"/>
                    <w:rFonts w:ascii="Times New Roman" w:hAnsi="Times New Roman" w:cs="Times New Roman"/>
                    <w:sz w:val="24"/>
                    <w:szCs w:val="24"/>
                  </w:rPr>
                </w:rPrChange>
              </w:rPr>
              <w:pPrChange w:id="12715" w:author="Mohammad Nayeem Hasan" w:date="2023-01-21T14:56:00Z">
                <w:pPr>
                  <w:jc w:val="both"/>
                </w:pPr>
              </w:pPrChange>
            </w:pPr>
          </w:p>
        </w:tc>
        <w:tc>
          <w:tcPr>
            <w:tcW w:w="473" w:type="pct"/>
            <w:vAlign w:val="center"/>
            <w:tcPrChange w:id="12716" w:author="Mohammad Nayeem Hasan" w:date="2023-01-27T16:50:00Z">
              <w:tcPr>
                <w:tcW w:w="477" w:type="pct"/>
                <w:gridSpan w:val="2"/>
                <w:vAlign w:val="center"/>
              </w:tcPr>
            </w:tcPrChange>
          </w:tcPr>
          <w:p w14:paraId="75A24587" w14:textId="77777777" w:rsidR="004D458D" w:rsidRPr="00C60F95" w:rsidRDefault="004D458D" w:rsidP="004D458D">
            <w:pPr>
              <w:rPr>
                <w:ins w:id="12717" w:author="Mohammad Nayeem Hasan" w:date="2023-01-21T00:38:00Z"/>
                <w:rFonts w:ascii="Times New Roman" w:hAnsi="Times New Roman" w:cs="Times New Roman"/>
                <w:sz w:val="20"/>
                <w:szCs w:val="20"/>
                <w:rPrChange w:id="12718" w:author="Mohammad Nayeem Hasan" w:date="2023-01-21T03:17:00Z">
                  <w:rPr>
                    <w:ins w:id="12719" w:author="Mohammad Nayeem Hasan" w:date="2023-01-21T00:38:00Z"/>
                    <w:rFonts w:ascii="Times New Roman" w:hAnsi="Times New Roman" w:cs="Times New Roman"/>
                    <w:sz w:val="24"/>
                    <w:szCs w:val="24"/>
                  </w:rPr>
                </w:rPrChange>
              </w:rPr>
              <w:pPrChange w:id="12720" w:author="Mohammad Nayeem Hasan" w:date="2023-01-21T14:56:00Z">
                <w:pPr>
                  <w:jc w:val="both"/>
                </w:pPr>
              </w:pPrChange>
            </w:pPr>
          </w:p>
        </w:tc>
      </w:tr>
      <w:tr w:rsidR="00E53D7C" w:rsidRPr="00C60F95" w14:paraId="2ABCDA70" w14:textId="77777777" w:rsidTr="00DE658B">
        <w:trPr>
          <w:trHeight w:val="288"/>
          <w:jc w:val="center"/>
          <w:ins w:id="12721" w:author="Mohammad Nayeem Hasan" w:date="2023-01-27T17:51:00Z"/>
        </w:trPr>
        <w:tc>
          <w:tcPr>
            <w:tcW w:w="881" w:type="pct"/>
            <w:vAlign w:val="center"/>
          </w:tcPr>
          <w:p w14:paraId="0B9DE654" w14:textId="162578B8" w:rsidR="00E53D7C" w:rsidRPr="00E53D7C" w:rsidRDefault="00E53D7C" w:rsidP="00E53D7C">
            <w:pPr>
              <w:rPr>
                <w:ins w:id="12722" w:author="Mohammad Nayeem Hasan" w:date="2023-01-27T17:51:00Z"/>
                <w:rFonts w:ascii="Times New Roman" w:hAnsi="Times New Roman" w:cs="Times New Roman"/>
                <w:sz w:val="20"/>
                <w:szCs w:val="20"/>
              </w:rPr>
            </w:pPr>
            <w:ins w:id="12723" w:author="Mohammad Nayeem Hasan" w:date="2023-01-27T17:51:00Z">
              <w:r w:rsidRPr="007866B0">
                <w:rPr>
                  <w:rFonts w:ascii="Times New Roman" w:hAnsi="Times New Roman" w:cs="Times New Roman"/>
                  <w:sz w:val="20"/>
                  <w:szCs w:val="20"/>
                </w:rPr>
                <w:t>Non-improved</w:t>
              </w:r>
            </w:ins>
          </w:p>
        </w:tc>
        <w:tc>
          <w:tcPr>
            <w:tcW w:w="854" w:type="pct"/>
            <w:vAlign w:val="center"/>
          </w:tcPr>
          <w:p w14:paraId="4399D512" w14:textId="3694D5EE" w:rsidR="00E53D7C" w:rsidRPr="00E53D7C" w:rsidRDefault="00E53D7C" w:rsidP="00E53D7C">
            <w:pPr>
              <w:rPr>
                <w:ins w:id="12724" w:author="Mohammad Nayeem Hasan" w:date="2023-01-27T17:51:00Z"/>
                <w:rFonts w:ascii="Times New Roman" w:hAnsi="Times New Roman" w:cs="Times New Roman"/>
                <w:sz w:val="20"/>
                <w:szCs w:val="20"/>
              </w:rPr>
            </w:pPr>
            <w:ins w:id="12725" w:author="Mohammad Nayeem Hasan" w:date="2023-01-27T17:51:00Z">
              <w:r w:rsidRPr="007866B0">
                <w:rPr>
                  <w:rFonts w:ascii="Times New Roman" w:hAnsi="Times New Roman" w:cs="Times New Roman"/>
                  <w:sz w:val="20"/>
                  <w:szCs w:val="20"/>
                </w:rPr>
                <w:t>1.36 (1.22, 1.52)</w:t>
              </w:r>
            </w:ins>
          </w:p>
        </w:tc>
        <w:tc>
          <w:tcPr>
            <w:tcW w:w="481" w:type="pct"/>
            <w:vAlign w:val="center"/>
          </w:tcPr>
          <w:p w14:paraId="7F8FE1FC" w14:textId="06DFCFF3" w:rsidR="00E53D7C" w:rsidRPr="00E53D7C" w:rsidRDefault="00E53D7C" w:rsidP="00E53D7C">
            <w:pPr>
              <w:rPr>
                <w:ins w:id="12726" w:author="Mohammad Nayeem Hasan" w:date="2023-01-27T17:51:00Z"/>
                <w:rFonts w:ascii="Times New Roman" w:hAnsi="Times New Roman" w:cs="Times New Roman"/>
                <w:sz w:val="20"/>
                <w:szCs w:val="20"/>
              </w:rPr>
            </w:pPr>
            <w:ins w:id="12727" w:author="Mohammad Nayeem Hasan" w:date="2023-01-27T17:51:00Z">
              <w:r w:rsidRPr="007866B0">
                <w:rPr>
                  <w:rFonts w:ascii="Times New Roman" w:hAnsi="Times New Roman" w:cs="Times New Roman"/>
                  <w:b/>
                  <w:bCs/>
                  <w:sz w:val="20"/>
                  <w:szCs w:val="20"/>
                </w:rPr>
                <w:t>&lt;0.001</w:t>
              </w:r>
            </w:ins>
          </w:p>
        </w:tc>
        <w:tc>
          <w:tcPr>
            <w:tcW w:w="818" w:type="pct"/>
            <w:vAlign w:val="center"/>
          </w:tcPr>
          <w:p w14:paraId="4DDD8791" w14:textId="53395180" w:rsidR="00E53D7C" w:rsidRPr="00E53D7C" w:rsidRDefault="00E53D7C" w:rsidP="00E53D7C">
            <w:pPr>
              <w:rPr>
                <w:ins w:id="12728" w:author="Mohammad Nayeem Hasan" w:date="2023-01-27T17:51:00Z"/>
                <w:rFonts w:ascii="Times New Roman" w:hAnsi="Times New Roman" w:cs="Times New Roman"/>
                <w:sz w:val="20"/>
                <w:szCs w:val="20"/>
              </w:rPr>
            </w:pPr>
            <w:ins w:id="12729" w:author="Mohammad Nayeem Hasan" w:date="2023-01-27T17:51:00Z">
              <w:r w:rsidRPr="007866B0">
                <w:rPr>
                  <w:rFonts w:ascii="Times New Roman" w:hAnsi="Times New Roman" w:cs="Times New Roman"/>
                  <w:sz w:val="20"/>
                  <w:szCs w:val="20"/>
                </w:rPr>
                <w:t>1.0</w:t>
              </w:r>
              <w:r>
                <w:rPr>
                  <w:rFonts w:ascii="Times New Roman" w:hAnsi="Times New Roman" w:cs="Times New Roman"/>
                  <w:sz w:val="20"/>
                  <w:szCs w:val="20"/>
                </w:rPr>
                <w:t>4</w:t>
              </w:r>
              <w:r w:rsidRPr="007866B0">
                <w:rPr>
                  <w:rFonts w:ascii="Times New Roman" w:hAnsi="Times New Roman" w:cs="Times New Roman"/>
                  <w:sz w:val="20"/>
                  <w:szCs w:val="20"/>
                </w:rPr>
                <w:t xml:space="preserve"> (0.</w:t>
              </w:r>
              <w:r>
                <w:rPr>
                  <w:rFonts w:ascii="Times New Roman" w:hAnsi="Times New Roman" w:cs="Times New Roman"/>
                  <w:sz w:val="20"/>
                  <w:szCs w:val="20"/>
                </w:rPr>
                <w:t>63</w:t>
              </w:r>
              <w:r w:rsidRPr="007866B0">
                <w:rPr>
                  <w:rFonts w:ascii="Times New Roman" w:hAnsi="Times New Roman" w:cs="Times New Roman"/>
                  <w:sz w:val="20"/>
                  <w:szCs w:val="20"/>
                </w:rPr>
                <w:t>, 1.</w:t>
              </w:r>
              <w:r>
                <w:rPr>
                  <w:rFonts w:ascii="Times New Roman" w:hAnsi="Times New Roman" w:cs="Times New Roman"/>
                  <w:sz w:val="20"/>
                  <w:szCs w:val="20"/>
                </w:rPr>
                <w:t>73</w:t>
              </w:r>
              <w:r w:rsidRPr="007866B0">
                <w:rPr>
                  <w:rFonts w:ascii="Times New Roman" w:hAnsi="Times New Roman" w:cs="Times New Roman"/>
                  <w:sz w:val="20"/>
                  <w:szCs w:val="20"/>
                </w:rPr>
                <w:t>)</w:t>
              </w:r>
            </w:ins>
          </w:p>
        </w:tc>
        <w:tc>
          <w:tcPr>
            <w:tcW w:w="481" w:type="pct"/>
            <w:vAlign w:val="center"/>
          </w:tcPr>
          <w:p w14:paraId="46A6ABCE" w14:textId="00B6552F" w:rsidR="00E53D7C" w:rsidRPr="00E53D7C" w:rsidRDefault="00E53D7C" w:rsidP="00E53D7C">
            <w:pPr>
              <w:rPr>
                <w:ins w:id="12730" w:author="Mohammad Nayeem Hasan" w:date="2023-01-27T17:51:00Z"/>
                <w:rFonts w:ascii="Times New Roman" w:hAnsi="Times New Roman" w:cs="Times New Roman"/>
                <w:sz w:val="20"/>
                <w:szCs w:val="20"/>
              </w:rPr>
            </w:pPr>
            <w:ins w:id="12731" w:author="Mohammad Nayeem Hasan" w:date="2023-01-27T17:51:00Z">
              <w:r w:rsidRPr="007866B0">
                <w:rPr>
                  <w:rFonts w:ascii="Times New Roman" w:hAnsi="Times New Roman" w:cs="Times New Roman"/>
                  <w:sz w:val="20"/>
                  <w:szCs w:val="20"/>
                </w:rPr>
                <w:t>0.</w:t>
              </w:r>
            </w:ins>
            <w:ins w:id="12732" w:author="Mohammad Nayeem Hasan" w:date="2023-01-27T17:52:00Z">
              <w:r>
                <w:rPr>
                  <w:rFonts w:ascii="Times New Roman" w:hAnsi="Times New Roman" w:cs="Times New Roman"/>
                  <w:sz w:val="20"/>
                  <w:szCs w:val="20"/>
                </w:rPr>
                <w:t>868</w:t>
              </w:r>
            </w:ins>
          </w:p>
        </w:tc>
        <w:tc>
          <w:tcPr>
            <w:tcW w:w="1012" w:type="pct"/>
            <w:vAlign w:val="center"/>
          </w:tcPr>
          <w:p w14:paraId="0319C76B" w14:textId="52329451" w:rsidR="00E53D7C" w:rsidRPr="00E53D7C" w:rsidRDefault="00E53D7C" w:rsidP="00E53D7C">
            <w:pPr>
              <w:rPr>
                <w:ins w:id="12733" w:author="Mohammad Nayeem Hasan" w:date="2023-01-27T17:51:00Z"/>
                <w:rFonts w:ascii="Times New Roman" w:hAnsi="Times New Roman" w:cs="Times New Roman"/>
                <w:sz w:val="20"/>
                <w:szCs w:val="20"/>
              </w:rPr>
            </w:pPr>
            <w:ins w:id="12734" w:author="Mohammad Nayeem Hasan" w:date="2023-01-27T17:51:00Z">
              <w:r w:rsidRPr="007866B0">
                <w:rPr>
                  <w:rFonts w:ascii="Times New Roman" w:hAnsi="Times New Roman" w:cs="Times New Roman"/>
                  <w:sz w:val="20"/>
                  <w:szCs w:val="20"/>
                </w:rPr>
                <w:t>1.49 (1.17, 1.91)</w:t>
              </w:r>
            </w:ins>
          </w:p>
        </w:tc>
        <w:tc>
          <w:tcPr>
            <w:tcW w:w="473" w:type="pct"/>
            <w:vAlign w:val="center"/>
          </w:tcPr>
          <w:p w14:paraId="0F041596" w14:textId="7970B965" w:rsidR="00E53D7C" w:rsidRPr="00E53D7C" w:rsidRDefault="00E53D7C" w:rsidP="00E53D7C">
            <w:pPr>
              <w:rPr>
                <w:ins w:id="12735" w:author="Mohammad Nayeem Hasan" w:date="2023-01-27T17:51:00Z"/>
                <w:rFonts w:ascii="Times New Roman" w:hAnsi="Times New Roman" w:cs="Times New Roman"/>
                <w:sz w:val="20"/>
                <w:szCs w:val="20"/>
              </w:rPr>
            </w:pPr>
            <w:ins w:id="12736" w:author="Mohammad Nayeem Hasan" w:date="2023-01-27T17:51:00Z">
              <w:r w:rsidRPr="007866B0">
                <w:rPr>
                  <w:rFonts w:ascii="Times New Roman" w:hAnsi="Times New Roman" w:cs="Times New Roman"/>
                  <w:b/>
                  <w:bCs/>
                  <w:sz w:val="20"/>
                  <w:szCs w:val="20"/>
                </w:rPr>
                <w:t>0.002</w:t>
              </w:r>
            </w:ins>
          </w:p>
        </w:tc>
      </w:tr>
      <w:tr w:rsidR="00E53D7C" w:rsidRPr="00C60F95" w14:paraId="6E1A1D5A" w14:textId="77777777" w:rsidTr="00DE658B">
        <w:trPr>
          <w:trHeight w:val="288"/>
          <w:jc w:val="center"/>
          <w:ins w:id="12737" w:author="Mohammad Nayeem Hasan" w:date="2023-01-21T00:38:00Z"/>
          <w:trPrChange w:id="12738" w:author="Mohammad Nayeem Hasan" w:date="2023-01-27T16:50:00Z">
            <w:trPr>
              <w:trHeight w:val="288"/>
              <w:jc w:val="center"/>
            </w:trPr>
          </w:trPrChange>
        </w:trPr>
        <w:tc>
          <w:tcPr>
            <w:tcW w:w="881" w:type="pct"/>
            <w:vAlign w:val="center"/>
            <w:tcPrChange w:id="12739" w:author="Mohammad Nayeem Hasan" w:date="2023-01-27T16:50:00Z">
              <w:tcPr>
                <w:tcW w:w="881" w:type="pct"/>
                <w:vAlign w:val="center"/>
              </w:tcPr>
            </w:tcPrChange>
          </w:tcPr>
          <w:p w14:paraId="728C7290" w14:textId="77777777" w:rsidR="00E53D7C" w:rsidRPr="00C60F95" w:rsidRDefault="00E53D7C" w:rsidP="00E53D7C">
            <w:pPr>
              <w:rPr>
                <w:ins w:id="12740" w:author="Mohammad Nayeem Hasan" w:date="2023-01-21T00:38:00Z"/>
                <w:rFonts w:ascii="Times New Roman" w:hAnsi="Times New Roman" w:cs="Times New Roman"/>
                <w:sz w:val="20"/>
                <w:szCs w:val="20"/>
                <w:rPrChange w:id="12741" w:author="Mohammad Nayeem Hasan" w:date="2023-01-21T03:17:00Z">
                  <w:rPr>
                    <w:ins w:id="12742" w:author="Mohammad Nayeem Hasan" w:date="2023-01-21T00:38:00Z"/>
                    <w:rFonts w:ascii="Times New Roman" w:hAnsi="Times New Roman" w:cs="Times New Roman"/>
                    <w:sz w:val="24"/>
                    <w:szCs w:val="24"/>
                  </w:rPr>
                </w:rPrChange>
              </w:rPr>
              <w:pPrChange w:id="12743" w:author="Mohammad Nayeem Hasan" w:date="2023-01-21T14:56:00Z">
                <w:pPr>
                  <w:jc w:val="both"/>
                </w:pPr>
              </w:pPrChange>
            </w:pPr>
            <w:ins w:id="12744" w:author="Mohammad Nayeem Hasan" w:date="2023-01-21T00:38:00Z">
              <w:r w:rsidRPr="00C60F95">
                <w:rPr>
                  <w:rFonts w:ascii="Times New Roman" w:hAnsi="Times New Roman" w:cs="Times New Roman"/>
                  <w:sz w:val="20"/>
                  <w:szCs w:val="20"/>
                  <w:rPrChange w:id="12745" w:author="Mohammad Nayeem Hasan" w:date="2023-01-21T03:17:00Z">
                    <w:rPr>
                      <w:rFonts w:ascii="Times New Roman" w:hAnsi="Times New Roman" w:cs="Times New Roman"/>
                      <w:sz w:val="24"/>
                      <w:szCs w:val="24"/>
                    </w:rPr>
                  </w:rPrChange>
                </w:rPr>
                <w:t>Improved</w:t>
              </w:r>
            </w:ins>
          </w:p>
        </w:tc>
        <w:tc>
          <w:tcPr>
            <w:tcW w:w="854" w:type="pct"/>
            <w:vAlign w:val="center"/>
            <w:tcPrChange w:id="12746" w:author="Mohammad Nayeem Hasan" w:date="2023-01-27T16:50:00Z">
              <w:tcPr>
                <w:tcW w:w="851" w:type="pct"/>
                <w:vAlign w:val="center"/>
              </w:tcPr>
            </w:tcPrChange>
          </w:tcPr>
          <w:p w14:paraId="1113F6F3" w14:textId="77777777" w:rsidR="00E53D7C" w:rsidRPr="00C60F95" w:rsidRDefault="00E53D7C" w:rsidP="00E53D7C">
            <w:pPr>
              <w:rPr>
                <w:ins w:id="12747" w:author="Mohammad Nayeem Hasan" w:date="2023-01-21T00:38:00Z"/>
                <w:rFonts w:ascii="Times New Roman" w:hAnsi="Times New Roman" w:cs="Times New Roman"/>
                <w:sz w:val="20"/>
                <w:szCs w:val="20"/>
                <w:rPrChange w:id="12748" w:author="Mohammad Nayeem Hasan" w:date="2023-01-21T03:17:00Z">
                  <w:rPr>
                    <w:ins w:id="12749" w:author="Mohammad Nayeem Hasan" w:date="2023-01-21T00:38:00Z"/>
                    <w:rFonts w:ascii="Times New Roman" w:hAnsi="Times New Roman" w:cs="Times New Roman"/>
                    <w:sz w:val="24"/>
                    <w:szCs w:val="24"/>
                  </w:rPr>
                </w:rPrChange>
              </w:rPr>
              <w:pPrChange w:id="12750" w:author="Mohammad Nayeem Hasan" w:date="2023-01-21T14:56:00Z">
                <w:pPr>
                  <w:jc w:val="both"/>
                </w:pPr>
              </w:pPrChange>
            </w:pPr>
            <w:ins w:id="12751" w:author="Mohammad Nayeem Hasan" w:date="2023-01-21T00:38:00Z">
              <w:r w:rsidRPr="00C60F95">
                <w:rPr>
                  <w:rFonts w:ascii="Times New Roman" w:hAnsi="Times New Roman" w:cs="Times New Roman"/>
                  <w:sz w:val="20"/>
                  <w:szCs w:val="20"/>
                  <w:rPrChange w:id="12752" w:author="Mohammad Nayeem Hasan" w:date="2023-01-21T03:17:00Z">
                    <w:rPr>
                      <w:rFonts w:ascii="Times New Roman" w:hAnsi="Times New Roman" w:cs="Times New Roman"/>
                      <w:sz w:val="24"/>
                      <w:szCs w:val="24"/>
                    </w:rPr>
                  </w:rPrChange>
                </w:rPr>
                <w:t>Ref.</w:t>
              </w:r>
            </w:ins>
          </w:p>
        </w:tc>
        <w:tc>
          <w:tcPr>
            <w:tcW w:w="481" w:type="pct"/>
            <w:vAlign w:val="center"/>
            <w:tcPrChange w:id="12753" w:author="Mohammad Nayeem Hasan" w:date="2023-01-27T16:50:00Z">
              <w:tcPr>
                <w:tcW w:w="481" w:type="pct"/>
                <w:gridSpan w:val="3"/>
                <w:vAlign w:val="center"/>
              </w:tcPr>
            </w:tcPrChange>
          </w:tcPr>
          <w:p w14:paraId="7828CF4C" w14:textId="77777777" w:rsidR="00E53D7C" w:rsidRPr="00C60F95" w:rsidRDefault="00E53D7C" w:rsidP="00E53D7C">
            <w:pPr>
              <w:rPr>
                <w:ins w:id="12754" w:author="Mohammad Nayeem Hasan" w:date="2023-01-21T00:38:00Z"/>
                <w:rFonts w:ascii="Times New Roman" w:hAnsi="Times New Roman" w:cs="Times New Roman"/>
                <w:sz w:val="20"/>
                <w:szCs w:val="20"/>
                <w:rPrChange w:id="12755" w:author="Mohammad Nayeem Hasan" w:date="2023-01-21T03:17:00Z">
                  <w:rPr>
                    <w:ins w:id="12756" w:author="Mohammad Nayeem Hasan" w:date="2023-01-21T00:38:00Z"/>
                    <w:rFonts w:ascii="Times New Roman" w:hAnsi="Times New Roman" w:cs="Times New Roman"/>
                    <w:sz w:val="24"/>
                    <w:szCs w:val="24"/>
                  </w:rPr>
                </w:rPrChange>
              </w:rPr>
              <w:pPrChange w:id="12757" w:author="Mohammad Nayeem Hasan" w:date="2023-01-21T14:56:00Z">
                <w:pPr>
                  <w:jc w:val="both"/>
                </w:pPr>
              </w:pPrChange>
            </w:pPr>
            <w:ins w:id="12758" w:author="Mohammad Nayeem Hasan" w:date="2023-01-21T00:38:00Z">
              <w:r w:rsidRPr="00C60F95">
                <w:rPr>
                  <w:rFonts w:ascii="Times New Roman" w:hAnsi="Times New Roman" w:cs="Times New Roman"/>
                  <w:sz w:val="20"/>
                  <w:szCs w:val="20"/>
                  <w:rPrChange w:id="12759" w:author="Mohammad Nayeem Hasan" w:date="2023-01-21T03:17:00Z">
                    <w:rPr>
                      <w:rFonts w:ascii="Times New Roman" w:hAnsi="Times New Roman" w:cs="Times New Roman"/>
                      <w:sz w:val="24"/>
                      <w:szCs w:val="24"/>
                    </w:rPr>
                  </w:rPrChange>
                </w:rPr>
                <w:t>-</w:t>
              </w:r>
            </w:ins>
          </w:p>
        </w:tc>
        <w:tc>
          <w:tcPr>
            <w:tcW w:w="818" w:type="pct"/>
            <w:vAlign w:val="center"/>
            <w:tcPrChange w:id="12760" w:author="Mohammad Nayeem Hasan" w:date="2023-01-27T16:50:00Z">
              <w:tcPr>
                <w:tcW w:w="818" w:type="pct"/>
                <w:gridSpan w:val="2"/>
                <w:vAlign w:val="center"/>
              </w:tcPr>
            </w:tcPrChange>
          </w:tcPr>
          <w:p w14:paraId="50A5837B" w14:textId="77777777" w:rsidR="00E53D7C" w:rsidRPr="00C60F95" w:rsidRDefault="00E53D7C" w:rsidP="00E53D7C">
            <w:pPr>
              <w:rPr>
                <w:ins w:id="12761" w:author="Mohammad Nayeem Hasan" w:date="2023-01-21T00:38:00Z"/>
                <w:rFonts w:ascii="Times New Roman" w:hAnsi="Times New Roman" w:cs="Times New Roman"/>
                <w:sz w:val="20"/>
                <w:szCs w:val="20"/>
                <w:rPrChange w:id="12762" w:author="Mohammad Nayeem Hasan" w:date="2023-01-21T03:17:00Z">
                  <w:rPr>
                    <w:ins w:id="12763" w:author="Mohammad Nayeem Hasan" w:date="2023-01-21T00:38:00Z"/>
                    <w:rFonts w:ascii="Times New Roman" w:hAnsi="Times New Roman" w:cs="Times New Roman"/>
                    <w:sz w:val="24"/>
                    <w:szCs w:val="24"/>
                  </w:rPr>
                </w:rPrChange>
              </w:rPr>
              <w:pPrChange w:id="12764" w:author="Mohammad Nayeem Hasan" w:date="2023-01-21T14:56:00Z">
                <w:pPr>
                  <w:jc w:val="both"/>
                </w:pPr>
              </w:pPrChange>
            </w:pPr>
            <w:ins w:id="12765" w:author="Mohammad Nayeem Hasan" w:date="2023-01-21T00:38:00Z">
              <w:r w:rsidRPr="00C60F95">
                <w:rPr>
                  <w:rFonts w:ascii="Times New Roman" w:hAnsi="Times New Roman" w:cs="Times New Roman"/>
                  <w:sz w:val="20"/>
                  <w:szCs w:val="20"/>
                  <w:rPrChange w:id="12766" w:author="Mohammad Nayeem Hasan" w:date="2023-01-21T03:17:00Z">
                    <w:rPr>
                      <w:rFonts w:ascii="Times New Roman" w:hAnsi="Times New Roman" w:cs="Times New Roman"/>
                      <w:sz w:val="24"/>
                      <w:szCs w:val="24"/>
                    </w:rPr>
                  </w:rPrChange>
                </w:rPr>
                <w:t>Ref</w:t>
              </w:r>
            </w:ins>
          </w:p>
        </w:tc>
        <w:tc>
          <w:tcPr>
            <w:tcW w:w="481" w:type="pct"/>
            <w:vAlign w:val="center"/>
            <w:tcPrChange w:id="12767" w:author="Mohammad Nayeem Hasan" w:date="2023-01-27T16:50:00Z">
              <w:tcPr>
                <w:tcW w:w="481" w:type="pct"/>
                <w:gridSpan w:val="2"/>
                <w:vAlign w:val="center"/>
              </w:tcPr>
            </w:tcPrChange>
          </w:tcPr>
          <w:p w14:paraId="5A6BAE44" w14:textId="77777777" w:rsidR="00E53D7C" w:rsidRPr="00C60F95" w:rsidRDefault="00E53D7C" w:rsidP="00E53D7C">
            <w:pPr>
              <w:rPr>
                <w:ins w:id="12768" w:author="Mohammad Nayeem Hasan" w:date="2023-01-21T00:38:00Z"/>
                <w:rFonts w:ascii="Times New Roman" w:hAnsi="Times New Roman" w:cs="Times New Roman"/>
                <w:sz w:val="20"/>
                <w:szCs w:val="20"/>
                <w:rPrChange w:id="12769" w:author="Mohammad Nayeem Hasan" w:date="2023-01-21T03:17:00Z">
                  <w:rPr>
                    <w:ins w:id="12770" w:author="Mohammad Nayeem Hasan" w:date="2023-01-21T00:38:00Z"/>
                    <w:rFonts w:ascii="Times New Roman" w:hAnsi="Times New Roman" w:cs="Times New Roman"/>
                    <w:sz w:val="24"/>
                    <w:szCs w:val="24"/>
                  </w:rPr>
                </w:rPrChange>
              </w:rPr>
              <w:pPrChange w:id="12771" w:author="Mohammad Nayeem Hasan" w:date="2023-01-21T14:56:00Z">
                <w:pPr>
                  <w:jc w:val="both"/>
                </w:pPr>
              </w:pPrChange>
            </w:pPr>
            <w:ins w:id="12772" w:author="Mohammad Nayeem Hasan" w:date="2023-01-21T00:38:00Z">
              <w:r w:rsidRPr="00C60F95">
                <w:rPr>
                  <w:rFonts w:ascii="Times New Roman" w:hAnsi="Times New Roman" w:cs="Times New Roman"/>
                  <w:sz w:val="20"/>
                  <w:szCs w:val="20"/>
                  <w:rPrChange w:id="12773" w:author="Mohammad Nayeem Hasan" w:date="2023-01-21T03:17:00Z">
                    <w:rPr>
                      <w:rFonts w:ascii="Times New Roman" w:hAnsi="Times New Roman" w:cs="Times New Roman"/>
                      <w:sz w:val="24"/>
                      <w:szCs w:val="24"/>
                    </w:rPr>
                  </w:rPrChange>
                </w:rPr>
                <w:t>-</w:t>
              </w:r>
            </w:ins>
          </w:p>
        </w:tc>
        <w:tc>
          <w:tcPr>
            <w:tcW w:w="1012" w:type="pct"/>
            <w:vAlign w:val="center"/>
            <w:tcPrChange w:id="12774" w:author="Mohammad Nayeem Hasan" w:date="2023-01-27T16:50:00Z">
              <w:tcPr>
                <w:tcW w:w="1012" w:type="pct"/>
                <w:gridSpan w:val="3"/>
                <w:vAlign w:val="center"/>
              </w:tcPr>
            </w:tcPrChange>
          </w:tcPr>
          <w:p w14:paraId="7009433D" w14:textId="77777777" w:rsidR="00E53D7C" w:rsidRPr="00C60F95" w:rsidRDefault="00E53D7C" w:rsidP="00E53D7C">
            <w:pPr>
              <w:rPr>
                <w:ins w:id="12775" w:author="Mohammad Nayeem Hasan" w:date="2023-01-21T00:38:00Z"/>
                <w:rFonts w:ascii="Times New Roman" w:hAnsi="Times New Roman" w:cs="Times New Roman"/>
                <w:sz w:val="20"/>
                <w:szCs w:val="20"/>
                <w:rPrChange w:id="12776" w:author="Mohammad Nayeem Hasan" w:date="2023-01-21T03:17:00Z">
                  <w:rPr>
                    <w:ins w:id="12777" w:author="Mohammad Nayeem Hasan" w:date="2023-01-21T00:38:00Z"/>
                    <w:rFonts w:ascii="Times New Roman" w:hAnsi="Times New Roman" w:cs="Times New Roman"/>
                    <w:sz w:val="24"/>
                    <w:szCs w:val="24"/>
                  </w:rPr>
                </w:rPrChange>
              </w:rPr>
              <w:pPrChange w:id="12778" w:author="Mohammad Nayeem Hasan" w:date="2023-01-21T14:56:00Z">
                <w:pPr>
                  <w:jc w:val="both"/>
                </w:pPr>
              </w:pPrChange>
            </w:pPr>
            <w:ins w:id="12779" w:author="Mohammad Nayeem Hasan" w:date="2023-01-21T00:38:00Z">
              <w:r w:rsidRPr="00C60F95">
                <w:rPr>
                  <w:rFonts w:ascii="Times New Roman" w:hAnsi="Times New Roman" w:cs="Times New Roman"/>
                  <w:sz w:val="20"/>
                  <w:szCs w:val="20"/>
                  <w:rPrChange w:id="12780" w:author="Mohammad Nayeem Hasan" w:date="2023-01-21T03:17:00Z">
                    <w:rPr>
                      <w:rFonts w:ascii="Times New Roman" w:hAnsi="Times New Roman" w:cs="Times New Roman"/>
                      <w:sz w:val="24"/>
                      <w:szCs w:val="24"/>
                    </w:rPr>
                  </w:rPrChange>
                </w:rPr>
                <w:t>Ref</w:t>
              </w:r>
            </w:ins>
          </w:p>
        </w:tc>
        <w:tc>
          <w:tcPr>
            <w:tcW w:w="473" w:type="pct"/>
            <w:vAlign w:val="center"/>
            <w:tcPrChange w:id="12781" w:author="Mohammad Nayeem Hasan" w:date="2023-01-27T16:50:00Z">
              <w:tcPr>
                <w:tcW w:w="477" w:type="pct"/>
                <w:gridSpan w:val="2"/>
                <w:vAlign w:val="center"/>
              </w:tcPr>
            </w:tcPrChange>
          </w:tcPr>
          <w:p w14:paraId="025ABD3A" w14:textId="77777777" w:rsidR="00E53D7C" w:rsidRPr="00C60F95" w:rsidRDefault="00E53D7C" w:rsidP="00E53D7C">
            <w:pPr>
              <w:rPr>
                <w:ins w:id="12782" w:author="Mohammad Nayeem Hasan" w:date="2023-01-21T00:38:00Z"/>
                <w:rFonts w:ascii="Times New Roman" w:hAnsi="Times New Roman" w:cs="Times New Roman"/>
                <w:sz w:val="20"/>
                <w:szCs w:val="20"/>
                <w:rPrChange w:id="12783" w:author="Mohammad Nayeem Hasan" w:date="2023-01-21T03:17:00Z">
                  <w:rPr>
                    <w:ins w:id="12784" w:author="Mohammad Nayeem Hasan" w:date="2023-01-21T00:38:00Z"/>
                    <w:rFonts w:ascii="Times New Roman" w:hAnsi="Times New Roman" w:cs="Times New Roman"/>
                    <w:sz w:val="24"/>
                    <w:szCs w:val="24"/>
                  </w:rPr>
                </w:rPrChange>
              </w:rPr>
              <w:pPrChange w:id="12785" w:author="Mohammad Nayeem Hasan" w:date="2023-01-21T14:56:00Z">
                <w:pPr>
                  <w:jc w:val="both"/>
                </w:pPr>
              </w:pPrChange>
            </w:pPr>
            <w:ins w:id="12786" w:author="Mohammad Nayeem Hasan" w:date="2023-01-21T00:38:00Z">
              <w:r w:rsidRPr="00C60F95">
                <w:rPr>
                  <w:rFonts w:ascii="Times New Roman" w:hAnsi="Times New Roman" w:cs="Times New Roman"/>
                  <w:sz w:val="20"/>
                  <w:szCs w:val="20"/>
                  <w:rPrChange w:id="12787" w:author="Mohammad Nayeem Hasan" w:date="2023-01-21T03:17:00Z">
                    <w:rPr>
                      <w:rFonts w:ascii="Times New Roman" w:hAnsi="Times New Roman" w:cs="Times New Roman"/>
                      <w:sz w:val="24"/>
                      <w:szCs w:val="24"/>
                    </w:rPr>
                  </w:rPrChange>
                </w:rPr>
                <w:t>-</w:t>
              </w:r>
            </w:ins>
          </w:p>
        </w:tc>
      </w:tr>
      <w:tr w:rsidR="00E53D7C" w:rsidRPr="00C60F95" w14:paraId="594E2009" w14:textId="3CB29EB1" w:rsidTr="00DE658B">
        <w:trPr>
          <w:trHeight w:val="288"/>
          <w:jc w:val="center"/>
          <w:ins w:id="12788" w:author="Mohammad Nayeem Hasan" w:date="2023-01-21T00:38:00Z"/>
          <w:trPrChange w:id="12789" w:author="Mohammad Nayeem Hasan" w:date="2023-01-27T16:50:00Z">
            <w:trPr>
              <w:trHeight w:val="288"/>
              <w:jc w:val="center"/>
            </w:trPr>
          </w:trPrChange>
        </w:trPr>
        <w:tc>
          <w:tcPr>
            <w:tcW w:w="1735" w:type="pct"/>
            <w:gridSpan w:val="2"/>
            <w:vAlign w:val="center"/>
            <w:tcPrChange w:id="12790" w:author="Mohammad Nayeem Hasan" w:date="2023-01-27T16:50:00Z">
              <w:tcPr>
                <w:tcW w:w="1732" w:type="pct"/>
                <w:gridSpan w:val="2"/>
                <w:vAlign w:val="center"/>
              </w:tcPr>
            </w:tcPrChange>
          </w:tcPr>
          <w:p w14:paraId="588AA0F8" w14:textId="77777777" w:rsidR="00E53D7C" w:rsidRPr="00C60F95" w:rsidRDefault="00E53D7C" w:rsidP="00E53D7C">
            <w:pPr>
              <w:rPr>
                <w:ins w:id="12791" w:author="Mohammad Nayeem Hasan" w:date="2023-01-21T00:38:00Z"/>
                <w:rFonts w:ascii="Times New Roman" w:hAnsi="Times New Roman" w:cs="Times New Roman"/>
                <w:sz w:val="20"/>
                <w:szCs w:val="20"/>
                <w:rPrChange w:id="12792" w:author="Mohammad Nayeem Hasan" w:date="2023-01-21T03:17:00Z">
                  <w:rPr>
                    <w:ins w:id="12793" w:author="Mohammad Nayeem Hasan" w:date="2023-01-21T00:38:00Z"/>
                    <w:rFonts w:ascii="Times New Roman" w:hAnsi="Times New Roman" w:cs="Times New Roman"/>
                    <w:sz w:val="24"/>
                    <w:szCs w:val="24"/>
                  </w:rPr>
                </w:rPrChange>
              </w:rPr>
              <w:pPrChange w:id="12794" w:author="Mohammad Nayeem Hasan" w:date="2023-01-21T14:56:00Z">
                <w:pPr>
                  <w:jc w:val="both"/>
                </w:pPr>
              </w:pPrChange>
            </w:pPr>
            <w:ins w:id="12795" w:author="Mohammad Nayeem Hasan" w:date="2023-01-21T00:38:00Z">
              <w:r w:rsidRPr="00C60F95">
                <w:rPr>
                  <w:rFonts w:ascii="Times New Roman" w:hAnsi="Times New Roman" w:cs="Times New Roman"/>
                  <w:sz w:val="20"/>
                  <w:szCs w:val="20"/>
                  <w:rPrChange w:id="12796" w:author="Mohammad Nayeem Hasan" w:date="2023-01-21T03:17:00Z">
                    <w:rPr>
                      <w:rFonts w:ascii="Times New Roman" w:hAnsi="Times New Roman" w:cs="Times New Roman"/>
                      <w:sz w:val="24"/>
                      <w:szCs w:val="24"/>
                    </w:rPr>
                  </w:rPrChange>
                </w:rPr>
                <w:t>Salt Iodization</w:t>
              </w:r>
            </w:ins>
          </w:p>
        </w:tc>
        <w:tc>
          <w:tcPr>
            <w:tcW w:w="1299" w:type="pct"/>
            <w:gridSpan w:val="2"/>
            <w:vAlign w:val="center"/>
            <w:tcPrChange w:id="12797" w:author="Mohammad Nayeem Hasan" w:date="2023-01-27T16:50:00Z">
              <w:tcPr>
                <w:tcW w:w="1299" w:type="pct"/>
                <w:gridSpan w:val="5"/>
                <w:vAlign w:val="center"/>
              </w:tcPr>
            </w:tcPrChange>
          </w:tcPr>
          <w:p w14:paraId="52165506" w14:textId="77777777" w:rsidR="00E53D7C" w:rsidRPr="00C60F95" w:rsidRDefault="00E53D7C" w:rsidP="00E53D7C">
            <w:pPr>
              <w:rPr>
                <w:ins w:id="12798" w:author="Mohammad Nayeem Hasan" w:date="2023-01-21T00:38:00Z"/>
                <w:rFonts w:ascii="Times New Roman" w:hAnsi="Times New Roman" w:cs="Times New Roman"/>
                <w:sz w:val="20"/>
                <w:szCs w:val="20"/>
                <w:rPrChange w:id="12799" w:author="Mohammad Nayeem Hasan" w:date="2023-01-21T03:17:00Z">
                  <w:rPr>
                    <w:ins w:id="12800" w:author="Mohammad Nayeem Hasan" w:date="2023-01-21T00:38:00Z"/>
                    <w:rFonts w:ascii="Times New Roman" w:hAnsi="Times New Roman" w:cs="Times New Roman"/>
                    <w:sz w:val="24"/>
                    <w:szCs w:val="24"/>
                  </w:rPr>
                </w:rPrChange>
              </w:rPr>
              <w:pPrChange w:id="12801" w:author="Mohammad Nayeem Hasan" w:date="2023-01-21T14:56:00Z">
                <w:pPr>
                  <w:jc w:val="both"/>
                </w:pPr>
              </w:pPrChange>
            </w:pPr>
          </w:p>
        </w:tc>
        <w:tc>
          <w:tcPr>
            <w:tcW w:w="1493" w:type="pct"/>
            <w:gridSpan w:val="2"/>
            <w:vAlign w:val="center"/>
            <w:tcPrChange w:id="12802" w:author="Mohammad Nayeem Hasan" w:date="2023-01-27T16:50:00Z">
              <w:tcPr>
                <w:tcW w:w="1493" w:type="pct"/>
                <w:gridSpan w:val="5"/>
                <w:vAlign w:val="center"/>
              </w:tcPr>
            </w:tcPrChange>
          </w:tcPr>
          <w:p w14:paraId="471E4C16" w14:textId="77777777" w:rsidR="00E53D7C" w:rsidRPr="00C60F95" w:rsidRDefault="00E53D7C" w:rsidP="00E53D7C">
            <w:pPr>
              <w:rPr>
                <w:ins w:id="12803" w:author="Mohammad Nayeem Hasan" w:date="2023-01-21T00:38:00Z"/>
                <w:rFonts w:ascii="Times New Roman" w:hAnsi="Times New Roman" w:cs="Times New Roman"/>
                <w:sz w:val="20"/>
                <w:szCs w:val="20"/>
                <w:rPrChange w:id="12804" w:author="Mohammad Nayeem Hasan" w:date="2023-01-21T03:17:00Z">
                  <w:rPr>
                    <w:ins w:id="12805" w:author="Mohammad Nayeem Hasan" w:date="2023-01-21T00:38:00Z"/>
                    <w:rFonts w:ascii="Times New Roman" w:hAnsi="Times New Roman" w:cs="Times New Roman"/>
                    <w:sz w:val="24"/>
                    <w:szCs w:val="24"/>
                  </w:rPr>
                </w:rPrChange>
              </w:rPr>
              <w:pPrChange w:id="12806" w:author="Mohammad Nayeem Hasan" w:date="2023-01-21T14:56:00Z">
                <w:pPr>
                  <w:jc w:val="both"/>
                </w:pPr>
              </w:pPrChange>
            </w:pPr>
          </w:p>
        </w:tc>
        <w:tc>
          <w:tcPr>
            <w:tcW w:w="473" w:type="pct"/>
            <w:vAlign w:val="center"/>
            <w:tcPrChange w:id="12807" w:author="Mohammad Nayeem Hasan" w:date="2023-01-27T16:50:00Z">
              <w:tcPr>
                <w:tcW w:w="477" w:type="pct"/>
                <w:gridSpan w:val="2"/>
                <w:vAlign w:val="center"/>
              </w:tcPr>
            </w:tcPrChange>
          </w:tcPr>
          <w:p w14:paraId="2B7EBDD3" w14:textId="77777777" w:rsidR="00E53D7C" w:rsidRPr="00C60F95" w:rsidRDefault="00E53D7C" w:rsidP="00E53D7C">
            <w:pPr>
              <w:rPr>
                <w:ins w:id="12808" w:author="Mohammad Nayeem Hasan" w:date="2023-01-21T00:38:00Z"/>
                <w:rFonts w:ascii="Times New Roman" w:hAnsi="Times New Roman" w:cs="Times New Roman"/>
                <w:sz w:val="20"/>
                <w:szCs w:val="20"/>
                <w:rPrChange w:id="12809" w:author="Mohammad Nayeem Hasan" w:date="2023-01-21T03:17:00Z">
                  <w:rPr>
                    <w:ins w:id="12810" w:author="Mohammad Nayeem Hasan" w:date="2023-01-21T00:38:00Z"/>
                    <w:rFonts w:ascii="Times New Roman" w:hAnsi="Times New Roman" w:cs="Times New Roman"/>
                    <w:sz w:val="24"/>
                    <w:szCs w:val="24"/>
                  </w:rPr>
                </w:rPrChange>
              </w:rPr>
              <w:pPrChange w:id="12811" w:author="Mohammad Nayeem Hasan" w:date="2023-01-21T14:56:00Z">
                <w:pPr>
                  <w:jc w:val="both"/>
                </w:pPr>
              </w:pPrChange>
            </w:pPr>
          </w:p>
        </w:tc>
      </w:tr>
      <w:tr w:rsidR="00E53D7C" w:rsidRPr="00C60F95" w14:paraId="2D0C697F" w14:textId="77777777" w:rsidTr="00DE658B">
        <w:trPr>
          <w:trHeight w:val="288"/>
          <w:jc w:val="center"/>
          <w:ins w:id="12812" w:author="Mohammad Nayeem Hasan" w:date="2023-01-27T17:52:00Z"/>
        </w:trPr>
        <w:tc>
          <w:tcPr>
            <w:tcW w:w="881" w:type="pct"/>
            <w:vAlign w:val="center"/>
          </w:tcPr>
          <w:p w14:paraId="45F4982D" w14:textId="1980A339" w:rsidR="00E53D7C" w:rsidRPr="00E53D7C" w:rsidRDefault="00E53D7C" w:rsidP="00E53D7C">
            <w:pPr>
              <w:rPr>
                <w:ins w:id="12813" w:author="Mohammad Nayeem Hasan" w:date="2023-01-27T17:52:00Z"/>
                <w:rFonts w:ascii="Times New Roman" w:hAnsi="Times New Roman" w:cs="Times New Roman"/>
                <w:sz w:val="20"/>
                <w:szCs w:val="20"/>
              </w:rPr>
            </w:pPr>
            <w:ins w:id="12814" w:author="Mohammad Nayeem Hasan" w:date="2023-01-27T17:52:00Z">
              <w:r w:rsidRPr="007866B0">
                <w:rPr>
                  <w:rFonts w:ascii="Times New Roman" w:hAnsi="Times New Roman" w:cs="Times New Roman"/>
                  <w:sz w:val="20"/>
                  <w:szCs w:val="20"/>
                </w:rPr>
                <w:t>No</w:t>
              </w:r>
            </w:ins>
          </w:p>
        </w:tc>
        <w:tc>
          <w:tcPr>
            <w:tcW w:w="854" w:type="pct"/>
            <w:vAlign w:val="center"/>
          </w:tcPr>
          <w:p w14:paraId="537ED668" w14:textId="7702751B" w:rsidR="00E53D7C" w:rsidRPr="00E53D7C" w:rsidRDefault="00E53D7C" w:rsidP="00E53D7C">
            <w:pPr>
              <w:rPr>
                <w:ins w:id="12815" w:author="Mohammad Nayeem Hasan" w:date="2023-01-27T17:52:00Z"/>
                <w:rFonts w:ascii="Times New Roman" w:hAnsi="Times New Roman" w:cs="Times New Roman"/>
                <w:sz w:val="20"/>
                <w:szCs w:val="20"/>
              </w:rPr>
            </w:pPr>
            <w:ins w:id="12816" w:author="Mohammad Nayeem Hasan" w:date="2023-01-27T17:52:00Z">
              <w:r w:rsidRPr="007866B0">
                <w:rPr>
                  <w:rFonts w:ascii="Times New Roman" w:hAnsi="Times New Roman" w:cs="Times New Roman"/>
                  <w:sz w:val="20"/>
                  <w:szCs w:val="20"/>
                </w:rPr>
                <w:t>1.27 (1.1</w:t>
              </w:r>
              <w:r>
                <w:rPr>
                  <w:rFonts w:ascii="Times New Roman" w:hAnsi="Times New Roman" w:cs="Times New Roman"/>
                  <w:sz w:val="20"/>
                  <w:szCs w:val="20"/>
                </w:rPr>
                <w:t>2</w:t>
              </w:r>
              <w:r w:rsidRPr="007866B0">
                <w:rPr>
                  <w:rFonts w:ascii="Times New Roman" w:hAnsi="Times New Roman" w:cs="Times New Roman"/>
                  <w:sz w:val="20"/>
                  <w:szCs w:val="20"/>
                </w:rPr>
                <w:t>, 1.45)</w:t>
              </w:r>
            </w:ins>
          </w:p>
        </w:tc>
        <w:tc>
          <w:tcPr>
            <w:tcW w:w="481" w:type="pct"/>
            <w:vAlign w:val="center"/>
          </w:tcPr>
          <w:p w14:paraId="43F42860" w14:textId="34537DE0" w:rsidR="00E53D7C" w:rsidRPr="00E53D7C" w:rsidRDefault="00E53D7C" w:rsidP="00E53D7C">
            <w:pPr>
              <w:rPr>
                <w:ins w:id="12817" w:author="Mohammad Nayeem Hasan" w:date="2023-01-27T17:52:00Z"/>
                <w:rFonts w:ascii="Times New Roman" w:hAnsi="Times New Roman" w:cs="Times New Roman"/>
                <w:sz w:val="20"/>
                <w:szCs w:val="20"/>
              </w:rPr>
            </w:pPr>
            <w:ins w:id="12818" w:author="Mohammad Nayeem Hasan" w:date="2023-01-27T17:52:00Z">
              <w:r w:rsidRPr="007866B0">
                <w:rPr>
                  <w:rFonts w:ascii="Times New Roman" w:hAnsi="Times New Roman" w:cs="Times New Roman"/>
                  <w:b/>
                  <w:bCs/>
                  <w:sz w:val="20"/>
                  <w:szCs w:val="20"/>
                </w:rPr>
                <w:t>&lt;0.001</w:t>
              </w:r>
            </w:ins>
          </w:p>
        </w:tc>
        <w:tc>
          <w:tcPr>
            <w:tcW w:w="818" w:type="pct"/>
            <w:vAlign w:val="center"/>
          </w:tcPr>
          <w:p w14:paraId="08BDC77D" w14:textId="0210D7F7" w:rsidR="00E53D7C" w:rsidRPr="00E53D7C" w:rsidRDefault="00E53D7C" w:rsidP="00E53D7C">
            <w:pPr>
              <w:rPr>
                <w:ins w:id="12819" w:author="Mohammad Nayeem Hasan" w:date="2023-01-27T17:52:00Z"/>
                <w:rFonts w:ascii="Times New Roman" w:hAnsi="Times New Roman" w:cs="Times New Roman"/>
                <w:sz w:val="20"/>
                <w:szCs w:val="20"/>
              </w:rPr>
            </w:pPr>
            <w:ins w:id="12820" w:author="Mohammad Nayeem Hasan" w:date="2023-01-27T17:52:00Z">
              <w:r w:rsidRPr="007866B0">
                <w:rPr>
                  <w:rFonts w:ascii="Times New Roman" w:hAnsi="Times New Roman" w:cs="Times New Roman"/>
                  <w:sz w:val="20"/>
                  <w:szCs w:val="20"/>
                </w:rPr>
                <w:t>0.95 (0.77, 1.16)</w:t>
              </w:r>
            </w:ins>
          </w:p>
        </w:tc>
        <w:tc>
          <w:tcPr>
            <w:tcW w:w="481" w:type="pct"/>
            <w:vAlign w:val="center"/>
          </w:tcPr>
          <w:p w14:paraId="739ACD5D" w14:textId="5B39CD2F" w:rsidR="00E53D7C" w:rsidRPr="00E53D7C" w:rsidRDefault="00E53D7C" w:rsidP="00E53D7C">
            <w:pPr>
              <w:rPr>
                <w:ins w:id="12821" w:author="Mohammad Nayeem Hasan" w:date="2023-01-27T17:52:00Z"/>
                <w:rFonts w:ascii="Times New Roman" w:hAnsi="Times New Roman" w:cs="Times New Roman"/>
                <w:sz w:val="20"/>
                <w:szCs w:val="20"/>
              </w:rPr>
            </w:pPr>
            <w:ins w:id="12822" w:author="Mohammad Nayeem Hasan" w:date="2023-01-27T17:52:00Z">
              <w:r w:rsidRPr="007866B0">
                <w:rPr>
                  <w:rFonts w:ascii="Times New Roman" w:hAnsi="Times New Roman" w:cs="Times New Roman"/>
                  <w:sz w:val="20"/>
                  <w:szCs w:val="20"/>
                </w:rPr>
                <w:t>0.601</w:t>
              </w:r>
            </w:ins>
          </w:p>
        </w:tc>
        <w:tc>
          <w:tcPr>
            <w:tcW w:w="1012" w:type="pct"/>
            <w:vAlign w:val="center"/>
          </w:tcPr>
          <w:p w14:paraId="14C56984" w14:textId="53817598" w:rsidR="00E53D7C" w:rsidRPr="00E53D7C" w:rsidRDefault="00E53D7C" w:rsidP="00E53D7C">
            <w:pPr>
              <w:rPr>
                <w:ins w:id="12823" w:author="Mohammad Nayeem Hasan" w:date="2023-01-27T17:52:00Z"/>
                <w:rFonts w:ascii="Times New Roman" w:hAnsi="Times New Roman" w:cs="Times New Roman"/>
                <w:sz w:val="20"/>
                <w:szCs w:val="20"/>
              </w:rPr>
            </w:pPr>
            <w:ins w:id="12824" w:author="Mohammad Nayeem Hasan" w:date="2023-01-27T17:52:00Z">
              <w:r w:rsidRPr="007866B0">
                <w:rPr>
                  <w:rFonts w:ascii="Times New Roman" w:hAnsi="Times New Roman" w:cs="Times New Roman"/>
                  <w:sz w:val="20"/>
                  <w:szCs w:val="20"/>
                </w:rPr>
                <w:t>1.24 (1.08, 1.41)</w:t>
              </w:r>
            </w:ins>
          </w:p>
        </w:tc>
        <w:tc>
          <w:tcPr>
            <w:tcW w:w="473" w:type="pct"/>
            <w:vAlign w:val="center"/>
          </w:tcPr>
          <w:p w14:paraId="746DA2D3" w14:textId="288919D1" w:rsidR="00E53D7C" w:rsidRPr="00E53D7C" w:rsidRDefault="00E53D7C" w:rsidP="00E53D7C">
            <w:pPr>
              <w:rPr>
                <w:ins w:id="12825" w:author="Mohammad Nayeem Hasan" w:date="2023-01-27T17:52:00Z"/>
                <w:rFonts w:ascii="Times New Roman" w:hAnsi="Times New Roman" w:cs="Times New Roman"/>
                <w:sz w:val="20"/>
                <w:szCs w:val="20"/>
              </w:rPr>
            </w:pPr>
            <w:ins w:id="12826" w:author="Mohammad Nayeem Hasan" w:date="2023-01-27T17:52:00Z">
              <w:r w:rsidRPr="007866B0">
                <w:rPr>
                  <w:rFonts w:ascii="Times New Roman" w:hAnsi="Times New Roman" w:cs="Times New Roman"/>
                  <w:b/>
                  <w:bCs/>
                  <w:sz w:val="20"/>
                  <w:szCs w:val="20"/>
                </w:rPr>
                <w:t>0.002</w:t>
              </w:r>
            </w:ins>
          </w:p>
        </w:tc>
      </w:tr>
      <w:tr w:rsidR="00E53D7C" w:rsidRPr="00C60F95" w14:paraId="24401C7B" w14:textId="77777777" w:rsidTr="00DE658B">
        <w:trPr>
          <w:trHeight w:val="288"/>
          <w:jc w:val="center"/>
          <w:ins w:id="12827" w:author="Mohammad Nayeem Hasan" w:date="2023-01-21T00:38:00Z"/>
          <w:trPrChange w:id="12828" w:author="Mohammad Nayeem Hasan" w:date="2023-01-27T16:50:00Z">
            <w:trPr>
              <w:trHeight w:val="288"/>
              <w:jc w:val="center"/>
            </w:trPr>
          </w:trPrChange>
        </w:trPr>
        <w:tc>
          <w:tcPr>
            <w:tcW w:w="881" w:type="pct"/>
            <w:vAlign w:val="center"/>
            <w:tcPrChange w:id="12829" w:author="Mohammad Nayeem Hasan" w:date="2023-01-27T16:50:00Z">
              <w:tcPr>
                <w:tcW w:w="881" w:type="pct"/>
                <w:vAlign w:val="center"/>
              </w:tcPr>
            </w:tcPrChange>
          </w:tcPr>
          <w:p w14:paraId="252FE039" w14:textId="77777777" w:rsidR="00E53D7C" w:rsidRPr="00C60F95" w:rsidRDefault="00E53D7C" w:rsidP="00E53D7C">
            <w:pPr>
              <w:rPr>
                <w:ins w:id="12830" w:author="Mohammad Nayeem Hasan" w:date="2023-01-21T00:38:00Z"/>
                <w:rFonts w:ascii="Times New Roman" w:hAnsi="Times New Roman" w:cs="Times New Roman"/>
                <w:sz w:val="20"/>
                <w:szCs w:val="20"/>
                <w:rPrChange w:id="12831" w:author="Mohammad Nayeem Hasan" w:date="2023-01-21T03:17:00Z">
                  <w:rPr>
                    <w:ins w:id="12832" w:author="Mohammad Nayeem Hasan" w:date="2023-01-21T00:38:00Z"/>
                    <w:rFonts w:ascii="Times New Roman" w:hAnsi="Times New Roman" w:cs="Times New Roman"/>
                    <w:sz w:val="24"/>
                    <w:szCs w:val="24"/>
                  </w:rPr>
                </w:rPrChange>
              </w:rPr>
              <w:pPrChange w:id="12833" w:author="Mohammad Nayeem Hasan" w:date="2023-01-21T14:56:00Z">
                <w:pPr>
                  <w:jc w:val="both"/>
                </w:pPr>
              </w:pPrChange>
            </w:pPr>
            <w:ins w:id="12834" w:author="Mohammad Nayeem Hasan" w:date="2023-01-21T00:38:00Z">
              <w:r w:rsidRPr="00C60F95">
                <w:rPr>
                  <w:rFonts w:ascii="Times New Roman" w:hAnsi="Times New Roman" w:cs="Times New Roman"/>
                  <w:sz w:val="20"/>
                  <w:szCs w:val="20"/>
                  <w:rPrChange w:id="12835" w:author="Mohammad Nayeem Hasan" w:date="2023-01-21T03:17:00Z">
                    <w:rPr>
                      <w:rFonts w:ascii="Times New Roman" w:hAnsi="Times New Roman" w:cs="Times New Roman"/>
                      <w:sz w:val="24"/>
                      <w:szCs w:val="24"/>
                    </w:rPr>
                  </w:rPrChange>
                </w:rPr>
                <w:t>Yes</w:t>
              </w:r>
            </w:ins>
          </w:p>
        </w:tc>
        <w:tc>
          <w:tcPr>
            <w:tcW w:w="854" w:type="pct"/>
            <w:vAlign w:val="center"/>
            <w:tcPrChange w:id="12836" w:author="Mohammad Nayeem Hasan" w:date="2023-01-27T16:50:00Z">
              <w:tcPr>
                <w:tcW w:w="851" w:type="pct"/>
                <w:vAlign w:val="center"/>
              </w:tcPr>
            </w:tcPrChange>
          </w:tcPr>
          <w:p w14:paraId="38B9B436" w14:textId="77777777" w:rsidR="00E53D7C" w:rsidRPr="00C60F95" w:rsidRDefault="00E53D7C" w:rsidP="00E53D7C">
            <w:pPr>
              <w:rPr>
                <w:ins w:id="12837" w:author="Mohammad Nayeem Hasan" w:date="2023-01-21T00:38:00Z"/>
                <w:rFonts w:ascii="Times New Roman" w:hAnsi="Times New Roman" w:cs="Times New Roman"/>
                <w:sz w:val="20"/>
                <w:szCs w:val="20"/>
                <w:rPrChange w:id="12838" w:author="Mohammad Nayeem Hasan" w:date="2023-01-21T03:17:00Z">
                  <w:rPr>
                    <w:ins w:id="12839" w:author="Mohammad Nayeem Hasan" w:date="2023-01-21T00:38:00Z"/>
                    <w:rFonts w:ascii="Times New Roman" w:hAnsi="Times New Roman" w:cs="Times New Roman"/>
                    <w:sz w:val="24"/>
                    <w:szCs w:val="24"/>
                  </w:rPr>
                </w:rPrChange>
              </w:rPr>
              <w:pPrChange w:id="12840" w:author="Mohammad Nayeem Hasan" w:date="2023-01-21T14:56:00Z">
                <w:pPr>
                  <w:jc w:val="both"/>
                </w:pPr>
              </w:pPrChange>
            </w:pPr>
            <w:ins w:id="12841" w:author="Mohammad Nayeem Hasan" w:date="2023-01-21T00:38:00Z">
              <w:r w:rsidRPr="00C60F95">
                <w:rPr>
                  <w:rFonts w:ascii="Times New Roman" w:hAnsi="Times New Roman" w:cs="Times New Roman"/>
                  <w:sz w:val="20"/>
                  <w:szCs w:val="20"/>
                  <w:rPrChange w:id="12842" w:author="Mohammad Nayeem Hasan" w:date="2023-01-21T03:17:00Z">
                    <w:rPr>
                      <w:rFonts w:ascii="Times New Roman" w:hAnsi="Times New Roman" w:cs="Times New Roman"/>
                      <w:sz w:val="24"/>
                      <w:szCs w:val="24"/>
                    </w:rPr>
                  </w:rPrChange>
                </w:rPr>
                <w:t>Ref.</w:t>
              </w:r>
            </w:ins>
          </w:p>
        </w:tc>
        <w:tc>
          <w:tcPr>
            <w:tcW w:w="481" w:type="pct"/>
            <w:vAlign w:val="center"/>
            <w:tcPrChange w:id="12843" w:author="Mohammad Nayeem Hasan" w:date="2023-01-27T16:50:00Z">
              <w:tcPr>
                <w:tcW w:w="481" w:type="pct"/>
                <w:gridSpan w:val="3"/>
                <w:vAlign w:val="center"/>
              </w:tcPr>
            </w:tcPrChange>
          </w:tcPr>
          <w:p w14:paraId="7E490EA1" w14:textId="77777777" w:rsidR="00E53D7C" w:rsidRPr="00C60F95" w:rsidRDefault="00E53D7C" w:rsidP="00E53D7C">
            <w:pPr>
              <w:rPr>
                <w:ins w:id="12844" w:author="Mohammad Nayeem Hasan" w:date="2023-01-21T00:38:00Z"/>
                <w:rFonts w:ascii="Times New Roman" w:hAnsi="Times New Roman" w:cs="Times New Roman"/>
                <w:sz w:val="20"/>
                <w:szCs w:val="20"/>
                <w:rPrChange w:id="12845" w:author="Mohammad Nayeem Hasan" w:date="2023-01-21T03:17:00Z">
                  <w:rPr>
                    <w:ins w:id="12846" w:author="Mohammad Nayeem Hasan" w:date="2023-01-21T00:38:00Z"/>
                    <w:rFonts w:ascii="Times New Roman" w:hAnsi="Times New Roman" w:cs="Times New Roman"/>
                    <w:sz w:val="24"/>
                    <w:szCs w:val="24"/>
                  </w:rPr>
                </w:rPrChange>
              </w:rPr>
              <w:pPrChange w:id="12847" w:author="Mohammad Nayeem Hasan" w:date="2023-01-21T14:56:00Z">
                <w:pPr>
                  <w:jc w:val="both"/>
                </w:pPr>
              </w:pPrChange>
            </w:pPr>
            <w:ins w:id="12848" w:author="Mohammad Nayeem Hasan" w:date="2023-01-21T00:38:00Z">
              <w:r w:rsidRPr="00C60F95">
                <w:rPr>
                  <w:rFonts w:ascii="Times New Roman" w:hAnsi="Times New Roman" w:cs="Times New Roman"/>
                  <w:sz w:val="20"/>
                  <w:szCs w:val="20"/>
                  <w:rPrChange w:id="12849" w:author="Mohammad Nayeem Hasan" w:date="2023-01-21T03:17:00Z">
                    <w:rPr>
                      <w:rFonts w:ascii="Times New Roman" w:hAnsi="Times New Roman" w:cs="Times New Roman"/>
                      <w:sz w:val="24"/>
                      <w:szCs w:val="24"/>
                    </w:rPr>
                  </w:rPrChange>
                </w:rPr>
                <w:t>-</w:t>
              </w:r>
            </w:ins>
          </w:p>
        </w:tc>
        <w:tc>
          <w:tcPr>
            <w:tcW w:w="818" w:type="pct"/>
            <w:vAlign w:val="center"/>
            <w:tcPrChange w:id="12850" w:author="Mohammad Nayeem Hasan" w:date="2023-01-27T16:50:00Z">
              <w:tcPr>
                <w:tcW w:w="818" w:type="pct"/>
                <w:gridSpan w:val="2"/>
                <w:vAlign w:val="center"/>
              </w:tcPr>
            </w:tcPrChange>
          </w:tcPr>
          <w:p w14:paraId="53C32621" w14:textId="77777777" w:rsidR="00E53D7C" w:rsidRPr="00C60F95" w:rsidRDefault="00E53D7C" w:rsidP="00E53D7C">
            <w:pPr>
              <w:rPr>
                <w:ins w:id="12851" w:author="Mohammad Nayeem Hasan" w:date="2023-01-21T00:38:00Z"/>
                <w:rFonts w:ascii="Times New Roman" w:hAnsi="Times New Roman" w:cs="Times New Roman"/>
                <w:sz w:val="20"/>
                <w:szCs w:val="20"/>
                <w:rPrChange w:id="12852" w:author="Mohammad Nayeem Hasan" w:date="2023-01-21T03:17:00Z">
                  <w:rPr>
                    <w:ins w:id="12853" w:author="Mohammad Nayeem Hasan" w:date="2023-01-21T00:38:00Z"/>
                    <w:rFonts w:ascii="Times New Roman" w:hAnsi="Times New Roman" w:cs="Times New Roman"/>
                    <w:sz w:val="24"/>
                    <w:szCs w:val="24"/>
                  </w:rPr>
                </w:rPrChange>
              </w:rPr>
              <w:pPrChange w:id="12854" w:author="Mohammad Nayeem Hasan" w:date="2023-01-21T14:56:00Z">
                <w:pPr>
                  <w:jc w:val="both"/>
                </w:pPr>
              </w:pPrChange>
            </w:pPr>
            <w:ins w:id="12855" w:author="Mohammad Nayeem Hasan" w:date="2023-01-21T00:38:00Z">
              <w:r w:rsidRPr="00C60F95">
                <w:rPr>
                  <w:rFonts w:ascii="Times New Roman" w:hAnsi="Times New Roman" w:cs="Times New Roman"/>
                  <w:sz w:val="20"/>
                  <w:szCs w:val="20"/>
                  <w:rPrChange w:id="12856" w:author="Mohammad Nayeem Hasan" w:date="2023-01-21T03:17:00Z">
                    <w:rPr>
                      <w:rFonts w:ascii="Times New Roman" w:hAnsi="Times New Roman" w:cs="Times New Roman"/>
                      <w:sz w:val="24"/>
                      <w:szCs w:val="24"/>
                    </w:rPr>
                  </w:rPrChange>
                </w:rPr>
                <w:t>Ref</w:t>
              </w:r>
            </w:ins>
          </w:p>
        </w:tc>
        <w:tc>
          <w:tcPr>
            <w:tcW w:w="481" w:type="pct"/>
            <w:vAlign w:val="center"/>
            <w:tcPrChange w:id="12857" w:author="Mohammad Nayeem Hasan" w:date="2023-01-27T16:50:00Z">
              <w:tcPr>
                <w:tcW w:w="481" w:type="pct"/>
                <w:gridSpan w:val="2"/>
                <w:vAlign w:val="center"/>
              </w:tcPr>
            </w:tcPrChange>
          </w:tcPr>
          <w:p w14:paraId="49C680C0" w14:textId="77777777" w:rsidR="00E53D7C" w:rsidRPr="00C60F95" w:rsidRDefault="00E53D7C" w:rsidP="00E53D7C">
            <w:pPr>
              <w:rPr>
                <w:ins w:id="12858" w:author="Mohammad Nayeem Hasan" w:date="2023-01-21T00:38:00Z"/>
                <w:rFonts w:ascii="Times New Roman" w:hAnsi="Times New Roman" w:cs="Times New Roman"/>
                <w:sz w:val="20"/>
                <w:szCs w:val="20"/>
                <w:rPrChange w:id="12859" w:author="Mohammad Nayeem Hasan" w:date="2023-01-21T03:17:00Z">
                  <w:rPr>
                    <w:ins w:id="12860" w:author="Mohammad Nayeem Hasan" w:date="2023-01-21T00:38:00Z"/>
                    <w:rFonts w:ascii="Times New Roman" w:hAnsi="Times New Roman" w:cs="Times New Roman"/>
                    <w:sz w:val="24"/>
                    <w:szCs w:val="24"/>
                  </w:rPr>
                </w:rPrChange>
              </w:rPr>
              <w:pPrChange w:id="12861" w:author="Mohammad Nayeem Hasan" w:date="2023-01-21T14:56:00Z">
                <w:pPr>
                  <w:jc w:val="both"/>
                </w:pPr>
              </w:pPrChange>
            </w:pPr>
            <w:ins w:id="12862" w:author="Mohammad Nayeem Hasan" w:date="2023-01-21T00:38:00Z">
              <w:r w:rsidRPr="00C60F95">
                <w:rPr>
                  <w:rFonts w:ascii="Times New Roman" w:hAnsi="Times New Roman" w:cs="Times New Roman"/>
                  <w:sz w:val="20"/>
                  <w:szCs w:val="20"/>
                  <w:rPrChange w:id="12863" w:author="Mohammad Nayeem Hasan" w:date="2023-01-21T03:17:00Z">
                    <w:rPr>
                      <w:rFonts w:ascii="Times New Roman" w:hAnsi="Times New Roman" w:cs="Times New Roman"/>
                      <w:sz w:val="24"/>
                      <w:szCs w:val="24"/>
                    </w:rPr>
                  </w:rPrChange>
                </w:rPr>
                <w:t>-</w:t>
              </w:r>
            </w:ins>
          </w:p>
        </w:tc>
        <w:tc>
          <w:tcPr>
            <w:tcW w:w="1012" w:type="pct"/>
            <w:vAlign w:val="center"/>
            <w:tcPrChange w:id="12864" w:author="Mohammad Nayeem Hasan" w:date="2023-01-27T16:50:00Z">
              <w:tcPr>
                <w:tcW w:w="1012" w:type="pct"/>
                <w:gridSpan w:val="3"/>
                <w:vAlign w:val="center"/>
              </w:tcPr>
            </w:tcPrChange>
          </w:tcPr>
          <w:p w14:paraId="5F462C07" w14:textId="77777777" w:rsidR="00E53D7C" w:rsidRPr="00C60F95" w:rsidRDefault="00E53D7C" w:rsidP="00E53D7C">
            <w:pPr>
              <w:rPr>
                <w:ins w:id="12865" w:author="Mohammad Nayeem Hasan" w:date="2023-01-21T00:38:00Z"/>
                <w:rFonts w:ascii="Times New Roman" w:hAnsi="Times New Roman" w:cs="Times New Roman"/>
                <w:sz w:val="20"/>
                <w:szCs w:val="20"/>
                <w:rPrChange w:id="12866" w:author="Mohammad Nayeem Hasan" w:date="2023-01-21T03:17:00Z">
                  <w:rPr>
                    <w:ins w:id="12867" w:author="Mohammad Nayeem Hasan" w:date="2023-01-21T00:38:00Z"/>
                    <w:rFonts w:ascii="Times New Roman" w:hAnsi="Times New Roman" w:cs="Times New Roman"/>
                    <w:sz w:val="24"/>
                    <w:szCs w:val="24"/>
                  </w:rPr>
                </w:rPrChange>
              </w:rPr>
              <w:pPrChange w:id="12868" w:author="Mohammad Nayeem Hasan" w:date="2023-01-21T14:56:00Z">
                <w:pPr>
                  <w:jc w:val="both"/>
                </w:pPr>
              </w:pPrChange>
            </w:pPr>
            <w:ins w:id="12869" w:author="Mohammad Nayeem Hasan" w:date="2023-01-21T00:38:00Z">
              <w:r w:rsidRPr="00C60F95">
                <w:rPr>
                  <w:rFonts w:ascii="Times New Roman" w:hAnsi="Times New Roman" w:cs="Times New Roman"/>
                  <w:sz w:val="20"/>
                  <w:szCs w:val="20"/>
                  <w:rPrChange w:id="12870" w:author="Mohammad Nayeem Hasan" w:date="2023-01-21T03:17:00Z">
                    <w:rPr>
                      <w:rFonts w:ascii="Times New Roman" w:hAnsi="Times New Roman" w:cs="Times New Roman"/>
                      <w:sz w:val="24"/>
                      <w:szCs w:val="24"/>
                    </w:rPr>
                  </w:rPrChange>
                </w:rPr>
                <w:t>Ref</w:t>
              </w:r>
            </w:ins>
          </w:p>
        </w:tc>
        <w:tc>
          <w:tcPr>
            <w:tcW w:w="473" w:type="pct"/>
            <w:vAlign w:val="center"/>
            <w:tcPrChange w:id="12871" w:author="Mohammad Nayeem Hasan" w:date="2023-01-27T16:50:00Z">
              <w:tcPr>
                <w:tcW w:w="477" w:type="pct"/>
                <w:gridSpan w:val="2"/>
                <w:vAlign w:val="center"/>
              </w:tcPr>
            </w:tcPrChange>
          </w:tcPr>
          <w:p w14:paraId="713F4B7E" w14:textId="77777777" w:rsidR="00E53D7C" w:rsidRPr="00C60F95" w:rsidRDefault="00E53D7C" w:rsidP="00E53D7C">
            <w:pPr>
              <w:rPr>
                <w:ins w:id="12872" w:author="Mohammad Nayeem Hasan" w:date="2023-01-21T00:38:00Z"/>
                <w:rFonts w:ascii="Times New Roman" w:hAnsi="Times New Roman" w:cs="Times New Roman"/>
                <w:sz w:val="20"/>
                <w:szCs w:val="20"/>
                <w:rPrChange w:id="12873" w:author="Mohammad Nayeem Hasan" w:date="2023-01-21T03:17:00Z">
                  <w:rPr>
                    <w:ins w:id="12874" w:author="Mohammad Nayeem Hasan" w:date="2023-01-21T00:38:00Z"/>
                    <w:rFonts w:ascii="Times New Roman" w:hAnsi="Times New Roman" w:cs="Times New Roman"/>
                    <w:sz w:val="24"/>
                    <w:szCs w:val="24"/>
                  </w:rPr>
                </w:rPrChange>
              </w:rPr>
              <w:pPrChange w:id="12875" w:author="Mohammad Nayeem Hasan" w:date="2023-01-21T14:56:00Z">
                <w:pPr>
                  <w:jc w:val="both"/>
                </w:pPr>
              </w:pPrChange>
            </w:pPr>
            <w:ins w:id="12876" w:author="Mohammad Nayeem Hasan" w:date="2023-01-21T00:38:00Z">
              <w:r w:rsidRPr="00C60F95">
                <w:rPr>
                  <w:rFonts w:ascii="Times New Roman" w:hAnsi="Times New Roman" w:cs="Times New Roman"/>
                  <w:sz w:val="20"/>
                  <w:szCs w:val="20"/>
                  <w:rPrChange w:id="12877" w:author="Mohammad Nayeem Hasan" w:date="2023-01-21T03:17:00Z">
                    <w:rPr>
                      <w:rFonts w:ascii="Times New Roman" w:hAnsi="Times New Roman" w:cs="Times New Roman"/>
                      <w:sz w:val="24"/>
                      <w:szCs w:val="24"/>
                    </w:rPr>
                  </w:rPrChange>
                </w:rPr>
                <w:t>-</w:t>
              </w:r>
            </w:ins>
          </w:p>
        </w:tc>
      </w:tr>
      <w:tr w:rsidR="00E53D7C" w:rsidRPr="00C60F95" w14:paraId="6A7A3E75" w14:textId="275CD1B8" w:rsidTr="00DE658B">
        <w:trPr>
          <w:trHeight w:val="288"/>
          <w:jc w:val="center"/>
          <w:ins w:id="12878" w:author="Mohammad Nayeem Hasan" w:date="2023-01-21T00:38:00Z"/>
          <w:trPrChange w:id="12879" w:author="Mohammad Nayeem Hasan" w:date="2023-01-27T16:50:00Z">
            <w:trPr>
              <w:trHeight w:val="288"/>
              <w:jc w:val="center"/>
            </w:trPr>
          </w:trPrChange>
        </w:trPr>
        <w:tc>
          <w:tcPr>
            <w:tcW w:w="1735" w:type="pct"/>
            <w:gridSpan w:val="2"/>
            <w:vAlign w:val="center"/>
            <w:tcPrChange w:id="12880" w:author="Mohammad Nayeem Hasan" w:date="2023-01-27T16:50:00Z">
              <w:tcPr>
                <w:tcW w:w="1732" w:type="pct"/>
                <w:gridSpan w:val="2"/>
                <w:vAlign w:val="center"/>
              </w:tcPr>
            </w:tcPrChange>
          </w:tcPr>
          <w:p w14:paraId="245EF8C4" w14:textId="77777777" w:rsidR="00E53D7C" w:rsidRPr="00C60F95" w:rsidRDefault="00E53D7C" w:rsidP="00E53D7C">
            <w:pPr>
              <w:rPr>
                <w:ins w:id="12881" w:author="Mohammad Nayeem Hasan" w:date="2023-01-21T00:38:00Z"/>
                <w:rFonts w:ascii="Times New Roman" w:hAnsi="Times New Roman" w:cs="Times New Roman"/>
                <w:sz w:val="20"/>
                <w:szCs w:val="20"/>
                <w:rPrChange w:id="12882" w:author="Mohammad Nayeem Hasan" w:date="2023-01-21T03:17:00Z">
                  <w:rPr>
                    <w:ins w:id="12883" w:author="Mohammad Nayeem Hasan" w:date="2023-01-21T00:38:00Z"/>
                    <w:rFonts w:ascii="Times New Roman" w:hAnsi="Times New Roman" w:cs="Times New Roman"/>
                    <w:sz w:val="24"/>
                    <w:szCs w:val="24"/>
                  </w:rPr>
                </w:rPrChange>
              </w:rPr>
              <w:pPrChange w:id="12884" w:author="Mohammad Nayeem Hasan" w:date="2023-01-21T14:56:00Z">
                <w:pPr>
                  <w:jc w:val="both"/>
                </w:pPr>
              </w:pPrChange>
            </w:pPr>
            <w:ins w:id="12885" w:author="Mohammad Nayeem Hasan" w:date="2023-01-21T00:38:00Z">
              <w:r w:rsidRPr="00C60F95">
                <w:rPr>
                  <w:rFonts w:ascii="Times New Roman" w:hAnsi="Times New Roman" w:cs="Times New Roman"/>
                  <w:sz w:val="20"/>
                  <w:szCs w:val="20"/>
                  <w:rPrChange w:id="12886" w:author="Mohammad Nayeem Hasan" w:date="2023-01-21T03:17:00Z">
                    <w:rPr>
                      <w:rFonts w:ascii="Times New Roman" w:hAnsi="Times New Roman" w:cs="Times New Roman"/>
                      <w:sz w:val="24"/>
                      <w:szCs w:val="24"/>
                    </w:rPr>
                  </w:rPrChange>
                </w:rPr>
                <w:t>Mass Media</w:t>
              </w:r>
            </w:ins>
          </w:p>
        </w:tc>
        <w:tc>
          <w:tcPr>
            <w:tcW w:w="1299" w:type="pct"/>
            <w:gridSpan w:val="2"/>
            <w:vAlign w:val="center"/>
            <w:tcPrChange w:id="12887" w:author="Mohammad Nayeem Hasan" w:date="2023-01-27T16:50:00Z">
              <w:tcPr>
                <w:tcW w:w="1299" w:type="pct"/>
                <w:gridSpan w:val="5"/>
                <w:vAlign w:val="center"/>
              </w:tcPr>
            </w:tcPrChange>
          </w:tcPr>
          <w:p w14:paraId="16CEA465" w14:textId="77777777" w:rsidR="00E53D7C" w:rsidRPr="00C60F95" w:rsidRDefault="00E53D7C" w:rsidP="00E53D7C">
            <w:pPr>
              <w:rPr>
                <w:ins w:id="12888" w:author="Mohammad Nayeem Hasan" w:date="2023-01-21T00:38:00Z"/>
                <w:rFonts w:ascii="Times New Roman" w:hAnsi="Times New Roman" w:cs="Times New Roman"/>
                <w:sz w:val="20"/>
                <w:szCs w:val="20"/>
                <w:rPrChange w:id="12889" w:author="Mohammad Nayeem Hasan" w:date="2023-01-21T03:17:00Z">
                  <w:rPr>
                    <w:ins w:id="12890" w:author="Mohammad Nayeem Hasan" w:date="2023-01-21T00:38:00Z"/>
                    <w:rFonts w:ascii="Times New Roman" w:hAnsi="Times New Roman" w:cs="Times New Roman"/>
                    <w:sz w:val="24"/>
                    <w:szCs w:val="24"/>
                  </w:rPr>
                </w:rPrChange>
              </w:rPr>
              <w:pPrChange w:id="12891" w:author="Mohammad Nayeem Hasan" w:date="2023-01-21T14:56:00Z">
                <w:pPr>
                  <w:jc w:val="both"/>
                </w:pPr>
              </w:pPrChange>
            </w:pPr>
          </w:p>
        </w:tc>
        <w:tc>
          <w:tcPr>
            <w:tcW w:w="1493" w:type="pct"/>
            <w:gridSpan w:val="2"/>
            <w:vAlign w:val="center"/>
            <w:tcPrChange w:id="12892" w:author="Mohammad Nayeem Hasan" w:date="2023-01-27T16:50:00Z">
              <w:tcPr>
                <w:tcW w:w="1493" w:type="pct"/>
                <w:gridSpan w:val="5"/>
                <w:vAlign w:val="center"/>
              </w:tcPr>
            </w:tcPrChange>
          </w:tcPr>
          <w:p w14:paraId="4A943622" w14:textId="77777777" w:rsidR="00E53D7C" w:rsidRPr="00C60F95" w:rsidRDefault="00E53D7C" w:rsidP="00E53D7C">
            <w:pPr>
              <w:rPr>
                <w:ins w:id="12893" w:author="Mohammad Nayeem Hasan" w:date="2023-01-21T00:38:00Z"/>
                <w:rFonts w:ascii="Times New Roman" w:hAnsi="Times New Roman" w:cs="Times New Roman"/>
                <w:sz w:val="20"/>
                <w:szCs w:val="20"/>
                <w:rPrChange w:id="12894" w:author="Mohammad Nayeem Hasan" w:date="2023-01-21T03:17:00Z">
                  <w:rPr>
                    <w:ins w:id="12895" w:author="Mohammad Nayeem Hasan" w:date="2023-01-21T00:38:00Z"/>
                    <w:rFonts w:ascii="Times New Roman" w:hAnsi="Times New Roman" w:cs="Times New Roman"/>
                    <w:sz w:val="24"/>
                    <w:szCs w:val="24"/>
                  </w:rPr>
                </w:rPrChange>
              </w:rPr>
              <w:pPrChange w:id="12896" w:author="Mohammad Nayeem Hasan" w:date="2023-01-21T14:56:00Z">
                <w:pPr>
                  <w:jc w:val="both"/>
                </w:pPr>
              </w:pPrChange>
            </w:pPr>
          </w:p>
        </w:tc>
        <w:tc>
          <w:tcPr>
            <w:tcW w:w="473" w:type="pct"/>
            <w:vAlign w:val="center"/>
            <w:tcPrChange w:id="12897" w:author="Mohammad Nayeem Hasan" w:date="2023-01-27T16:50:00Z">
              <w:tcPr>
                <w:tcW w:w="477" w:type="pct"/>
                <w:gridSpan w:val="2"/>
                <w:vAlign w:val="center"/>
              </w:tcPr>
            </w:tcPrChange>
          </w:tcPr>
          <w:p w14:paraId="2EE650B1" w14:textId="77777777" w:rsidR="00E53D7C" w:rsidRPr="00C60F95" w:rsidRDefault="00E53D7C" w:rsidP="00E53D7C">
            <w:pPr>
              <w:rPr>
                <w:ins w:id="12898" w:author="Mohammad Nayeem Hasan" w:date="2023-01-21T00:38:00Z"/>
                <w:rFonts w:ascii="Times New Roman" w:hAnsi="Times New Roman" w:cs="Times New Roman"/>
                <w:sz w:val="20"/>
                <w:szCs w:val="20"/>
                <w:rPrChange w:id="12899" w:author="Mohammad Nayeem Hasan" w:date="2023-01-21T03:17:00Z">
                  <w:rPr>
                    <w:ins w:id="12900" w:author="Mohammad Nayeem Hasan" w:date="2023-01-21T00:38:00Z"/>
                    <w:rFonts w:ascii="Times New Roman" w:hAnsi="Times New Roman" w:cs="Times New Roman"/>
                    <w:sz w:val="24"/>
                    <w:szCs w:val="24"/>
                  </w:rPr>
                </w:rPrChange>
              </w:rPr>
              <w:pPrChange w:id="12901" w:author="Mohammad Nayeem Hasan" w:date="2023-01-21T14:56:00Z">
                <w:pPr>
                  <w:jc w:val="both"/>
                </w:pPr>
              </w:pPrChange>
            </w:pPr>
          </w:p>
        </w:tc>
      </w:tr>
      <w:tr w:rsidR="00E53D7C" w:rsidRPr="00C60F95" w14:paraId="02116B09" w14:textId="77777777" w:rsidTr="00DE658B">
        <w:trPr>
          <w:trHeight w:val="288"/>
          <w:jc w:val="center"/>
          <w:ins w:id="12902" w:author="Mohammad Nayeem Hasan" w:date="2023-01-27T17:54:00Z"/>
        </w:trPr>
        <w:tc>
          <w:tcPr>
            <w:tcW w:w="881" w:type="pct"/>
            <w:vAlign w:val="center"/>
          </w:tcPr>
          <w:p w14:paraId="1384BE6B" w14:textId="5535CF0F" w:rsidR="00E53D7C" w:rsidRPr="00E53D7C" w:rsidRDefault="00E53D7C" w:rsidP="00E53D7C">
            <w:pPr>
              <w:rPr>
                <w:ins w:id="12903" w:author="Mohammad Nayeem Hasan" w:date="2023-01-27T17:54:00Z"/>
                <w:rFonts w:ascii="Times New Roman" w:hAnsi="Times New Roman" w:cs="Times New Roman"/>
                <w:sz w:val="20"/>
                <w:szCs w:val="20"/>
              </w:rPr>
            </w:pPr>
            <w:ins w:id="12904" w:author="Mohammad Nayeem Hasan" w:date="2023-01-27T17:54:00Z">
              <w:r w:rsidRPr="007866B0">
                <w:rPr>
                  <w:rFonts w:ascii="Times New Roman" w:hAnsi="Times New Roman" w:cs="Times New Roman"/>
                  <w:sz w:val="20"/>
                  <w:szCs w:val="20"/>
                </w:rPr>
                <w:t>No</w:t>
              </w:r>
            </w:ins>
          </w:p>
        </w:tc>
        <w:tc>
          <w:tcPr>
            <w:tcW w:w="854" w:type="pct"/>
            <w:vAlign w:val="center"/>
          </w:tcPr>
          <w:p w14:paraId="6689CE09" w14:textId="0C555056" w:rsidR="00E53D7C" w:rsidRPr="00E53D7C" w:rsidRDefault="00E53D7C" w:rsidP="00E53D7C">
            <w:pPr>
              <w:rPr>
                <w:ins w:id="12905" w:author="Mohammad Nayeem Hasan" w:date="2023-01-27T17:54:00Z"/>
                <w:rFonts w:ascii="Times New Roman" w:hAnsi="Times New Roman" w:cs="Times New Roman"/>
                <w:sz w:val="20"/>
                <w:szCs w:val="20"/>
              </w:rPr>
            </w:pPr>
            <w:ins w:id="12906" w:author="Mohammad Nayeem Hasan" w:date="2023-01-27T17:54:00Z">
              <w:r w:rsidRPr="007866B0">
                <w:rPr>
                  <w:rFonts w:ascii="Times New Roman" w:hAnsi="Times New Roman" w:cs="Times New Roman"/>
                  <w:sz w:val="20"/>
                  <w:szCs w:val="20"/>
                </w:rPr>
                <w:t>-</w:t>
              </w:r>
            </w:ins>
          </w:p>
        </w:tc>
        <w:tc>
          <w:tcPr>
            <w:tcW w:w="481" w:type="pct"/>
            <w:vAlign w:val="center"/>
          </w:tcPr>
          <w:p w14:paraId="4FB20DD4" w14:textId="77777777" w:rsidR="00E53D7C" w:rsidRPr="00E53D7C" w:rsidRDefault="00E53D7C" w:rsidP="00E53D7C">
            <w:pPr>
              <w:rPr>
                <w:ins w:id="12907" w:author="Mohammad Nayeem Hasan" w:date="2023-01-27T17:54:00Z"/>
                <w:rFonts w:ascii="Times New Roman" w:hAnsi="Times New Roman" w:cs="Times New Roman"/>
                <w:sz w:val="20"/>
                <w:szCs w:val="20"/>
              </w:rPr>
            </w:pPr>
          </w:p>
        </w:tc>
        <w:tc>
          <w:tcPr>
            <w:tcW w:w="818" w:type="pct"/>
            <w:vAlign w:val="center"/>
          </w:tcPr>
          <w:p w14:paraId="7CC960B1" w14:textId="3FF7BD92" w:rsidR="00E53D7C" w:rsidRPr="00E53D7C" w:rsidRDefault="00E53D7C" w:rsidP="00E53D7C">
            <w:pPr>
              <w:rPr>
                <w:ins w:id="12908" w:author="Mohammad Nayeem Hasan" w:date="2023-01-27T17:54:00Z"/>
                <w:rFonts w:ascii="Times New Roman" w:hAnsi="Times New Roman" w:cs="Times New Roman"/>
                <w:sz w:val="20"/>
                <w:szCs w:val="20"/>
              </w:rPr>
            </w:pPr>
            <w:ins w:id="12909" w:author="Mohammad Nayeem Hasan" w:date="2023-01-27T17:54:00Z">
              <w:r w:rsidRPr="007866B0">
                <w:rPr>
                  <w:rFonts w:ascii="Times New Roman" w:hAnsi="Times New Roman" w:cs="Times New Roman"/>
                  <w:sz w:val="20"/>
                  <w:szCs w:val="20"/>
                </w:rPr>
                <w:t>0.98 (0.81, 1.19)</w:t>
              </w:r>
            </w:ins>
          </w:p>
        </w:tc>
        <w:tc>
          <w:tcPr>
            <w:tcW w:w="481" w:type="pct"/>
            <w:vAlign w:val="center"/>
          </w:tcPr>
          <w:p w14:paraId="548F6EF8" w14:textId="1E306B13" w:rsidR="00E53D7C" w:rsidRPr="00E53D7C" w:rsidRDefault="00E53D7C" w:rsidP="00E53D7C">
            <w:pPr>
              <w:rPr>
                <w:ins w:id="12910" w:author="Mohammad Nayeem Hasan" w:date="2023-01-27T17:54:00Z"/>
                <w:rFonts w:ascii="Times New Roman" w:hAnsi="Times New Roman" w:cs="Times New Roman"/>
                <w:sz w:val="20"/>
                <w:szCs w:val="20"/>
              </w:rPr>
            </w:pPr>
            <w:ins w:id="12911" w:author="Mohammad Nayeem Hasan" w:date="2023-01-27T17:54:00Z">
              <w:r w:rsidRPr="007866B0">
                <w:rPr>
                  <w:rFonts w:ascii="Times New Roman" w:hAnsi="Times New Roman" w:cs="Times New Roman"/>
                  <w:sz w:val="20"/>
                  <w:szCs w:val="20"/>
                </w:rPr>
                <w:t>0.817</w:t>
              </w:r>
            </w:ins>
          </w:p>
        </w:tc>
        <w:tc>
          <w:tcPr>
            <w:tcW w:w="1012" w:type="pct"/>
            <w:vAlign w:val="center"/>
          </w:tcPr>
          <w:p w14:paraId="1DA105EC" w14:textId="428873FF" w:rsidR="00E53D7C" w:rsidRPr="00E53D7C" w:rsidRDefault="00E53D7C" w:rsidP="00E53D7C">
            <w:pPr>
              <w:rPr>
                <w:ins w:id="12912" w:author="Mohammad Nayeem Hasan" w:date="2023-01-27T17:54:00Z"/>
                <w:rFonts w:ascii="Times New Roman" w:hAnsi="Times New Roman" w:cs="Times New Roman"/>
                <w:sz w:val="20"/>
                <w:szCs w:val="20"/>
              </w:rPr>
            </w:pPr>
            <w:ins w:id="12913" w:author="Mohammad Nayeem Hasan" w:date="2023-01-27T17:54:00Z">
              <w:r w:rsidRPr="007866B0">
                <w:rPr>
                  <w:rFonts w:ascii="Times New Roman" w:hAnsi="Times New Roman" w:cs="Times New Roman"/>
                  <w:sz w:val="20"/>
                  <w:szCs w:val="20"/>
                </w:rPr>
                <w:t>1.12 (1.00, 1.27)</w:t>
              </w:r>
            </w:ins>
          </w:p>
        </w:tc>
        <w:tc>
          <w:tcPr>
            <w:tcW w:w="473" w:type="pct"/>
            <w:vAlign w:val="center"/>
          </w:tcPr>
          <w:p w14:paraId="456D02CE" w14:textId="07D6CB0B" w:rsidR="00E53D7C" w:rsidRPr="00E53D7C" w:rsidRDefault="00E53D7C" w:rsidP="00E53D7C">
            <w:pPr>
              <w:rPr>
                <w:ins w:id="12914" w:author="Mohammad Nayeem Hasan" w:date="2023-01-27T17:54:00Z"/>
                <w:rFonts w:ascii="Times New Roman" w:hAnsi="Times New Roman" w:cs="Times New Roman"/>
                <w:sz w:val="20"/>
                <w:szCs w:val="20"/>
              </w:rPr>
            </w:pPr>
            <w:ins w:id="12915" w:author="Mohammad Nayeem Hasan" w:date="2023-01-27T17:54:00Z">
              <w:r w:rsidRPr="007866B0">
                <w:rPr>
                  <w:rFonts w:ascii="Times New Roman" w:hAnsi="Times New Roman" w:cs="Times New Roman"/>
                  <w:sz w:val="20"/>
                  <w:szCs w:val="20"/>
                </w:rPr>
                <w:t>0.059</w:t>
              </w:r>
            </w:ins>
          </w:p>
        </w:tc>
      </w:tr>
      <w:tr w:rsidR="00E53D7C" w:rsidRPr="00C60F95" w14:paraId="19484C94" w14:textId="77777777" w:rsidTr="00DE658B">
        <w:trPr>
          <w:trHeight w:val="288"/>
          <w:jc w:val="center"/>
          <w:ins w:id="12916" w:author="Mohammad Nayeem Hasan" w:date="2023-01-21T00:38:00Z"/>
          <w:trPrChange w:id="12917" w:author="Mohammad Nayeem Hasan" w:date="2023-01-27T16:50:00Z">
            <w:trPr>
              <w:trHeight w:val="288"/>
              <w:jc w:val="center"/>
            </w:trPr>
          </w:trPrChange>
        </w:trPr>
        <w:tc>
          <w:tcPr>
            <w:tcW w:w="881" w:type="pct"/>
            <w:vAlign w:val="center"/>
            <w:tcPrChange w:id="12918" w:author="Mohammad Nayeem Hasan" w:date="2023-01-27T16:50:00Z">
              <w:tcPr>
                <w:tcW w:w="881" w:type="pct"/>
                <w:vAlign w:val="center"/>
              </w:tcPr>
            </w:tcPrChange>
          </w:tcPr>
          <w:p w14:paraId="6EBB04BD" w14:textId="77777777" w:rsidR="00E53D7C" w:rsidRPr="00C60F95" w:rsidRDefault="00E53D7C" w:rsidP="00E53D7C">
            <w:pPr>
              <w:rPr>
                <w:ins w:id="12919" w:author="Mohammad Nayeem Hasan" w:date="2023-01-21T00:38:00Z"/>
                <w:rFonts w:ascii="Times New Roman" w:hAnsi="Times New Roman" w:cs="Times New Roman"/>
                <w:sz w:val="20"/>
                <w:szCs w:val="20"/>
                <w:rPrChange w:id="12920" w:author="Mohammad Nayeem Hasan" w:date="2023-01-21T03:17:00Z">
                  <w:rPr>
                    <w:ins w:id="12921" w:author="Mohammad Nayeem Hasan" w:date="2023-01-21T00:38:00Z"/>
                    <w:rFonts w:ascii="Times New Roman" w:hAnsi="Times New Roman" w:cs="Times New Roman"/>
                    <w:sz w:val="24"/>
                    <w:szCs w:val="24"/>
                  </w:rPr>
                </w:rPrChange>
              </w:rPr>
              <w:pPrChange w:id="12922" w:author="Mohammad Nayeem Hasan" w:date="2023-01-21T14:56:00Z">
                <w:pPr>
                  <w:jc w:val="both"/>
                </w:pPr>
              </w:pPrChange>
            </w:pPr>
            <w:ins w:id="12923" w:author="Mohammad Nayeem Hasan" w:date="2023-01-21T00:38:00Z">
              <w:r w:rsidRPr="00C60F95">
                <w:rPr>
                  <w:rFonts w:ascii="Times New Roman" w:hAnsi="Times New Roman" w:cs="Times New Roman"/>
                  <w:sz w:val="20"/>
                  <w:szCs w:val="20"/>
                  <w:rPrChange w:id="12924" w:author="Mohammad Nayeem Hasan" w:date="2023-01-21T03:17:00Z">
                    <w:rPr>
                      <w:rFonts w:ascii="Times New Roman" w:hAnsi="Times New Roman" w:cs="Times New Roman"/>
                      <w:sz w:val="24"/>
                      <w:szCs w:val="24"/>
                    </w:rPr>
                  </w:rPrChange>
                </w:rPr>
                <w:t>Yes</w:t>
              </w:r>
            </w:ins>
          </w:p>
        </w:tc>
        <w:tc>
          <w:tcPr>
            <w:tcW w:w="854" w:type="pct"/>
            <w:vAlign w:val="center"/>
            <w:tcPrChange w:id="12925" w:author="Mohammad Nayeem Hasan" w:date="2023-01-27T16:50:00Z">
              <w:tcPr>
                <w:tcW w:w="851" w:type="pct"/>
                <w:vAlign w:val="center"/>
              </w:tcPr>
            </w:tcPrChange>
          </w:tcPr>
          <w:p w14:paraId="17B1B8A1" w14:textId="77777777" w:rsidR="00E53D7C" w:rsidRPr="00C60F95" w:rsidRDefault="00E53D7C" w:rsidP="00E53D7C">
            <w:pPr>
              <w:rPr>
                <w:ins w:id="12926" w:author="Mohammad Nayeem Hasan" w:date="2023-01-21T00:38:00Z"/>
                <w:rFonts w:ascii="Times New Roman" w:hAnsi="Times New Roman" w:cs="Times New Roman"/>
                <w:sz w:val="20"/>
                <w:szCs w:val="20"/>
                <w:rPrChange w:id="12927" w:author="Mohammad Nayeem Hasan" w:date="2023-01-21T03:17:00Z">
                  <w:rPr>
                    <w:ins w:id="12928" w:author="Mohammad Nayeem Hasan" w:date="2023-01-21T00:38:00Z"/>
                    <w:rFonts w:ascii="Times New Roman" w:hAnsi="Times New Roman" w:cs="Times New Roman"/>
                    <w:sz w:val="24"/>
                    <w:szCs w:val="24"/>
                  </w:rPr>
                </w:rPrChange>
              </w:rPr>
              <w:pPrChange w:id="12929" w:author="Mohammad Nayeem Hasan" w:date="2023-01-21T14:56:00Z">
                <w:pPr>
                  <w:jc w:val="both"/>
                </w:pPr>
              </w:pPrChange>
            </w:pPr>
            <w:ins w:id="12930" w:author="Mohammad Nayeem Hasan" w:date="2023-01-21T00:38:00Z">
              <w:r w:rsidRPr="00C60F95">
                <w:rPr>
                  <w:rFonts w:ascii="Times New Roman" w:hAnsi="Times New Roman" w:cs="Times New Roman"/>
                  <w:sz w:val="20"/>
                  <w:szCs w:val="20"/>
                  <w:rPrChange w:id="12931" w:author="Mohammad Nayeem Hasan" w:date="2023-01-21T03:17:00Z">
                    <w:rPr>
                      <w:rFonts w:ascii="Times New Roman" w:hAnsi="Times New Roman" w:cs="Times New Roman"/>
                      <w:sz w:val="24"/>
                      <w:szCs w:val="24"/>
                    </w:rPr>
                  </w:rPrChange>
                </w:rPr>
                <w:t>-</w:t>
              </w:r>
            </w:ins>
          </w:p>
        </w:tc>
        <w:tc>
          <w:tcPr>
            <w:tcW w:w="481" w:type="pct"/>
            <w:vAlign w:val="center"/>
            <w:tcPrChange w:id="12932" w:author="Mohammad Nayeem Hasan" w:date="2023-01-27T16:50:00Z">
              <w:tcPr>
                <w:tcW w:w="481" w:type="pct"/>
                <w:gridSpan w:val="3"/>
                <w:vAlign w:val="center"/>
              </w:tcPr>
            </w:tcPrChange>
          </w:tcPr>
          <w:p w14:paraId="07DE220B" w14:textId="77777777" w:rsidR="00E53D7C" w:rsidRPr="00C60F95" w:rsidRDefault="00E53D7C" w:rsidP="00E53D7C">
            <w:pPr>
              <w:rPr>
                <w:ins w:id="12933" w:author="Mohammad Nayeem Hasan" w:date="2023-01-21T00:38:00Z"/>
                <w:rFonts w:ascii="Times New Roman" w:hAnsi="Times New Roman" w:cs="Times New Roman"/>
                <w:sz w:val="20"/>
                <w:szCs w:val="20"/>
                <w:rPrChange w:id="12934" w:author="Mohammad Nayeem Hasan" w:date="2023-01-21T03:17:00Z">
                  <w:rPr>
                    <w:ins w:id="12935" w:author="Mohammad Nayeem Hasan" w:date="2023-01-21T00:38:00Z"/>
                    <w:rFonts w:ascii="Times New Roman" w:hAnsi="Times New Roman" w:cs="Times New Roman"/>
                    <w:sz w:val="24"/>
                    <w:szCs w:val="24"/>
                  </w:rPr>
                </w:rPrChange>
              </w:rPr>
              <w:pPrChange w:id="12936" w:author="Mohammad Nayeem Hasan" w:date="2023-01-21T14:56:00Z">
                <w:pPr>
                  <w:jc w:val="both"/>
                </w:pPr>
              </w:pPrChange>
            </w:pPr>
            <w:ins w:id="12937" w:author="Mohammad Nayeem Hasan" w:date="2023-01-21T00:38:00Z">
              <w:r w:rsidRPr="00C60F95">
                <w:rPr>
                  <w:rFonts w:ascii="Times New Roman" w:hAnsi="Times New Roman" w:cs="Times New Roman"/>
                  <w:sz w:val="20"/>
                  <w:szCs w:val="20"/>
                  <w:rPrChange w:id="12938" w:author="Mohammad Nayeem Hasan" w:date="2023-01-21T03:17:00Z">
                    <w:rPr>
                      <w:rFonts w:ascii="Times New Roman" w:hAnsi="Times New Roman" w:cs="Times New Roman"/>
                      <w:sz w:val="24"/>
                      <w:szCs w:val="24"/>
                    </w:rPr>
                  </w:rPrChange>
                </w:rPr>
                <w:t>-</w:t>
              </w:r>
            </w:ins>
          </w:p>
        </w:tc>
        <w:tc>
          <w:tcPr>
            <w:tcW w:w="818" w:type="pct"/>
            <w:vAlign w:val="center"/>
            <w:tcPrChange w:id="12939" w:author="Mohammad Nayeem Hasan" w:date="2023-01-27T16:50:00Z">
              <w:tcPr>
                <w:tcW w:w="818" w:type="pct"/>
                <w:gridSpan w:val="2"/>
                <w:vAlign w:val="center"/>
              </w:tcPr>
            </w:tcPrChange>
          </w:tcPr>
          <w:p w14:paraId="6FCCA947" w14:textId="77777777" w:rsidR="00E53D7C" w:rsidRPr="00C60F95" w:rsidRDefault="00E53D7C" w:rsidP="00E53D7C">
            <w:pPr>
              <w:rPr>
                <w:ins w:id="12940" w:author="Mohammad Nayeem Hasan" w:date="2023-01-21T00:38:00Z"/>
                <w:rFonts w:ascii="Times New Roman" w:hAnsi="Times New Roman" w:cs="Times New Roman"/>
                <w:sz w:val="20"/>
                <w:szCs w:val="20"/>
                <w:rPrChange w:id="12941" w:author="Mohammad Nayeem Hasan" w:date="2023-01-21T03:17:00Z">
                  <w:rPr>
                    <w:ins w:id="12942" w:author="Mohammad Nayeem Hasan" w:date="2023-01-21T00:38:00Z"/>
                    <w:rFonts w:ascii="Times New Roman" w:hAnsi="Times New Roman" w:cs="Times New Roman"/>
                    <w:sz w:val="24"/>
                    <w:szCs w:val="24"/>
                  </w:rPr>
                </w:rPrChange>
              </w:rPr>
              <w:pPrChange w:id="12943" w:author="Mohammad Nayeem Hasan" w:date="2023-01-21T14:56:00Z">
                <w:pPr>
                  <w:jc w:val="both"/>
                </w:pPr>
              </w:pPrChange>
            </w:pPr>
            <w:ins w:id="12944" w:author="Mohammad Nayeem Hasan" w:date="2023-01-21T00:38:00Z">
              <w:r w:rsidRPr="00C60F95">
                <w:rPr>
                  <w:rFonts w:ascii="Times New Roman" w:hAnsi="Times New Roman" w:cs="Times New Roman"/>
                  <w:sz w:val="20"/>
                  <w:szCs w:val="20"/>
                  <w:rPrChange w:id="12945" w:author="Mohammad Nayeem Hasan" w:date="2023-01-21T03:17:00Z">
                    <w:rPr>
                      <w:rFonts w:ascii="Times New Roman" w:hAnsi="Times New Roman" w:cs="Times New Roman"/>
                      <w:sz w:val="24"/>
                      <w:szCs w:val="24"/>
                    </w:rPr>
                  </w:rPrChange>
                </w:rPr>
                <w:t>Ref</w:t>
              </w:r>
            </w:ins>
          </w:p>
        </w:tc>
        <w:tc>
          <w:tcPr>
            <w:tcW w:w="481" w:type="pct"/>
            <w:vAlign w:val="center"/>
            <w:tcPrChange w:id="12946" w:author="Mohammad Nayeem Hasan" w:date="2023-01-27T16:50:00Z">
              <w:tcPr>
                <w:tcW w:w="481" w:type="pct"/>
                <w:gridSpan w:val="2"/>
                <w:vAlign w:val="center"/>
              </w:tcPr>
            </w:tcPrChange>
          </w:tcPr>
          <w:p w14:paraId="6CEC8AE5" w14:textId="77777777" w:rsidR="00E53D7C" w:rsidRPr="00C60F95" w:rsidRDefault="00E53D7C" w:rsidP="00E53D7C">
            <w:pPr>
              <w:rPr>
                <w:ins w:id="12947" w:author="Mohammad Nayeem Hasan" w:date="2023-01-21T00:38:00Z"/>
                <w:rFonts w:ascii="Times New Roman" w:hAnsi="Times New Roman" w:cs="Times New Roman"/>
                <w:sz w:val="20"/>
                <w:szCs w:val="20"/>
                <w:rPrChange w:id="12948" w:author="Mohammad Nayeem Hasan" w:date="2023-01-21T03:17:00Z">
                  <w:rPr>
                    <w:ins w:id="12949" w:author="Mohammad Nayeem Hasan" w:date="2023-01-21T00:38:00Z"/>
                    <w:rFonts w:ascii="Times New Roman" w:hAnsi="Times New Roman" w:cs="Times New Roman"/>
                    <w:sz w:val="24"/>
                    <w:szCs w:val="24"/>
                  </w:rPr>
                </w:rPrChange>
              </w:rPr>
              <w:pPrChange w:id="12950" w:author="Mohammad Nayeem Hasan" w:date="2023-01-21T14:56:00Z">
                <w:pPr>
                  <w:jc w:val="both"/>
                </w:pPr>
              </w:pPrChange>
            </w:pPr>
            <w:ins w:id="12951" w:author="Mohammad Nayeem Hasan" w:date="2023-01-21T00:38:00Z">
              <w:r w:rsidRPr="00C60F95">
                <w:rPr>
                  <w:rFonts w:ascii="Times New Roman" w:hAnsi="Times New Roman" w:cs="Times New Roman"/>
                  <w:sz w:val="20"/>
                  <w:szCs w:val="20"/>
                  <w:rPrChange w:id="12952" w:author="Mohammad Nayeem Hasan" w:date="2023-01-21T03:17:00Z">
                    <w:rPr>
                      <w:rFonts w:ascii="Times New Roman" w:hAnsi="Times New Roman" w:cs="Times New Roman"/>
                      <w:sz w:val="24"/>
                      <w:szCs w:val="24"/>
                    </w:rPr>
                  </w:rPrChange>
                </w:rPr>
                <w:t>-</w:t>
              </w:r>
            </w:ins>
          </w:p>
        </w:tc>
        <w:tc>
          <w:tcPr>
            <w:tcW w:w="1012" w:type="pct"/>
            <w:vAlign w:val="center"/>
            <w:tcPrChange w:id="12953" w:author="Mohammad Nayeem Hasan" w:date="2023-01-27T16:50:00Z">
              <w:tcPr>
                <w:tcW w:w="1012" w:type="pct"/>
                <w:gridSpan w:val="3"/>
                <w:vAlign w:val="center"/>
              </w:tcPr>
            </w:tcPrChange>
          </w:tcPr>
          <w:p w14:paraId="49996921" w14:textId="77777777" w:rsidR="00E53D7C" w:rsidRPr="00C60F95" w:rsidRDefault="00E53D7C" w:rsidP="00E53D7C">
            <w:pPr>
              <w:rPr>
                <w:ins w:id="12954" w:author="Mohammad Nayeem Hasan" w:date="2023-01-21T00:38:00Z"/>
                <w:rFonts w:ascii="Times New Roman" w:hAnsi="Times New Roman" w:cs="Times New Roman"/>
                <w:sz w:val="20"/>
                <w:szCs w:val="20"/>
                <w:rPrChange w:id="12955" w:author="Mohammad Nayeem Hasan" w:date="2023-01-21T03:17:00Z">
                  <w:rPr>
                    <w:ins w:id="12956" w:author="Mohammad Nayeem Hasan" w:date="2023-01-21T00:38:00Z"/>
                    <w:rFonts w:ascii="Times New Roman" w:hAnsi="Times New Roman" w:cs="Times New Roman"/>
                    <w:sz w:val="24"/>
                    <w:szCs w:val="24"/>
                  </w:rPr>
                </w:rPrChange>
              </w:rPr>
              <w:pPrChange w:id="12957" w:author="Mohammad Nayeem Hasan" w:date="2023-01-21T14:56:00Z">
                <w:pPr>
                  <w:jc w:val="both"/>
                </w:pPr>
              </w:pPrChange>
            </w:pPr>
            <w:ins w:id="12958" w:author="Mohammad Nayeem Hasan" w:date="2023-01-21T00:38:00Z">
              <w:r w:rsidRPr="00C60F95">
                <w:rPr>
                  <w:rFonts w:ascii="Times New Roman" w:hAnsi="Times New Roman" w:cs="Times New Roman"/>
                  <w:sz w:val="20"/>
                  <w:szCs w:val="20"/>
                  <w:rPrChange w:id="12959" w:author="Mohammad Nayeem Hasan" w:date="2023-01-21T03:17:00Z">
                    <w:rPr>
                      <w:rFonts w:ascii="Times New Roman" w:hAnsi="Times New Roman" w:cs="Times New Roman"/>
                      <w:sz w:val="24"/>
                      <w:szCs w:val="24"/>
                    </w:rPr>
                  </w:rPrChange>
                </w:rPr>
                <w:t>Ref</w:t>
              </w:r>
            </w:ins>
          </w:p>
        </w:tc>
        <w:tc>
          <w:tcPr>
            <w:tcW w:w="473" w:type="pct"/>
            <w:vAlign w:val="center"/>
            <w:tcPrChange w:id="12960" w:author="Mohammad Nayeem Hasan" w:date="2023-01-27T16:50:00Z">
              <w:tcPr>
                <w:tcW w:w="477" w:type="pct"/>
                <w:gridSpan w:val="2"/>
                <w:vAlign w:val="center"/>
              </w:tcPr>
            </w:tcPrChange>
          </w:tcPr>
          <w:p w14:paraId="7733CCE4" w14:textId="77777777" w:rsidR="00E53D7C" w:rsidRPr="00C60F95" w:rsidRDefault="00E53D7C" w:rsidP="00E53D7C">
            <w:pPr>
              <w:rPr>
                <w:ins w:id="12961" w:author="Mohammad Nayeem Hasan" w:date="2023-01-21T00:38:00Z"/>
                <w:rFonts w:ascii="Times New Roman" w:hAnsi="Times New Roman" w:cs="Times New Roman"/>
                <w:sz w:val="20"/>
                <w:szCs w:val="20"/>
                <w:rPrChange w:id="12962" w:author="Mohammad Nayeem Hasan" w:date="2023-01-21T03:17:00Z">
                  <w:rPr>
                    <w:ins w:id="12963" w:author="Mohammad Nayeem Hasan" w:date="2023-01-21T00:38:00Z"/>
                    <w:rFonts w:ascii="Times New Roman" w:hAnsi="Times New Roman" w:cs="Times New Roman"/>
                    <w:sz w:val="24"/>
                    <w:szCs w:val="24"/>
                  </w:rPr>
                </w:rPrChange>
              </w:rPr>
              <w:pPrChange w:id="12964" w:author="Mohammad Nayeem Hasan" w:date="2023-01-21T14:56:00Z">
                <w:pPr>
                  <w:jc w:val="both"/>
                </w:pPr>
              </w:pPrChange>
            </w:pPr>
            <w:ins w:id="12965" w:author="Mohammad Nayeem Hasan" w:date="2023-01-21T00:38:00Z">
              <w:r w:rsidRPr="00C60F95">
                <w:rPr>
                  <w:rFonts w:ascii="Times New Roman" w:hAnsi="Times New Roman" w:cs="Times New Roman"/>
                  <w:sz w:val="20"/>
                  <w:szCs w:val="20"/>
                  <w:rPrChange w:id="12966" w:author="Mohammad Nayeem Hasan" w:date="2023-01-21T03:17:00Z">
                    <w:rPr>
                      <w:rFonts w:ascii="Times New Roman" w:hAnsi="Times New Roman" w:cs="Times New Roman"/>
                      <w:sz w:val="24"/>
                      <w:szCs w:val="24"/>
                    </w:rPr>
                  </w:rPrChange>
                </w:rPr>
                <w:t>-</w:t>
              </w:r>
            </w:ins>
          </w:p>
        </w:tc>
      </w:tr>
      <w:tr w:rsidR="00E53D7C" w:rsidRPr="00C60F95" w14:paraId="49B61AA8" w14:textId="667C233E" w:rsidTr="00DE658B">
        <w:trPr>
          <w:trHeight w:val="257"/>
          <w:jc w:val="center"/>
          <w:ins w:id="12967" w:author="Mohammad Nayeem Hasan" w:date="2023-01-21T00:38:00Z"/>
          <w:trPrChange w:id="12968" w:author="Mohammad Nayeem Hasan" w:date="2023-01-27T16:50:00Z">
            <w:trPr>
              <w:trHeight w:val="257"/>
              <w:jc w:val="center"/>
            </w:trPr>
          </w:trPrChange>
        </w:trPr>
        <w:tc>
          <w:tcPr>
            <w:tcW w:w="1735" w:type="pct"/>
            <w:gridSpan w:val="2"/>
            <w:vAlign w:val="center"/>
            <w:tcPrChange w:id="12969" w:author="Mohammad Nayeem Hasan" w:date="2023-01-27T16:50:00Z">
              <w:tcPr>
                <w:tcW w:w="1732" w:type="pct"/>
                <w:gridSpan w:val="2"/>
                <w:vAlign w:val="center"/>
              </w:tcPr>
            </w:tcPrChange>
          </w:tcPr>
          <w:p w14:paraId="729B4515" w14:textId="77777777" w:rsidR="00E53D7C" w:rsidRPr="00C60F95" w:rsidRDefault="00E53D7C" w:rsidP="00E53D7C">
            <w:pPr>
              <w:rPr>
                <w:ins w:id="12970" w:author="Mohammad Nayeem Hasan" w:date="2023-01-21T00:38:00Z"/>
                <w:rFonts w:ascii="Times New Roman" w:hAnsi="Times New Roman" w:cs="Times New Roman"/>
                <w:sz w:val="20"/>
                <w:szCs w:val="20"/>
                <w:rPrChange w:id="12971" w:author="Mohammad Nayeem Hasan" w:date="2023-01-21T03:17:00Z">
                  <w:rPr>
                    <w:ins w:id="12972" w:author="Mohammad Nayeem Hasan" w:date="2023-01-21T00:38:00Z"/>
                    <w:rFonts w:ascii="Times New Roman" w:hAnsi="Times New Roman" w:cs="Times New Roman"/>
                    <w:sz w:val="24"/>
                    <w:szCs w:val="24"/>
                  </w:rPr>
                </w:rPrChange>
              </w:rPr>
              <w:pPrChange w:id="12973" w:author="Mohammad Nayeem Hasan" w:date="2023-01-21T14:56:00Z">
                <w:pPr>
                  <w:jc w:val="both"/>
                </w:pPr>
              </w:pPrChange>
            </w:pPr>
            <w:ins w:id="12974" w:author="Mohammad Nayeem Hasan" w:date="2023-01-21T00:38:00Z">
              <w:r w:rsidRPr="00C60F95">
                <w:rPr>
                  <w:rFonts w:ascii="Times New Roman" w:hAnsi="Times New Roman" w:cs="Times New Roman"/>
                  <w:sz w:val="20"/>
                  <w:szCs w:val="20"/>
                  <w:rPrChange w:id="12975" w:author="Mohammad Nayeem Hasan" w:date="2023-01-21T03:17:00Z">
                    <w:rPr>
                      <w:rFonts w:ascii="Times New Roman" w:hAnsi="Times New Roman" w:cs="Times New Roman"/>
                      <w:sz w:val="24"/>
                      <w:szCs w:val="24"/>
                    </w:rPr>
                  </w:rPrChange>
                </w:rPr>
                <w:t>Household size</w:t>
              </w:r>
            </w:ins>
          </w:p>
        </w:tc>
        <w:tc>
          <w:tcPr>
            <w:tcW w:w="1299" w:type="pct"/>
            <w:gridSpan w:val="2"/>
            <w:vAlign w:val="center"/>
            <w:tcPrChange w:id="12976" w:author="Mohammad Nayeem Hasan" w:date="2023-01-27T16:50:00Z">
              <w:tcPr>
                <w:tcW w:w="1299" w:type="pct"/>
                <w:gridSpan w:val="5"/>
                <w:vAlign w:val="center"/>
              </w:tcPr>
            </w:tcPrChange>
          </w:tcPr>
          <w:p w14:paraId="39FB8D63" w14:textId="77777777" w:rsidR="00E53D7C" w:rsidRPr="00C60F95" w:rsidRDefault="00E53D7C" w:rsidP="00E53D7C">
            <w:pPr>
              <w:rPr>
                <w:ins w:id="12977" w:author="Mohammad Nayeem Hasan" w:date="2023-01-21T00:38:00Z"/>
                <w:rFonts w:ascii="Times New Roman" w:hAnsi="Times New Roman" w:cs="Times New Roman"/>
                <w:sz w:val="20"/>
                <w:szCs w:val="20"/>
                <w:rPrChange w:id="12978" w:author="Mohammad Nayeem Hasan" w:date="2023-01-21T03:17:00Z">
                  <w:rPr>
                    <w:ins w:id="12979" w:author="Mohammad Nayeem Hasan" w:date="2023-01-21T00:38:00Z"/>
                    <w:rFonts w:ascii="Times New Roman" w:hAnsi="Times New Roman" w:cs="Times New Roman"/>
                    <w:sz w:val="24"/>
                    <w:szCs w:val="24"/>
                  </w:rPr>
                </w:rPrChange>
              </w:rPr>
              <w:pPrChange w:id="12980" w:author="Mohammad Nayeem Hasan" w:date="2023-01-21T14:56:00Z">
                <w:pPr>
                  <w:jc w:val="both"/>
                </w:pPr>
              </w:pPrChange>
            </w:pPr>
          </w:p>
        </w:tc>
        <w:tc>
          <w:tcPr>
            <w:tcW w:w="1493" w:type="pct"/>
            <w:gridSpan w:val="2"/>
            <w:vAlign w:val="center"/>
            <w:tcPrChange w:id="12981" w:author="Mohammad Nayeem Hasan" w:date="2023-01-27T16:50:00Z">
              <w:tcPr>
                <w:tcW w:w="1493" w:type="pct"/>
                <w:gridSpan w:val="5"/>
                <w:vAlign w:val="center"/>
              </w:tcPr>
            </w:tcPrChange>
          </w:tcPr>
          <w:p w14:paraId="4D2BA8F6" w14:textId="77777777" w:rsidR="00E53D7C" w:rsidRPr="00C60F95" w:rsidRDefault="00E53D7C" w:rsidP="00E53D7C">
            <w:pPr>
              <w:rPr>
                <w:ins w:id="12982" w:author="Mohammad Nayeem Hasan" w:date="2023-01-21T00:38:00Z"/>
                <w:rFonts w:ascii="Times New Roman" w:hAnsi="Times New Roman" w:cs="Times New Roman"/>
                <w:sz w:val="20"/>
                <w:szCs w:val="20"/>
                <w:rPrChange w:id="12983" w:author="Mohammad Nayeem Hasan" w:date="2023-01-21T03:17:00Z">
                  <w:rPr>
                    <w:ins w:id="12984" w:author="Mohammad Nayeem Hasan" w:date="2023-01-21T00:38:00Z"/>
                    <w:rFonts w:ascii="Times New Roman" w:hAnsi="Times New Roman" w:cs="Times New Roman"/>
                    <w:sz w:val="24"/>
                    <w:szCs w:val="24"/>
                  </w:rPr>
                </w:rPrChange>
              </w:rPr>
              <w:pPrChange w:id="12985" w:author="Mohammad Nayeem Hasan" w:date="2023-01-21T14:56:00Z">
                <w:pPr>
                  <w:jc w:val="both"/>
                </w:pPr>
              </w:pPrChange>
            </w:pPr>
          </w:p>
        </w:tc>
        <w:tc>
          <w:tcPr>
            <w:tcW w:w="473" w:type="pct"/>
            <w:vAlign w:val="center"/>
            <w:tcPrChange w:id="12986" w:author="Mohammad Nayeem Hasan" w:date="2023-01-27T16:50:00Z">
              <w:tcPr>
                <w:tcW w:w="477" w:type="pct"/>
                <w:gridSpan w:val="2"/>
                <w:vAlign w:val="center"/>
              </w:tcPr>
            </w:tcPrChange>
          </w:tcPr>
          <w:p w14:paraId="4360E7F3" w14:textId="77777777" w:rsidR="00E53D7C" w:rsidRPr="00C60F95" w:rsidRDefault="00E53D7C" w:rsidP="00E53D7C">
            <w:pPr>
              <w:rPr>
                <w:ins w:id="12987" w:author="Mohammad Nayeem Hasan" w:date="2023-01-21T00:38:00Z"/>
                <w:rFonts w:ascii="Times New Roman" w:hAnsi="Times New Roman" w:cs="Times New Roman"/>
                <w:sz w:val="20"/>
                <w:szCs w:val="20"/>
                <w:rPrChange w:id="12988" w:author="Mohammad Nayeem Hasan" w:date="2023-01-21T03:17:00Z">
                  <w:rPr>
                    <w:ins w:id="12989" w:author="Mohammad Nayeem Hasan" w:date="2023-01-21T00:38:00Z"/>
                    <w:rFonts w:ascii="Times New Roman" w:hAnsi="Times New Roman" w:cs="Times New Roman"/>
                    <w:sz w:val="24"/>
                    <w:szCs w:val="24"/>
                  </w:rPr>
                </w:rPrChange>
              </w:rPr>
              <w:pPrChange w:id="12990" w:author="Mohammad Nayeem Hasan" w:date="2023-01-21T14:56:00Z">
                <w:pPr>
                  <w:jc w:val="both"/>
                </w:pPr>
              </w:pPrChange>
            </w:pPr>
          </w:p>
        </w:tc>
      </w:tr>
      <w:tr w:rsidR="00E53D7C" w:rsidRPr="00C60F95" w14:paraId="65525A50" w14:textId="77777777" w:rsidTr="00DE658B">
        <w:trPr>
          <w:trHeight w:val="257"/>
          <w:jc w:val="center"/>
          <w:ins w:id="12991" w:author="Mohammad Nayeem Hasan" w:date="2023-01-27T17:56:00Z"/>
        </w:trPr>
        <w:tc>
          <w:tcPr>
            <w:tcW w:w="881" w:type="pct"/>
            <w:vAlign w:val="center"/>
          </w:tcPr>
          <w:p w14:paraId="1F80B7D8" w14:textId="0F2D97E1" w:rsidR="00E53D7C" w:rsidRPr="00E53D7C" w:rsidRDefault="00E53D7C" w:rsidP="00E53D7C">
            <w:pPr>
              <w:rPr>
                <w:ins w:id="12992" w:author="Mohammad Nayeem Hasan" w:date="2023-01-27T17:56:00Z"/>
                <w:rFonts w:ascii="Times New Roman" w:hAnsi="Times New Roman" w:cs="Times New Roman"/>
                <w:sz w:val="20"/>
                <w:szCs w:val="20"/>
              </w:rPr>
            </w:pPr>
            <w:ins w:id="12993" w:author="Mohammad Nayeem Hasan" w:date="2023-01-27T17:57:00Z">
              <w:r w:rsidRPr="007866B0">
                <w:rPr>
                  <w:rFonts w:ascii="Times New Roman" w:hAnsi="Times New Roman" w:cs="Times New Roman"/>
                  <w:sz w:val="20"/>
                  <w:szCs w:val="20"/>
                </w:rPr>
                <w:t>5/5+</w:t>
              </w:r>
            </w:ins>
          </w:p>
        </w:tc>
        <w:tc>
          <w:tcPr>
            <w:tcW w:w="854" w:type="pct"/>
            <w:vAlign w:val="center"/>
          </w:tcPr>
          <w:p w14:paraId="28199E68" w14:textId="63285A5E" w:rsidR="00E53D7C" w:rsidRPr="00E53D7C" w:rsidRDefault="00E53D7C" w:rsidP="00E53D7C">
            <w:pPr>
              <w:rPr>
                <w:ins w:id="12994" w:author="Mohammad Nayeem Hasan" w:date="2023-01-27T17:56:00Z"/>
                <w:rFonts w:ascii="Times New Roman" w:hAnsi="Times New Roman" w:cs="Times New Roman"/>
                <w:sz w:val="20"/>
                <w:szCs w:val="20"/>
              </w:rPr>
            </w:pPr>
            <w:ins w:id="12995" w:author="Mohammad Nayeem Hasan" w:date="2023-01-27T17:57:00Z">
              <w:r w:rsidRPr="007866B0">
                <w:rPr>
                  <w:rFonts w:ascii="Times New Roman" w:hAnsi="Times New Roman" w:cs="Times New Roman"/>
                  <w:sz w:val="20"/>
                  <w:szCs w:val="20"/>
                </w:rPr>
                <w:t>1.06 (0.94, 1.19)</w:t>
              </w:r>
            </w:ins>
          </w:p>
        </w:tc>
        <w:tc>
          <w:tcPr>
            <w:tcW w:w="481" w:type="pct"/>
            <w:vAlign w:val="center"/>
          </w:tcPr>
          <w:p w14:paraId="79DEB373" w14:textId="1E1FBADE" w:rsidR="00E53D7C" w:rsidRPr="00E53D7C" w:rsidRDefault="00E53D7C" w:rsidP="00E53D7C">
            <w:pPr>
              <w:rPr>
                <w:ins w:id="12996" w:author="Mohammad Nayeem Hasan" w:date="2023-01-27T17:56:00Z"/>
                <w:rFonts w:ascii="Times New Roman" w:hAnsi="Times New Roman" w:cs="Times New Roman"/>
                <w:sz w:val="20"/>
                <w:szCs w:val="20"/>
              </w:rPr>
            </w:pPr>
            <w:ins w:id="12997" w:author="Mohammad Nayeem Hasan" w:date="2023-01-27T17:57:00Z">
              <w:r w:rsidRPr="007866B0">
                <w:rPr>
                  <w:rFonts w:ascii="Times New Roman" w:hAnsi="Times New Roman" w:cs="Times New Roman"/>
                  <w:sz w:val="20"/>
                  <w:szCs w:val="20"/>
                </w:rPr>
                <w:t>0.322</w:t>
              </w:r>
            </w:ins>
          </w:p>
        </w:tc>
        <w:tc>
          <w:tcPr>
            <w:tcW w:w="818" w:type="pct"/>
            <w:vAlign w:val="center"/>
          </w:tcPr>
          <w:p w14:paraId="6F974167" w14:textId="42508DA5" w:rsidR="00E53D7C" w:rsidRPr="00E53D7C" w:rsidRDefault="00E53D7C" w:rsidP="00E53D7C">
            <w:pPr>
              <w:rPr>
                <w:ins w:id="12998" w:author="Mohammad Nayeem Hasan" w:date="2023-01-27T17:56:00Z"/>
                <w:rFonts w:ascii="Times New Roman" w:hAnsi="Times New Roman" w:cs="Times New Roman"/>
                <w:sz w:val="20"/>
                <w:szCs w:val="20"/>
              </w:rPr>
            </w:pPr>
            <w:ins w:id="12999" w:author="Mohammad Nayeem Hasan" w:date="2023-01-27T17:57:00Z">
              <w:r w:rsidRPr="007866B0">
                <w:rPr>
                  <w:rFonts w:ascii="Times New Roman" w:hAnsi="Times New Roman" w:cs="Times New Roman"/>
                  <w:sz w:val="20"/>
                  <w:szCs w:val="20"/>
                </w:rPr>
                <w:t>1.15 (0.95, 1.40)</w:t>
              </w:r>
            </w:ins>
          </w:p>
        </w:tc>
        <w:tc>
          <w:tcPr>
            <w:tcW w:w="481" w:type="pct"/>
            <w:vAlign w:val="center"/>
          </w:tcPr>
          <w:p w14:paraId="18B50BB9" w14:textId="2756D938" w:rsidR="00E53D7C" w:rsidRPr="00E53D7C" w:rsidRDefault="00E53D7C" w:rsidP="00E53D7C">
            <w:pPr>
              <w:rPr>
                <w:ins w:id="13000" w:author="Mohammad Nayeem Hasan" w:date="2023-01-27T17:56:00Z"/>
                <w:rFonts w:ascii="Times New Roman" w:hAnsi="Times New Roman" w:cs="Times New Roman"/>
                <w:sz w:val="20"/>
                <w:szCs w:val="20"/>
              </w:rPr>
            </w:pPr>
            <w:ins w:id="13001" w:author="Mohammad Nayeem Hasan" w:date="2023-01-27T17:57:00Z">
              <w:r w:rsidRPr="007866B0">
                <w:rPr>
                  <w:rFonts w:ascii="Times New Roman" w:hAnsi="Times New Roman" w:cs="Times New Roman"/>
                  <w:sz w:val="20"/>
                  <w:szCs w:val="20"/>
                </w:rPr>
                <w:t>0.154</w:t>
              </w:r>
            </w:ins>
          </w:p>
        </w:tc>
        <w:tc>
          <w:tcPr>
            <w:tcW w:w="1012" w:type="pct"/>
            <w:vAlign w:val="center"/>
          </w:tcPr>
          <w:p w14:paraId="748F830F" w14:textId="49D810DC" w:rsidR="00E53D7C" w:rsidRPr="00E53D7C" w:rsidRDefault="00E53D7C" w:rsidP="00E53D7C">
            <w:pPr>
              <w:rPr>
                <w:ins w:id="13002" w:author="Mohammad Nayeem Hasan" w:date="2023-01-27T17:56:00Z"/>
                <w:rFonts w:ascii="Times New Roman" w:hAnsi="Times New Roman" w:cs="Times New Roman"/>
                <w:sz w:val="20"/>
                <w:szCs w:val="20"/>
              </w:rPr>
            </w:pPr>
            <w:ins w:id="13003" w:author="Mohammad Nayeem Hasan" w:date="2023-01-27T17:57:00Z">
              <w:r w:rsidRPr="007866B0">
                <w:rPr>
                  <w:rFonts w:ascii="Times New Roman" w:hAnsi="Times New Roman" w:cs="Times New Roman"/>
                  <w:sz w:val="20"/>
                  <w:szCs w:val="20"/>
                </w:rPr>
                <w:t>0.92 (0.82, 1.04)</w:t>
              </w:r>
            </w:ins>
          </w:p>
        </w:tc>
        <w:tc>
          <w:tcPr>
            <w:tcW w:w="473" w:type="pct"/>
            <w:vAlign w:val="center"/>
          </w:tcPr>
          <w:p w14:paraId="40A3C1E6" w14:textId="010BA7C2" w:rsidR="00E53D7C" w:rsidRPr="00E53D7C" w:rsidRDefault="00E53D7C" w:rsidP="00E53D7C">
            <w:pPr>
              <w:rPr>
                <w:ins w:id="13004" w:author="Mohammad Nayeem Hasan" w:date="2023-01-27T17:56:00Z"/>
                <w:rFonts w:ascii="Times New Roman" w:hAnsi="Times New Roman" w:cs="Times New Roman"/>
                <w:sz w:val="20"/>
                <w:szCs w:val="20"/>
              </w:rPr>
            </w:pPr>
            <w:ins w:id="13005" w:author="Mohammad Nayeem Hasan" w:date="2023-01-27T17:57:00Z">
              <w:r w:rsidRPr="007866B0">
                <w:rPr>
                  <w:rFonts w:ascii="Times New Roman" w:hAnsi="Times New Roman" w:cs="Times New Roman"/>
                  <w:sz w:val="20"/>
                  <w:szCs w:val="20"/>
                </w:rPr>
                <w:t>0.191</w:t>
              </w:r>
            </w:ins>
          </w:p>
        </w:tc>
      </w:tr>
      <w:tr w:rsidR="00E53D7C" w:rsidRPr="00C60F95" w14:paraId="1696D797" w14:textId="77777777" w:rsidTr="00DE658B">
        <w:trPr>
          <w:trHeight w:val="257"/>
          <w:jc w:val="center"/>
          <w:ins w:id="13006" w:author="Mohammad Nayeem Hasan" w:date="2023-01-21T00:38:00Z"/>
          <w:trPrChange w:id="13007" w:author="Mohammad Nayeem Hasan" w:date="2023-01-27T16:50:00Z">
            <w:trPr>
              <w:trHeight w:val="257"/>
              <w:jc w:val="center"/>
            </w:trPr>
          </w:trPrChange>
        </w:trPr>
        <w:tc>
          <w:tcPr>
            <w:tcW w:w="881" w:type="pct"/>
            <w:vAlign w:val="center"/>
            <w:tcPrChange w:id="13008" w:author="Mohammad Nayeem Hasan" w:date="2023-01-27T16:50:00Z">
              <w:tcPr>
                <w:tcW w:w="881" w:type="pct"/>
                <w:vAlign w:val="center"/>
              </w:tcPr>
            </w:tcPrChange>
          </w:tcPr>
          <w:p w14:paraId="6A298BC0" w14:textId="77777777" w:rsidR="00E53D7C" w:rsidRPr="00C60F95" w:rsidRDefault="00E53D7C" w:rsidP="00E53D7C">
            <w:pPr>
              <w:rPr>
                <w:ins w:id="13009" w:author="Mohammad Nayeem Hasan" w:date="2023-01-21T00:38:00Z"/>
                <w:rFonts w:ascii="Times New Roman" w:hAnsi="Times New Roman" w:cs="Times New Roman"/>
                <w:sz w:val="20"/>
                <w:szCs w:val="20"/>
                <w:rPrChange w:id="13010" w:author="Mohammad Nayeem Hasan" w:date="2023-01-21T03:17:00Z">
                  <w:rPr>
                    <w:ins w:id="13011" w:author="Mohammad Nayeem Hasan" w:date="2023-01-21T00:38:00Z"/>
                    <w:rFonts w:ascii="Times New Roman" w:hAnsi="Times New Roman" w:cs="Times New Roman"/>
                    <w:sz w:val="24"/>
                    <w:szCs w:val="24"/>
                  </w:rPr>
                </w:rPrChange>
              </w:rPr>
              <w:pPrChange w:id="13012" w:author="Mohammad Nayeem Hasan" w:date="2023-01-21T14:56:00Z">
                <w:pPr>
                  <w:jc w:val="both"/>
                </w:pPr>
              </w:pPrChange>
            </w:pPr>
            <w:ins w:id="13013" w:author="Mohammad Nayeem Hasan" w:date="2023-01-21T00:38:00Z">
              <w:r w:rsidRPr="00C60F95">
                <w:rPr>
                  <w:rFonts w:ascii="Times New Roman" w:hAnsi="Times New Roman" w:cs="Times New Roman"/>
                  <w:sz w:val="20"/>
                  <w:szCs w:val="20"/>
                  <w:rPrChange w:id="13014" w:author="Mohammad Nayeem Hasan" w:date="2023-01-21T03:17:00Z">
                    <w:rPr>
                      <w:rFonts w:ascii="Times New Roman" w:hAnsi="Times New Roman" w:cs="Times New Roman"/>
                      <w:sz w:val="24"/>
                      <w:szCs w:val="24"/>
                    </w:rPr>
                  </w:rPrChange>
                </w:rPr>
                <w:t>&lt;5</w:t>
              </w:r>
            </w:ins>
          </w:p>
        </w:tc>
        <w:tc>
          <w:tcPr>
            <w:tcW w:w="854" w:type="pct"/>
            <w:vAlign w:val="center"/>
            <w:tcPrChange w:id="13015" w:author="Mohammad Nayeem Hasan" w:date="2023-01-27T16:50:00Z">
              <w:tcPr>
                <w:tcW w:w="851" w:type="pct"/>
                <w:vAlign w:val="center"/>
              </w:tcPr>
            </w:tcPrChange>
          </w:tcPr>
          <w:p w14:paraId="56E33418" w14:textId="77777777" w:rsidR="00E53D7C" w:rsidRPr="00C60F95" w:rsidRDefault="00E53D7C" w:rsidP="00E53D7C">
            <w:pPr>
              <w:rPr>
                <w:ins w:id="13016" w:author="Mohammad Nayeem Hasan" w:date="2023-01-21T00:38:00Z"/>
                <w:rFonts w:ascii="Times New Roman" w:hAnsi="Times New Roman" w:cs="Times New Roman"/>
                <w:sz w:val="20"/>
                <w:szCs w:val="20"/>
                <w:rPrChange w:id="13017" w:author="Mohammad Nayeem Hasan" w:date="2023-01-21T03:17:00Z">
                  <w:rPr>
                    <w:ins w:id="13018" w:author="Mohammad Nayeem Hasan" w:date="2023-01-21T00:38:00Z"/>
                    <w:rFonts w:ascii="Times New Roman" w:hAnsi="Times New Roman" w:cs="Times New Roman"/>
                    <w:sz w:val="24"/>
                    <w:szCs w:val="24"/>
                  </w:rPr>
                </w:rPrChange>
              </w:rPr>
              <w:pPrChange w:id="13019" w:author="Mohammad Nayeem Hasan" w:date="2023-01-21T14:56:00Z">
                <w:pPr>
                  <w:jc w:val="both"/>
                </w:pPr>
              </w:pPrChange>
            </w:pPr>
            <w:ins w:id="13020" w:author="Mohammad Nayeem Hasan" w:date="2023-01-21T00:38:00Z">
              <w:r w:rsidRPr="00C60F95">
                <w:rPr>
                  <w:rFonts w:ascii="Times New Roman" w:hAnsi="Times New Roman" w:cs="Times New Roman"/>
                  <w:sz w:val="20"/>
                  <w:szCs w:val="20"/>
                  <w:rPrChange w:id="13021" w:author="Mohammad Nayeem Hasan" w:date="2023-01-21T03:17:00Z">
                    <w:rPr>
                      <w:rFonts w:ascii="Times New Roman" w:hAnsi="Times New Roman" w:cs="Times New Roman"/>
                      <w:sz w:val="24"/>
                      <w:szCs w:val="24"/>
                    </w:rPr>
                  </w:rPrChange>
                </w:rPr>
                <w:t>Ref.</w:t>
              </w:r>
            </w:ins>
          </w:p>
        </w:tc>
        <w:tc>
          <w:tcPr>
            <w:tcW w:w="481" w:type="pct"/>
            <w:vAlign w:val="center"/>
            <w:tcPrChange w:id="13022" w:author="Mohammad Nayeem Hasan" w:date="2023-01-27T16:50:00Z">
              <w:tcPr>
                <w:tcW w:w="481" w:type="pct"/>
                <w:gridSpan w:val="3"/>
                <w:vAlign w:val="center"/>
              </w:tcPr>
            </w:tcPrChange>
          </w:tcPr>
          <w:p w14:paraId="2256C30E" w14:textId="77777777" w:rsidR="00E53D7C" w:rsidRPr="00C60F95" w:rsidRDefault="00E53D7C" w:rsidP="00E53D7C">
            <w:pPr>
              <w:rPr>
                <w:ins w:id="13023" w:author="Mohammad Nayeem Hasan" w:date="2023-01-21T00:38:00Z"/>
                <w:rFonts w:ascii="Times New Roman" w:hAnsi="Times New Roman" w:cs="Times New Roman"/>
                <w:sz w:val="20"/>
                <w:szCs w:val="20"/>
                <w:rPrChange w:id="13024" w:author="Mohammad Nayeem Hasan" w:date="2023-01-21T03:17:00Z">
                  <w:rPr>
                    <w:ins w:id="13025" w:author="Mohammad Nayeem Hasan" w:date="2023-01-21T00:38:00Z"/>
                    <w:rFonts w:ascii="Times New Roman" w:hAnsi="Times New Roman" w:cs="Times New Roman"/>
                    <w:sz w:val="24"/>
                    <w:szCs w:val="24"/>
                  </w:rPr>
                </w:rPrChange>
              </w:rPr>
              <w:pPrChange w:id="13026" w:author="Mohammad Nayeem Hasan" w:date="2023-01-21T14:56:00Z">
                <w:pPr>
                  <w:jc w:val="both"/>
                </w:pPr>
              </w:pPrChange>
            </w:pPr>
            <w:ins w:id="13027" w:author="Mohammad Nayeem Hasan" w:date="2023-01-21T00:38:00Z">
              <w:r w:rsidRPr="00C60F95">
                <w:rPr>
                  <w:rFonts w:ascii="Times New Roman" w:hAnsi="Times New Roman" w:cs="Times New Roman"/>
                  <w:sz w:val="20"/>
                  <w:szCs w:val="20"/>
                  <w:rPrChange w:id="13028" w:author="Mohammad Nayeem Hasan" w:date="2023-01-21T03:17:00Z">
                    <w:rPr>
                      <w:rFonts w:ascii="Times New Roman" w:hAnsi="Times New Roman" w:cs="Times New Roman"/>
                      <w:sz w:val="24"/>
                      <w:szCs w:val="24"/>
                    </w:rPr>
                  </w:rPrChange>
                </w:rPr>
                <w:t>-</w:t>
              </w:r>
            </w:ins>
          </w:p>
        </w:tc>
        <w:tc>
          <w:tcPr>
            <w:tcW w:w="818" w:type="pct"/>
            <w:vAlign w:val="center"/>
            <w:tcPrChange w:id="13029" w:author="Mohammad Nayeem Hasan" w:date="2023-01-27T16:50:00Z">
              <w:tcPr>
                <w:tcW w:w="818" w:type="pct"/>
                <w:gridSpan w:val="2"/>
                <w:vAlign w:val="center"/>
              </w:tcPr>
            </w:tcPrChange>
          </w:tcPr>
          <w:p w14:paraId="7585B6BE" w14:textId="77777777" w:rsidR="00E53D7C" w:rsidRPr="00C60F95" w:rsidRDefault="00E53D7C" w:rsidP="00E53D7C">
            <w:pPr>
              <w:rPr>
                <w:ins w:id="13030" w:author="Mohammad Nayeem Hasan" w:date="2023-01-21T00:38:00Z"/>
                <w:rFonts w:ascii="Times New Roman" w:hAnsi="Times New Roman" w:cs="Times New Roman"/>
                <w:sz w:val="20"/>
                <w:szCs w:val="20"/>
                <w:rPrChange w:id="13031" w:author="Mohammad Nayeem Hasan" w:date="2023-01-21T03:17:00Z">
                  <w:rPr>
                    <w:ins w:id="13032" w:author="Mohammad Nayeem Hasan" w:date="2023-01-21T00:38:00Z"/>
                    <w:rFonts w:ascii="Times New Roman" w:hAnsi="Times New Roman" w:cs="Times New Roman"/>
                    <w:sz w:val="24"/>
                    <w:szCs w:val="24"/>
                  </w:rPr>
                </w:rPrChange>
              </w:rPr>
              <w:pPrChange w:id="13033" w:author="Mohammad Nayeem Hasan" w:date="2023-01-21T14:56:00Z">
                <w:pPr>
                  <w:jc w:val="both"/>
                </w:pPr>
              </w:pPrChange>
            </w:pPr>
            <w:ins w:id="13034" w:author="Mohammad Nayeem Hasan" w:date="2023-01-21T00:38:00Z">
              <w:r w:rsidRPr="00C60F95">
                <w:rPr>
                  <w:rFonts w:ascii="Times New Roman" w:hAnsi="Times New Roman" w:cs="Times New Roman"/>
                  <w:sz w:val="20"/>
                  <w:szCs w:val="20"/>
                  <w:rPrChange w:id="13035" w:author="Mohammad Nayeem Hasan" w:date="2023-01-21T03:17:00Z">
                    <w:rPr>
                      <w:rFonts w:ascii="Times New Roman" w:hAnsi="Times New Roman" w:cs="Times New Roman"/>
                      <w:sz w:val="24"/>
                      <w:szCs w:val="24"/>
                    </w:rPr>
                  </w:rPrChange>
                </w:rPr>
                <w:t>Ref</w:t>
              </w:r>
            </w:ins>
          </w:p>
        </w:tc>
        <w:tc>
          <w:tcPr>
            <w:tcW w:w="481" w:type="pct"/>
            <w:vAlign w:val="center"/>
            <w:tcPrChange w:id="13036" w:author="Mohammad Nayeem Hasan" w:date="2023-01-27T16:50:00Z">
              <w:tcPr>
                <w:tcW w:w="481" w:type="pct"/>
                <w:gridSpan w:val="2"/>
                <w:vAlign w:val="center"/>
              </w:tcPr>
            </w:tcPrChange>
          </w:tcPr>
          <w:p w14:paraId="645D2D18" w14:textId="77777777" w:rsidR="00E53D7C" w:rsidRPr="00C60F95" w:rsidRDefault="00E53D7C" w:rsidP="00E53D7C">
            <w:pPr>
              <w:rPr>
                <w:ins w:id="13037" w:author="Mohammad Nayeem Hasan" w:date="2023-01-21T00:38:00Z"/>
                <w:rFonts w:ascii="Times New Roman" w:hAnsi="Times New Roman" w:cs="Times New Roman"/>
                <w:sz w:val="20"/>
                <w:szCs w:val="20"/>
                <w:rPrChange w:id="13038" w:author="Mohammad Nayeem Hasan" w:date="2023-01-21T03:17:00Z">
                  <w:rPr>
                    <w:ins w:id="13039" w:author="Mohammad Nayeem Hasan" w:date="2023-01-21T00:38:00Z"/>
                    <w:rFonts w:ascii="Times New Roman" w:hAnsi="Times New Roman" w:cs="Times New Roman"/>
                    <w:sz w:val="24"/>
                    <w:szCs w:val="24"/>
                  </w:rPr>
                </w:rPrChange>
              </w:rPr>
              <w:pPrChange w:id="13040" w:author="Mohammad Nayeem Hasan" w:date="2023-01-21T14:56:00Z">
                <w:pPr>
                  <w:jc w:val="both"/>
                </w:pPr>
              </w:pPrChange>
            </w:pPr>
            <w:ins w:id="13041" w:author="Mohammad Nayeem Hasan" w:date="2023-01-21T00:38:00Z">
              <w:r w:rsidRPr="00C60F95">
                <w:rPr>
                  <w:rFonts w:ascii="Times New Roman" w:hAnsi="Times New Roman" w:cs="Times New Roman"/>
                  <w:sz w:val="20"/>
                  <w:szCs w:val="20"/>
                  <w:rPrChange w:id="13042" w:author="Mohammad Nayeem Hasan" w:date="2023-01-21T03:17:00Z">
                    <w:rPr>
                      <w:rFonts w:ascii="Times New Roman" w:hAnsi="Times New Roman" w:cs="Times New Roman"/>
                      <w:sz w:val="24"/>
                      <w:szCs w:val="24"/>
                    </w:rPr>
                  </w:rPrChange>
                </w:rPr>
                <w:t>-</w:t>
              </w:r>
            </w:ins>
          </w:p>
        </w:tc>
        <w:tc>
          <w:tcPr>
            <w:tcW w:w="1012" w:type="pct"/>
            <w:vAlign w:val="center"/>
            <w:tcPrChange w:id="13043" w:author="Mohammad Nayeem Hasan" w:date="2023-01-27T16:50:00Z">
              <w:tcPr>
                <w:tcW w:w="1012" w:type="pct"/>
                <w:gridSpan w:val="3"/>
                <w:vAlign w:val="center"/>
              </w:tcPr>
            </w:tcPrChange>
          </w:tcPr>
          <w:p w14:paraId="6597E10F" w14:textId="77777777" w:rsidR="00E53D7C" w:rsidRPr="00C60F95" w:rsidRDefault="00E53D7C" w:rsidP="00E53D7C">
            <w:pPr>
              <w:rPr>
                <w:ins w:id="13044" w:author="Mohammad Nayeem Hasan" w:date="2023-01-21T00:38:00Z"/>
                <w:rFonts w:ascii="Times New Roman" w:hAnsi="Times New Roman" w:cs="Times New Roman"/>
                <w:sz w:val="20"/>
                <w:szCs w:val="20"/>
                <w:rPrChange w:id="13045" w:author="Mohammad Nayeem Hasan" w:date="2023-01-21T03:17:00Z">
                  <w:rPr>
                    <w:ins w:id="13046" w:author="Mohammad Nayeem Hasan" w:date="2023-01-21T00:38:00Z"/>
                    <w:rFonts w:ascii="Times New Roman" w:hAnsi="Times New Roman" w:cs="Times New Roman"/>
                    <w:sz w:val="24"/>
                    <w:szCs w:val="24"/>
                  </w:rPr>
                </w:rPrChange>
              </w:rPr>
              <w:pPrChange w:id="13047" w:author="Mohammad Nayeem Hasan" w:date="2023-01-21T14:56:00Z">
                <w:pPr>
                  <w:jc w:val="both"/>
                </w:pPr>
              </w:pPrChange>
            </w:pPr>
            <w:ins w:id="13048" w:author="Mohammad Nayeem Hasan" w:date="2023-01-21T00:38:00Z">
              <w:r w:rsidRPr="00C60F95">
                <w:rPr>
                  <w:rFonts w:ascii="Times New Roman" w:hAnsi="Times New Roman" w:cs="Times New Roman"/>
                  <w:sz w:val="20"/>
                  <w:szCs w:val="20"/>
                  <w:rPrChange w:id="13049" w:author="Mohammad Nayeem Hasan" w:date="2023-01-21T03:17:00Z">
                    <w:rPr>
                      <w:rFonts w:ascii="Times New Roman" w:hAnsi="Times New Roman" w:cs="Times New Roman"/>
                      <w:sz w:val="24"/>
                      <w:szCs w:val="24"/>
                    </w:rPr>
                  </w:rPrChange>
                </w:rPr>
                <w:t>Ref</w:t>
              </w:r>
            </w:ins>
          </w:p>
        </w:tc>
        <w:tc>
          <w:tcPr>
            <w:tcW w:w="473" w:type="pct"/>
            <w:vAlign w:val="center"/>
            <w:tcPrChange w:id="13050" w:author="Mohammad Nayeem Hasan" w:date="2023-01-27T16:50:00Z">
              <w:tcPr>
                <w:tcW w:w="477" w:type="pct"/>
                <w:gridSpan w:val="2"/>
                <w:vAlign w:val="center"/>
              </w:tcPr>
            </w:tcPrChange>
          </w:tcPr>
          <w:p w14:paraId="76EDA9C5" w14:textId="77777777" w:rsidR="00E53D7C" w:rsidRPr="00C60F95" w:rsidRDefault="00E53D7C" w:rsidP="00E53D7C">
            <w:pPr>
              <w:rPr>
                <w:ins w:id="13051" w:author="Mohammad Nayeem Hasan" w:date="2023-01-21T00:38:00Z"/>
                <w:rFonts w:ascii="Times New Roman" w:hAnsi="Times New Roman" w:cs="Times New Roman"/>
                <w:sz w:val="20"/>
                <w:szCs w:val="20"/>
                <w:rPrChange w:id="13052" w:author="Mohammad Nayeem Hasan" w:date="2023-01-21T03:17:00Z">
                  <w:rPr>
                    <w:ins w:id="13053" w:author="Mohammad Nayeem Hasan" w:date="2023-01-21T00:38:00Z"/>
                    <w:rFonts w:ascii="Times New Roman" w:hAnsi="Times New Roman" w:cs="Times New Roman"/>
                    <w:sz w:val="24"/>
                    <w:szCs w:val="24"/>
                  </w:rPr>
                </w:rPrChange>
              </w:rPr>
              <w:pPrChange w:id="13054" w:author="Mohammad Nayeem Hasan" w:date="2023-01-21T14:56:00Z">
                <w:pPr>
                  <w:jc w:val="both"/>
                </w:pPr>
              </w:pPrChange>
            </w:pPr>
            <w:ins w:id="13055" w:author="Mohammad Nayeem Hasan" w:date="2023-01-21T00:38:00Z">
              <w:r w:rsidRPr="00C60F95">
                <w:rPr>
                  <w:rFonts w:ascii="Times New Roman" w:hAnsi="Times New Roman" w:cs="Times New Roman"/>
                  <w:sz w:val="20"/>
                  <w:szCs w:val="20"/>
                  <w:rPrChange w:id="13056" w:author="Mohammad Nayeem Hasan" w:date="2023-01-21T03:17:00Z">
                    <w:rPr>
                      <w:rFonts w:ascii="Times New Roman" w:hAnsi="Times New Roman" w:cs="Times New Roman"/>
                      <w:sz w:val="24"/>
                      <w:szCs w:val="24"/>
                    </w:rPr>
                  </w:rPrChange>
                </w:rPr>
                <w:t>-</w:t>
              </w:r>
            </w:ins>
          </w:p>
        </w:tc>
      </w:tr>
      <w:tr w:rsidR="00E53D7C" w:rsidRPr="00C60F95" w14:paraId="0AEC477B" w14:textId="06B7A847" w:rsidTr="00DE658B">
        <w:trPr>
          <w:trHeight w:val="257"/>
          <w:jc w:val="center"/>
          <w:ins w:id="13057" w:author="Mohammad Nayeem Hasan" w:date="2023-01-21T00:38:00Z"/>
          <w:trPrChange w:id="13058" w:author="Mohammad Nayeem Hasan" w:date="2023-01-27T16:50:00Z">
            <w:trPr>
              <w:trHeight w:val="257"/>
              <w:jc w:val="center"/>
            </w:trPr>
          </w:trPrChange>
        </w:trPr>
        <w:tc>
          <w:tcPr>
            <w:tcW w:w="1735" w:type="pct"/>
            <w:gridSpan w:val="2"/>
            <w:vAlign w:val="center"/>
            <w:tcPrChange w:id="13059" w:author="Mohammad Nayeem Hasan" w:date="2023-01-27T16:50:00Z">
              <w:tcPr>
                <w:tcW w:w="1732" w:type="pct"/>
                <w:gridSpan w:val="2"/>
                <w:vAlign w:val="center"/>
              </w:tcPr>
            </w:tcPrChange>
          </w:tcPr>
          <w:p w14:paraId="0167EC99" w14:textId="77777777" w:rsidR="00E53D7C" w:rsidRPr="00C60F95" w:rsidRDefault="00E53D7C" w:rsidP="00E53D7C">
            <w:pPr>
              <w:rPr>
                <w:ins w:id="13060" w:author="Mohammad Nayeem Hasan" w:date="2023-01-21T00:38:00Z"/>
                <w:rFonts w:ascii="Times New Roman" w:hAnsi="Times New Roman" w:cs="Times New Roman"/>
                <w:sz w:val="20"/>
                <w:szCs w:val="20"/>
                <w:rPrChange w:id="13061" w:author="Mohammad Nayeem Hasan" w:date="2023-01-21T03:17:00Z">
                  <w:rPr>
                    <w:ins w:id="13062" w:author="Mohammad Nayeem Hasan" w:date="2023-01-21T00:38:00Z"/>
                    <w:rFonts w:ascii="Times New Roman" w:hAnsi="Times New Roman" w:cs="Times New Roman"/>
                    <w:sz w:val="24"/>
                    <w:szCs w:val="24"/>
                  </w:rPr>
                </w:rPrChange>
              </w:rPr>
              <w:pPrChange w:id="13063" w:author="Mohammad Nayeem Hasan" w:date="2023-01-21T14:56:00Z">
                <w:pPr>
                  <w:jc w:val="both"/>
                </w:pPr>
              </w:pPrChange>
            </w:pPr>
            <w:ins w:id="13064" w:author="Mohammad Nayeem Hasan" w:date="2023-01-21T00:38:00Z">
              <w:r w:rsidRPr="00C60F95">
                <w:rPr>
                  <w:rFonts w:ascii="Times New Roman" w:hAnsi="Times New Roman" w:cs="Times New Roman"/>
                  <w:sz w:val="20"/>
                  <w:szCs w:val="20"/>
                  <w:rPrChange w:id="13065" w:author="Mohammad Nayeem Hasan" w:date="2023-01-21T03:17:00Z">
                    <w:rPr>
                      <w:rFonts w:ascii="Times New Roman" w:hAnsi="Times New Roman" w:cs="Times New Roman"/>
                      <w:sz w:val="24"/>
                      <w:szCs w:val="24"/>
                    </w:rPr>
                  </w:rPrChange>
                </w:rPr>
                <w:t>Livestock ownership</w:t>
              </w:r>
            </w:ins>
          </w:p>
        </w:tc>
        <w:tc>
          <w:tcPr>
            <w:tcW w:w="1299" w:type="pct"/>
            <w:gridSpan w:val="2"/>
            <w:vAlign w:val="center"/>
            <w:tcPrChange w:id="13066" w:author="Mohammad Nayeem Hasan" w:date="2023-01-27T16:50:00Z">
              <w:tcPr>
                <w:tcW w:w="1299" w:type="pct"/>
                <w:gridSpan w:val="5"/>
                <w:vAlign w:val="center"/>
              </w:tcPr>
            </w:tcPrChange>
          </w:tcPr>
          <w:p w14:paraId="18B5B955" w14:textId="77777777" w:rsidR="00E53D7C" w:rsidRPr="00C60F95" w:rsidRDefault="00E53D7C" w:rsidP="00E53D7C">
            <w:pPr>
              <w:rPr>
                <w:ins w:id="13067" w:author="Mohammad Nayeem Hasan" w:date="2023-01-21T00:38:00Z"/>
                <w:rFonts w:ascii="Times New Roman" w:hAnsi="Times New Roman" w:cs="Times New Roman"/>
                <w:sz w:val="20"/>
                <w:szCs w:val="20"/>
                <w:rPrChange w:id="13068" w:author="Mohammad Nayeem Hasan" w:date="2023-01-21T03:17:00Z">
                  <w:rPr>
                    <w:ins w:id="13069" w:author="Mohammad Nayeem Hasan" w:date="2023-01-21T00:38:00Z"/>
                    <w:rFonts w:ascii="Times New Roman" w:hAnsi="Times New Roman" w:cs="Times New Roman"/>
                    <w:sz w:val="24"/>
                    <w:szCs w:val="24"/>
                  </w:rPr>
                </w:rPrChange>
              </w:rPr>
              <w:pPrChange w:id="13070" w:author="Mohammad Nayeem Hasan" w:date="2023-01-21T14:56:00Z">
                <w:pPr>
                  <w:jc w:val="both"/>
                </w:pPr>
              </w:pPrChange>
            </w:pPr>
          </w:p>
        </w:tc>
        <w:tc>
          <w:tcPr>
            <w:tcW w:w="1493" w:type="pct"/>
            <w:gridSpan w:val="2"/>
            <w:vAlign w:val="center"/>
            <w:tcPrChange w:id="13071" w:author="Mohammad Nayeem Hasan" w:date="2023-01-27T16:50:00Z">
              <w:tcPr>
                <w:tcW w:w="1493" w:type="pct"/>
                <w:gridSpan w:val="5"/>
                <w:vAlign w:val="center"/>
              </w:tcPr>
            </w:tcPrChange>
          </w:tcPr>
          <w:p w14:paraId="665B35C0" w14:textId="77777777" w:rsidR="00E53D7C" w:rsidRPr="00C60F95" w:rsidRDefault="00E53D7C" w:rsidP="00E53D7C">
            <w:pPr>
              <w:rPr>
                <w:ins w:id="13072" w:author="Mohammad Nayeem Hasan" w:date="2023-01-21T00:38:00Z"/>
                <w:rFonts w:ascii="Times New Roman" w:hAnsi="Times New Roman" w:cs="Times New Roman"/>
                <w:sz w:val="20"/>
                <w:szCs w:val="20"/>
                <w:rPrChange w:id="13073" w:author="Mohammad Nayeem Hasan" w:date="2023-01-21T03:17:00Z">
                  <w:rPr>
                    <w:ins w:id="13074" w:author="Mohammad Nayeem Hasan" w:date="2023-01-21T00:38:00Z"/>
                    <w:rFonts w:ascii="Times New Roman" w:hAnsi="Times New Roman" w:cs="Times New Roman"/>
                    <w:sz w:val="24"/>
                    <w:szCs w:val="24"/>
                  </w:rPr>
                </w:rPrChange>
              </w:rPr>
              <w:pPrChange w:id="13075" w:author="Mohammad Nayeem Hasan" w:date="2023-01-21T14:56:00Z">
                <w:pPr>
                  <w:jc w:val="both"/>
                </w:pPr>
              </w:pPrChange>
            </w:pPr>
          </w:p>
        </w:tc>
        <w:tc>
          <w:tcPr>
            <w:tcW w:w="473" w:type="pct"/>
            <w:vAlign w:val="center"/>
            <w:tcPrChange w:id="13076" w:author="Mohammad Nayeem Hasan" w:date="2023-01-27T16:50:00Z">
              <w:tcPr>
                <w:tcW w:w="477" w:type="pct"/>
                <w:gridSpan w:val="2"/>
                <w:vAlign w:val="center"/>
              </w:tcPr>
            </w:tcPrChange>
          </w:tcPr>
          <w:p w14:paraId="4EBF6E7B" w14:textId="77777777" w:rsidR="00E53D7C" w:rsidRPr="00C60F95" w:rsidRDefault="00E53D7C" w:rsidP="00E53D7C">
            <w:pPr>
              <w:rPr>
                <w:ins w:id="13077" w:author="Mohammad Nayeem Hasan" w:date="2023-01-21T00:38:00Z"/>
                <w:rFonts w:ascii="Times New Roman" w:hAnsi="Times New Roman" w:cs="Times New Roman"/>
                <w:sz w:val="20"/>
                <w:szCs w:val="20"/>
                <w:rPrChange w:id="13078" w:author="Mohammad Nayeem Hasan" w:date="2023-01-21T03:17:00Z">
                  <w:rPr>
                    <w:ins w:id="13079" w:author="Mohammad Nayeem Hasan" w:date="2023-01-21T00:38:00Z"/>
                    <w:rFonts w:ascii="Times New Roman" w:hAnsi="Times New Roman" w:cs="Times New Roman"/>
                    <w:sz w:val="24"/>
                    <w:szCs w:val="24"/>
                  </w:rPr>
                </w:rPrChange>
              </w:rPr>
              <w:pPrChange w:id="13080" w:author="Mohammad Nayeem Hasan" w:date="2023-01-21T14:56:00Z">
                <w:pPr>
                  <w:jc w:val="both"/>
                </w:pPr>
              </w:pPrChange>
            </w:pPr>
          </w:p>
        </w:tc>
      </w:tr>
      <w:tr w:rsidR="00E53D7C" w:rsidRPr="00C60F95" w14:paraId="0BBB7334" w14:textId="77777777" w:rsidTr="00DE658B">
        <w:trPr>
          <w:trHeight w:val="257"/>
          <w:jc w:val="center"/>
          <w:ins w:id="13081" w:author="Mohammad Nayeem Hasan" w:date="2023-01-21T00:38:00Z"/>
          <w:trPrChange w:id="13082" w:author="Mohammad Nayeem Hasan" w:date="2023-01-27T16:50:00Z">
            <w:trPr>
              <w:trHeight w:val="257"/>
              <w:jc w:val="center"/>
            </w:trPr>
          </w:trPrChange>
        </w:trPr>
        <w:tc>
          <w:tcPr>
            <w:tcW w:w="881" w:type="pct"/>
            <w:vAlign w:val="center"/>
            <w:tcPrChange w:id="13083" w:author="Mohammad Nayeem Hasan" w:date="2023-01-27T16:50:00Z">
              <w:tcPr>
                <w:tcW w:w="881" w:type="pct"/>
                <w:vAlign w:val="center"/>
              </w:tcPr>
            </w:tcPrChange>
          </w:tcPr>
          <w:p w14:paraId="257EFF5F" w14:textId="77777777" w:rsidR="00E53D7C" w:rsidRPr="00C60F95" w:rsidRDefault="00E53D7C" w:rsidP="00E53D7C">
            <w:pPr>
              <w:rPr>
                <w:ins w:id="13084" w:author="Mohammad Nayeem Hasan" w:date="2023-01-21T00:38:00Z"/>
                <w:rFonts w:ascii="Times New Roman" w:hAnsi="Times New Roman" w:cs="Times New Roman"/>
                <w:sz w:val="20"/>
                <w:szCs w:val="20"/>
                <w:rPrChange w:id="13085" w:author="Mohammad Nayeem Hasan" w:date="2023-01-21T03:17:00Z">
                  <w:rPr>
                    <w:ins w:id="13086" w:author="Mohammad Nayeem Hasan" w:date="2023-01-21T00:38:00Z"/>
                    <w:rFonts w:ascii="Times New Roman" w:hAnsi="Times New Roman" w:cs="Times New Roman"/>
                    <w:sz w:val="24"/>
                    <w:szCs w:val="24"/>
                  </w:rPr>
                </w:rPrChange>
              </w:rPr>
              <w:pPrChange w:id="13087" w:author="Mohammad Nayeem Hasan" w:date="2023-01-21T14:56:00Z">
                <w:pPr>
                  <w:jc w:val="both"/>
                </w:pPr>
              </w:pPrChange>
            </w:pPr>
            <w:ins w:id="13088" w:author="Mohammad Nayeem Hasan" w:date="2023-01-21T00:38:00Z">
              <w:r w:rsidRPr="00C60F95">
                <w:rPr>
                  <w:rFonts w:ascii="Times New Roman" w:hAnsi="Times New Roman" w:cs="Times New Roman"/>
                  <w:sz w:val="20"/>
                  <w:szCs w:val="20"/>
                  <w:rPrChange w:id="13089" w:author="Mohammad Nayeem Hasan" w:date="2023-01-21T03:17:00Z">
                    <w:rPr>
                      <w:rFonts w:ascii="Times New Roman" w:hAnsi="Times New Roman" w:cs="Times New Roman"/>
                      <w:sz w:val="24"/>
                      <w:szCs w:val="24"/>
                    </w:rPr>
                  </w:rPrChange>
                </w:rPr>
                <w:t>Yes</w:t>
              </w:r>
            </w:ins>
          </w:p>
        </w:tc>
        <w:tc>
          <w:tcPr>
            <w:tcW w:w="854" w:type="pct"/>
            <w:vAlign w:val="center"/>
            <w:tcPrChange w:id="13090" w:author="Mohammad Nayeem Hasan" w:date="2023-01-27T16:50:00Z">
              <w:tcPr>
                <w:tcW w:w="851" w:type="pct"/>
                <w:vAlign w:val="center"/>
              </w:tcPr>
            </w:tcPrChange>
          </w:tcPr>
          <w:p w14:paraId="14179BA5" w14:textId="77777777" w:rsidR="00E53D7C" w:rsidRPr="00C60F95" w:rsidRDefault="00E53D7C" w:rsidP="00E53D7C">
            <w:pPr>
              <w:rPr>
                <w:ins w:id="13091" w:author="Mohammad Nayeem Hasan" w:date="2023-01-21T00:38:00Z"/>
                <w:rFonts w:ascii="Times New Roman" w:hAnsi="Times New Roman" w:cs="Times New Roman"/>
                <w:sz w:val="20"/>
                <w:szCs w:val="20"/>
                <w:rPrChange w:id="13092" w:author="Mohammad Nayeem Hasan" w:date="2023-01-21T03:17:00Z">
                  <w:rPr>
                    <w:ins w:id="13093" w:author="Mohammad Nayeem Hasan" w:date="2023-01-21T00:38:00Z"/>
                    <w:rFonts w:ascii="Times New Roman" w:hAnsi="Times New Roman" w:cs="Times New Roman"/>
                    <w:sz w:val="24"/>
                    <w:szCs w:val="24"/>
                  </w:rPr>
                </w:rPrChange>
              </w:rPr>
              <w:pPrChange w:id="13094" w:author="Mohammad Nayeem Hasan" w:date="2023-01-21T14:56:00Z">
                <w:pPr>
                  <w:jc w:val="both"/>
                </w:pPr>
              </w:pPrChange>
            </w:pPr>
            <w:ins w:id="13095" w:author="Mohammad Nayeem Hasan" w:date="2023-01-21T00:38:00Z">
              <w:r w:rsidRPr="00C60F95">
                <w:rPr>
                  <w:rFonts w:ascii="Times New Roman" w:hAnsi="Times New Roman" w:cs="Times New Roman"/>
                  <w:sz w:val="20"/>
                  <w:szCs w:val="20"/>
                  <w:rPrChange w:id="13096" w:author="Mohammad Nayeem Hasan" w:date="2023-01-21T03:17:00Z">
                    <w:rPr>
                      <w:rFonts w:ascii="Times New Roman" w:hAnsi="Times New Roman" w:cs="Times New Roman"/>
                      <w:sz w:val="24"/>
                      <w:szCs w:val="24"/>
                    </w:rPr>
                  </w:rPrChange>
                </w:rPr>
                <w:t>-</w:t>
              </w:r>
            </w:ins>
          </w:p>
        </w:tc>
        <w:tc>
          <w:tcPr>
            <w:tcW w:w="481" w:type="pct"/>
            <w:vAlign w:val="center"/>
            <w:tcPrChange w:id="13097" w:author="Mohammad Nayeem Hasan" w:date="2023-01-27T16:50:00Z">
              <w:tcPr>
                <w:tcW w:w="481" w:type="pct"/>
                <w:gridSpan w:val="3"/>
                <w:vAlign w:val="center"/>
              </w:tcPr>
            </w:tcPrChange>
          </w:tcPr>
          <w:p w14:paraId="606384E3" w14:textId="77777777" w:rsidR="00E53D7C" w:rsidRPr="00C60F95" w:rsidRDefault="00E53D7C" w:rsidP="00E53D7C">
            <w:pPr>
              <w:rPr>
                <w:ins w:id="13098" w:author="Mohammad Nayeem Hasan" w:date="2023-01-21T00:38:00Z"/>
                <w:rFonts w:ascii="Times New Roman" w:hAnsi="Times New Roman" w:cs="Times New Roman"/>
                <w:sz w:val="20"/>
                <w:szCs w:val="20"/>
                <w:rPrChange w:id="13099" w:author="Mohammad Nayeem Hasan" w:date="2023-01-21T03:17:00Z">
                  <w:rPr>
                    <w:ins w:id="13100" w:author="Mohammad Nayeem Hasan" w:date="2023-01-21T00:38:00Z"/>
                    <w:rFonts w:ascii="Times New Roman" w:hAnsi="Times New Roman" w:cs="Times New Roman"/>
                    <w:sz w:val="24"/>
                    <w:szCs w:val="24"/>
                  </w:rPr>
                </w:rPrChange>
              </w:rPr>
              <w:pPrChange w:id="13101" w:author="Mohammad Nayeem Hasan" w:date="2023-01-21T14:56:00Z">
                <w:pPr>
                  <w:jc w:val="both"/>
                </w:pPr>
              </w:pPrChange>
            </w:pPr>
            <w:ins w:id="13102" w:author="Mohammad Nayeem Hasan" w:date="2023-01-21T00:38:00Z">
              <w:r w:rsidRPr="00C60F95">
                <w:rPr>
                  <w:rFonts w:ascii="Times New Roman" w:hAnsi="Times New Roman" w:cs="Times New Roman"/>
                  <w:sz w:val="20"/>
                  <w:szCs w:val="20"/>
                  <w:rPrChange w:id="13103" w:author="Mohammad Nayeem Hasan" w:date="2023-01-21T03:17:00Z">
                    <w:rPr>
                      <w:rFonts w:ascii="Times New Roman" w:hAnsi="Times New Roman" w:cs="Times New Roman"/>
                      <w:sz w:val="24"/>
                      <w:szCs w:val="24"/>
                    </w:rPr>
                  </w:rPrChange>
                </w:rPr>
                <w:t>-</w:t>
              </w:r>
            </w:ins>
          </w:p>
        </w:tc>
        <w:tc>
          <w:tcPr>
            <w:tcW w:w="818" w:type="pct"/>
            <w:vAlign w:val="center"/>
            <w:tcPrChange w:id="13104" w:author="Mohammad Nayeem Hasan" w:date="2023-01-27T16:50:00Z">
              <w:tcPr>
                <w:tcW w:w="818" w:type="pct"/>
                <w:gridSpan w:val="2"/>
                <w:vAlign w:val="center"/>
              </w:tcPr>
            </w:tcPrChange>
          </w:tcPr>
          <w:p w14:paraId="64EDF1FF" w14:textId="30BE113D" w:rsidR="00E53D7C" w:rsidRPr="00C60F95" w:rsidRDefault="00E53D7C" w:rsidP="00E53D7C">
            <w:pPr>
              <w:rPr>
                <w:ins w:id="13105" w:author="Mohammad Nayeem Hasan" w:date="2023-01-21T00:38:00Z"/>
                <w:rFonts w:ascii="Times New Roman" w:hAnsi="Times New Roman" w:cs="Times New Roman"/>
                <w:sz w:val="20"/>
                <w:szCs w:val="20"/>
                <w:rPrChange w:id="13106" w:author="Mohammad Nayeem Hasan" w:date="2023-01-21T03:17:00Z">
                  <w:rPr>
                    <w:ins w:id="13107" w:author="Mohammad Nayeem Hasan" w:date="2023-01-21T00:38:00Z"/>
                    <w:rFonts w:ascii="Times New Roman" w:hAnsi="Times New Roman" w:cs="Times New Roman"/>
                    <w:sz w:val="24"/>
                    <w:szCs w:val="24"/>
                  </w:rPr>
                </w:rPrChange>
              </w:rPr>
              <w:pPrChange w:id="13108" w:author="Mohammad Nayeem Hasan" w:date="2023-01-21T14:56:00Z">
                <w:pPr>
                  <w:jc w:val="both"/>
                </w:pPr>
              </w:pPrChange>
            </w:pPr>
            <w:ins w:id="13109" w:author="Mohammad Nayeem Hasan" w:date="2023-01-21T00:38:00Z">
              <w:r w:rsidRPr="00C60F95">
                <w:rPr>
                  <w:rFonts w:ascii="Times New Roman" w:hAnsi="Times New Roman" w:cs="Times New Roman"/>
                  <w:sz w:val="20"/>
                  <w:szCs w:val="20"/>
                  <w:rPrChange w:id="13110" w:author="Mohammad Nayeem Hasan" w:date="2023-01-21T03:17:00Z">
                    <w:rPr>
                      <w:rFonts w:ascii="Times New Roman" w:hAnsi="Times New Roman" w:cs="Times New Roman"/>
                      <w:sz w:val="24"/>
                      <w:szCs w:val="24"/>
                    </w:rPr>
                  </w:rPrChange>
                </w:rPr>
                <w:t>1.03</w:t>
              </w:r>
            </w:ins>
            <w:ins w:id="13111" w:author="Mohammad Nayeem Hasan" w:date="2023-01-21T02:16:00Z">
              <w:r w:rsidRPr="00C60F95">
                <w:rPr>
                  <w:rFonts w:ascii="Times New Roman" w:hAnsi="Times New Roman" w:cs="Times New Roman"/>
                  <w:sz w:val="20"/>
                  <w:szCs w:val="20"/>
                  <w:rPrChange w:id="13112" w:author="Mohammad Nayeem Hasan" w:date="2023-01-21T03:17:00Z">
                    <w:rPr>
                      <w:rFonts w:ascii="Times New Roman" w:hAnsi="Times New Roman" w:cs="Times New Roman"/>
                      <w:sz w:val="24"/>
                      <w:szCs w:val="24"/>
                    </w:rPr>
                  </w:rPrChange>
                </w:rPr>
                <w:t xml:space="preserve"> (0.85, 1.25)</w:t>
              </w:r>
            </w:ins>
          </w:p>
        </w:tc>
        <w:tc>
          <w:tcPr>
            <w:tcW w:w="481" w:type="pct"/>
            <w:vAlign w:val="center"/>
            <w:tcPrChange w:id="13113" w:author="Mohammad Nayeem Hasan" w:date="2023-01-27T16:50:00Z">
              <w:tcPr>
                <w:tcW w:w="481" w:type="pct"/>
                <w:gridSpan w:val="2"/>
                <w:vAlign w:val="center"/>
              </w:tcPr>
            </w:tcPrChange>
          </w:tcPr>
          <w:p w14:paraId="4D5D39DE" w14:textId="77777777" w:rsidR="00E53D7C" w:rsidRPr="00C60F95" w:rsidRDefault="00E53D7C" w:rsidP="00E53D7C">
            <w:pPr>
              <w:rPr>
                <w:ins w:id="13114" w:author="Mohammad Nayeem Hasan" w:date="2023-01-21T00:38:00Z"/>
                <w:rFonts w:ascii="Times New Roman" w:hAnsi="Times New Roman" w:cs="Times New Roman"/>
                <w:sz w:val="20"/>
                <w:szCs w:val="20"/>
                <w:rPrChange w:id="13115" w:author="Mohammad Nayeem Hasan" w:date="2023-01-21T03:17:00Z">
                  <w:rPr>
                    <w:ins w:id="13116" w:author="Mohammad Nayeem Hasan" w:date="2023-01-21T00:38:00Z"/>
                    <w:rFonts w:ascii="Times New Roman" w:hAnsi="Times New Roman" w:cs="Times New Roman"/>
                    <w:sz w:val="24"/>
                    <w:szCs w:val="24"/>
                  </w:rPr>
                </w:rPrChange>
              </w:rPr>
              <w:pPrChange w:id="13117" w:author="Mohammad Nayeem Hasan" w:date="2023-01-21T14:56:00Z">
                <w:pPr>
                  <w:jc w:val="both"/>
                </w:pPr>
              </w:pPrChange>
            </w:pPr>
            <w:ins w:id="13118" w:author="Mohammad Nayeem Hasan" w:date="2023-01-21T00:38:00Z">
              <w:r w:rsidRPr="00C60F95">
                <w:rPr>
                  <w:rFonts w:ascii="Times New Roman" w:hAnsi="Times New Roman" w:cs="Times New Roman"/>
                  <w:sz w:val="20"/>
                  <w:szCs w:val="20"/>
                  <w:rPrChange w:id="13119" w:author="Mohammad Nayeem Hasan" w:date="2023-01-21T03:17:00Z">
                    <w:rPr>
                      <w:rFonts w:ascii="Times New Roman" w:hAnsi="Times New Roman" w:cs="Times New Roman"/>
                      <w:sz w:val="24"/>
                      <w:szCs w:val="24"/>
                    </w:rPr>
                  </w:rPrChange>
                </w:rPr>
                <w:t>0.786</w:t>
              </w:r>
            </w:ins>
          </w:p>
        </w:tc>
        <w:tc>
          <w:tcPr>
            <w:tcW w:w="1012" w:type="pct"/>
            <w:vAlign w:val="center"/>
            <w:tcPrChange w:id="13120" w:author="Mohammad Nayeem Hasan" w:date="2023-01-27T16:50:00Z">
              <w:tcPr>
                <w:tcW w:w="1012" w:type="pct"/>
                <w:gridSpan w:val="3"/>
                <w:vAlign w:val="center"/>
              </w:tcPr>
            </w:tcPrChange>
          </w:tcPr>
          <w:p w14:paraId="0C81CCE6" w14:textId="0DD1AD6D" w:rsidR="00E53D7C" w:rsidRPr="00C60F95" w:rsidRDefault="00E53D7C" w:rsidP="00E53D7C">
            <w:pPr>
              <w:rPr>
                <w:ins w:id="13121" w:author="Mohammad Nayeem Hasan" w:date="2023-01-21T00:38:00Z"/>
                <w:rFonts w:ascii="Times New Roman" w:hAnsi="Times New Roman" w:cs="Times New Roman"/>
                <w:sz w:val="20"/>
                <w:szCs w:val="20"/>
                <w:rPrChange w:id="13122" w:author="Mohammad Nayeem Hasan" w:date="2023-01-21T03:17:00Z">
                  <w:rPr>
                    <w:ins w:id="13123" w:author="Mohammad Nayeem Hasan" w:date="2023-01-21T00:38:00Z"/>
                    <w:rFonts w:ascii="Times New Roman" w:hAnsi="Times New Roman" w:cs="Times New Roman"/>
                    <w:sz w:val="24"/>
                    <w:szCs w:val="24"/>
                  </w:rPr>
                </w:rPrChange>
              </w:rPr>
              <w:pPrChange w:id="13124" w:author="Mohammad Nayeem Hasan" w:date="2023-01-21T14:56:00Z">
                <w:pPr>
                  <w:jc w:val="both"/>
                </w:pPr>
              </w:pPrChange>
            </w:pPr>
            <w:ins w:id="13125" w:author="Mohammad Nayeem Hasan" w:date="2023-01-21T00:38:00Z">
              <w:r w:rsidRPr="00C60F95">
                <w:rPr>
                  <w:rFonts w:ascii="Times New Roman" w:hAnsi="Times New Roman" w:cs="Times New Roman"/>
                  <w:sz w:val="20"/>
                  <w:szCs w:val="20"/>
                  <w:rPrChange w:id="13126" w:author="Mohammad Nayeem Hasan" w:date="2023-01-21T03:17:00Z">
                    <w:rPr>
                      <w:rFonts w:ascii="Times New Roman" w:hAnsi="Times New Roman" w:cs="Times New Roman"/>
                      <w:sz w:val="24"/>
                      <w:szCs w:val="24"/>
                    </w:rPr>
                  </w:rPrChange>
                </w:rPr>
                <w:t>0.99</w:t>
              </w:r>
            </w:ins>
            <w:ins w:id="13127" w:author="Mohammad Nayeem Hasan" w:date="2023-01-21T02:41:00Z">
              <w:r w:rsidRPr="00C60F95">
                <w:rPr>
                  <w:rFonts w:ascii="Times New Roman" w:hAnsi="Times New Roman" w:cs="Times New Roman"/>
                  <w:sz w:val="20"/>
                  <w:szCs w:val="20"/>
                  <w:rPrChange w:id="13128" w:author="Mohammad Nayeem Hasan" w:date="2023-01-21T03:17:00Z">
                    <w:rPr>
                      <w:rFonts w:ascii="Times New Roman" w:hAnsi="Times New Roman" w:cs="Times New Roman"/>
                      <w:sz w:val="24"/>
                      <w:szCs w:val="24"/>
                    </w:rPr>
                  </w:rPrChange>
                </w:rPr>
                <w:t xml:space="preserve"> (0.88, 1.11)</w:t>
              </w:r>
            </w:ins>
          </w:p>
        </w:tc>
        <w:tc>
          <w:tcPr>
            <w:tcW w:w="473" w:type="pct"/>
            <w:vAlign w:val="center"/>
            <w:tcPrChange w:id="13129" w:author="Mohammad Nayeem Hasan" w:date="2023-01-27T16:50:00Z">
              <w:tcPr>
                <w:tcW w:w="477" w:type="pct"/>
                <w:gridSpan w:val="2"/>
                <w:vAlign w:val="center"/>
              </w:tcPr>
            </w:tcPrChange>
          </w:tcPr>
          <w:p w14:paraId="53F57CA4" w14:textId="77777777" w:rsidR="00E53D7C" w:rsidRPr="00C60F95" w:rsidRDefault="00E53D7C" w:rsidP="00E53D7C">
            <w:pPr>
              <w:rPr>
                <w:ins w:id="13130" w:author="Mohammad Nayeem Hasan" w:date="2023-01-21T00:38:00Z"/>
                <w:rFonts w:ascii="Times New Roman" w:hAnsi="Times New Roman" w:cs="Times New Roman"/>
                <w:sz w:val="20"/>
                <w:szCs w:val="20"/>
                <w:rPrChange w:id="13131" w:author="Mohammad Nayeem Hasan" w:date="2023-01-21T03:17:00Z">
                  <w:rPr>
                    <w:ins w:id="13132" w:author="Mohammad Nayeem Hasan" w:date="2023-01-21T00:38:00Z"/>
                    <w:rFonts w:ascii="Times New Roman" w:hAnsi="Times New Roman" w:cs="Times New Roman"/>
                    <w:sz w:val="24"/>
                    <w:szCs w:val="24"/>
                  </w:rPr>
                </w:rPrChange>
              </w:rPr>
              <w:pPrChange w:id="13133" w:author="Mohammad Nayeem Hasan" w:date="2023-01-21T14:56:00Z">
                <w:pPr>
                  <w:jc w:val="both"/>
                </w:pPr>
              </w:pPrChange>
            </w:pPr>
            <w:ins w:id="13134" w:author="Mohammad Nayeem Hasan" w:date="2023-01-21T00:38:00Z">
              <w:r w:rsidRPr="00C60F95">
                <w:rPr>
                  <w:rFonts w:ascii="Times New Roman" w:hAnsi="Times New Roman" w:cs="Times New Roman"/>
                  <w:sz w:val="20"/>
                  <w:szCs w:val="20"/>
                  <w:rPrChange w:id="13135" w:author="Mohammad Nayeem Hasan" w:date="2023-01-21T03:17:00Z">
                    <w:rPr>
                      <w:rFonts w:ascii="Times New Roman" w:hAnsi="Times New Roman" w:cs="Times New Roman"/>
                      <w:sz w:val="24"/>
                      <w:szCs w:val="24"/>
                    </w:rPr>
                  </w:rPrChange>
                </w:rPr>
                <w:t>0.858</w:t>
              </w:r>
            </w:ins>
          </w:p>
        </w:tc>
      </w:tr>
      <w:tr w:rsidR="00E53D7C" w:rsidRPr="00C60F95" w14:paraId="568F837B" w14:textId="77777777" w:rsidTr="00DE658B">
        <w:trPr>
          <w:trHeight w:val="257"/>
          <w:jc w:val="center"/>
          <w:ins w:id="13136" w:author="Mohammad Nayeem Hasan" w:date="2023-01-21T00:38:00Z"/>
          <w:trPrChange w:id="13137" w:author="Mohammad Nayeem Hasan" w:date="2023-01-27T16:50:00Z">
            <w:trPr>
              <w:trHeight w:val="257"/>
              <w:jc w:val="center"/>
            </w:trPr>
          </w:trPrChange>
        </w:trPr>
        <w:tc>
          <w:tcPr>
            <w:tcW w:w="881" w:type="pct"/>
            <w:vAlign w:val="center"/>
            <w:tcPrChange w:id="13138" w:author="Mohammad Nayeem Hasan" w:date="2023-01-27T16:50:00Z">
              <w:tcPr>
                <w:tcW w:w="881" w:type="pct"/>
                <w:vAlign w:val="center"/>
              </w:tcPr>
            </w:tcPrChange>
          </w:tcPr>
          <w:p w14:paraId="313F3A47" w14:textId="77777777" w:rsidR="00E53D7C" w:rsidRPr="00C60F95" w:rsidRDefault="00E53D7C" w:rsidP="00E53D7C">
            <w:pPr>
              <w:rPr>
                <w:ins w:id="13139" w:author="Mohammad Nayeem Hasan" w:date="2023-01-21T00:38:00Z"/>
                <w:rFonts w:ascii="Times New Roman" w:hAnsi="Times New Roman" w:cs="Times New Roman"/>
                <w:sz w:val="20"/>
                <w:szCs w:val="20"/>
                <w:rPrChange w:id="13140" w:author="Mohammad Nayeem Hasan" w:date="2023-01-21T03:17:00Z">
                  <w:rPr>
                    <w:ins w:id="13141" w:author="Mohammad Nayeem Hasan" w:date="2023-01-21T00:38:00Z"/>
                    <w:rFonts w:ascii="Times New Roman" w:hAnsi="Times New Roman" w:cs="Times New Roman"/>
                    <w:sz w:val="24"/>
                    <w:szCs w:val="24"/>
                  </w:rPr>
                </w:rPrChange>
              </w:rPr>
              <w:pPrChange w:id="13142" w:author="Mohammad Nayeem Hasan" w:date="2023-01-21T14:56:00Z">
                <w:pPr>
                  <w:jc w:val="both"/>
                </w:pPr>
              </w:pPrChange>
            </w:pPr>
            <w:ins w:id="13143" w:author="Mohammad Nayeem Hasan" w:date="2023-01-21T00:38:00Z">
              <w:r w:rsidRPr="00C60F95">
                <w:rPr>
                  <w:rFonts w:ascii="Times New Roman" w:hAnsi="Times New Roman" w:cs="Times New Roman"/>
                  <w:sz w:val="20"/>
                  <w:szCs w:val="20"/>
                  <w:rPrChange w:id="13144" w:author="Mohammad Nayeem Hasan" w:date="2023-01-21T03:17:00Z">
                    <w:rPr>
                      <w:rFonts w:ascii="Times New Roman" w:hAnsi="Times New Roman" w:cs="Times New Roman"/>
                      <w:sz w:val="24"/>
                      <w:szCs w:val="24"/>
                    </w:rPr>
                  </w:rPrChange>
                </w:rPr>
                <w:t>No</w:t>
              </w:r>
            </w:ins>
          </w:p>
        </w:tc>
        <w:tc>
          <w:tcPr>
            <w:tcW w:w="854" w:type="pct"/>
            <w:vAlign w:val="center"/>
            <w:tcPrChange w:id="13145" w:author="Mohammad Nayeem Hasan" w:date="2023-01-27T16:50:00Z">
              <w:tcPr>
                <w:tcW w:w="851" w:type="pct"/>
                <w:vAlign w:val="center"/>
              </w:tcPr>
            </w:tcPrChange>
          </w:tcPr>
          <w:p w14:paraId="61AB8BF5" w14:textId="77777777" w:rsidR="00E53D7C" w:rsidRPr="00C60F95" w:rsidRDefault="00E53D7C" w:rsidP="00E53D7C">
            <w:pPr>
              <w:rPr>
                <w:ins w:id="13146" w:author="Mohammad Nayeem Hasan" w:date="2023-01-21T00:38:00Z"/>
                <w:rFonts w:ascii="Times New Roman" w:hAnsi="Times New Roman" w:cs="Times New Roman"/>
                <w:sz w:val="20"/>
                <w:szCs w:val="20"/>
                <w:rPrChange w:id="13147" w:author="Mohammad Nayeem Hasan" w:date="2023-01-21T03:17:00Z">
                  <w:rPr>
                    <w:ins w:id="13148" w:author="Mohammad Nayeem Hasan" w:date="2023-01-21T00:38:00Z"/>
                    <w:rFonts w:ascii="Times New Roman" w:hAnsi="Times New Roman" w:cs="Times New Roman"/>
                    <w:sz w:val="24"/>
                    <w:szCs w:val="24"/>
                  </w:rPr>
                </w:rPrChange>
              </w:rPr>
              <w:pPrChange w:id="13149" w:author="Mohammad Nayeem Hasan" w:date="2023-01-21T14:56:00Z">
                <w:pPr>
                  <w:jc w:val="both"/>
                </w:pPr>
              </w:pPrChange>
            </w:pPr>
            <w:ins w:id="13150" w:author="Mohammad Nayeem Hasan" w:date="2023-01-21T00:38:00Z">
              <w:r w:rsidRPr="00C60F95">
                <w:rPr>
                  <w:rFonts w:ascii="Times New Roman" w:hAnsi="Times New Roman" w:cs="Times New Roman"/>
                  <w:sz w:val="20"/>
                  <w:szCs w:val="20"/>
                  <w:rPrChange w:id="13151" w:author="Mohammad Nayeem Hasan" w:date="2023-01-21T03:17:00Z">
                    <w:rPr>
                      <w:rFonts w:ascii="Times New Roman" w:hAnsi="Times New Roman" w:cs="Times New Roman"/>
                      <w:sz w:val="24"/>
                      <w:szCs w:val="24"/>
                    </w:rPr>
                  </w:rPrChange>
                </w:rPr>
                <w:t>-</w:t>
              </w:r>
            </w:ins>
          </w:p>
        </w:tc>
        <w:tc>
          <w:tcPr>
            <w:tcW w:w="481" w:type="pct"/>
            <w:vAlign w:val="center"/>
            <w:tcPrChange w:id="13152" w:author="Mohammad Nayeem Hasan" w:date="2023-01-27T16:50:00Z">
              <w:tcPr>
                <w:tcW w:w="481" w:type="pct"/>
                <w:gridSpan w:val="3"/>
                <w:vAlign w:val="center"/>
              </w:tcPr>
            </w:tcPrChange>
          </w:tcPr>
          <w:p w14:paraId="66F6A86D" w14:textId="77777777" w:rsidR="00E53D7C" w:rsidRPr="00C60F95" w:rsidRDefault="00E53D7C" w:rsidP="00E53D7C">
            <w:pPr>
              <w:rPr>
                <w:ins w:id="13153" w:author="Mohammad Nayeem Hasan" w:date="2023-01-21T00:38:00Z"/>
                <w:rFonts w:ascii="Times New Roman" w:hAnsi="Times New Roman" w:cs="Times New Roman"/>
                <w:sz w:val="20"/>
                <w:szCs w:val="20"/>
                <w:rPrChange w:id="13154" w:author="Mohammad Nayeem Hasan" w:date="2023-01-21T03:17:00Z">
                  <w:rPr>
                    <w:ins w:id="13155" w:author="Mohammad Nayeem Hasan" w:date="2023-01-21T00:38:00Z"/>
                    <w:rFonts w:ascii="Times New Roman" w:hAnsi="Times New Roman" w:cs="Times New Roman"/>
                    <w:sz w:val="24"/>
                    <w:szCs w:val="24"/>
                  </w:rPr>
                </w:rPrChange>
              </w:rPr>
              <w:pPrChange w:id="13156" w:author="Mohammad Nayeem Hasan" w:date="2023-01-21T14:56:00Z">
                <w:pPr>
                  <w:jc w:val="both"/>
                </w:pPr>
              </w:pPrChange>
            </w:pPr>
            <w:ins w:id="13157" w:author="Mohammad Nayeem Hasan" w:date="2023-01-21T00:38:00Z">
              <w:r w:rsidRPr="00C60F95">
                <w:rPr>
                  <w:rFonts w:ascii="Times New Roman" w:hAnsi="Times New Roman" w:cs="Times New Roman"/>
                  <w:sz w:val="20"/>
                  <w:szCs w:val="20"/>
                  <w:rPrChange w:id="13158" w:author="Mohammad Nayeem Hasan" w:date="2023-01-21T03:17:00Z">
                    <w:rPr>
                      <w:rFonts w:ascii="Times New Roman" w:hAnsi="Times New Roman" w:cs="Times New Roman"/>
                      <w:sz w:val="24"/>
                      <w:szCs w:val="24"/>
                    </w:rPr>
                  </w:rPrChange>
                </w:rPr>
                <w:t>-</w:t>
              </w:r>
            </w:ins>
          </w:p>
        </w:tc>
        <w:tc>
          <w:tcPr>
            <w:tcW w:w="818" w:type="pct"/>
            <w:vAlign w:val="center"/>
            <w:tcPrChange w:id="13159" w:author="Mohammad Nayeem Hasan" w:date="2023-01-27T16:50:00Z">
              <w:tcPr>
                <w:tcW w:w="818" w:type="pct"/>
                <w:gridSpan w:val="2"/>
                <w:vAlign w:val="center"/>
              </w:tcPr>
            </w:tcPrChange>
          </w:tcPr>
          <w:p w14:paraId="1FA83FD5" w14:textId="77777777" w:rsidR="00E53D7C" w:rsidRPr="00C60F95" w:rsidRDefault="00E53D7C" w:rsidP="00E53D7C">
            <w:pPr>
              <w:rPr>
                <w:ins w:id="13160" w:author="Mohammad Nayeem Hasan" w:date="2023-01-21T00:38:00Z"/>
                <w:rFonts w:ascii="Times New Roman" w:hAnsi="Times New Roman" w:cs="Times New Roman"/>
                <w:sz w:val="20"/>
                <w:szCs w:val="20"/>
                <w:rPrChange w:id="13161" w:author="Mohammad Nayeem Hasan" w:date="2023-01-21T03:17:00Z">
                  <w:rPr>
                    <w:ins w:id="13162" w:author="Mohammad Nayeem Hasan" w:date="2023-01-21T00:38:00Z"/>
                    <w:rFonts w:ascii="Times New Roman" w:hAnsi="Times New Roman" w:cs="Times New Roman"/>
                    <w:sz w:val="24"/>
                    <w:szCs w:val="24"/>
                  </w:rPr>
                </w:rPrChange>
              </w:rPr>
              <w:pPrChange w:id="13163" w:author="Mohammad Nayeem Hasan" w:date="2023-01-21T14:56:00Z">
                <w:pPr>
                  <w:jc w:val="both"/>
                </w:pPr>
              </w:pPrChange>
            </w:pPr>
            <w:ins w:id="13164" w:author="Mohammad Nayeem Hasan" w:date="2023-01-21T00:38:00Z">
              <w:r w:rsidRPr="00C60F95">
                <w:rPr>
                  <w:rFonts w:ascii="Times New Roman" w:hAnsi="Times New Roman" w:cs="Times New Roman"/>
                  <w:sz w:val="20"/>
                  <w:szCs w:val="20"/>
                  <w:rPrChange w:id="13165" w:author="Mohammad Nayeem Hasan" w:date="2023-01-21T03:17:00Z">
                    <w:rPr>
                      <w:rFonts w:ascii="Times New Roman" w:hAnsi="Times New Roman" w:cs="Times New Roman"/>
                      <w:sz w:val="24"/>
                      <w:szCs w:val="24"/>
                    </w:rPr>
                  </w:rPrChange>
                </w:rPr>
                <w:t>Ref</w:t>
              </w:r>
            </w:ins>
          </w:p>
        </w:tc>
        <w:tc>
          <w:tcPr>
            <w:tcW w:w="481" w:type="pct"/>
            <w:vAlign w:val="center"/>
            <w:tcPrChange w:id="13166" w:author="Mohammad Nayeem Hasan" w:date="2023-01-27T16:50:00Z">
              <w:tcPr>
                <w:tcW w:w="481" w:type="pct"/>
                <w:gridSpan w:val="2"/>
                <w:vAlign w:val="center"/>
              </w:tcPr>
            </w:tcPrChange>
          </w:tcPr>
          <w:p w14:paraId="2D341791" w14:textId="77777777" w:rsidR="00E53D7C" w:rsidRPr="00C60F95" w:rsidRDefault="00E53D7C" w:rsidP="00E53D7C">
            <w:pPr>
              <w:rPr>
                <w:ins w:id="13167" w:author="Mohammad Nayeem Hasan" w:date="2023-01-21T00:38:00Z"/>
                <w:rFonts w:ascii="Times New Roman" w:hAnsi="Times New Roman" w:cs="Times New Roman"/>
                <w:sz w:val="20"/>
                <w:szCs w:val="20"/>
                <w:rPrChange w:id="13168" w:author="Mohammad Nayeem Hasan" w:date="2023-01-21T03:17:00Z">
                  <w:rPr>
                    <w:ins w:id="13169" w:author="Mohammad Nayeem Hasan" w:date="2023-01-21T00:38:00Z"/>
                    <w:rFonts w:ascii="Times New Roman" w:hAnsi="Times New Roman" w:cs="Times New Roman"/>
                    <w:sz w:val="24"/>
                    <w:szCs w:val="24"/>
                  </w:rPr>
                </w:rPrChange>
              </w:rPr>
              <w:pPrChange w:id="13170" w:author="Mohammad Nayeem Hasan" w:date="2023-01-21T14:56:00Z">
                <w:pPr>
                  <w:jc w:val="both"/>
                </w:pPr>
              </w:pPrChange>
            </w:pPr>
            <w:ins w:id="13171" w:author="Mohammad Nayeem Hasan" w:date="2023-01-21T00:38:00Z">
              <w:r w:rsidRPr="00C60F95">
                <w:rPr>
                  <w:rFonts w:ascii="Times New Roman" w:hAnsi="Times New Roman" w:cs="Times New Roman"/>
                  <w:sz w:val="20"/>
                  <w:szCs w:val="20"/>
                  <w:rPrChange w:id="13172" w:author="Mohammad Nayeem Hasan" w:date="2023-01-21T03:17:00Z">
                    <w:rPr>
                      <w:rFonts w:ascii="Times New Roman" w:hAnsi="Times New Roman" w:cs="Times New Roman"/>
                      <w:sz w:val="24"/>
                      <w:szCs w:val="24"/>
                    </w:rPr>
                  </w:rPrChange>
                </w:rPr>
                <w:t>-</w:t>
              </w:r>
            </w:ins>
          </w:p>
        </w:tc>
        <w:tc>
          <w:tcPr>
            <w:tcW w:w="1012" w:type="pct"/>
            <w:vAlign w:val="center"/>
            <w:tcPrChange w:id="13173" w:author="Mohammad Nayeem Hasan" w:date="2023-01-27T16:50:00Z">
              <w:tcPr>
                <w:tcW w:w="1012" w:type="pct"/>
                <w:gridSpan w:val="3"/>
                <w:vAlign w:val="center"/>
              </w:tcPr>
            </w:tcPrChange>
          </w:tcPr>
          <w:p w14:paraId="4278E77F" w14:textId="77777777" w:rsidR="00E53D7C" w:rsidRPr="00C60F95" w:rsidRDefault="00E53D7C" w:rsidP="00E53D7C">
            <w:pPr>
              <w:rPr>
                <w:ins w:id="13174" w:author="Mohammad Nayeem Hasan" w:date="2023-01-21T00:38:00Z"/>
                <w:rFonts w:ascii="Times New Roman" w:hAnsi="Times New Roman" w:cs="Times New Roman"/>
                <w:sz w:val="20"/>
                <w:szCs w:val="20"/>
                <w:rPrChange w:id="13175" w:author="Mohammad Nayeem Hasan" w:date="2023-01-21T03:17:00Z">
                  <w:rPr>
                    <w:ins w:id="13176" w:author="Mohammad Nayeem Hasan" w:date="2023-01-21T00:38:00Z"/>
                    <w:rFonts w:ascii="Times New Roman" w:hAnsi="Times New Roman" w:cs="Times New Roman"/>
                    <w:sz w:val="24"/>
                    <w:szCs w:val="24"/>
                  </w:rPr>
                </w:rPrChange>
              </w:rPr>
              <w:pPrChange w:id="13177" w:author="Mohammad Nayeem Hasan" w:date="2023-01-21T14:56:00Z">
                <w:pPr>
                  <w:jc w:val="both"/>
                </w:pPr>
              </w:pPrChange>
            </w:pPr>
            <w:ins w:id="13178" w:author="Mohammad Nayeem Hasan" w:date="2023-01-21T00:38:00Z">
              <w:r w:rsidRPr="00C60F95">
                <w:rPr>
                  <w:rFonts w:ascii="Times New Roman" w:hAnsi="Times New Roman" w:cs="Times New Roman"/>
                  <w:sz w:val="20"/>
                  <w:szCs w:val="20"/>
                  <w:rPrChange w:id="13179" w:author="Mohammad Nayeem Hasan" w:date="2023-01-21T03:17:00Z">
                    <w:rPr>
                      <w:rFonts w:ascii="Times New Roman" w:hAnsi="Times New Roman" w:cs="Times New Roman"/>
                      <w:sz w:val="24"/>
                      <w:szCs w:val="24"/>
                    </w:rPr>
                  </w:rPrChange>
                </w:rPr>
                <w:t>Ref</w:t>
              </w:r>
            </w:ins>
          </w:p>
        </w:tc>
        <w:tc>
          <w:tcPr>
            <w:tcW w:w="473" w:type="pct"/>
            <w:vAlign w:val="center"/>
            <w:tcPrChange w:id="13180" w:author="Mohammad Nayeem Hasan" w:date="2023-01-27T16:50:00Z">
              <w:tcPr>
                <w:tcW w:w="477" w:type="pct"/>
                <w:gridSpan w:val="2"/>
                <w:vAlign w:val="center"/>
              </w:tcPr>
            </w:tcPrChange>
          </w:tcPr>
          <w:p w14:paraId="7FAACD36" w14:textId="77777777" w:rsidR="00E53D7C" w:rsidRPr="00C60F95" w:rsidRDefault="00E53D7C" w:rsidP="00E53D7C">
            <w:pPr>
              <w:rPr>
                <w:ins w:id="13181" w:author="Mohammad Nayeem Hasan" w:date="2023-01-21T00:38:00Z"/>
                <w:rFonts w:ascii="Times New Roman" w:hAnsi="Times New Roman" w:cs="Times New Roman"/>
                <w:sz w:val="20"/>
                <w:szCs w:val="20"/>
                <w:rPrChange w:id="13182" w:author="Mohammad Nayeem Hasan" w:date="2023-01-21T03:17:00Z">
                  <w:rPr>
                    <w:ins w:id="13183" w:author="Mohammad Nayeem Hasan" w:date="2023-01-21T00:38:00Z"/>
                    <w:rFonts w:ascii="Times New Roman" w:hAnsi="Times New Roman" w:cs="Times New Roman"/>
                    <w:sz w:val="24"/>
                    <w:szCs w:val="24"/>
                  </w:rPr>
                </w:rPrChange>
              </w:rPr>
              <w:pPrChange w:id="13184" w:author="Mohammad Nayeem Hasan" w:date="2023-01-21T14:56:00Z">
                <w:pPr>
                  <w:jc w:val="both"/>
                </w:pPr>
              </w:pPrChange>
            </w:pPr>
            <w:ins w:id="13185" w:author="Mohammad Nayeem Hasan" w:date="2023-01-21T00:38:00Z">
              <w:r w:rsidRPr="00C60F95">
                <w:rPr>
                  <w:rFonts w:ascii="Times New Roman" w:hAnsi="Times New Roman" w:cs="Times New Roman"/>
                  <w:sz w:val="20"/>
                  <w:szCs w:val="20"/>
                  <w:rPrChange w:id="13186" w:author="Mohammad Nayeem Hasan" w:date="2023-01-21T03:17:00Z">
                    <w:rPr>
                      <w:rFonts w:ascii="Times New Roman" w:hAnsi="Times New Roman" w:cs="Times New Roman"/>
                      <w:sz w:val="24"/>
                      <w:szCs w:val="24"/>
                    </w:rPr>
                  </w:rPrChange>
                </w:rPr>
                <w:t>-</w:t>
              </w:r>
            </w:ins>
          </w:p>
        </w:tc>
      </w:tr>
      <w:tr w:rsidR="00E53D7C" w:rsidRPr="00C60F95" w14:paraId="44338B17" w14:textId="39077651" w:rsidTr="00DE658B">
        <w:tblPrEx>
          <w:tblPrExChange w:id="13187" w:author="Mohammad Nayeem Hasan" w:date="2023-01-27T16:50:00Z">
            <w:tblPrEx>
              <w:tblLayout w:type="fixed"/>
            </w:tblPrEx>
          </w:tblPrExChange>
        </w:tblPrEx>
        <w:trPr>
          <w:trHeight w:val="257"/>
          <w:jc w:val="center"/>
          <w:ins w:id="13188" w:author="Mohammad Nayeem Hasan" w:date="2023-01-21T00:38:00Z"/>
          <w:trPrChange w:id="13189" w:author="Mohammad Nayeem Hasan" w:date="2023-01-27T16:50:00Z">
            <w:trPr>
              <w:trHeight w:val="257"/>
              <w:jc w:val="center"/>
            </w:trPr>
          </w:trPrChange>
        </w:trPr>
        <w:tc>
          <w:tcPr>
            <w:tcW w:w="1735" w:type="pct"/>
            <w:gridSpan w:val="2"/>
            <w:vAlign w:val="center"/>
            <w:tcPrChange w:id="13190" w:author="Mohammad Nayeem Hasan" w:date="2023-01-27T16:50:00Z">
              <w:tcPr>
                <w:tcW w:w="1874" w:type="pct"/>
                <w:gridSpan w:val="4"/>
                <w:vAlign w:val="center"/>
              </w:tcPr>
            </w:tcPrChange>
          </w:tcPr>
          <w:p w14:paraId="5AB3F10E" w14:textId="77777777" w:rsidR="00E53D7C" w:rsidRPr="00C60F95" w:rsidRDefault="00E53D7C" w:rsidP="00E53D7C">
            <w:pPr>
              <w:rPr>
                <w:ins w:id="13191" w:author="Mohammad Nayeem Hasan" w:date="2023-01-21T00:38:00Z"/>
                <w:rFonts w:ascii="Times New Roman" w:hAnsi="Times New Roman" w:cs="Times New Roman"/>
                <w:sz w:val="20"/>
                <w:szCs w:val="20"/>
                <w:rPrChange w:id="13192" w:author="Mohammad Nayeem Hasan" w:date="2023-01-21T03:17:00Z">
                  <w:rPr>
                    <w:ins w:id="13193" w:author="Mohammad Nayeem Hasan" w:date="2023-01-21T00:38:00Z"/>
                    <w:rFonts w:ascii="Times New Roman" w:hAnsi="Times New Roman" w:cs="Times New Roman"/>
                    <w:sz w:val="24"/>
                    <w:szCs w:val="24"/>
                  </w:rPr>
                </w:rPrChange>
              </w:rPr>
              <w:pPrChange w:id="13194" w:author="Mohammad Nayeem Hasan" w:date="2023-01-21T14:56:00Z">
                <w:pPr>
                  <w:jc w:val="both"/>
                </w:pPr>
              </w:pPrChange>
            </w:pPr>
            <w:ins w:id="13195" w:author="Mohammad Nayeem Hasan" w:date="2023-01-21T00:38:00Z">
              <w:r w:rsidRPr="00C60F95">
                <w:rPr>
                  <w:rFonts w:ascii="Times New Roman" w:hAnsi="Times New Roman" w:cs="Times New Roman"/>
                  <w:sz w:val="20"/>
                  <w:szCs w:val="20"/>
                  <w:rPrChange w:id="13196" w:author="Mohammad Nayeem Hasan" w:date="2023-01-21T03:17:00Z">
                    <w:rPr>
                      <w:rFonts w:ascii="Times New Roman" w:hAnsi="Times New Roman" w:cs="Times New Roman"/>
                      <w:sz w:val="24"/>
                      <w:szCs w:val="24"/>
                    </w:rPr>
                  </w:rPrChange>
                </w:rPr>
                <w:t>Source water type</w:t>
              </w:r>
            </w:ins>
          </w:p>
        </w:tc>
        <w:tc>
          <w:tcPr>
            <w:tcW w:w="2791" w:type="pct"/>
            <w:gridSpan w:val="4"/>
            <w:vAlign w:val="center"/>
            <w:tcPrChange w:id="13197" w:author="Mohammad Nayeem Hasan" w:date="2023-01-27T16:50:00Z">
              <w:tcPr>
                <w:tcW w:w="2648" w:type="pct"/>
                <w:gridSpan w:val="7"/>
                <w:vAlign w:val="center"/>
              </w:tcPr>
            </w:tcPrChange>
          </w:tcPr>
          <w:p w14:paraId="7099DAB3" w14:textId="77777777" w:rsidR="00E53D7C" w:rsidRPr="00C60F95" w:rsidRDefault="00E53D7C" w:rsidP="00E53D7C">
            <w:pPr>
              <w:rPr>
                <w:ins w:id="13198" w:author="Mohammad Nayeem Hasan" w:date="2023-01-21T00:38:00Z"/>
                <w:rFonts w:ascii="Times New Roman" w:hAnsi="Times New Roman" w:cs="Times New Roman"/>
                <w:sz w:val="20"/>
                <w:szCs w:val="20"/>
                <w:rPrChange w:id="13199" w:author="Mohammad Nayeem Hasan" w:date="2023-01-21T03:17:00Z">
                  <w:rPr>
                    <w:ins w:id="13200" w:author="Mohammad Nayeem Hasan" w:date="2023-01-21T00:38:00Z"/>
                    <w:rFonts w:ascii="Times New Roman" w:hAnsi="Times New Roman" w:cs="Times New Roman"/>
                    <w:sz w:val="24"/>
                    <w:szCs w:val="24"/>
                  </w:rPr>
                </w:rPrChange>
              </w:rPr>
              <w:pPrChange w:id="13201" w:author="Mohammad Nayeem Hasan" w:date="2023-01-21T14:56:00Z">
                <w:pPr>
                  <w:jc w:val="both"/>
                </w:pPr>
              </w:pPrChange>
            </w:pPr>
          </w:p>
        </w:tc>
        <w:tc>
          <w:tcPr>
            <w:tcW w:w="473" w:type="pct"/>
            <w:vAlign w:val="center"/>
            <w:tcPrChange w:id="13202" w:author="Mohammad Nayeem Hasan" w:date="2023-01-27T16:50:00Z">
              <w:tcPr>
                <w:tcW w:w="478" w:type="pct"/>
                <w:gridSpan w:val="3"/>
                <w:vAlign w:val="center"/>
              </w:tcPr>
            </w:tcPrChange>
          </w:tcPr>
          <w:p w14:paraId="6E52D6EB" w14:textId="77777777" w:rsidR="00E53D7C" w:rsidRPr="00C60F95" w:rsidRDefault="00E53D7C" w:rsidP="00E53D7C">
            <w:pPr>
              <w:rPr>
                <w:ins w:id="13203" w:author="Mohammad Nayeem Hasan" w:date="2023-01-21T00:38:00Z"/>
                <w:rFonts w:ascii="Times New Roman" w:hAnsi="Times New Roman" w:cs="Times New Roman"/>
                <w:sz w:val="20"/>
                <w:szCs w:val="20"/>
                <w:rPrChange w:id="13204" w:author="Mohammad Nayeem Hasan" w:date="2023-01-21T03:17:00Z">
                  <w:rPr>
                    <w:ins w:id="13205" w:author="Mohammad Nayeem Hasan" w:date="2023-01-21T00:38:00Z"/>
                    <w:rFonts w:ascii="Times New Roman" w:hAnsi="Times New Roman" w:cs="Times New Roman"/>
                    <w:sz w:val="24"/>
                    <w:szCs w:val="24"/>
                  </w:rPr>
                </w:rPrChange>
              </w:rPr>
              <w:pPrChange w:id="13206" w:author="Mohammad Nayeem Hasan" w:date="2023-01-21T14:56:00Z">
                <w:pPr>
                  <w:jc w:val="both"/>
                </w:pPr>
              </w:pPrChange>
            </w:pPr>
          </w:p>
        </w:tc>
      </w:tr>
      <w:tr w:rsidR="00E53D7C" w:rsidRPr="00C60F95" w14:paraId="632BABE0" w14:textId="77777777" w:rsidTr="00DE658B">
        <w:trPr>
          <w:trHeight w:val="257"/>
          <w:jc w:val="center"/>
          <w:ins w:id="13207" w:author="Mohammad Nayeem Hasan" w:date="2023-01-21T00:38:00Z"/>
          <w:trPrChange w:id="13208" w:author="Mohammad Nayeem Hasan" w:date="2023-01-27T16:50:00Z">
            <w:trPr>
              <w:trHeight w:val="257"/>
              <w:jc w:val="center"/>
            </w:trPr>
          </w:trPrChange>
        </w:trPr>
        <w:tc>
          <w:tcPr>
            <w:tcW w:w="881" w:type="pct"/>
            <w:vAlign w:val="center"/>
            <w:tcPrChange w:id="13209" w:author="Mohammad Nayeem Hasan" w:date="2023-01-27T16:50:00Z">
              <w:tcPr>
                <w:tcW w:w="881" w:type="pct"/>
                <w:vAlign w:val="center"/>
              </w:tcPr>
            </w:tcPrChange>
          </w:tcPr>
          <w:p w14:paraId="086BC581" w14:textId="77777777" w:rsidR="00E53D7C" w:rsidRPr="00C60F95" w:rsidRDefault="00E53D7C" w:rsidP="00E53D7C">
            <w:pPr>
              <w:rPr>
                <w:ins w:id="13210" w:author="Mohammad Nayeem Hasan" w:date="2023-01-21T00:38:00Z"/>
                <w:rFonts w:ascii="Times New Roman" w:hAnsi="Times New Roman" w:cs="Times New Roman"/>
                <w:sz w:val="20"/>
                <w:szCs w:val="20"/>
                <w:rPrChange w:id="13211" w:author="Mohammad Nayeem Hasan" w:date="2023-01-21T03:17:00Z">
                  <w:rPr>
                    <w:ins w:id="13212" w:author="Mohammad Nayeem Hasan" w:date="2023-01-21T00:38:00Z"/>
                    <w:rFonts w:ascii="Times New Roman" w:hAnsi="Times New Roman" w:cs="Times New Roman"/>
                    <w:sz w:val="24"/>
                    <w:szCs w:val="24"/>
                  </w:rPr>
                </w:rPrChange>
              </w:rPr>
              <w:pPrChange w:id="13213" w:author="Mohammad Nayeem Hasan" w:date="2023-01-21T14:56:00Z">
                <w:pPr>
                  <w:jc w:val="both"/>
                </w:pPr>
              </w:pPrChange>
            </w:pPr>
            <w:ins w:id="13214" w:author="Mohammad Nayeem Hasan" w:date="2023-01-21T00:38:00Z">
              <w:r w:rsidRPr="00C60F95">
                <w:rPr>
                  <w:rFonts w:ascii="Times New Roman" w:hAnsi="Times New Roman" w:cs="Times New Roman"/>
                  <w:sz w:val="20"/>
                  <w:szCs w:val="20"/>
                  <w:rPrChange w:id="13215" w:author="Mohammad Nayeem Hasan" w:date="2023-01-21T03:17:00Z">
                    <w:rPr>
                      <w:rFonts w:ascii="Times New Roman" w:hAnsi="Times New Roman" w:cs="Times New Roman"/>
                      <w:sz w:val="24"/>
                      <w:szCs w:val="24"/>
                    </w:rPr>
                  </w:rPrChange>
                </w:rPr>
                <w:t>Improved</w:t>
              </w:r>
            </w:ins>
          </w:p>
        </w:tc>
        <w:tc>
          <w:tcPr>
            <w:tcW w:w="854" w:type="pct"/>
            <w:vAlign w:val="center"/>
            <w:tcPrChange w:id="13216" w:author="Mohammad Nayeem Hasan" w:date="2023-01-27T16:50:00Z">
              <w:tcPr>
                <w:tcW w:w="851" w:type="pct"/>
                <w:vAlign w:val="center"/>
              </w:tcPr>
            </w:tcPrChange>
          </w:tcPr>
          <w:p w14:paraId="298498AB" w14:textId="128A889F" w:rsidR="00E53D7C" w:rsidRPr="00C60F95" w:rsidRDefault="00E53D7C" w:rsidP="00E53D7C">
            <w:pPr>
              <w:rPr>
                <w:ins w:id="13217" w:author="Mohammad Nayeem Hasan" w:date="2023-01-21T00:38:00Z"/>
                <w:rFonts w:ascii="Times New Roman" w:hAnsi="Times New Roman" w:cs="Times New Roman"/>
                <w:sz w:val="20"/>
                <w:szCs w:val="20"/>
                <w:rPrChange w:id="13218" w:author="Mohammad Nayeem Hasan" w:date="2023-01-21T03:17:00Z">
                  <w:rPr>
                    <w:ins w:id="13219" w:author="Mohammad Nayeem Hasan" w:date="2023-01-21T00:38:00Z"/>
                    <w:rFonts w:ascii="Times New Roman" w:hAnsi="Times New Roman" w:cs="Times New Roman"/>
                    <w:sz w:val="24"/>
                    <w:szCs w:val="24"/>
                  </w:rPr>
                </w:rPrChange>
              </w:rPr>
              <w:pPrChange w:id="13220" w:author="Mohammad Nayeem Hasan" w:date="2023-01-21T14:56:00Z">
                <w:pPr>
                  <w:jc w:val="both"/>
                </w:pPr>
              </w:pPrChange>
            </w:pPr>
            <w:ins w:id="13221" w:author="Mohammad Nayeem Hasan" w:date="2023-01-21T00:38:00Z">
              <w:r w:rsidRPr="00C60F95">
                <w:rPr>
                  <w:rFonts w:ascii="Times New Roman" w:hAnsi="Times New Roman" w:cs="Times New Roman"/>
                  <w:sz w:val="20"/>
                  <w:szCs w:val="20"/>
                  <w:rPrChange w:id="13222" w:author="Mohammad Nayeem Hasan" w:date="2023-01-21T03:17:00Z">
                    <w:rPr>
                      <w:rFonts w:ascii="Times New Roman" w:hAnsi="Times New Roman" w:cs="Times New Roman"/>
                      <w:sz w:val="24"/>
                      <w:szCs w:val="24"/>
                    </w:rPr>
                  </w:rPrChange>
                </w:rPr>
                <w:t>1.04</w:t>
              </w:r>
            </w:ins>
            <w:ins w:id="13223" w:author="Mohammad Nayeem Hasan" w:date="2023-01-21T02:04:00Z">
              <w:r w:rsidRPr="00C60F95">
                <w:rPr>
                  <w:rFonts w:ascii="Times New Roman" w:hAnsi="Times New Roman" w:cs="Times New Roman"/>
                  <w:sz w:val="20"/>
                  <w:szCs w:val="20"/>
                  <w:rPrChange w:id="13224" w:author="Mohammad Nayeem Hasan" w:date="2023-01-21T03:17:00Z">
                    <w:rPr>
                      <w:rFonts w:ascii="Times New Roman" w:hAnsi="Times New Roman" w:cs="Times New Roman"/>
                      <w:sz w:val="24"/>
                      <w:szCs w:val="24"/>
                    </w:rPr>
                  </w:rPrChange>
                </w:rPr>
                <w:t xml:space="preserve"> (0.69, 1.57)</w:t>
              </w:r>
            </w:ins>
          </w:p>
        </w:tc>
        <w:tc>
          <w:tcPr>
            <w:tcW w:w="481" w:type="pct"/>
            <w:vAlign w:val="center"/>
            <w:tcPrChange w:id="13225" w:author="Mohammad Nayeem Hasan" w:date="2023-01-27T16:50:00Z">
              <w:tcPr>
                <w:tcW w:w="481" w:type="pct"/>
                <w:gridSpan w:val="3"/>
                <w:vAlign w:val="center"/>
              </w:tcPr>
            </w:tcPrChange>
          </w:tcPr>
          <w:p w14:paraId="0E95742B" w14:textId="77777777" w:rsidR="00E53D7C" w:rsidRPr="00C60F95" w:rsidRDefault="00E53D7C" w:rsidP="00E53D7C">
            <w:pPr>
              <w:rPr>
                <w:ins w:id="13226" w:author="Mohammad Nayeem Hasan" w:date="2023-01-21T00:38:00Z"/>
                <w:rFonts w:ascii="Times New Roman" w:hAnsi="Times New Roman" w:cs="Times New Roman"/>
                <w:sz w:val="20"/>
                <w:szCs w:val="20"/>
                <w:rPrChange w:id="13227" w:author="Mohammad Nayeem Hasan" w:date="2023-01-21T03:17:00Z">
                  <w:rPr>
                    <w:ins w:id="13228" w:author="Mohammad Nayeem Hasan" w:date="2023-01-21T00:38:00Z"/>
                    <w:rFonts w:ascii="Times New Roman" w:hAnsi="Times New Roman" w:cs="Times New Roman"/>
                    <w:sz w:val="24"/>
                    <w:szCs w:val="24"/>
                  </w:rPr>
                </w:rPrChange>
              </w:rPr>
              <w:pPrChange w:id="13229" w:author="Mohammad Nayeem Hasan" w:date="2023-01-21T14:56:00Z">
                <w:pPr>
                  <w:jc w:val="both"/>
                </w:pPr>
              </w:pPrChange>
            </w:pPr>
            <w:ins w:id="13230" w:author="Mohammad Nayeem Hasan" w:date="2023-01-21T00:38:00Z">
              <w:r w:rsidRPr="00C60F95">
                <w:rPr>
                  <w:rFonts w:ascii="Times New Roman" w:hAnsi="Times New Roman" w:cs="Times New Roman"/>
                  <w:sz w:val="20"/>
                  <w:szCs w:val="20"/>
                  <w:rPrChange w:id="13231" w:author="Mohammad Nayeem Hasan" w:date="2023-01-21T03:17:00Z">
                    <w:rPr>
                      <w:rFonts w:ascii="Times New Roman" w:hAnsi="Times New Roman" w:cs="Times New Roman"/>
                      <w:sz w:val="24"/>
                      <w:szCs w:val="24"/>
                    </w:rPr>
                  </w:rPrChange>
                </w:rPr>
                <w:t>0.854</w:t>
              </w:r>
            </w:ins>
          </w:p>
        </w:tc>
        <w:tc>
          <w:tcPr>
            <w:tcW w:w="818" w:type="pct"/>
            <w:vAlign w:val="center"/>
            <w:tcPrChange w:id="13232" w:author="Mohammad Nayeem Hasan" w:date="2023-01-27T16:50:00Z">
              <w:tcPr>
                <w:tcW w:w="818" w:type="pct"/>
                <w:gridSpan w:val="2"/>
                <w:vAlign w:val="center"/>
              </w:tcPr>
            </w:tcPrChange>
          </w:tcPr>
          <w:p w14:paraId="1696607A" w14:textId="7031CCDC" w:rsidR="00E53D7C" w:rsidRPr="00C60F95" w:rsidRDefault="00E53D7C" w:rsidP="00E53D7C">
            <w:pPr>
              <w:rPr>
                <w:ins w:id="13233" w:author="Mohammad Nayeem Hasan" w:date="2023-01-21T00:38:00Z"/>
                <w:rFonts w:ascii="Times New Roman" w:hAnsi="Times New Roman" w:cs="Times New Roman"/>
                <w:sz w:val="20"/>
                <w:szCs w:val="20"/>
                <w:rPrChange w:id="13234" w:author="Mohammad Nayeem Hasan" w:date="2023-01-21T03:17:00Z">
                  <w:rPr>
                    <w:ins w:id="13235" w:author="Mohammad Nayeem Hasan" w:date="2023-01-21T00:38:00Z"/>
                    <w:rFonts w:ascii="Times New Roman" w:hAnsi="Times New Roman" w:cs="Times New Roman"/>
                    <w:sz w:val="24"/>
                    <w:szCs w:val="24"/>
                  </w:rPr>
                </w:rPrChange>
              </w:rPr>
              <w:pPrChange w:id="13236" w:author="Mohammad Nayeem Hasan" w:date="2023-01-21T14:56:00Z">
                <w:pPr>
                  <w:jc w:val="both"/>
                </w:pPr>
              </w:pPrChange>
            </w:pPr>
            <w:ins w:id="13237" w:author="Mohammad Nayeem Hasan" w:date="2023-01-21T00:38:00Z">
              <w:r w:rsidRPr="00C60F95">
                <w:rPr>
                  <w:rFonts w:ascii="Times New Roman" w:hAnsi="Times New Roman" w:cs="Times New Roman"/>
                  <w:sz w:val="20"/>
                  <w:szCs w:val="20"/>
                  <w:rPrChange w:id="13238" w:author="Mohammad Nayeem Hasan" w:date="2023-01-21T03:17:00Z">
                    <w:rPr>
                      <w:rFonts w:ascii="Times New Roman" w:hAnsi="Times New Roman" w:cs="Times New Roman"/>
                      <w:sz w:val="24"/>
                      <w:szCs w:val="24"/>
                    </w:rPr>
                  </w:rPrChange>
                </w:rPr>
                <w:t>1.15</w:t>
              </w:r>
            </w:ins>
            <w:ins w:id="13239" w:author="Mohammad Nayeem Hasan" w:date="2023-01-21T02:15:00Z">
              <w:r w:rsidRPr="00C60F95">
                <w:rPr>
                  <w:rFonts w:ascii="Times New Roman" w:hAnsi="Times New Roman" w:cs="Times New Roman"/>
                  <w:sz w:val="20"/>
                  <w:szCs w:val="20"/>
                  <w:rPrChange w:id="13240" w:author="Mohammad Nayeem Hasan" w:date="2023-01-21T03:17:00Z">
                    <w:rPr>
                      <w:rFonts w:ascii="Times New Roman" w:hAnsi="Times New Roman" w:cs="Times New Roman"/>
                      <w:sz w:val="24"/>
                      <w:szCs w:val="24"/>
                    </w:rPr>
                  </w:rPrChange>
                </w:rPr>
                <w:t xml:space="preserve"> (0.58, 2.31)</w:t>
              </w:r>
            </w:ins>
          </w:p>
        </w:tc>
        <w:tc>
          <w:tcPr>
            <w:tcW w:w="481" w:type="pct"/>
            <w:vAlign w:val="center"/>
            <w:tcPrChange w:id="13241" w:author="Mohammad Nayeem Hasan" w:date="2023-01-27T16:50:00Z">
              <w:tcPr>
                <w:tcW w:w="481" w:type="pct"/>
                <w:gridSpan w:val="2"/>
                <w:vAlign w:val="center"/>
              </w:tcPr>
            </w:tcPrChange>
          </w:tcPr>
          <w:p w14:paraId="72437463" w14:textId="77777777" w:rsidR="00E53D7C" w:rsidRPr="00C60F95" w:rsidRDefault="00E53D7C" w:rsidP="00E53D7C">
            <w:pPr>
              <w:rPr>
                <w:ins w:id="13242" w:author="Mohammad Nayeem Hasan" w:date="2023-01-21T00:38:00Z"/>
                <w:rFonts w:ascii="Times New Roman" w:hAnsi="Times New Roman" w:cs="Times New Roman"/>
                <w:sz w:val="20"/>
                <w:szCs w:val="20"/>
                <w:rPrChange w:id="13243" w:author="Mohammad Nayeem Hasan" w:date="2023-01-21T03:17:00Z">
                  <w:rPr>
                    <w:ins w:id="13244" w:author="Mohammad Nayeem Hasan" w:date="2023-01-21T00:38:00Z"/>
                    <w:rFonts w:ascii="Times New Roman" w:hAnsi="Times New Roman" w:cs="Times New Roman"/>
                    <w:sz w:val="24"/>
                    <w:szCs w:val="24"/>
                  </w:rPr>
                </w:rPrChange>
              </w:rPr>
              <w:pPrChange w:id="13245" w:author="Mohammad Nayeem Hasan" w:date="2023-01-21T14:56:00Z">
                <w:pPr>
                  <w:jc w:val="both"/>
                </w:pPr>
              </w:pPrChange>
            </w:pPr>
            <w:ins w:id="13246" w:author="Mohammad Nayeem Hasan" w:date="2023-01-21T00:38:00Z">
              <w:r w:rsidRPr="00C60F95">
                <w:rPr>
                  <w:rFonts w:ascii="Times New Roman" w:hAnsi="Times New Roman" w:cs="Times New Roman"/>
                  <w:sz w:val="20"/>
                  <w:szCs w:val="20"/>
                  <w:rPrChange w:id="13247" w:author="Mohammad Nayeem Hasan" w:date="2023-01-21T03:17:00Z">
                    <w:rPr>
                      <w:rFonts w:ascii="Times New Roman" w:hAnsi="Times New Roman" w:cs="Times New Roman"/>
                      <w:sz w:val="24"/>
                      <w:szCs w:val="24"/>
                    </w:rPr>
                  </w:rPrChange>
                </w:rPr>
                <w:t>0.688</w:t>
              </w:r>
            </w:ins>
          </w:p>
        </w:tc>
        <w:tc>
          <w:tcPr>
            <w:tcW w:w="1012" w:type="pct"/>
            <w:vAlign w:val="center"/>
            <w:tcPrChange w:id="13248" w:author="Mohammad Nayeem Hasan" w:date="2023-01-27T16:50:00Z">
              <w:tcPr>
                <w:tcW w:w="1012" w:type="pct"/>
                <w:gridSpan w:val="3"/>
                <w:vAlign w:val="center"/>
              </w:tcPr>
            </w:tcPrChange>
          </w:tcPr>
          <w:p w14:paraId="20D4F05B" w14:textId="4BF7D0A0" w:rsidR="00E53D7C" w:rsidRPr="00C60F95" w:rsidRDefault="00E53D7C" w:rsidP="00E53D7C">
            <w:pPr>
              <w:rPr>
                <w:ins w:id="13249" w:author="Mohammad Nayeem Hasan" w:date="2023-01-21T00:38:00Z"/>
                <w:rFonts w:ascii="Times New Roman" w:hAnsi="Times New Roman" w:cs="Times New Roman"/>
                <w:sz w:val="20"/>
                <w:szCs w:val="20"/>
                <w:rPrChange w:id="13250" w:author="Mohammad Nayeem Hasan" w:date="2023-01-21T03:17:00Z">
                  <w:rPr>
                    <w:ins w:id="13251" w:author="Mohammad Nayeem Hasan" w:date="2023-01-21T00:38:00Z"/>
                    <w:rFonts w:ascii="Times New Roman" w:hAnsi="Times New Roman" w:cs="Times New Roman"/>
                    <w:sz w:val="24"/>
                    <w:szCs w:val="24"/>
                  </w:rPr>
                </w:rPrChange>
              </w:rPr>
              <w:pPrChange w:id="13252" w:author="Mohammad Nayeem Hasan" w:date="2023-01-21T14:56:00Z">
                <w:pPr>
                  <w:jc w:val="both"/>
                </w:pPr>
              </w:pPrChange>
            </w:pPr>
            <w:ins w:id="13253" w:author="Mohammad Nayeem Hasan" w:date="2023-01-21T00:38:00Z">
              <w:r w:rsidRPr="00C60F95">
                <w:rPr>
                  <w:rFonts w:ascii="Times New Roman" w:hAnsi="Times New Roman" w:cs="Times New Roman"/>
                  <w:sz w:val="20"/>
                  <w:szCs w:val="20"/>
                  <w:rPrChange w:id="13254" w:author="Mohammad Nayeem Hasan" w:date="2023-01-21T03:17:00Z">
                    <w:rPr>
                      <w:rFonts w:ascii="Times New Roman" w:hAnsi="Times New Roman" w:cs="Times New Roman"/>
                      <w:sz w:val="24"/>
                      <w:szCs w:val="24"/>
                    </w:rPr>
                  </w:rPrChange>
                </w:rPr>
                <w:t>0.91</w:t>
              </w:r>
            </w:ins>
            <w:ins w:id="13255" w:author="Mohammad Nayeem Hasan" w:date="2023-01-21T02:40:00Z">
              <w:r w:rsidRPr="00C60F95">
                <w:rPr>
                  <w:rFonts w:ascii="Times New Roman" w:hAnsi="Times New Roman" w:cs="Times New Roman"/>
                  <w:sz w:val="20"/>
                  <w:szCs w:val="20"/>
                  <w:rPrChange w:id="13256" w:author="Mohammad Nayeem Hasan" w:date="2023-01-21T03:17:00Z">
                    <w:rPr>
                      <w:rFonts w:ascii="Times New Roman" w:hAnsi="Times New Roman" w:cs="Times New Roman"/>
                      <w:sz w:val="24"/>
                      <w:szCs w:val="24"/>
                    </w:rPr>
                  </w:rPrChange>
                </w:rPr>
                <w:t xml:space="preserve"> (0.67, 1.23)</w:t>
              </w:r>
            </w:ins>
          </w:p>
        </w:tc>
        <w:tc>
          <w:tcPr>
            <w:tcW w:w="473" w:type="pct"/>
            <w:vAlign w:val="center"/>
            <w:tcPrChange w:id="13257" w:author="Mohammad Nayeem Hasan" w:date="2023-01-27T16:50:00Z">
              <w:tcPr>
                <w:tcW w:w="477" w:type="pct"/>
                <w:gridSpan w:val="2"/>
                <w:vAlign w:val="center"/>
              </w:tcPr>
            </w:tcPrChange>
          </w:tcPr>
          <w:p w14:paraId="68CB87F5" w14:textId="77777777" w:rsidR="00E53D7C" w:rsidRPr="00C60F95" w:rsidRDefault="00E53D7C" w:rsidP="00E53D7C">
            <w:pPr>
              <w:rPr>
                <w:ins w:id="13258" w:author="Mohammad Nayeem Hasan" w:date="2023-01-21T00:38:00Z"/>
                <w:rFonts w:ascii="Times New Roman" w:hAnsi="Times New Roman" w:cs="Times New Roman"/>
                <w:sz w:val="20"/>
                <w:szCs w:val="20"/>
                <w:rPrChange w:id="13259" w:author="Mohammad Nayeem Hasan" w:date="2023-01-21T03:17:00Z">
                  <w:rPr>
                    <w:ins w:id="13260" w:author="Mohammad Nayeem Hasan" w:date="2023-01-21T00:38:00Z"/>
                    <w:rFonts w:ascii="Times New Roman" w:hAnsi="Times New Roman" w:cs="Times New Roman"/>
                    <w:sz w:val="24"/>
                    <w:szCs w:val="24"/>
                  </w:rPr>
                </w:rPrChange>
              </w:rPr>
              <w:pPrChange w:id="13261" w:author="Mohammad Nayeem Hasan" w:date="2023-01-21T14:56:00Z">
                <w:pPr>
                  <w:jc w:val="both"/>
                </w:pPr>
              </w:pPrChange>
            </w:pPr>
            <w:ins w:id="13262" w:author="Mohammad Nayeem Hasan" w:date="2023-01-21T00:38:00Z">
              <w:r w:rsidRPr="00C60F95">
                <w:rPr>
                  <w:rFonts w:ascii="Times New Roman" w:hAnsi="Times New Roman" w:cs="Times New Roman"/>
                  <w:sz w:val="20"/>
                  <w:szCs w:val="20"/>
                  <w:rPrChange w:id="13263" w:author="Mohammad Nayeem Hasan" w:date="2023-01-21T03:17:00Z">
                    <w:rPr>
                      <w:rFonts w:ascii="Times New Roman" w:hAnsi="Times New Roman" w:cs="Times New Roman"/>
                      <w:sz w:val="24"/>
                      <w:szCs w:val="24"/>
                    </w:rPr>
                  </w:rPrChange>
                </w:rPr>
                <w:t>0.537</w:t>
              </w:r>
            </w:ins>
          </w:p>
        </w:tc>
      </w:tr>
      <w:tr w:rsidR="00E53D7C" w:rsidRPr="00C60F95" w14:paraId="6BA432D5" w14:textId="77777777" w:rsidTr="00DE658B">
        <w:trPr>
          <w:trHeight w:val="257"/>
          <w:jc w:val="center"/>
          <w:ins w:id="13264" w:author="Mohammad Nayeem Hasan" w:date="2023-01-21T00:38:00Z"/>
          <w:trPrChange w:id="13265" w:author="Mohammad Nayeem Hasan" w:date="2023-01-27T16:50:00Z">
            <w:trPr>
              <w:trHeight w:val="257"/>
              <w:jc w:val="center"/>
            </w:trPr>
          </w:trPrChange>
        </w:trPr>
        <w:tc>
          <w:tcPr>
            <w:tcW w:w="881" w:type="pct"/>
            <w:vAlign w:val="center"/>
            <w:tcPrChange w:id="13266" w:author="Mohammad Nayeem Hasan" w:date="2023-01-27T16:50:00Z">
              <w:tcPr>
                <w:tcW w:w="881" w:type="pct"/>
                <w:vAlign w:val="center"/>
              </w:tcPr>
            </w:tcPrChange>
          </w:tcPr>
          <w:p w14:paraId="1D6DA378" w14:textId="77777777" w:rsidR="00E53D7C" w:rsidRPr="00C60F95" w:rsidRDefault="00E53D7C" w:rsidP="00E53D7C">
            <w:pPr>
              <w:rPr>
                <w:ins w:id="13267" w:author="Mohammad Nayeem Hasan" w:date="2023-01-21T00:38:00Z"/>
                <w:rFonts w:ascii="Times New Roman" w:hAnsi="Times New Roman" w:cs="Times New Roman"/>
                <w:sz w:val="20"/>
                <w:szCs w:val="20"/>
                <w:rPrChange w:id="13268" w:author="Mohammad Nayeem Hasan" w:date="2023-01-21T03:17:00Z">
                  <w:rPr>
                    <w:ins w:id="13269" w:author="Mohammad Nayeem Hasan" w:date="2023-01-21T00:38:00Z"/>
                    <w:rFonts w:ascii="Times New Roman" w:hAnsi="Times New Roman" w:cs="Times New Roman"/>
                    <w:sz w:val="24"/>
                    <w:szCs w:val="24"/>
                  </w:rPr>
                </w:rPrChange>
              </w:rPr>
              <w:pPrChange w:id="13270" w:author="Mohammad Nayeem Hasan" w:date="2023-01-21T14:56:00Z">
                <w:pPr>
                  <w:jc w:val="both"/>
                </w:pPr>
              </w:pPrChange>
            </w:pPr>
            <w:ins w:id="13271" w:author="Mohammad Nayeem Hasan" w:date="2023-01-21T00:38:00Z">
              <w:r w:rsidRPr="00C60F95">
                <w:rPr>
                  <w:rFonts w:ascii="Times New Roman" w:hAnsi="Times New Roman" w:cs="Times New Roman"/>
                  <w:sz w:val="20"/>
                  <w:szCs w:val="20"/>
                  <w:rPrChange w:id="13272" w:author="Mohammad Nayeem Hasan" w:date="2023-01-21T03:17:00Z">
                    <w:rPr>
                      <w:rFonts w:ascii="Times New Roman" w:hAnsi="Times New Roman" w:cs="Times New Roman"/>
                      <w:sz w:val="24"/>
                      <w:szCs w:val="24"/>
                    </w:rPr>
                  </w:rPrChange>
                </w:rPr>
                <w:t>Unimproved</w:t>
              </w:r>
            </w:ins>
          </w:p>
        </w:tc>
        <w:tc>
          <w:tcPr>
            <w:tcW w:w="854" w:type="pct"/>
            <w:vAlign w:val="center"/>
            <w:tcPrChange w:id="13273" w:author="Mohammad Nayeem Hasan" w:date="2023-01-27T16:50:00Z">
              <w:tcPr>
                <w:tcW w:w="851" w:type="pct"/>
                <w:vAlign w:val="center"/>
              </w:tcPr>
            </w:tcPrChange>
          </w:tcPr>
          <w:p w14:paraId="1224E613" w14:textId="77777777" w:rsidR="00E53D7C" w:rsidRPr="00C60F95" w:rsidRDefault="00E53D7C" w:rsidP="00E53D7C">
            <w:pPr>
              <w:rPr>
                <w:ins w:id="13274" w:author="Mohammad Nayeem Hasan" w:date="2023-01-21T00:38:00Z"/>
                <w:rFonts w:ascii="Times New Roman" w:hAnsi="Times New Roman" w:cs="Times New Roman"/>
                <w:sz w:val="20"/>
                <w:szCs w:val="20"/>
                <w:rPrChange w:id="13275" w:author="Mohammad Nayeem Hasan" w:date="2023-01-21T03:17:00Z">
                  <w:rPr>
                    <w:ins w:id="13276" w:author="Mohammad Nayeem Hasan" w:date="2023-01-21T00:38:00Z"/>
                    <w:rFonts w:ascii="Times New Roman" w:hAnsi="Times New Roman" w:cs="Times New Roman"/>
                    <w:sz w:val="24"/>
                    <w:szCs w:val="24"/>
                  </w:rPr>
                </w:rPrChange>
              </w:rPr>
              <w:pPrChange w:id="13277" w:author="Mohammad Nayeem Hasan" w:date="2023-01-21T14:56:00Z">
                <w:pPr>
                  <w:jc w:val="both"/>
                </w:pPr>
              </w:pPrChange>
            </w:pPr>
            <w:ins w:id="13278" w:author="Mohammad Nayeem Hasan" w:date="2023-01-21T00:38:00Z">
              <w:r w:rsidRPr="00C60F95">
                <w:rPr>
                  <w:rFonts w:ascii="Times New Roman" w:hAnsi="Times New Roman" w:cs="Times New Roman"/>
                  <w:sz w:val="20"/>
                  <w:szCs w:val="20"/>
                  <w:rPrChange w:id="13279" w:author="Mohammad Nayeem Hasan" w:date="2023-01-21T03:17:00Z">
                    <w:rPr>
                      <w:rFonts w:ascii="Times New Roman" w:hAnsi="Times New Roman" w:cs="Times New Roman"/>
                      <w:sz w:val="24"/>
                      <w:szCs w:val="24"/>
                    </w:rPr>
                  </w:rPrChange>
                </w:rPr>
                <w:t>Ref.</w:t>
              </w:r>
            </w:ins>
          </w:p>
        </w:tc>
        <w:tc>
          <w:tcPr>
            <w:tcW w:w="481" w:type="pct"/>
            <w:vAlign w:val="center"/>
            <w:tcPrChange w:id="13280" w:author="Mohammad Nayeem Hasan" w:date="2023-01-27T16:50:00Z">
              <w:tcPr>
                <w:tcW w:w="481" w:type="pct"/>
                <w:gridSpan w:val="3"/>
                <w:vAlign w:val="center"/>
              </w:tcPr>
            </w:tcPrChange>
          </w:tcPr>
          <w:p w14:paraId="54167B01" w14:textId="77777777" w:rsidR="00E53D7C" w:rsidRPr="00C60F95" w:rsidRDefault="00E53D7C" w:rsidP="00E53D7C">
            <w:pPr>
              <w:rPr>
                <w:ins w:id="13281" w:author="Mohammad Nayeem Hasan" w:date="2023-01-21T00:38:00Z"/>
                <w:rFonts w:ascii="Times New Roman" w:hAnsi="Times New Roman" w:cs="Times New Roman"/>
                <w:sz w:val="20"/>
                <w:szCs w:val="20"/>
                <w:rPrChange w:id="13282" w:author="Mohammad Nayeem Hasan" w:date="2023-01-21T03:17:00Z">
                  <w:rPr>
                    <w:ins w:id="13283" w:author="Mohammad Nayeem Hasan" w:date="2023-01-21T00:38:00Z"/>
                    <w:rFonts w:ascii="Times New Roman" w:hAnsi="Times New Roman" w:cs="Times New Roman"/>
                    <w:sz w:val="24"/>
                    <w:szCs w:val="24"/>
                  </w:rPr>
                </w:rPrChange>
              </w:rPr>
              <w:pPrChange w:id="13284" w:author="Mohammad Nayeem Hasan" w:date="2023-01-21T14:56:00Z">
                <w:pPr>
                  <w:jc w:val="both"/>
                </w:pPr>
              </w:pPrChange>
            </w:pPr>
            <w:ins w:id="13285" w:author="Mohammad Nayeem Hasan" w:date="2023-01-21T00:38:00Z">
              <w:r w:rsidRPr="00C60F95">
                <w:rPr>
                  <w:rFonts w:ascii="Times New Roman" w:hAnsi="Times New Roman" w:cs="Times New Roman"/>
                  <w:sz w:val="20"/>
                  <w:szCs w:val="20"/>
                  <w:rPrChange w:id="13286" w:author="Mohammad Nayeem Hasan" w:date="2023-01-21T03:17:00Z">
                    <w:rPr>
                      <w:rFonts w:ascii="Times New Roman" w:hAnsi="Times New Roman" w:cs="Times New Roman"/>
                      <w:sz w:val="24"/>
                      <w:szCs w:val="24"/>
                    </w:rPr>
                  </w:rPrChange>
                </w:rPr>
                <w:t>-</w:t>
              </w:r>
            </w:ins>
          </w:p>
        </w:tc>
        <w:tc>
          <w:tcPr>
            <w:tcW w:w="818" w:type="pct"/>
            <w:vAlign w:val="center"/>
            <w:tcPrChange w:id="13287" w:author="Mohammad Nayeem Hasan" w:date="2023-01-27T16:50:00Z">
              <w:tcPr>
                <w:tcW w:w="818" w:type="pct"/>
                <w:gridSpan w:val="2"/>
                <w:vAlign w:val="center"/>
              </w:tcPr>
            </w:tcPrChange>
          </w:tcPr>
          <w:p w14:paraId="7D79C9F3" w14:textId="77777777" w:rsidR="00E53D7C" w:rsidRPr="00C60F95" w:rsidRDefault="00E53D7C" w:rsidP="00E53D7C">
            <w:pPr>
              <w:rPr>
                <w:ins w:id="13288" w:author="Mohammad Nayeem Hasan" w:date="2023-01-21T00:38:00Z"/>
                <w:rFonts w:ascii="Times New Roman" w:hAnsi="Times New Roman" w:cs="Times New Roman"/>
                <w:sz w:val="20"/>
                <w:szCs w:val="20"/>
                <w:rPrChange w:id="13289" w:author="Mohammad Nayeem Hasan" w:date="2023-01-21T03:17:00Z">
                  <w:rPr>
                    <w:ins w:id="13290" w:author="Mohammad Nayeem Hasan" w:date="2023-01-21T00:38:00Z"/>
                    <w:rFonts w:ascii="Times New Roman" w:hAnsi="Times New Roman" w:cs="Times New Roman"/>
                    <w:sz w:val="24"/>
                    <w:szCs w:val="24"/>
                  </w:rPr>
                </w:rPrChange>
              </w:rPr>
              <w:pPrChange w:id="13291" w:author="Mohammad Nayeem Hasan" w:date="2023-01-21T14:56:00Z">
                <w:pPr>
                  <w:jc w:val="both"/>
                </w:pPr>
              </w:pPrChange>
            </w:pPr>
            <w:ins w:id="13292" w:author="Mohammad Nayeem Hasan" w:date="2023-01-21T00:38:00Z">
              <w:r w:rsidRPr="00C60F95">
                <w:rPr>
                  <w:rFonts w:ascii="Times New Roman" w:hAnsi="Times New Roman" w:cs="Times New Roman"/>
                  <w:sz w:val="20"/>
                  <w:szCs w:val="20"/>
                  <w:rPrChange w:id="13293" w:author="Mohammad Nayeem Hasan" w:date="2023-01-21T03:17:00Z">
                    <w:rPr>
                      <w:rFonts w:ascii="Times New Roman" w:hAnsi="Times New Roman" w:cs="Times New Roman"/>
                      <w:sz w:val="24"/>
                      <w:szCs w:val="24"/>
                    </w:rPr>
                  </w:rPrChange>
                </w:rPr>
                <w:t>Ref</w:t>
              </w:r>
            </w:ins>
          </w:p>
        </w:tc>
        <w:tc>
          <w:tcPr>
            <w:tcW w:w="481" w:type="pct"/>
            <w:vAlign w:val="center"/>
            <w:tcPrChange w:id="13294" w:author="Mohammad Nayeem Hasan" w:date="2023-01-27T16:50:00Z">
              <w:tcPr>
                <w:tcW w:w="481" w:type="pct"/>
                <w:gridSpan w:val="2"/>
                <w:vAlign w:val="center"/>
              </w:tcPr>
            </w:tcPrChange>
          </w:tcPr>
          <w:p w14:paraId="34B62BBF" w14:textId="77777777" w:rsidR="00E53D7C" w:rsidRPr="00C60F95" w:rsidRDefault="00E53D7C" w:rsidP="00E53D7C">
            <w:pPr>
              <w:rPr>
                <w:ins w:id="13295" w:author="Mohammad Nayeem Hasan" w:date="2023-01-21T00:38:00Z"/>
                <w:rFonts w:ascii="Times New Roman" w:hAnsi="Times New Roman" w:cs="Times New Roman"/>
                <w:sz w:val="20"/>
                <w:szCs w:val="20"/>
                <w:rPrChange w:id="13296" w:author="Mohammad Nayeem Hasan" w:date="2023-01-21T03:17:00Z">
                  <w:rPr>
                    <w:ins w:id="13297" w:author="Mohammad Nayeem Hasan" w:date="2023-01-21T00:38:00Z"/>
                    <w:rFonts w:ascii="Times New Roman" w:hAnsi="Times New Roman" w:cs="Times New Roman"/>
                    <w:sz w:val="24"/>
                    <w:szCs w:val="24"/>
                  </w:rPr>
                </w:rPrChange>
              </w:rPr>
              <w:pPrChange w:id="13298" w:author="Mohammad Nayeem Hasan" w:date="2023-01-21T14:56:00Z">
                <w:pPr>
                  <w:jc w:val="both"/>
                </w:pPr>
              </w:pPrChange>
            </w:pPr>
            <w:ins w:id="13299" w:author="Mohammad Nayeem Hasan" w:date="2023-01-21T00:38:00Z">
              <w:r w:rsidRPr="00C60F95">
                <w:rPr>
                  <w:rFonts w:ascii="Times New Roman" w:hAnsi="Times New Roman" w:cs="Times New Roman"/>
                  <w:sz w:val="20"/>
                  <w:szCs w:val="20"/>
                  <w:rPrChange w:id="13300" w:author="Mohammad Nayeem Hasan" w:date="2023-01-21T03:17:00Z">
                    <w:rPr>
                      <w:rFonts w:ascii="Times New Roman" w:hAnsi="Times New Roman" w:cs="Times New Roman"/>
                      <w:sz w:val="24"/>
                      <w:szCs w:val="24"/>
                    </w:rPr>
                  </w:rPrChange>
                </w:rPr>
                <w:t>-</w:t>
              </w:r>
            </w:ins>
          </w:p>
        </w:tc>
        <w:tc>
          <w:tcPr>
            <w:tcW w:w="1012" w:type="pct"/>
            <w:vAlign w:val="center"/>
            <w:tcPrChange w:id="13301" w:author="Mohammad Nayeem Hasan" w:date="2023-01-27T16:50:00Z">
              <w:tcPr>
                <w:tcW w:w="1012" w:type="pct"/>
                <w:gridSpan w:val="3"/>
                <w:vAlign w:val="center"/>
              </w:tcPr>
            </w:tcPrChange>
          </w:tcPr>
          <w:p w14:paraId="4BB8FFE0" w14:textId="77777777" w:rsidR="00E53D7C" w:rsidRPr="00C60F95" w:rsidRDefault="00E53D7C" w:rsidP="00E53D7C">
            <w:pPr>
              <w:rPr>
                <w:ins w:id="13302" w:author="Mohammad Nayeem Hasan" w:date="2023-01-21T00:38:00Z"/>
                <w:rFonts w:ascii="Times New Roman" w:hAnsi="Times New Roman" w:cs="Times New Roman"/>
                <w:sz w:val="20"/>
                <w:szCs w:val="20"/>
                <w:rPrChange w:id="13303" w:author="Mohammad Nayeem Hasan" w:date="2023-01-21T03:17:00Z">
                  <w:rPr>
                    <w:ins w:id="13304" w:author="Mohammad Nayeem Hasan" w:date="2023-01-21T00:38:00Z"/>
                    <w:rFonts w:ascii="Times New Roman" w:hAnsi="Times New Roman" w:cs="Times New Roman"/>
                    <w:sz w:val="24"/>
                    <w:szCs w:val="24"/>
                  </w:rPr>
                </w:rPrChange>
              </w:rPr>
              <w:pPrChange w:id="13305" w:author="Mohammad Nayeem Hasan" w:date="2023-01-21T14:56:00Z">
                <w:pPr>
                  <w:jc w:val="both"/>
                </w:pPr>
              </w:pPrChange>
            </w:pPr>
            <w:ins w:id="13306" w:author="Mohammad Nayeem Hasan" w:date="2023-01-21T00:38:00Z">
              <w:r w:rsidRPr="00C60F95">
                <w:rPr>
                  <w:rFonts w:ascii="Times New Roman" w:hAnsi="Times New Roman" w:cs="Times New Roman"/>
                  <w:sz w:val="20"/>
                  <w:szCs w:val="20"/>
                  <w:rPrChange w:id="13307" w:author="Mohammad Nayeem Hasan" w:date="2023-01-21T03:17:00Z">
                    <w:rPr>
                      <w:rFonts w:ascii="Times New Roman" w:hAnsi="Times New Roman" w:cs="Times New Roman"/>
                      <w:sz w:val="24"/>
                      <w:szCs w:val="24"/>
                    </w:rPr>
                  </w:rPrChange>
                </w:rPr>
                <w:t>Ref</w:t>
              </w:r>
            </w:ins>
          </w:p>
        </w:tc>
        <w:tc>
          <w:tcPr>
            <w:tcW w:w="473" w:type="pct"/>
            <w:vAlign w:val="center"/>
            <w:tcPrChange w:id="13308" w:author="Mohammad Nayeem Hasan" w:date="2023-01-27T16:50:00Z">
              <w:tcPr>
                <w:tcW w:w="477" w:type="pct"/>
                <w:gridSpan w:val="2"/>
                <w:vAlign w:val="center"/>
              </w:tcPr>
            </w:tcPrChange>
          </w:tcPr>
          <w:p w14:paraId="26ECF5F3" w14:textId="77777777" w:rsidR="00E53D7C" w:rsidRPr="00C60F95" w:rsidRDefault="00E53D7C" w:rsidP="00E53D7C">
            <w:pPr>
              <w:rPr>
                <w:ins w:id="13309" w:author="Mohammad Nayeem Hasan" w:date="2023-01-21T00:38:00Z"/>
                <w:rFonts w:ascii="Times New Roman" w:hAnsi="Times New Roman" w:cs="Times New Roman"/>
                <w:sz w:val="20"/>
                <w:szCs w:val="20"/>
                <w:rPrChange w:id="13310" w:author="Mohammad Nayeem Hasan" w:date="2023-01-21T03:17:00Z">
                  <w:rPr>
                    <w:ins w:id="13311" w:author="Mohammad Nayeem Hasan" w:date="2023-01-21T00:38:00Z"/>
                    <w:rFonts w:ascii="Times New Roman" w:hAnsi="Times New Roman" w:cs="Times New Roman"/>
                    <w:sz w:val="24"/>
                    <w:szCs w:val="24"/>
                  </w:rPr>
                </w:rPrChange>
              </w:rPr>
              <w:pPrChange w:id="13312" w:author="Mohammad Nayeem Hasan" w:date="2023-01-21T14:56:00Z">
                <w:pPr>
                  <w:jc w:val="both"/>
                </w:pPr>
              </w:pPrChange>
            </w:pPr>
            <w:ins w:id="13313" w:author="Mohammad Nayeem Hasan" w:date="2023-01-21T00:38:00Z">
              <w:r w:rsidRPr="00C60F95">
                <w:rPr>
                  <w:rFonts w:ascii="Times New Roman" w:hAnsi="Times New Roman" w:cs="Times New Roman"/>
                  <w:sz w:val="20"/>
                  <w:szCs w:val="20"/>
                  <w:rPrChange w:id="13314" w:author="Mohammad Nayeem Hasan" w:date="2023-01-21T03:17:00Z">
                    <w:rPr>
                      <w:rFonts w:ascii="Times New Roman" w:hAnsi="Times New Roman" w:cs="Times New Roman"/>
                      <w:sz w:val="24"/>
                      <w:szCs w:val="24"/>
                    </w:rPr>
                  </w:rPrChange>
                </w:rPr>
                <w:t>-</w:t>
              </w:r>
            </w:ins>
          </w:p>
        </w:tc>
      </w:tr>
      <w:tr w:rsidR="00E53D7C" w:rsidRPr="00C60F95" w14:paraId="2D1B0A42" w14:textId="72782C9F" w:rsidTr="00DE658B">
        <w:trPr>
          <w:trHeight w:val="257"/>
          <w:jc w:val="center"/>
          <w:ins w:id="13315" w:author="Mohammad Nayeem Hasan" w:date="2023-01-21T00:38:00Z"/>
          <w:trPrChange w:id="13316" w:author="Mohammad Nayeem Hasan" w:date="2023-01-27T16:50:00Z">
            <w:trPr>
              <w:trHeight w:val="257"/>
              <w:jc w:val="center"/>
            </w:trPr>
          </w:trPrChange>
        </w:trPr>
        <w:tc>
          <w:tcPr>
            <w:tcW w:w="1735" w:type="pct"/>
            <w:gridSpan w:val="2"/>
            <w:vAlign w:val="center"/>
            <w:tcPrChange w:id="13317" w:author="Mohammad Nayeem Hasan" w:date="2023-01-27T16:50:00Z">
              <w:tcPr>
                <w:tcW w:w="1732" w:type="pct"/>
                <w:gridSpan w:val="2"/>
                <w:vAlign w:val="center"/>
              </w:tcPr>
            </w:tcPrChange>
          </w:tcPr>
          <w:p w14:paraId="153F0121" w14:textId="5CD2C11B" w:rsidR="00E53D7C" w:rsidRPr="00C60F95" w:rsidRDefault="00E53D7C" w:rsidP="00E53D7C">
            <w:pPr>
              <w:rPr>
                <w:ins w:id="13318" w:author="Mohammad Nayeem Hasan" w:date="2023-01-21T00:38:00Z"/>
                <w:rFonts w:ascii="Times New Roman" w:hAnsi="Times New Roman" w:cs="Times New Roman"/>
                <w:sz w:val="20"/>
                <w:szCs w:val="20"/>
                <w:rPrChange w:id="13319" w:author="Mohammad Nayeem Hasan" w:date="2023-01-21T03:17:00Z">
                  <w:rPr>
                    <w:ins w:id="13320" w:author="Mohammad Nayeem Hasan" w:date="2023-01-21T00:38:00Z"/>
                    <w:rFonts w:ascii="Times New Roman" w:hAnsi="Times New Roman" w:cs="Times New Roman"/>
                    <w:sz w:val="24"/>
                    <w:szCs w:val="24"/>
                  </w:rPr>
                </w:rPrChange>
              </w:rPr>
              <w:pPrChange w:id="13321" w:author="Mohammad Nayeem Hasan" w:date="2023-01-21T14:56:00Z">
                <w:pPr>
                  <w:jc w:val="both"/>
                </w:pPr>
              </w:pPrChange>
            </w:pPr>
            <w:ins w:id="13322" w:author="Mohammad Nayeem Hasan" w:date="2023-01-21T00:38:00Z">
              <w:r w:rsidRPr="00C60F95">
                <w:rPr>
                  <w:rFonts w:ascii="Times New Roman" w:hAnsi="Times New Roman" w:cs="Times New Roman"/>
                  <w:sz w:val="20"/>
                  <w:szCs w:val="20"/>
                  <w:rPrChange w:id="13323" w:author="Mohammad Nayeem Hasan" w:date="2023-01-21T03:17:00Z">
                    <w:rPr>
                      <w:rFonts w:ascii="Times New Roman" w:hAnsi="Times New Roman" w:cs="Times New Roman"/>
                      <w:sz w:val="24"/>
                      <w:szCs w:val="24"/>
                    </w:rPr>
                  </w:rPrChange>
                </w:rPr>
                <w:t>Source of water</w:t>
              </w:r>
            </w:ins>
          </w:p>
        </w:tc>
        <w:tc>
          <w:tcPr>
            <w:tcW w:w="1299" w:type="pct"/>
            <w:gridSpan w:val="2"/>
            <w:vAlign w:val="center"/>
            <w:tcPrChange w:id="13324" w:author="Mohammad Nayeem Hasan" w:date="2023-01-27T16:50:00Z">
              <w:tcPr>
                <w:tcW w:w="1299" w:type="pct"/>
                <w:gridSpan w:val="5"/>
                <w:vAlign w:val="center"/>
              </w:tcPr>
            </w:tcPrChange>
          </w:tcPr>
          <w:p w14:paraId="66804EEC" w14:textId="77777777" w:rsidR="00E53D7C" w:rsidRPr="00C60F95" w:rsidRDefault="00E53D7C" w:rsidP="00E53D7C">
            <w:pPr>
              <w:rPr>
                <w:ins w:id="13325" w:author="Mohammad Nayeem Hasan" w:date="2023-01-21T00:38:00Z"/>
                <w:rFonts w:ascii="Times New Roman" w:hAnsi="Times New Roman" w:cs="Times New Roman"/>
                <w:sz w:val="20"/>
                <w:szCs w:val="20"/>
                <w:rPrChange w:id="13326" w:author="Mohammad Nayeem Hasan" w:date="2023-01-21T03:17:00Z">
                  <w:rPr>
                    <w:ins w:id="13327" w:author="Mohammad Nayeem Hasan" w:date="2023-01-21T00:38:00Z"/>
                    <w:rFonts w:ascii="Times New Roman" w:hAnsi="Times New Roman" w:cs="Times New Roman"/>
                    <w:sz w:val="24"/>
                    <w:szCs w:val="24"/>
                  </w:rPr>
                </w:rPrChange>
              </w:rPr>
              <w:pPrChange w:id="13328" w:author="Mohammad Nayeem Hasan" w:date="2023-01-21T14:56:00Z">
                <w:pPr>
                  <w:jc w:val="both"/>
                </w:pPr>
              </w:pPrChange>
            </w:pPr>
          </w:p>
        </w:tc>
        <w:tc>
          <w:tcPr>
            <w:tcW w:w="1493" w:type="pct"/>
            <w:gridSpan w:val="2"/>
            <w:vAlign w:val="center"/>
            <w:tcPrChange w:id="13329" w:author="Mohammad Nayeem Hasan" w:date="2023-01-27T16:50:00Z">
              <w:tcPr>
                <w:tcW w:w="1493" w:type="pct"/>
                <w:gridSpan w:val="5"/>
                <w:vAlign w:val="center"/>
              </w:tcPr>
            </w:tcPrChange>
          </w:tcPr>
          <w:p w14:paraId="24E8ECA7" w14:textId="77777777" w:rsidR="00E53D7C" w:rsidRPr="00C60F95" w:rsidRDefault="00E53D7C" w:rsidP="00E53D7C">
            <w:pPr>
              <w:rPr>
                <w:ins w:id="13330" w:author="Mohammad Nayeem Hasan" w:date="2023-01-21T00:38:00Z"/>
                <w:rFonts w:ascii="Times New Roman" w:hAnsi="Times New Roman" w:cs="Times New Roman"/>
                <w:sz w:val="20"/>
                <w:szCs w:val="20"/>
                <w:rPrChange w:id="13331" w:author="Mohammad Nayeem Hasan" w:date="2023-01-21T03:17:00Z">
                  <w:rPr>
                    <w:ins w:id="13332" w:author="Mohammad Nayeem Hasan" w:date="2023-01-21T00:38:00Z"/>
                    <w:rFonts w:ascii="Times New Roman" w:hAnsi="Times New Roman" w:cs="Times New Roman"/>
                    <w:sz w:val="24"/>
                    <w:szCs w:val="24"/>
                  </w:rPr>
                </w:rPrChange>
              </w:rPr>
              <w:pPrChange w:id="13333" w:author="Mohammad Nayeem Hasan" w:date="2023-01-21T14:56:00Z">
                <w:pPr>
                  <w:jc w:val="both"/>
                </w:pPr>
              </w:pPrChange>
            </w:pPr>
          </w:p>
        </w:tc>
        <w:tc>
          <w:tcPr>
            <w:tcW w:w="473" w:type="pct"/>
            <w:vAlign w:val="center"/>
            <w:tcPrChange w:id="13334" w:author="Mohammad Nayeem Hasan" w:date="2023-01-27T16:50:00Z">
              <w:tcPr>
                <w:tcW w:w="477" w:type="pct"/>
                <w:gridSpan w:val="2"/>
                <w:vAlign w:val="center"/>
              </w:tcPr>
            </w:tcPrChange>
          </w:tcPr>
          <w:p w14:paraId="0754D6C9" w14:textId="77777777" w:rsidR="00E53D7C" w:rsidRPr="00C60F95" w:rsidRDefault="00E53D7C" w:rsidP="00E53D7C">
            <w:pPr>
              <w:rPr>
                <w:ins w:id="13335" w:author="Mohammad Nayeem Hasan" w:date="2023-01-21T00:38:00Z"/>
                <w:rFonts w:ascii="Times New Roman" w:hAnsi="Times New Roman" w:cs="Times New Roman"/>
                <w:sz w:val="20"/>
                <w:szCs w:val="20"/>
                <w:rPrChange w:id="13336" w:author="Mohammad Nayeem Hasan" w:date="2023-01-21T03:17:00Z">
                  <w:rPr>
                    <w:ins w:id="13337" w:author="Mohammad Nayeem Hasan" w:date="2023-01-21T00:38:00Z"/>
                    <w:rFonts w:ascii="Times New Roman" w:hAnsi="Times New Roman" w:cs="Times New Roman"/>
                    <w:sz w:val="24"/>
                    <w:szCs w:val="24"/>
                  </w:rPr>
                </w:rPrChange>
              </w:rPr>
              <w:pPrChange w:id="13338" w:author="Mohammad Nayeem Hasan" w:date="2023-01-21T14:56:00Z">
                <w:pPr>
                  <w:jc w:val="both"/>
                </w:pPr>
              </w:pPrChange>
            </w:pPr>
          </w:p>
        </w:tc>
      </w:tr>
      <w:tr w:rsidR="00E53D7C" w:rsidRPr="00C60F95" w14:paraId="2FA0EC10" w14:textId="77777777" w:rsidTr="00DE658B">
        <w:trPr>
          <w:trHeight w:val="257"/>
          <w:jc w:val="center"/>
          <w:ins w:id="13339" w:author="Mohammad Nayeem Hasan" w:date="2023-01-21T00:38:00Z"/>
          <w:trPrChange w:id="13340" w:author="Mohammad Nayeem Hasan" w:date="2023-01-27T16:50:00Z">
            <w:trPr>
              <w:trHeight w:val="257"/>
              <w:jc w:val="center"/>
            </w:trPr>
          </w:trPrChange>
        </w:trPr>
        <w:tc>
          <w:tcPr>
            <w:tcW w:w="881" w:type="pct"/>
            <w:vAlign w:val="center"/>
            <w:tcPrChange w:id="13341" w:author="Mohammad Nayeem Hasan" w:date="2023-01-27T16:50:00Z">
              <w:tcPr>
                <w:tcW w:w="881" w:type="pct"/>
                <w:vAlign w:val="center"/>
              </w:tcPr>
            </w:tcPrChange>
          </w:tcPr>
          <w:p w14:paraId="01655375" w14:textId="77777777" w:rsidR="00E53D7C" w:rsidRPr="00C60F95" w:rsidRDefault="00E53D7C" w:rsidP="00E53D7C">
            <w:pPr>
              <w:rPr>
                <w:ins w:id="13342" w:author="Mohammad Nayeem Hasan" w:date="2023-01-21T00:38:00Z"/>
                <w:rFonts w:ascii="Times New Roman" w:hAnsi="Times New Roman" w:cs="Times New Roman"/>
                <w:sz w:val="20"/>
                <w:szCs w:val="20"/>
                <w:rPrChange w:id="13343" w:author="Mohammad Nayeem Hasan" w:date="2023-01-21T03:17:00Z">
                  <w:rPr>
                    <w:ins w:id="13344" w:author="Mohammad Nayeem Hasan" w:date="2023-01-21T00:38:00Z"/>
                    <w:rFonts w:ascii="Times New Roman" w:hAnsi="Times New Roman" w:cs="Times New Roman"/>
                    <w:sz w:val="24"/>
                    <w:szCs w:val="24"/>
                  </w:rPr>
                </w:rPrChange>
              </w:rPr>
              <w:pPrChange w:id="13345" w:author="Mohammad Nayeem Hasan" w:date="2023-01-21T14:56:00Z">
                <w:pPr>
                  <w:jc w:val="both"/>
                </w:pPr>
              </w:pPrChange>
            </w:pPr>
            <w:ins w:id="13346" w:author="Mohammad Nayeem Hasan" w:date="2023-01-21T00:38:00Z">
              <w:r w:rsidRPr="00C60F95">
                <w:rPr>
                  <w:rFonts w:ascii="Times New Roman" w:hAnsi="Times New Roman" w:cs="Times New Roman"/>
                  <w:sz w:val="20"/>
                  <w:szCs w:val="20"/>
                  <w:rPrChange w:id="13347" w:author="Mohammad Nayeem Hasan" w:date="2023-01-21T03:17:00Z">
                    <w:rPr>
                      <w:rFonts w:ascii="Times New Roman" w:hAnsi="Times New Roman" w:cs="Times New Roman"/>
                      <w:sz w:val="24"/>
                      <w:szCs w:val="24"/>
                    </w:rPr>
                  </w:rPrChange>
                </w:rPr>
                <w:t>Direct from source</w:t>
              </w:r>
            </w:ins>
          </w:p>
        </w:tc>
        <w:tc>
          <w:tcPr>
            <w:tcW w:w="854" w:type="pct"/>
            <w:vAlign w:val="center"/>
            <w:tcPrChange w:id="13348" w:author="Mohammad Nayeem Hasan" w:date="2023-01-27T16:50:00Z">
              <w:tcPr>
                <w:tcW w:w="851" w:type="pct"/>
                <w:vAlign w:val="center"/>
              </w:tcPr>
            </w:tcPrChange>
          </w:tcPr>
          <w:p w14:paraId="273F5BF0" w14:textId="77777777" w:rsidR="00E53D7C" w:rsidRPr="00C60F95" w:rsidRDefault="00E53D7C" w:rsidP="00E53D7C">
            <w:pPr>
              <w:rPr>
                <w:ins w:id="13349" w:author="Mohammad Nayeem Hasan" w:date="2023-01-21T00:38:00Z"/>
                <w:rFonts w:ascii="Times New Roman" w:hAnsi="Times New Roman" w:cs="Times New Roman"/>
                <w:sz w:val="20"/>
                <w:szCs w:val="20"/>
                <w:rPrChange w:id="13350" w:author="Mohammad Nayeem Hasan" w:date="2023-01-21T03:17:00Z">
                  <w:rPr>
                    <w:ins w:id="13351" w:author="Mohammad Nayeem Hasan" w:date="2023-01-21T00:38:00Z"/>
                    <w:rFonts w:ascii="Times New Roman" w:hAnsi="Times New Roman" w:cs="Times New Roman"/>
                    <w:sz w:val="24"/>
                    <w:szCs w:val="24"/>
                  </w:rPr>
                </w:rPrChange>
              </w:rPr>
              <w:pPrChange w:id="13352" w:author="Mohammad Nayeem Hasan" w:date="2023-01-21T14:56:00Z">
                <w:pPr>
                  <w:jc w:val="both"/>
                </w:pPr>
              </w:pPrChange>
            </w:pPr>
            <w:ins w:id="13353" w:author="Mohammad Nayeem Hasan" w:date="2023-01-21T00:38:00Z">
              <w:r w:rsidRPr="00C60F95">
                <w:rPr>
                  <w:rFonts w:ascii="Times New Roman" w:hAnsi="Times New Roman" w:cs="Times New Roman"/>
                  <w:sz w:val="20"/>
                  <w:szCs w:val="20"/>
                  <w:rPrChange w:id="13354" w:author="Mohammad Nayeem Hasan" w:date="2023-01-21T03:17:00Z">
                    <w:rPr>
                      <w:rFonts w:ascii="Times New Roman" w:hAnsi="Times New Roman" w:cs="Times New Roman"/>
                      <w:sz w:val="24"/>
                      <w:szCs w:val="24"/>
                    </w:rPr>
                  </w:rPrChange>
                </w:rPr>
                <w:t>-</w:t>
              </w:r>
            </w:ins>
          </w:p>
        </w:tc>
        <w:tc>
          <w:tcPr>
            <w:tcW w:w="481" w:type="pct"/>
            <w:vAlign w:val="center"/>
            <w:tcPrChange w:id="13355" w:author="Mohammad Nayeem Hasan" w:date="2023-01-27T16:50:00Z">
              <w:tcPr>
                <w:tcW w:w="481" w:type="pct"/>
                <w:gridSpan w:val="3"/>
                <w:vAlign w:val="center"/>
              </w:tcPr>
            </w:tcPrChange>
          </w:tcPr>
          <w:p w14:paraId="3516BCBA" w14:textId="77777777" w:rsidR="00E53D7C" w:rsidRPr="00C60F95" w:rsidRDefault="00E53D7C" w:rsidP="00E53D7C">
            <w:pPr>
              <w:rPr>
                <w:ins w:id="13356" w:author="Mohammad Nayeem Hasan" w:date="2023-01-21T00:38:00Z"/>
                <w:rFonts w:ascii="Times New Roman" w:hAnsi="Times New Roman" w:cs="Times New Roman"/>
                <w:sz w:val="20"/>
                <w:szCs w:val="20"/>
                <w:rPrChange w:id="13357" w:author="Mohammad Nayeem Hasan" w:date="2023-01-21T03:17:00Z">
                  <w:rPr>
                    <w:ins w:id="13358" w:author="Mohammad Nayeem Hasan" w:date="2023-01-21T00:38:00Z"/>
                    <w:rFonts w:ascii="Times New Roman" w:hAnsi="Times New Roman" w:cs="Times New Roman"/>
                    <w:sz w:val="24"/>
                    <w:szCs w:val="24"/>
                  </w:rPr>
                </w:rPrChange>
              </w:rPr>
              <w:pPrChange w:id="13359" w:author="Mohammad Nayeem Hasan" w:date="2023-01-21T14:56:00Z">
                <w:pPr>
                  <w:jc w:val="both"/>
                </w:pPr>
              </w:pPrChange>
            </w:pPr>
            <w:ins w:id="13360" w:author="Mohammad Nayeem Hasan" w:date="2023-01-21T00:38:00Z">
              <w:r w:rsidRPr="00C60F95">
                <w:rPr>
                  <w:rFonts w:ascii="Times New Roman" w:hAnsi="Times New Roman" w:cs="Times New Roman"/>
                  <w:sz w:val="20"/>
                  <w:szCs w:val="20"/>
                  <w:rPrChange w:id="13361" w:author="Mohammad Nayeem Hasan" w:date="2023-01-21T03:17:00Z">
                    <w:rPr>
                      <w:rFonts w:ascii="Times New Roman" w:hAnsi="Times New Roman" w:cs="Times New Roman"/>
                      <w:sz w:val="24"/>
                      <w:szCs w:val="24"/>
                    </w:rPr>
                  </w:rPrChange>
                </w:rPr>
                <w:t>-</w:t>
              </w:r>
            </w:ins>
          </w:p>
        </w:tc>
        <w:tc>
          <w:tcPr>
            <w:tcW w:w="818" w:type="pct"/>
            <w:vAlign w:val="center"/>
            <w:tcPrChange w:id="13362" w:author="Mohammad Nayeem Hasan" w:date="2023-01-27T16:50:00Z">
              <w:tcPr>
                <w:tcW w:w="818" w:type="pct"/>
                <w:gridSpan w:val="2"/>
                <w:vAlign w:val="center"/>
              </w:tcPr>
            </w:tcPrChange>
          </w:tcPr>
          <w:p w14:paraId="44530BA1" w14:textId="7E5A9C4B" w:rsidR="00E53D7C" w:rsidRPr="00C60F95" w:rsidRDefault="00E53D7C" w:rsidP="00E53D7C">
            <w:pPr>
              <w:rPr>
                <w:ins w:id="13363" w:author="Mohammad Nayeem Hasan" w:date="2023-01-21T00:38:00Z"/>
                <w:rFonts w:ascii="Times New Roman" w:hAnsi="Times New Roman" w:cs="Times New Roman"/>
                <w:sz w:val="20"/>
                <w:szCs w:val="20"/>
                <w:rPrChange w:id="13364" w:author="Mohammad Nayeem Hasan" w:date="2023-01-21T03:17:00Z">
                  <w:rPr>
                    <w:ins w:id="13365" w:author="Mohammad Nayeem Hasan" w:date="2023-01-21T00:38:00Z"/>
                    <w:rFonts w:ascii="Times New Roman" w:hAnsi="Times New Roman" w:cs="Times New Roman"/>
                    <w:sz w:val="24"/>
                    <w:szCs w:val="24"/>
                  </w:rPr>
                </w:rPrChange>
              </w:rPr>
              <w:pPrChange w:id="13366" w:author="Mohammad Nayeem Hasan" w:date="2023-01-21T14:56:00Z">
                <w:pPr>
                  <w:jc w:val="both"/>
                </w:pPr>
              </w:pPrChange>
            </w:pPr>
            <w:ins w:id="13367" w:author="Mohammad Nayeem Hasan" w:date="2023-01-21T00:38:00Z">
              <w:r w:rsidRPr="00C60F95">
                <w:rPr>
                  <w:rFonts w:ascii="Times New Roman" w:hAnsi="Times New Roman" w:cs="Times New Roman"/>
                  <w:sz w:val="20"/>
                  <w:szCs w:val="20"/>
                  <w:rPrChange w:id="13368" w:author="Mohammad Nayeem Hasan" w:date="2023-01-21T03:17:00Z">
                    <w:rPr>
                      <w:rFonts w:ascii="Times New Roman" w:hAnsi="Times New Roman" w:cs="Times New Roman"/>
                      <w:sz w:val="24"/>
                      <w:szCs w:val="24"/>
                    </w:rPr>
                  </w:rPrChange>
                </w:rPr>
                <w:t>1.39</w:t>
              </w:r>
            </w:ins>
            <w:ins w:id="13369" w:author="Mohammad Nayeem Hasan" w:date="2023-01-21T02:15:00Z">
              <w:r w:rsidRPr="00C60F95">
                <w:rPr>
                  <w:rFonts w:ascii="Times New Roman" w:hAnsi="Times New Roman" w:cs="Times New Roman"/>
                  <w:sz w:val="20"/>
                  <w:szCs w:val="20"/>
                  <w:rPrChange w:id="13370" w:author="Mohammad Nayeem Hasan" w:date="2023-01-21T03:17:00Z">
                    <w:rPr>
                      <w:rFonts w:ascii="Times New Roman" w:hAnsi="Times New Roman" w:cs="Times New Roman"/>
                      <w:sz w:val="24"/>
                      <w:szCs w:val="24"/>
                    </w:rPr>
                  </w:rPrChange>
                </w:rPr>
                <w:t xml:space="preserve"> (0.61, 3.15)</w:t>
              </w:r>
            </w:ins>
          </w:p>
        </w:tc>
        <w:tc>
          <w:tcPr>
            <w:tcW w:w="481" w:type="pct"/>
            <w:vAlign w:val="center"/>
            <w:tcPrChange w:id="13371" w:author="Mohammad Nayeem Hasan" w:date="2023-01-27T16:50:00Z">
              <w:tcPr>
                <w:tcW w:w="481" w:type="pct"/>
                <w:gridSpan w:val="2"/>
                <w:vAlign w:val="center"/>
              </w:tcPr>
            </w:tcPrChange>
          </w:tcPr>
          <w:p w14:paraId="1D2DA63E" w14:textId="77777777" w:rsidR="00E53D7C" w:rsidRPr="00C60F95" w:rsidRDefault="00E53D7C" w:rsidP="00E53D7C">
            <w:pPr>
              <w:rPr>
                <w:ins w:id="13372" w:author="Mohammad Nayeem Hasan" w:date="2023-01-21T00:38:00Z"/>
                <w:rFonts w:ascii="Times New Roman" w:hAnsi="Times New Roman" w:cs="Times New Roman"/>
                <w:sz w:val="20"/>
                <w:szCs w:val="20"/>
                <w:rPrChange w:id="13373" w:author="Mohammad Nayeem Hasan" w:date="2023-01-21T03:17:00Z">
                  <w:rPr>
                    <w:ins w:id="13374" w:author="Mohammad Nayeem Hasan" w:date="2023-01-21T00:38:00Z"/>
                    <w:rFonts w:ascii="Times New Roman" w:hAnsi="Times New Roman" w:cs="Times New Roman"/>
                    <w:sz w:val="24"/>
                    <w:szCs w:val="24"/>
                  </w:rPr>
                </w:rPrChange>
              </w:rPr>
              <w:pPrChange w:id="13375" w:author="Mohammad Nayeem Hasan" w:date="2023-01-21T14:56:00Z">
                <w:pPr>
                  <w:jc w:val="both"/>
                </w:pPr>
              </w:pPrChange>
            </w:pPr>
            <w:ins w:id="13376" w:author="Mohammad Nayeem Hasan" w:date="2023-01-21T00:38:00Z">
              <w:r w:rsidRPr="00C60F95">
                <w:rPr>
                  <w:rFonts w:ascii="Times New Roman" w:hAnsi="Times New Roman" w:cs="Times New Roman"/>
                  <w:sz w:val="20"/>
                  <w:szCs w:val="20"/>
                  <w:rPrChange w:id="13377" w:author="Mohammad Nayeem Hasan" w:date="2023-01-21T03:17:00Z">
                    <w:rPr>
                      <w:rFonts w:ascii="Times New Roman" w:hAnsi="Times New Roman" w:cs="Times New Roman"/>
                      <w:sz w:val="24"/>
                      <w:szCs w:val="24"/>
                    </w:rPr>
                  </w:rPrChange>
                </w:rPr>
                <w:t>0.431</w:t>
              </w:r>
            </w:ins>
          </w:p>
        </w:tc>
        <w:tc>
          <w:tcPr>
            <w:tcW w:w="1012" w:type="pct"/>
            <w:vAlign w:val="center"/>
            <w:tcPrChange w:id="13378" w:author="Mohammad Nayeem Hasan" w:date="2023-01-27T16:50:00Z">
              <w:tcPr>
                <w:tcW w:w="1012" w:type="pct"/>
                <w:gridSpan w:val="3"/>
                <w:vAlign w:val="center"/>
              </w:tcPr>
            </w:tcPrChange>
          </w:tcPr>
          <w:p w14:paraId="7B4F5F7A" w14:textId="1E5CAA1B" w:rsidR="00E53D7C" w:rsidRPr="00C60F95" w:rsidRDefault="00E53D7C" w:rsidP="00E53D7C">
            <w:pPr>
              <w:rPr>
                <w:ins w:id="13379" w:author="Mohammad Nayeem Hasan" w:date="2023-01-21T00:38:00Z"/>
                <w:rFonts w:ascii="Times New Roman" w:hAnsi="Times New Roman" w:cs="Times New Roman"/>
                <w:sz w:val="20"/>
                <w:szCs w:val="20"/>
                <w:rPrChange w:id="13380" w:author="Mohammad Nayeem Hasan" w:date="2023-01-21T03:17:00Z">
                  <w:rPr>
                    <w:ins w:id="13381" w:author="Mohammad Nayeem Hasan" w:date="2023-01-21T00:38:00Z"/>
                    <w:rFonts w:ascii="Times New Roman" w:hAnsi="Times New Roman" w:cs="Times New Roman"/>
                    <w:sz w:val="24"/>
                    <w:szCs w:val="24"/>
                  </w:rPr>
                </w:rPrChange>
              </w:rPr>
              <w:pPrChange w:id="13382" w:author="Mohammad Nayeem Hasan" w:date="2023-01-21T14:56:00Z">
                <w:pPr>
                  <w:jc w:val="both"/>
                </w:pPr>
              </w:pPrChange>
            </w:pPr>
            <w:ins w:id="13383" w:author="Mohammad Nayeem Hasan" w:date="2023-01-21T00:38:00Z">
              <w:r w:rsidRPr="00C60F95">
                <w:rPr>
                  <w:rFonts w:ascii="Times New Roman" w:hAnsi="Times New Roman" w:cs="Times New Roman"/>
                  <w:sz w:val="20"/>
                  <w:szCs w:val="20"/>
                  <w:rPrChange w:id="13384" w:author="Mohammad Nayeem Hasan" w:date="2023-01-21T03:17:00Z">
                    <w:rPr>
                      <w:rFonts w:ascii="Times New Roman" w:hAnsi="Times New Roman" w:cs="Times New Roman"/>
                      <w:sz w:val="24"/>
                      <w:szCs w:val="24"/>
                    </w:rPr>
                  </w:rPrChange>
                </w:rPr>
                <w:t>1.40</w:t>
              </w:r>
            </w:ins>
            <w:ins w:id="13385" w:author="Mohammad Nayeem Hasan" w:date="2023-01-21T02:40:00Z">
              <w:r w:rsidRPr="00C60F95">
                <w:rPr>
                  <w:rFonts w:ascii="Times New Roman" w:hAnsi="Times New Roman" w:cs="Times New Roman"/>
                  <w:sz w:val="20"/>
                  <w:szCs w:val="20"/>
                  <w:rPrChange w:id="13386" w:author="Mohammad Nayeem Hasan" w:date="2023-01-21T03:17:00Z">
                    <w:rPr>
                      <w:rFonts w:ascii="Times New Roman" w:hAnsi="Times New Roman" w:cs="Times New Roman"/>
                      <w:sz w:val="24"/>
                      <w:szCs w:val="24"/>
                    </w:rPr>
                  </w:rPrChange>
                </w:rPr>
                <w:t xml:space="preserve"> (0.83, 2.35)</w:t>
              </w:r>
            </w:ins>
          </w:p>
        </w:tc>
        <w:tc>
          <w:tcPr>
            <w:tcW w:w="473" w:type="pct"/>
            <w:vAlign w:val="center"/>
            <w:tcPrChange w:id="13387" w:author="Mohammad Nayeem Hasan" w:date="2023-01-27T16:50:00Z">
              <w:tcPr>
                <w:tcW w:w="477" w:type="pct"/>
                <w:gridSpan w:val="2"/>
                <w:vAlign w:val="center"/>
              </w:tcPr>
            </w:tcPrChange>
          </w:tcPr>
          <w:p w14:paraId="65B6C498" w14:textId="77777777" w:rsidR="00E53D7C" w:rsidRPr="00C60F95" w:rsidRDefault="00E53D7C" w:rsidP="00E53D7C">
            <w:pPr>
              <w:rPr>
                <w:ins w:id="13388" w:author="Mohammad Nayeem Hasan" w:date="2023-01-21T00:38:00Z"/>
                <w:rFonts w:ascii="Times New Roman" w:hAnsi="Times New Roman" w:cs="Times New Roman"/>
                <w:sz w:val="20"/>
                <w:szCs w:val="20"/>
                <w:rPrChange w:id="13389" w:author="Mohammad Nayeem Hasan" w:date="2023-01-21T03:17:00Z">
                  <w:rPr>
                    <w:ins w:id="13390" w:author="Mohammad Nayeem Hasan" w:date="2023-01-21T00:38:00Z"/>
                    <w:rFonts w:ascii="Times New Roman" w:hAnsi="Times New Roman" w:cs="Times New Roman"/>
                    <w:sz w:val="24"/>
                    <w:szCs w:val="24"/>
                  </w:rPr>
                </w:rPrChange>
              </w:rPr>
              <w:pPrChange w:id="13391" w:author="Mohammad Nayeem Hasan" w:date="2023-01-21T14:56:00Z">
                <w:pPr>
                  <w:jc w:val="both"/>
                </w:pPr>
              </w:pPrChange>
            </w:pPr>
            <w:ins w:id="13392" w:author="Mohammad Nayeem Hasan" w:date="2023-01-21T00:38:00Z">
              <w:r w:rsidRPr="00C60F95">
                <w:rPr>
                  <w:rFonts w:ascii="Times New Roman" w:hAnsi="Times New Roman" w:cs="Times New Roman"/>
                  <w:sz w:val="20"/>
                  <w:szCs w:val="20"/>
                  <w:rPrChange w:id="13393" w:author="Mohammad Nayeem Hasan" w:date="2023-01-21T03:17:00Z">
                    <w:rPr>
                      <w:rFonts w:ascii="Times New Roman" w:hAnsi="Times New Roman" w:cs="Times New Roman"/>
                      <w:sz w:val="24"/>
                      <w:szCs w:val="24"/>
                    </w:rPr>
                  </w:rPrChange>
                </w:rPr>
                <w:t>0.205</w:t>
              </w:r>
            </w:ins>
          </w:p>
        </w:tc>
      </w:tr>
      <w:tr w:rsidR="00E53D7C" w:rsidRPr="00C60F95" w14:paraId="0B6BBCD9" w14:textId="77777777" w:rsidTr="00DE658B">
        <w:trPr>
          <w:trHeight w:val="257"/>
          <w:jc w:val="center"/>
          <w:ins w:id="13394" w:author="Mohammad Nayeem Hasan" w:date="2023-01-21T00:38:00Z"/>
          <w:trPrChange w:id="13395" w:author="Mohammad Nayeem Hasan" w:date="2023-01-27T16:50:00Z">
            <w:trPr>
              <w:trHeight w:val="257"/>
              <w:jc w:val="center"/>
            </w:trPr>
          </w:trPrChange>
        </w:trPr>
        <w:tc>
          <w:tcPr>
            <w:tcW w:w="881" w:type="pct"/>
            <w:vAlign w:val="center"/>
            <w:tcPrChange w:id="13396" w:author="Mohammad Nayeem Hasan" w:date="2023-01-27T16:50:00Z">
              <w:tcPr>
                <w:tcW w:w="881" w:type="pct"/>
                <w:vAlign w:val="center"/>
              </w:tcPr>
            </w:tcPrChange>
          </w:tcPr>
          <w:p w14:paraId="4B8CEA6B" w14:textId="77777777" w:rsidR="00E53D7C" w:rsidRPr="00C60F95" w:rsidRDefault="00E53D7C" w:rsidP="00E53D7C">
            <w:pPr>
              <w:rPr>
                <w:ins w:id="13397" w:author="Mohammad Nayeem Hasan" w:date="2023-01-21T00:38:00Z"/>
                <w:rFonts w:ascii="Times New Roman" w:hAnsi="Times New Roman" w:cs="Times New Roman"/>
                <w:sz w:val="20"/>
                <w:szCs w:val="20"/>
                <w:rPrChange w:id="13398" w:author="Mohammad Nayeem Hasan" w:date="2023-01-21T03:17:00Z">
                  <w:rPr>
                    <w:ins w:id="13399" w:author="Mohammad Nayeem Hasan" w:date="2023-01-21T00:38:00Z"/>
                    <w:rFonts w:ascii="Times New Roman" w:hAnsi="Times New Roman" w:cs="Times New Roman"/>
                    <w:sz w:val="24"/>
                    <w:szCs w:val="24"/>
                  </w:rPr>
                </w:rPrChange>
              </w:rPr>
              <w:pPrChange w:id="13400" w:author="Mohammad Nayeem Hasan" w:date="2023-01-21T14:56:00Z">
                <w:pPr>
                  <w:jc w:val="both"/>
                </w:pPr>
              </w:pPrChange>
            </w:pPr>
            <w:ins w:id="13401" w:author="Mohammad Nayeem Hasan" w:date="2023-01-21T00:38:00Z">
              <w:r w:rsidRPr="00C60F95">
                <w:rPr>
                  <w:rFonts w:ascii="Times New Roman" w:hAnsi="Times New Roman" w:cs="Times New Roman"/>
                  <w:sz w:val="20"/>
                  <w:szCs w:val="20"/>
                  <w:rPrChange w:id="13402" w:author="Mohammad Nayeem Hasan" w:date="2023-01-21T03:17:00Z">
                    <w:rPr>
                      <w:rFonts w:ascii="Times New Roman" w:hAnsi="Times New Roman" w:cs="Times New Roman"/>
                      <w:sz w:val="24"/>
                      <w:szCs w:val="24"/>
                    </w:rPr>
                  </w:rPrChange>
                </w:rPr>
                <w:t>Covered container</w:t>
              </w:r>
            </w:ins>
          </w:p>
        </w:tc>
        <w:tc>
          <w:tcPr>
            <w:tcW w:w="854" w:type="pct"/>
            <w:vAlign w:val="center"/>
            <w:tcPrChange w:id="13403" w:author="Mohammad Nayeem Hasan" w:date="2023-01-27T16:50:00Z">
              <w:tcPr>
                <w:tcW w:w="851" w:type="pct"/>
                <w:vAlign w:val="center"/>
              </w:tcPr>
            </w:tcPrChange>
          </w:tcPr>
          <w:p w14:paraId="7809E515" w14:textId="77777777" w:rsidR="00E53D7C" w:rsidRPr="00C60F95" w:rsidRDefault="00E53D7C" w:rsidP="00E53D7C">
            <w:pPr>
              <w:rPr>
                <w:ins w:id="13404" w:author="Mohammad Nayeem Hasan" w:date="2023-01-21T00:38:00Z"/>
                <w:rFonts w:ascii="Times New Roman" w:hAnsi="Times New Roman" w:cs="Times New Roman"/>
                <w:sz w:val="20"/>
                <w:szCs w:val="20"/>
                <w:rPrChange w:id="13405" w:author="Mohammad Nayeem Hasan" w:date="2023-01-21T03:17:00Z">
                  <w:rPr>
                    <w:ins w:id="13406" w:author="Mohammad Nayeem Hasan" w:date="2023-01-21T00:38:00Z"/>
                    <w:rFonts w:ascii="Times New Roman" w:hAnsi="Times New Roman" w:cs="Times New Roman"/>
                    <w:sz w:val="24"/>
                    <w:szCs w:val="24"/>
                  </w:rPr>
                </w:rPrChange>
              </w:rPr>
              <w:pPrChange w:id="13407" w:author="Mohammad Nayeem Hasan" w:date="2023-01-21T14:56:00Z">
                <w:pPr>
                  <w:jc w:val="both"/>
                </w:pPr>
              </w:pPrChange>
            </w:pPr>
            <w:ins w:id="13408" w:author="Mohammad Nayeem Hasan" w:date="2023-01-21T00:38:00Z">
              <w:r w:rsidRPr="00C60F95">
                <w:rPr>
                  <w:rFonts w:ascii="Times New Roman" w:hAnsi="Times New Roman" w:cs="Times New Roman"/>
                  <w:sz w:val="20"/>
                  <w:szCs w:val="20"/>
                  <w:rPrChange w:id="13409" w:author="Mohammad Nayeem Hasan" w:date="2023-01-21T03:17:00Z">
                    <w:rPr>
                      <w:rFonts w:ascii="Times New Roman" w:hAnsi="Times New Roman" w:cs="Times New Roman"/>
                      <w:sz w:val="24"/>
                      <w:szCs w:val="24"/>
                    </w:rPr>
                  </w:rPrChange>
                </w:rPr>
                <w:t>-</w:t>
              </w:r>
            </w:ins>
          </w:p>
        </w:tc>
        <w:tc>
          <w:tcPr>
            <w:tcW w:w="481" w:type="pct"/>
            <w:vAlign w:val="center"/>
            <w:tcPrChange w:id="13410" w:author="Mohammad Nayeem Hasan" w:date="2023-01-27T16:50:00Z">
              <w:tcPr>
                <w:tcW w:w="481" w:type="pct"/>
                <w:gridSpan w:val="3"/>
                <w:vAlign w:val="center"/>
              </w:tcPr>
            </w:tcPrChange>
          </w:tcPr>
          <w:p w14:paraId="3C9D8F4D" w14:textId="77777777" w:rsidR="00E53D7C" w:rsidRPr="00C60F95" w:rsidRDefault="00E53D7C" w:rsidP="00E53D7C">
            <w:pPr>
              <w:rPr>
                <w:ins w:id="13411" w:author="Mohammad Nayeem Hasan" w:date="2023-01-21T00:38:00Z"/>
                <w:rFonts w:ascii="Times New Roman" w:hAnsi="Times New Roman" w:cs="Times New Roman"/>
                <w:sz w:val="20"/>
                <w:szCs w:val="20"/>
                <w:rPrChange w:id="13412" w:author="Mohammad Nayeem Hasan" w:date="2023-01-21T03:17:00Z">
                  <w:rPr>
                    <w:ins w:id="13413" w:author="Mohammad Nayeem Hasan" w:date="2023-01-21T00:38:00Z"/>
                    <w:rFonts w:ascii="Times New Roman" w:hAnsi="Times New Roman" w:cs="Times New Roman"/>
                    <w:sz w:val="24"/>
                    <w:szCs w:val="24"/>
                  </w:rPr>
                </w:rPrChange>
              </w:rPr>
              <w:pPrChange w:id="13414" w:author="Mohammad Nayeem Hasan" w:date="2023-01-21T14:56:00Z">
                <w:pPr>
                  <w:jc w:val="both"/>
                </w:pPr>
              </w:pPrChange>
            </w:pPr>
            <w:ins w:id="13415" w:author="Mohammad Nayeem Hasan" w:date="2023-01-21T00:38:00Z">
              <w:r w:rsidRPr="00C60F95">
                <w:rPr>
                  <w:rFonts w:ascii="Times New Roman" w:hAnsi="Times New Roman" w:cs="Times New Roman"/>
                  <w:sz w:val="20"/>
                  <w:szCs w:val="20"/>
                  <w:rPrChange w:id="13416" w:author="Mohammad Nayeem Hasan" w:date="2023-01-21T03:17:00Z">
                    <w:rPr>
                      <w:rFonts w:ascii="Times New Roman" w:hAnsi="Times New Roman" w:cs="Times New Roman"/>
                      <w:sz w:val="24"/>
                      <w:szCs w:val="24"/>
                    </w:rPr>
                  </w:rPrChange>
                </w:rPr>
                <w:t>-</w:t>
              </w:r>
            </w:ins>
          </w:p>
        </w:tc>
        <w:tc>
          <w:tcPr>
            <w:tcW w:w="818" w:type="pct"/>
            <w:vAlign w:val="center"/>
            <w:tcPrChange w:id="13417" w:author="Mohammad Nayeem Hasan" w:date="2023-01-27T16:50:00Z">
              <w:tcPr>
                <w:tcW w:w="818" w:type="pct"/>
                <w:gridSpan w:val="2"/>
                <w:vAlign w:val="center"/>
              </w:tcPr>
            </w:tcPrChange>
          </w:tcPr>
          <w:p w14:paraId="038F540B" w14:textId="7DCA766C" w:rsidR="00E53D7C" w:rsidRPr="00C60F95" w:rsidRDefault="00E53D7C" w:rsidP="00E53D7C">
            <w:pPr>
              <w:rPr>
                <w:ins w:id="13418" w:author="Mohammad Nayeem Hasan" w:date="2023-01-21T00:38:00Z"/>
                <w:rFonts w:ascii="Times New Roman" w:hAnsi="Times New Roman" w:cs="Times New Roman"/>
                <w:sz w:val="20"/>
                <w:szCs w:val="20"/>
                <w:rPrChange w:id="13419" w:author="Mohammad Nayeem Hasan" w:date="2023-01-21T03:17:00Z">
                  <w:rPr>
                    <w:ins w:id="13420" w:author="Mohammad Nayeem Hasan" w:date="2023-01-21T00:38:00Z"/>
                    <w:rFonts w:ascii="Times New Roman" w:hAnsi="Times New Roman" w:cs="Times New Roman"/>
                    <w:sz w:val="24"/>
                    <w:szCs w:val="24"/>
                  </w:rPr>
                </w:rPrChange>
              </w:rPr>
              <w:pPrChange w:id="13421" w:author="Mohammad Nayeem Hasan" w:date="2023-01-21T14:56:00Z">
                <w:pPr>
                  <w:jc w:val="both"/>
                </w:pPr>
              </w:pPrChange>
            </w:pPr>
            <w:ins w:id="13422" w:author="Mohammad Nayeem Hasan" w:date="2023-01-21T00:38:00Z">
              <w:r w:rsidRPr="00C60F95">
                <w:rPr>
                  <w:rFonts w:ascii="Times New Roman" w:hAnsi="Times New Roman" w:cs="Times New Roman"/>
                  <w:sz w:val="20"/>
                  <w:szCs w:val="20"/>
                  <w:rPrChange w:id="13423" w:author="Mohammad Nayeem Hasan" w:date="2023-01-21T03:17:00Z">
                    <w:rPr>
                      <w:rFonts w:ascii="Times New Roman" w:hAnsi="Times New Roman" w:cs="Times New Roman"/>
                      <w:sz w:val="24"/>
                      <w:szCs w:val="24"/>
                    </w:rPr>
                  </w:rPrChange>
                </w:rPr>
                <w:t>1.60</w:t>
              </w:r>
            </w:ins>
            <w:ins w:id="13424" w:author="Mohammad Nayeem Hasan" w:date="2023-01-21T02:15:00Z">
              <w:r w:rsidRPr="00C60F95">
                <w:rPr>
                  <w:rFonts w:ascii="Times New Roman" w:hAnsi="Times New Roman" w:cs="Times New Roman"/>
                  <w:sz w:val="20"/>
                  <w:szCs w:val="20"/>
                  <w:rPrChange w:id="13425" w:author="Mohammad Nayeem Hasan" w:date="2023-01-21T03:17:00Z">
                    <w:rPr>
                      <w:rFonts w:ascii="Times New Roman" w:hAnsi="Times New Roman" w:cs="Times New Roman"/>
                      <w:sz w:val="24"/>
                      <w:szCs w:val="24"/>
                    </w:rPr>
                  </w:rPrChange>
                </w:rPr>
                <w:t xml:space="preserve"> (1.04, 2.48)</w:t>
              </w:r>
            </w:ins>
          </w:p>
        </w:tc>
        <w:tc>
          <w:tcPr>
            <w:tcW w:w="481" w:type="pct"/>
            <w:vAlign w:val="center"/>
            <w:tcPrChange w:id="13426" w:author="Mohammad Nayeem Hasan" w:date="2023-01-27T16:50:00Z">
              <w:tcPr>
                <w:tcW w:w="481" w:type="pct"/>
                <w:gridSpan w:val="2"/>
                <w:vAlign w:val="center"/>
              </w:tcPr>
            </w:tcPrChange>
          </w:tcPr>
          <w:p w14:paraId="5979F83B" w14:textId="77777777" w:rsidR="00E53D7C" w:rsidRPr="00C60F95" w:rsidRDefault="00E53D7C" w:rsidP="00E53D7C">
            <w:pPr>
              <w:rPr>
                <w:ins w:id="13427" w:author="Mohammad Nayeem Hasan" w:date="2023-01-21T00:38:00Z"/>
                <w:rFonts w:ascii="Times New Roman" w:hAnsi="Times New Roman" w:cs="Times New Roman"/>
                <w:b/>
                <w:bCs/>
                <w:sz w:val="20"/>
                <w:szCs w:val="20"/>
                <w:rPrChange w:id="13428" w:author="Mohammad Nayeem Hasan" w:date="2023-01-21T03:17:00Z">
                  <w:rPr>
                    <w:ins w:id="13429" w:author="Mohammad Nayeem Hasan" w:date="2023-01-21T00:38:00Z"/>
                    <w:rFonts w:ascii="Times New Roman" w:hAnsi="Times New Roman" w:cs="Times New Roman"/>
                    <w:b/>
                    <w:bCs/>
                    <w:sz w:val="24"/>
                    <w:szCs w:val="24"/>
                  </w:rPr>
                </w:rPrChange>
              </w:rPr>
              <w:pPrChange w:id="13430" w:author="Mohammad Nayeem Hasan" w:date="2023-01-21T14:56:00Z">
                <w:pPr>
                  <w:jc w:val="both"/>
                </w:pPr>
              </w:pPrChange>
            </w:pPr>
            <w:ins w:id="13431" w:author="Mohammad Nayeem Hasan" w:date="2023-01-21T00:38:00Z">
              <w:r w:rsidRPr="00C60F95">
                <w:rPr>
                  <w:rFonts w:ascii="Times New Roman" w:hAnsi="Times New Roman" w:cs="Times New Roman"/>
                  <w:b/>
                  <w:bCs/>
                  <w:sz w:val="20"/>
                  <w:szCs w:val="20"/>
                  <w:rPrChange w:id="13432" w:author="Mohammad Nayeem Hasan" w:date="2023-01-21T03:17:00Z">
                    <w:rPr>
                      <w:rFonts w:ascii="Times New Roman" w:hAnsi="Times New Roman" w:cs="Times New Roman"/>
                      <w:b/>
                      <w:bCs/>
                      <w:sz w:val="24"/>
                      <w:szCs w:val="24"/>
                    </w:rPr>
                  </w:rPrChange>
                </w:rPr>
                <w:t>0.033</w:t>
              </w:r>
            </w:ins>
          </w:p>
        </w:tc>
        <w:tc>
          <w:tcPr>
            <w:tcW w:w="1012" w:type="pct"/>
            <w:vAlign w:val="center"/>
            <w:tcPrChange w:id="13433" w:author="Mohammad Nayeem Hasan" w:date="2023-01-27T16:50:00Z">
              <w:tcPr>
                <w:tcW w:w="1012" w:type="pct"/>
                <w:gridSpan w:val="3"/>
                <w:vAlign w:val="center"/>
              </w:tcPr>
            </w:tcPrChange>
          </w:tcPr>
          <w:p w14:paraId="3734D629" w14:textId="21F97080" w:rsidR="00E53D7C" w:rsidRPr="00C60F95" w:rsidRDefault="00E53D7C" w:rsidP="00E53D7C">
            <w:pPr>
              <w:rPr>
                <w:ins w:id="13434" w:author="Mohammad Nayeem Hasan" w:date="2023-01-21T00:38:00Z"/>
                <w:rFonts w:ascii="Times New Roman" w:hAnsi="Times New Roman" w:cs="Times New Roman"/>
                <w:sz w:val="20"/>
                <w:szCs w:val="20"/>
                <w:rPrChange w:id="13435" w:author="Mohammad Nayeem Hasan" w:date="2023-01-21T03:17:00Z">
                  <w:rPr>
                    <w:ins w:id="13436" w:author="Mohammad Nayeem Hasan" w:date="2023-01-21T00:38:00Z"/>
                    <w:rFonts w:ascii="Times New Roman" w:hAnsi="Times New Roman" w:cs="Times New Roman"/>
                    <w:sz w:val="24"/>
                    <w:szCs w:val="24"/>
                  </w:rPr>
                </w:rPrChange>
              </w:rPr>
              <w:pPrChange w:id="13437" w:author="Mohammad Nayeem Hasan" w:date="2023-01-21T14:56:00Z">
                <w:pPr>
                  <w:jc w:val="both"/>
                </w:pPr>
              </w:pPrChange>
            </w:pPr>
            <w:ins w:id="13438" w:author="Mohammad Nayeem Hasan" w:date="2023-01-21T00:38:00Z">
              <w:r w:rsidRPr="00C60F95">
                <w:rPr>
                  <w:rFonts w:ascii="Times New Roman" w:hAnsi="Times New Roman" w:cs="Times New Roman"/>
                  <w:sz w:val="20"/>
                  <w:szCs w:val="20"/>
                  <w:rPrChange w:id="13439" w:author="Mohammad Nayeem Hasan" w:date="2023-01-21T03:17:00Z">
                    <w:rPr>
                      <w:rFonts w:ascii="Times New Roman" w:hAnsi="Times New Roman" w:cs="Times New Roman"/>
                      <w:sz w:val="24"/>
                      <w:szCs w:val="24"/>
                    </w:rPr>
                  </w:rPrChange>
                </w:rPr>
                <w:t>1.18</w:t>
              </w:r>
            </w:ins>
            <w:ins w:id="13440" w:author="Mohammad Nayeem Hasan" w:date="2023-01-21T02:40:00Z">
              <w:r w:rsidRPr="00C60F95">
                <w:rPr>
                  <w:rFonts w:ascii="Times New Roman" w:hAnsi="Times New Roman" w:cs="Times New Roman"/>
                  <w:sz w:val="20"/>
                  <w:szCs w:val="20"/>
                  <w:rPrChange w:id="13441" w:author="Mohammad Nayeem Hasan" w:date="2023-01-21T03:17:00Z">
                    <w:rPr>
                      <w:rFonts w:ascii="Times New Roman" w:hAnsi="Times New Roman" w:cs="Times New Roman"/>
                      <w:sz w:val="24"/>
                      <w:szCs w:val="24"/>
                    </w:rPr>
                  </w:rPrChange>
                </w:rPr>
                <w:t xml:space="preserve"> (0.87, 1.60)</w:t>
              </w:r>
            </w:ins>
          </w:p>
        </w:tc>
        <w:tc>
          <w:tcPr>
            <w:tcW w:w="473" w:type="pct"/>
            <w:vAlign w:val="center"/>
            <w:tcPrChange w:id="13442" w:author="Mohammad Nayeem Hasan" w:date="2023-01-27T16:50:00Z">
              <w:tcPr>
                <w:tcW w:w="477" w:type="pct"/>
                <w:gridSpan w:val="2"/>
                <w:vAlign w:val="center"/>
              </w:tcPr>
            </w:tcPrChange>
          </w:tcPr>
          <w:p w14:paraId="47686807" w14:textId="77777777" w:rsidR="00E53D7C" w:rsidRPr="00C60F95" w:rsidRDefault="00E53D7C" w:rsidP="00E53D7C">
            <w:pPr>
              <w:rPr>
                <w:ins w:id="13443" w:author="Mohammad Nayeem Hasan" w:date="2023-01-21T00:38:00Z"/>
                <w:rFonts w:ascii="Times New Roman" w:hAnsi="Times New Roman" w:cs="Times New Roman"/>
                <w:sz w:val="20"/>
                <w:szCs w:val="20"/>
                <w:rPrChange w:id="13444" w:author="Mohammad Nayeem Hasan" w:date="2023-01-21T03:17:00Z">
                  <w:rPr>
                    <w:ins w:id="13445" w:author="Mohammad Nayeem Hasan" w:date="2023-01-21T00:38:00Z"/>
                    <w:rFonts w:ascii="Times New Roman" w:hAnsi="Times New Roman" w:cs="Times New Roman"/>
                    <w:sz w:val="24"/>
                    <w:szCs w:val="24"/>
                  </w:rPr>
                </w:rPrChange>
              </w:rPr>
              <w:pPrChange w:id="13446" w:author="Mohammad Nayeem Hasan" w:date="2023-01-21T14:56:00Z">
                <w:pPr>
                  <w:jc w:val="both"/>
                </w:pPr>
              </w:pPrChange>
            </w:pPr>
            <w:ins w:id="13447" w:author="Mohammad Nayeem Hasan" w:date="2023-01-21T00:38:00Z">
              <w:r w:rsidRPr="00C60F95">
                <w:rPr>
                  <w:rFonts w:ascii="Times New Roman" w:hAnsi="Times New Roman" w:cs="Times New Roman"/>
                  <w:sz w:val="20"/>
                  <w:szCs w:val="20"/>
                  <w:rPrChange w:id="13448" w:author="Mohammad Nayeem Hasan" w:date="2023-01-21T03:17:00Z">
                    <w:rPr>
                      <w:rFonts w:ascii="Times New Roman" w:hAnsi="Times New Roman" w:cs="Times New Roman"/>
                      <w:sz w:val="24"/>
                      <w:szCs w:val="24"/>
                    </w:rPr>
                  </w:rPrChange>
                </w:rPr>
                <w:t>0.281</w:t>
              </w:r>
            </w:ins>
          </w:p>
        </w:tc>
      </w:tr>
      <w:tr w:rsidR="00E53D7C" w:rsidRPr="00C60F95" w14:paraId="5381A4B7" w14:textId="77777777" w:rsidTr="00DE658B">
        <w:trPr>
          <w:trHeight w:val="257"/>
          <w:jc w:val="center"/>
          <w:ins w:id="13449" w:author="Mohammad Nayeem Hasan" w:date="2023-01-21T00:38:00Z"/>
          <w:trPrChange w:id="13450" w:author="Mohammad Nayeem Hasan" w:date="2023-01-27T16:50:00Z">
            <w:trPr>
              <w:trHeight w:val="257"/>
              <w:jc w:val="center"/>
            </w:trPr>
          </w:trPrChange>
        </w:trPr>
        <w:tc>
          <w:tcPr>
            <w:tcW w:w="881" w:type="pct"/>
            <w:vAlign w:val="center"/>
            <w:tcPrChange w:id="13451" w:author="Mohammad Nayeem Hasan" w:date="2023-01-27T16:50:00Z">
              <w:tcPr>
                <w:tcW w:w="881" w:type="pct"/>
                <w:vAlign w:val="center"/>
              </w:tcPr>
            </w:tcPrChange>
          </w:tcPr>
          <w:p w14:paraId="3F3889C7" w14:textId="77777777" w:rsidR="00E53D7C" w:rsidRPr="00C60F95" w:rsidRDefault="00E53D7C" w:rsidP="00E53D7C">
            <w:pPr>
              <w:rPr>
                <w:ins w:id="13452" w:author="Mohammad Nayeem Hasan" w:date="2023-01-21T00:38:00Z"/>
                <w:rFonts w:ascii="Times New Roman" w:hAnsi="Times New Roman" w:cs="Times New Roman"/>
                <w:sz w:val="20"/>
                <w:szCs w:val="20"/>
                <w:rPrChange w:id="13453" w:author="Mohammad Nayeem Hasan" w:date="2023-01-21T03:17:00Z">
                  <w:rPr>
                    <w:ins w:id="13454" w:author="Mohammad Nayeem Hasan" w:date="2023-01-21T00:38:00Z"/>
                    <w:rFonts w:ascii="Times New Roman" w:hAnsi="Times New Roman" w:cs="Times New Roman"/>
                    <w:sz w:val="24"/>
                    <w:szCs w:val="24"/>
                  </w:rPr>
                </w:rPrChange>
              </w:rPr>
              <w:pPrChange w:id="13455" w:author="Mohammad Nayeem Hasan" w:date="2023-01-21T14:56:00Z">
                <w:pPr>
                  <w:jc w:val="both"/>
                </w:pPr>
              </w:pPrChange>
            </w:pPr>
            <w:ins w:id="13456" w:author="Mohammad Nayeem Hasan" w:date="2023-01-21T00:38:00Z">
              <w:r w:rsidRPr="00C60F95">
                <w:rPr>
                  <w:rFonts w:ascii="Times New Roman" w:hAnsi="Times New Roman" w:cs="Times New Roman"/>
                  <w:sz w:val="20"/>
                  <w:szCs w:val="20"/>
                  <w:rPrChange w:id="13457" w:author="Mohammad Nayeem Hasan" w:date="2023-01-21T03:17:00Z">
                    <w:rPr>
                      <w:rFonts w:ascii="Times New Roman" w:hAnsi="Times New Roman" w:cs="Times New Roman"/>
                      <w:sz w:val="24"/>
                      <w:szCs w:val="24"/>
                    </w:rPr>
                  </w:rPrChange>
                </w:rPr>
                <w:t>Uncovered container</w:t>
              </w:r>
            </w:ins>
          </w:p>
        </w:tc>
        <w:tc>
          <w:tcPr>
            <w:tcW w:w="854" w:type="pct"/>
            <w:vAlign w:val="center"/>
            <w:tcPrChange w:id="13458" w:author="Mohammad Nayeem Hasan" w:date="2023-01-27T16:50:00Z">
              <w:tcPr>
                <w:tcW w:w="851" w:type="pct"/>
                <w:vAlign w:val="center"/>
              </w:tcPr>
            </w:tcPrChange>
          </w:tcPr>
          <w:p w14:paraId="770A72ED" w14:textId="77777777" w:rsidR="00E53D7C" w:rsidRPr="00C60F95" w:rsidRDefault="00E53D7C" w:rsidP="00E53D7C">
            <w:pPr>
              <w:rPr>
                <w:ins w:id="13459" w:author="Mohammad Nayeem Hasan" w:date="2023-01-21T00:38:00Z"/>
                <w:rFonts w:ascii="Times New Roman" w:hAnsi="Times New Roman" w:cs="Times New Roman"/>
                <w:sz w:val="20"/>
                <w:szCs w:val="20"/>
                <w:rPrChange w:id="13460" w:author="Mohammad Nayeem Hasan" w:date="2023-01-21T03:17:00Z">
                  <w:rPr>
                    <w:ins w:id="13461" w:author="Mohammad Nayeem Hasan" w:date="2023-01-21T00:38:00Z"/>
                    <w:rFonts w:ascii="Times New Roman" w:hAnsi="Times New Roman" w:cs="Times New Roman"/>
                    <w:sz w:val="24"/>
                    <w:szCs w:val="24"/>
                  </w:rPr>
                </w:rPrChange>
              </w:rPr>
              <w:pPrChange w:id="13462" w:author="Mohammad Nayeem Hasan" w:date="2023-01-21T14:56:00Z">
                <w:pPr>
                  <w:jc w:val="both"/>
                </w:pPr>
              </w:pPrChange>
            </w:pPr>
            <w:ins w:id="13463" w:author="Mohammad Nayeem Hasan" w:date="2023-01-21T00:38:00Z">
              <w:r w:rsidRPr="00C60F95">
                <w:rPr>
                  <w:rFonts w:ascii="Times New Roman" w:hAnsi="Times New Roman" w:cs="Times New Roman"/>
                  <w:sz w:val="20"/>
                  <w:szCs w:val="20"/>
                  <w:rPrChange w:id="13464" w:author="Mohammad Nayeem Hasan" w:date="2023-01-21T03:17:00Z">
                    <w:rPr>
                      <w:rFonts w:ascii="Times New Roman" w:hAnsi="Times New Roman" w:cs="Times New Roman"/>
                      <w:sz w:val="24"/>
                      <w:szCs w:val="24"/>
                    </w:rPr>
                  </w:rPrChange>
                </w:rPr>
                <w:t>-</w:t>
              </w:r>
            </w:ins>
          </w:p>
        </w:tc>
        <w:tc>
          <w:tcPr>
            <w:tcW w:w="481" w:type="pct"/>
            <w:vAlign w:val="center"/>
            <w:tcPrChange w:id="13465" w:author="Mohammad Nayeem Hasan" w:date="2023-01-27T16:50:00Z">
              <w:tcPr>
                <w:tcW w:w="481" w:type="pct"/>
                <w:gridSpan w:val="3"/>
                <w:vAlign w:val="center"/>
              </w:tcPr>
            </w:tcPrChange>
          </w:tcPr>
          <w:p w14:paraId="6B856818" w14:textId="77777777" w:rsidR="00E53D7C" w:rsidRPr="00C60F95" w:rsidRDefault="00E53D7C" w:rsidP="00E53D7C">
            <w:pPr>
              <w:rPr>
                <w:ins w:id="13466" w:author="Mohammad Nayeem Hasan" w:date="2023-01-21T00:38:00Z"/>
                <w:rFonts w:ascii="Times New Roman" w:hAnsi="Times New Roman" w:cs="Times New Roman"/>
                <w:sz w:val="20"/>
                <w:szCs w:val="20"/>
                <w:rPrChange w:id="13467" w:author="Mohammad Nayeem Hasan" w:date="2023-01-21T03:17:00Z">
                  <w:rPr>
                    <w:ins w:id="13468" w:author="Mohammad Nayeem Hasan" w:date="2023-01-21T00:38:00Z"/>
                    <w:rFonts w:ascii="Times New Roman" w:hAnsi="Times New Roman" w:cs="Times New Roman"/>
                    <w:sz w:val="24"/>
                    <w:szCs w:val="24"/>
                  </w:rPr>
                </w:rPrChange>
              </w:rPr>
              <w:pPrChange w:id="13469" w:author="Mohammad Nayeem Hasan" w:date="2023-01-21T14:56:00Z">
                <w:pPr>
                  <w:jc w:val="both"/>
                </w:pPr>
              </w:pPrChange>
            </w:pPr>
            <w:ins w:id="13470" w:author="Mohammad Nayeem Hasan" w:date="2023-01-21T00:38:00Z">
              <w:r w:rsidRPr="00C60F95">
                <w:rPr>
                  <w:rFonts w:ascii="Times New Roman" w:hAnsi="Times New Roman" w:cs="Times New Roman"/>
                  <w:sz w:val="20"/>
                  <w:szCs w:val="20"/>
                  <w:rPrChange w:id="13471" w:author="Mohammad Nayeem Hasan" w:date="2023-01-21T03:17:00Z">
                    <w:rPr>
                      <w:rFonts w:ascii="Times New Roman" w:hAnsi="Times New Roman" w:cs="Times New Roman"/>
                      <w:sz w:val="24"/>
                      <w:szCs w:val="24"/>
                    </w:rPr>
                  </w:rPrChange>
                </w:rPr>
                <w:t>-</w:t>
              </w:r>
            </w:ins>
          </w:p>
        </w:tc>
        <w:tc>
          <w:tcPr>
            <w:tcW w:w="818" w:type="pct"/>
            <w:vAlign w:val="center"/>
            <w:tcPrChange w:id="13472" w:author="Mohammad Nayeem Hasan" w:date="2023-01-27T16:50:00Z">
              <w:tcPr>
                <w:tcW w:w="818" w:type="pct"/>
                <w:gridSpan w:val="2"/>
                <w:vAlign w:val="center"/>
              </w:tcPr>
            </w:tcPrChange>
          </w:tcPr>
          <w:p w14:paraId="77F745DE" w14:textId="77777777" w:rsidR="00E53D7C" w:rsidRPr="00C60F95" w:rsidRDefault="00E53D7C" w:rsidP="00E53D7C">
            <w:pPr>
              <w:rPr>
                <w:ins w:id="13473" w:author="Mohammad Nayeem Hasan" w:date="2023-01-21T00:38:00Z"/>
                <w:rFonts w:ascii="Times New Roman" w:hAnsi="Times New Roman" w:cs="Times New Roman"/>
                <w:sz w:val="20"/>
                <w:szCs w:val="20"/>
                <w:rPrChange w:id="13474" w:author="Mohammad Nayeem Hasan" w:date="2023-01-21T03:17:00Z">
                  <w:rPr>
                    <w:ins w:id="13475" w:author="Mohammad Nayeem Hasan" w:date="2023-01-21T00:38:00Z"/>
                    <w:rFonts w:ascii="Times New Roman" w:hAnsi="Times New Roman" w:cs="Times New Roman"/>
                    <w:sz w:val="24"/>
                    <w:szCs w:val="24"/>
                  </w:rPr>
                </w:rPrChange>
              </w:rPr>
              <w:pPrChange w:id="13476" w:author="Mohammad Nayeem Hasan" w:date="2023-01-21T14:56:00Z">
                <w:pPr>
                  <w:jc w:val="both"/>
                </w:pPr>
              </w:pPrChange>
            </w:pPr>
            <w:ins w:id="13477" w:author="Mohammad Nayeem Hasan" w:date="2023-01-21T00:38:00Z">
              <w:r w:rsidRPr="00C60F95">
                <w:rPr>
                  <w:rFonts w:ascii="Times New Roman" w:hAnsi="Times New Roman" w:cs="Times New Roman"/>
                  <w:sz w:val="20"/>
                  <w:szCs w:val="20"/>
                  <w:rPrChange w:id="13478" w:author="Mohammad Nayeem Hasan" w:date="2023-01-21T03:17:00Z">
                    <w:rPr>
                      <w:rFonts w:ascii="Times New Roman" w:hAnsi="Times New Roman" w:cs="Times New Roman"/>
                      <w:sz w:val="24"/>
                      <w:szCs w:val="24"/>
                    </w:rPr>
                  </w:rPrChange>
                </w:rPr>
                <w:t>Ref</w:t>
              </w:r>
            </w:ins>
          </w:p>
        </w:tc>
        <w:tc>
          <w:tcPr>
            <w:tcW w:w="481" w:type="pct"/>
            <w:vAlign w:val="center"/>
            <w:tcPrChange w:id="13479" w:author="Mohammad Nayeem Hasan" w:date="2023-01-27T16:50:00Z">
              <w:tcPr>
                <w:tcW w:w="481" w:type="pct"/>
                <w:gridSpan w:val="2"/>
                <w:vAlign w:val="center"/>
              </w:tcPr>
            </w:tcPrChange>
          </w:tcPr>
          <w:p w14:paraId="146C4F76" w14:textId="77777777" w:rsidR="00E53D7C" w:rsidRPr="00C60F95" w:rsidRDefault="00E53D7C" w:rsidP="00E53D7C">
            <w:pPr>
              <w:rPr>
                <w:ins w:id="13480" w:author="Mohammad Nayeem Hasan" w:date="2023-01-21T00:38:00Z"/>
                <w:rFonts w:ascii="Times New Roman" w:hAnsi="Times New Roman" w:cs="Times New Roman"/>
                <w:sz w:val="20"/>
                <w:szCs w:val="20"/>
                <w:rPrChange w:id="13481" w:author="Mohammad Nayeem Hasan" w:date="2023-01-21T03:17:00Z">
                  <w:rPr>
                    <w:ins w:id="13482" w:author="Mohammad Nayeem Hasan" w:date="2023-01-21T00:38:00Z"/>
                    <w:rFonts w:ascii="Times New Roman" w:hAnsi="Times New Roman" w:cs="Times New Roman"/>
                    <w:sz w:val="24"/>
                    <w:szCs w:val="24"/>
                  </w:rPr>
                </w:rPrChange>
              </w:rPr>
              <w:pPrChange w:id="13483" w:author="Mohammad Nayeem Hasan" w:date="2023-01-21T14:56:00Z">
                <w:pPr>
                  <w:jc w:val="both"/>
                </w:pPr>
              </w:pPrChange>
            </w:pPr>
            <w:ins w:id="13484" w:author="Mohammad Nayeem Hasan" w:date="2023-01-21T00:38:00Z">
              <w:r w:rsidRPr="00C60F95">
                <w:rPr>
                  <w:rFonts w:ascii="Times New Roman" w:hAnsi="Times New Roman" w:cs="Times New Roman"/>
                  <w:sz w:val="20"/>
                  <w:szCs w:val="20"/>
                  <w:rPrChange w:id="13485" w:author="Mohammad Nayeem Hasan" w:date="2023-01-21T03:17:00Z">
                    <w:rPr>
                      <w:rFonts w:ascii="Times New Roman" w:hAnsi="Times New Roman" w:cs="Times New Roman"/>
                      <w:sz w:val="24"/>
                      <w:szCs w:val="24"/>
                    </w:rPr>
                  </w:rPrChange>
                </w:rPr>
                <w:t>-</w:t>
              </w:r>
            </w:ins>
          </w:p>
        </w:tc>
        <w:tc>
          <w:tcPr>
            <w:tcW w:w="1012" w:type="pct"/>
            <w:vAlign w:val="center"/>
            <w:tcPrChange w:id="13486" w:author="Mohammad Nayeem Hasan" w:date="2023-01-27T16:50:00Z">
              <w:tcPr>
                <w:tcW w:w="1012" w:type="pct"/>
                <w:gridSpan w:val="3"/>
                <w:vAlign w:val="center"/>
              </w:tcPr>
            </w:tcPrChange>
          </w:tcPr>
          <w:p w14:paraId="1A311AAA" w14:textId="77777777" w:rsidR="00E53D7C" w:rsidRPr="00C60F95" w:rsidRDefault="00E53D7C" w:rsidP="00E53D7C">
            <w:pPr>
              <w:rPr>
                <w:ins w:id="13487" w:author="Mohammad Nayeem Hasan" w:date="2023-01-21T00:38:00Z"/>
                <w:rFonts w:ascii="Times New Roman" w:hAnsi="Times New Roman" w:cs="Times New Roman"/>
                <w:sz w:val="20"/>
                <w:szCs w:val="20"/>
                <w:rPrChange w:id="13488" w:author="Mohammad Nayeem Hasan" w:date="2023-01-21T03:17:00Z">
                  <w:rPr>
                    <w:ins w:id="13489" w:author="Mohammad Nayeem Hasan" w:date="2023-01-21T00:38:00Z"/>
                    <w:rFonts w:ascii="Times New Roman" w:hAnsi="Times New Roman" w:cs="Times New Roman"/>
                    <w:sz w:val="24"/>
                    <w:szCs w:val="24"/>
                  </w:rPr>
                </w:rPrChange>
              </w:rPr>
              <w:pPrChange w:id="13490" w:author="Mohammad Nayeem Hasan" w:date="2023-01-21T14:56:00Z">
                <w:pPr>
                  <w:jc w:val="both"/>
                </w:pPr>
              </w:pPrChange>
            </w:pPr>
            <w:ins w:id="13491" w:author="Mohammad Nayeem Hasan" w:date="2023-01-21T00:38:00Z">
              <w:r w:rsidRPr="00C60F95">
                <w:rPr>
                  <w:rFonts w:ascii="Times New Roman" w:hAnsi="Times New Roman" w:cs="Times New Roman"/>
                  <w:sz w:val="20"/>
                  <w:szCs w:val="20"/>
                  <w:rPrChange w:id="13492" w:author="Mohammad Nayeem Hasan" w:date="2023-01-21T03:17:00Z">
                    <w:rPr>
                      <w:rFonts w:ascii="Times New Roman" w:hAnsi="Times New Roman" w:cs="Times New Roman"/>
                      <w:sz w:val="24"/>
                      <w:szCs w:val="24"/>
                    </w:rPr>
                  </w:rPrChange>
                </w:rPr>
                <w:t>Ref</w:t>
              </w:r>
            </w:ins>
          </w:p>
        </w:tc>
        <w:tc>
          <w:tcPr>
            <w:tcW w:w="473" w:type="pct"/>
            <w:vAlign w:val="center"/>
            <w:tcPrChange w:id="13493" w:author="Mohammad Nayeem Hasan" w:date="2023-01-27T16:50:00Z">
              <w:tcPr>
                <w:tcW w:w="477" w:type="pct"/>
                <w:gridSpan w:val="2"/>
                <w:vAlign w:val="center"/>
              </w:tcPr>
            </w:tcPrChange>
          </w:tcPr>
          <w:p w14:paraId="5D4FA534" w14:textId="77777777" w:rsidR="00E53D7C" w:rsidRPr="00C60F95" w:rsidRDefault="00E53D7C" w:rsidP="00E53D7C">
            <w:pPr>
              <w:rPr>
                <w:ins w:id="13494" w:author="Mohammad Nayeem Hasan" w:date="2023-01-21T00:38:00Z"/>
                <w:rFonts w:ascii="Times New Roman" w:hAnsi="Times New Roman" w:cs="Times New Roman"/>
                <w:sz w:val="20"/>
                <w:szCs w:val="20"/>
                <w:rPrChange w:id="13495" w:author="Mohammad Nayeem Hasan" w:date="2023-01-21T03:17:00Z">
                  <w:rPr>
                    <w:ins w:id="13496" w:author="Mohammad Nayeem Hasan" w:date="2023-01-21T00:38:00Z"/>
                    <w:rFonts w:ascii="Times New Roman" w:hAnsi="Times New Roman" w:cs="Times New Roman"/>
                    <w:sz w:val="24"/>
                    <w:szCs w:val="24"/>
                  </w:rPr>
                </w:rPrChange>
              </w:rPr>
              <w:pPrChange w:id="13497" w:author="Mohammad Nayeem Hasan" w:date="2023-01-21T14:56:00Z">
                <w:pPr>
                  <w:jc w:val="both"/>
                </w:pPr>
              </w:pPrChange>
            </w:pPr>
            <w:ins w:id="13498" w:author="Mohammad Nayeem Hasan" w:date="2023-01-21T00:38:00Z">
              <w:r w:rsidRPr="00C60F95">
                <w:rPr>
                  <w:rFonts w:ascii="Times New Roman" w:hAnsi="Times New Roman" w:cs="Times New Roman"/>
                  <w:sz w:val="20"/>
                  <w:szCs w:val="20"/>
                  <w:rPrChange w:id="13499" w:author="Mohammad Nayeem Hasan" w:date="2023-01-21T03:17:00Z">
                    <w:rPr>
                      <w:rFonts w:ascii="Times New Roman" w:hAnsi="Times New Roman" w:cs="Times New Roman"/>
                      <w:sz w:val="24"/>
                      <w:szCs w:val="24"/>
                    </w:rPr>
                  </w:rPrChange>
                </w:rPr>
                <w:t>-</w:t>
              </w:r>
            </w:ins>
          </w:p>
        </w:tc>
      </w:tr>
      <w:tr w:rsidR="00E53D7C" w:rsidRPr="00C60F95" w14:paraId="16A5E5D5" w14:textId="7C93DB3B" w:rsidTr="00DE658B">
        <w:trPr>
          <w:trHeight w:val="257"/>
          <w:jc w:val="center"/>
          <w:ins w:id="13500" w:author="Mohammad Nayeem Hasan" w:date="2023-01-21T00:38:00Z"/>
          <w:trPrChange w:id="13501" w:author="Mohammad Nayeem Hasan" w:date="2023-01-27T16:50:00Z">
            <w:trPr>
              <w:trHeight w:val="257"/>
              <w:jc w:val="center"/>
            </w:trPr>
          </w:trPrChange>
        </w:trPr>
        <w:tc>
          <w:tcPr>
            <w:tcW w:w="1735" w:type="pct"/>
            <w:gridSpan w:val="2"/>
            <w:vAlign w:val="center"/>
            <w:tcPrChange w:id="13502" w:author="Mohammad Nayeem Hasan" w:date="2023-01-27T16:50:00Z">
              <w:tcPr>
                <w:tcW w:w="1732" w:type="pct"/>
                <w:gridSpan w:val="2"/>
                <w:vAlign w:val="center"/>
              </w:tcPr>
            </w:tcPrChange>
          </w:tcPr>
          <w:p w14:paraId="2F98DEBE" w14:textId="77777777" w:rsidR="00E53D7C" w:rsidRPr="00C60F95" w:rsidRDefault="00E53D7C" w:rsidP="00E53D7C">
            <w:pPr>
              <w:rPr>
                <w:ins w:id="13503" w:author="Mohammad Nayeem Hasan" w:date="2023-01-21T00:38:00Z"/>
                <w:rFonts w:ascii="Times New Roman" w:hAnsi="Times New Roman" w:cs="Times New Roman"/>
                <w:sz w:val="20"/>
                <w:szCs w:val="20"/>
                <w:rPrChange w:id="13504" w:author="Mohammad Nayeem Hasan" w:date="2023-01-21T03:17:00Z">
                  <w:rPr>
                    <w:ins w:id="13505" w:author="Mohammad Nayeem Hasan" w:date="2023-01-21T00:38:00Z"/>
                    <w:rFonts w:ascii="Times New Roman" w:hAnsi="Times New Roman" w:cs="Times New Roman"/>
                    <w:sz w:val="24"/>
                    <w:szCs w:val="24"/>
                  </w:rPr>
                </w:rPrChange>
              </w:rPr>
              <w:pPrChange w:id="13506" w:author="Mohammad Nayeem Hasan" w:date="2023-01-21T14:56:00Z">
                <w:pPr>
                  <w:jc w:val="both"/>
                </w:pPr>
              </w:pPrChange>
            </w:pPr>
            <w:ins w:id="13507" w:author="Mohammad Nayeem Hasan" w:date="2023-01-21T00:38:00Z">
              <w:r w:rsidRPr="00C60F95">
                <w:rPr>
                  <w:rFonts w:ascii="Times New Roman" w:hAnsi="Times New Roman" w:cs="Times New Roman"/>
                  <w:sz w:val="20"/>
                  <w:szCs w:val="20"/>
                  <w:rPrChange w:id="13508" w:author="Mohammad Nayeem Hasan" w:date="2023-01-21T03:17:00Z">
                    <w:rPr>
                      <w:rFonts w:ascii="Times New Roman" w:hAnsi="Times New Roman" w:cs="Times New Roman"/>
                      <w:sz w:val="24"/>
                      <w:szCs w:val="24"/>
                    </w:rPr>
                  </w:rPrChange>
                </w:rPr>
                <w:t>Water treatment</w:t>
              </w:r>
            </w:ins>
          </w:p>
        </w:tc>
        <w:tc>
          <w:tcPr>
            <w:tcW w:w="1299" w:type="pct"/>
            <w:gridSpan w:val="2"/>
            <w:vAlign w:val="center"/>
            <w:tcPrChange w:id="13509" w:author="Mohammad Nayeem Hasan" w:date="2023-01-27T16:50:00Z">
              <w:tcPr>
                <w:tcW w:w="1299" w:type="pct"/>
                <w:gridSpan w:val="5"/>
                <w:vAlign w:val="center"/>
              </w:tcPr>
            </w:tcPrChange>
          </w:tcPr>
          <w:p w14:paraId="287BBECE" w14:textId="77777777" w:rsidR="00E53D7C" w:rsidRPr="00C60F95" w:rsidRDefault="00E53D7C" w:rsidP="00E53D7C">
            <w:pPr>
              <w:rPr>
                <w:ins w:id="13510" w:author="Mohammad Nayeem Hasan" w:date="2023-01-21T00:38:00Z"/>
                <w:rFonts w:ascii="Times New Roman" w:hAnsi="Times New Roman" w:cs="Times New Roman"/>
                <w:sz w:val="20"/>
                <w:szCs w:val="20"/>
                <w:rPrChange w:id="13511" w:author="Mohammad Nayeem Hasan" w:date="2023-01-21T03:17:00Z">
                  <w:rPr>
                    <w:ins w:id="13512" w:author="Mohammad Nayeem Hasan" w:date="2023-01-21T00:38:00Z"/>
                    <w:rFonts w:ascii="Times New Roman" w:hAnsi="Times New Roman" w:cs="Times New Roman"/>
                    <w:sz w:val="24"/>
                    <w:szCs w:val="24"/>
                  </w:rPr>
                </w:rPrChange>
              </w:rPr>
              <w:pPrChange w:id="13513" w:author="Mohammad Nayeem Hasan" w:date="2023-01-21T14:56:00Z">
                <w:pPr>
                  <w:jc w:val="both"/>
                </w:pPr>
              </w:pPrChange>
            </w:pPr>
          </w:p>
        </w:tc>
        <w:tc>
          <w:tcPr>
            <w:tcW w:w="1493" w:type="pct"/>
            <w:gridSpan w:val="2"/>
            <w:vAlign w:val="center"/>
            <w:tcPrChange w:id="13514" w:author="Mohammad Nayeem Hasan" w:date="2023-01-27T16:50:00Z">
              <w:tcPr>
                <w:tcW w:w="1493" w:type="pct"/>
                <w:gridSpan w:val="5"/>
                <w:vAlign w:val="center"/>
              </w:tcPr>
            </w:tcPrChange>
          </w:tcPr>
          <w:p w14:paraId="2CE6954B" w14:textId="77777777" w:rsidR="00E53D7C" w:rsidRPr="00C60F95" w:rsidRDefault="00E53D7C" w:rsidP="00E53D7C">
            <w:pPr>
              <w:rPr>
                <w:ins w:id="13515" w:author="Mohammad Nayeem Hasan" w:date="2023-01-21T00:38:00Z"/>
                <w:rFonts w:ascii="Times New Roman" w:hAnsi="Times New Roman" w:cs="Times New Roman"/>
                <w:sz w:val="20"/>
                <w:szCs w:val="20"/>
                <w:rPrChange w:id="13516" w:author="Mohammad Nayeem Hasan" w:date="2023-01-21T03:17:00Z">
                  <w:rPr>
                    <w:ins w:id="13517" w:author="Mohammad Nayeem Hasan" w:date="2023-01-21T00:38:00Z"/>
                    <w:rFonts w:ascii="Times New Roman" w:hAnsi="Times New Roman" w:cs="Times New Roman"/>
                    <w:sz w:val="24"/>
                    <w:szCs w:val="24"/>
                  </w:rPr>
                </w:rPrChange>
              </w:rPr>
              <w:pPrChange w:id="13518" w:author="Mohammad Nayeem Hasan" w:date="2023-01-21T14:56:00Z">
                <w:pPr>
                  <w:jc w:val="both"/>
                </w:pPr>
              </w:pPrChange>
            </w:pPr>
          </w:p>
        </w:tc>
        <w:tc>
          <w:tcPr>
            <w:tcW w:w="473" w:type="pct"/>
            <w:vAlign w:val="center"/>
            <w:tcPrChange w:id="13519" w:author="Mohammad Nayeem Hasan" w:date="2023-01-27T16:50:00Z">
              <w:tcPr>
                <w:tcW w:w="477" w:type="pct"/>
                <w:gridSpan w:val="2"/>
                <w:vAlign w:val="center"/>
              </w:tcPr>
            </w:tcPrChange>
          </w:tcPr>
          <w:p w14:paraId="4F4E6DFA" w14:textId="77777777" w:rsidR="00E53D7C" w:rsidRPr="00C60F95" w:rsidRDefault="00E53D7C" w:rsidP="00E53D7C">
            <w:pPr>
              <w:rPr>
                <w:ins w:id="13520" w:author="Mohammad Nayeem Hasan" w:date="2023-01-21T00:38:00Z"/>
                <w:rFonts w:ascii="Times New Roman" w:hAnsi="Times New Roman" w:cs="Times New Roman"/>
                <w:sz w:val="20"/>
                <w:szCs w:val="20"/>
                <w:rPrChange w:id="13521" w:author="Mohammad Nayeem Hasan" w:date="2023-01-21T03:17:00Z">
                  <w:rPr>
                    <w:ins w:id="13522" w:author="Mohammad Nayeem Hasan" w:date="2023-01-21T00:38:00Z"/>
                    <w:rFonts w:ascii="Times New Roman" w:hAnsi="Times New Roman" w:cs="Times New Roman"/>
                    <w:sz w:val="24"/>
                    <w:szCs w:val="24"/>
                  </w:rPr>
                </w:rPrChange>
              </w:rPr>
              <w:pPrChange w:id="13523" w:author="Mohammad Nayeem Hasan" w:date="2023-01-21T14:56:00Z">
                <w:pPr>
                  <w:jc w:val="both"/>
                </w:pPr>
              </w:pPrChange>
            </w:pPr>
          </w:p>
        </w:tc>
      </w:tr>
      <w:tr w:rsidR="00E53D7C" w:rsidRPr="00C60F95" w14:paraId="43931981" w14:textId="77777777" w:rsidTr="00DE658B">
        <w:trPr>
          <w:trHeight w:val="257"/>
          <w:jc w:val="center"/>
          <w:ins w:id="13524" w:author="Mohammad Nayeem Hasan" w:date="2023-01-21T00:38:00Z"/>
          <w:trPrChange w:id="13525" w:author="Mohammad Nayeem Hasan" w:date="2023-01-27T16:50:00Z">
            <w:trPr>
              <w:trHeight w:val="257"/>
              <w:jc w:val="center"/>
            </w:trPr>
          </w:trPrChange>
        </w:trPr>
        <w:tc>
          <w:tcPr>
            <w:tcW w:w="881" w:type="pct"/>
            <w:vAlign w:val="center"/>
            <w:tcPrChange w:id="13526" w:author="Mohammad Nayeem Hasan" w:date="2023-01-27T16:50:00Z">
              <w:tcPr>
                <w:tcW w:w="881" w:type="pct"/>
                <w:vAlign w:val="center"/>
              </w:tcPr>
            </w:tcPrChange>
          </w:tcPr>
          <w:p w14:paraId="756EE8CE" w14:textId="77777777" w:rsidR="00E53D7C" w:rsidRPr="00C60F95" w:rsidRDefault="00E53D7C" w:rsidP="00E53D7C">
            <w:pPr>
              <w:rPr>
                <w:ins w:id="13527" w:author="Mohammad Nayeem Hasan" w:date="2023-01-21T00:38:00Z"/>
                <w:rFonts w:ascii="Times New Roman" w:hAnsi="Times New Roman" w:cs="Times New Roman"/>
                <w:sz w:val="20"/>
                <w:szCs w:val="20"/>
                <w:rPrChange w:id="13528" w:author="Mohammad Nayeem Hasan" w:date="2023-01-21T03:17:00Z">
                  <w:rPr>
                    <w:ins w:id="13529" w:author="Mohammad Nayeem Hasan" w:date="2023-01-21T00:38:00Z"/>
                    <w:rFonts w:ascii="Times New Roman" w:hAnsi="Times New Roman" w:cs="Times New Roman"/>
                    <w:sz w:val="24"/>
                    <w:szCs w:val="24"/>
                  </w:rPr>
                </w:rPrChange>
              </w:rPr>
              <w:pPrChange w:id="13530" w:author="Mohammad Nayeem Hasan" w:date="2023-01-21T14:56:00Z">
                <w:pPr>
                  <w:jc w:val="both"/>
                </w:pPr>
              </w:pPrChange>
            </w:pPr>
            <w:ins w:id="13531" w:author="Mohammad Nayeem Hasan" w:date="2023-01-21T00:38:00Z">
              <w:r w:rsidRPr="00C60F95">
                <w:rPr>
                  <w:rFonts w:ascii="Times New Roman" w:hAnsi="Times New Roman" w:cs="Times New Roman"/>
                  <w:sz w:val="20"/>
                  <w:szCs w:val="20"/>
                  <w:rPrChange w:id="13532" w:author="Mohammad Nayeem Hasan" w:date="2023-01-21T03:17:00Z">
                    <w:rPr>
                      <w:rFonts w:ascii="Times New Roman" w:hAnsi="Times New Roman" w:cs="Times New Roman"/>
                      <w:sz w:val="24"/>
                      <w:szCs w:val="24"/>
                    </w:rPr>
                  </w:rPrChange>
                </w:rPr>
                <w:t>Yes</w:t>
              </w:r>
            </w:ins>
          </w:p>
        </w:tc>
        <w:tc>
          <w:tcPr>
            <w:tcW w:w="854" w:type="pct"/>
            <w:vAlign w:val="center"/>
            <w:tcPrChange w:id="13533" w:author="Mohammad Nayeem Hasan" w:date="2023-01-27T16:50:00Z">
              <w:tcPr>
                <w:tcW w:w="851" w:type="pct"/>
                <w:vAlign w:val="center"/>
              </w:tcPr>
            </w:tcPrChange>
          </w:tcPr>
          <w:p w14:paraId="3AE60B2A" w14:textId="3319F5FB" w:rsidR="00E53D7C" w:rsidRPr="00C60F95" w:rsidRDefault="00E53D7C" w:rsidP="00E53D7C">
            <w:pPr>
              <w:rPr>
                <w:ins w:id="13534" w:author="Mohammad Nayeem Hasan" w:date="2023-01-21T00:38:00Z"/>
                <w:rFonts w:ascii="Times New Roman" w:hAnsi="Times New Roman" w:cs="Times New Roman"/>
                <w:sz w:val="20"/>
                <w:szCs w:val="20"/>
                <w:rPrChange w:id="13535" w:author="Mohammad Nayeem Hasan" w:date="2023-01-21T03:17:00Z">
                  <w:rPr>
                    <w:ins w:id="13536" w:author="Mohammad Nayeem Hasan" w:date="2023-01-21T00:38:00Z"/>
                    <w:rFonts w:ascii="Times New Roman" w:hAnsi="Times New Roman" w:cs="Times New Roman"/>
                    <w:sz w:val="24"/>
                    <w:szCs w:val="24"/>
                  </w:rPr>
                </w:rPrChange>
              </w:rPr>
              <w:pPrChange w:id="13537" w:author="Mohammad Nayeem Hasan" w:date="2023-01-21T14:56:00Z">
                <w:pPr>
                  <w:jc w:val="both"/>
                </w:pPr>
              </w:pPrChange>
            </w:pPr>
            <w:ins w:id="13538" w:author="Mohammad Nayeem Hasan" w:date="2023-01-21T00:38:00Z">
              <w:r w:rsidRPr="00C60F95">
                <w:rPr>
                  <w:rFonts w:ascii="Times New Roman" w:hAnsi="Times New Roman" w:cs="Times New Roman"/>
                  <w:sz w:val="20"/>
                  <w:szCs w:val="20"/>
                  <w:rPrChange w:id="13539" w:author="Mohammad Nayeem Hasan" w:date="2023-01-21T03:17:00Z">
                    <w:rPr>
                      <w:rFonts w:ascii="Times New Roman" w:hAnsi="Times New Roman" w:cs="Times New Roman"/>
                      <w:sz w:val="24"/>
                      <w:szCs w:val="24"/>
                    </w:rPr>
                  </w:rPrChange>
                </w:rPr>
                <w:t>1.17</w:t>
              </w:r>
            </w:ins>
            <w:ins w:id="13540" w:author="Mohammad Nayeem Hasan" w:date="2023-01-21T02:04:00Z">
              <w:r w:rsidRPr="00C60F95">
                <w:rPr>
                  <w:rFonts w:ascii="Times New Roman" w:hAnsi="Times New Roman" w:cs="Times New Roman"/>
                  <w:sz w:val="20"/>
                  <w:szCs w:val="20"/>
                  <w:rPrChange w:id="13541" w:author="Mohammad Nayeem Hasan" w:date="2023-01-21T03:17:00Z">
                    <w:rPr>
                      <w:rFonts w:ascii="Times New Roman" w:hAnsi="Times New Roman" w:cs="Times New Roman"/>
                      <w:sz w:val="24"/>
                      <w:szCs w:val="24"/>
                    </w:rPr>
                  </w:rPrChange>
                </w:rPr>
                <w:t xml:space="preserve"> (0.91, 1.49)</w:t>
              </w:r>
            </w:ins>
          </w:p>
        </w:tc>
        <w:tc>
          <w:tcPr>
            <w:tcW w:w="481" w:type="pct"/>
            <w:vAlign w:val="center"/>
            <w:tcPrChange w:id="13542" w:author="Mohammad Nayeem Hasan" w:date="2023-01-27T16:50:00Z">
              <w:tcPr>
                <w:tcW w:w="481" w:type="pct"/>
                <w:gridSpan w:val="3"/>
                <w:vAlign w:val="center"/>
              </w:tcPr>
            </w:tcPrChange>
          </w:tcPr>
          <w:p w14:paraId="13829646" w14:textId="77777777" w:rsidR="00E53D7C" w:rsidRPr="00C60F95" w:rsidRDefault="00E53D7C" w:rsidP="00E53D7C">
            <w:pPr>
              <w:rPr>
                <w:ins w:id="13543" w:author="Mohammad Nayeem Hasan" w:date="2023-01-21T00:38:00Z"/>
                <w:rFonts w:ascii="Times New Roman" w:hAnsi="Times New Roman" w:cs="Times New Roman"/>
                <w:sz w:val="20"/>
                <w:szCs w:val="20"/>
                <w:rPrChange w:id="13544" w:author="Mohammad Nayeem Hasan" w:date="2023-01-21T03:17:00Z">
                  <w:rPr>
                    <w:ins w:id="13545" w:author="Mohammad Nayeem Hasan" w:date="2023-01-21T00:38:00Z"/>
                    <w:rFonts w:ascii="Times New Roman" w:hAnsi="Times New Roman" w:cs="Times New Roman"/>
                    <w:sz w:val="24"/>
                    <w:szCs w:val="24"/>
                  </w:rPr>
                </w:rPrChange>
              </w:rPr>
              <w:pPrChange w:id="13546" w:author="Mohammad Nayeem Hasan" w:date="2023-01-21T14:56:00Z">
                <w:pPr>
                  <w:jc w:val="both"/>
                </w:pPr>
              </w:pPrChange>
            </w:pPr>
            <w:ins w:id="13547" w:author="Mohammad Nayeem Hasan" w:date="2023-01-21T00:38:00Z">
              <w:r w:rsidRPr="00C60F95">
                <w:rPr>
                  <w:rFonts w:ascii="Times New Roman" w:hAnsi="Times New Roman" w:cs="Times New Roman"/>
                  <w:sz w:val="20"/>
                  <w:szCs w:val="20"/>
                  <w:rPrChange w:id="13548" w:author="Mohammad Nayeem Hasan" w:date="2023-01-21T03:17:00Z">
                    <w:rPr>
                      <w:rFonts w:ascii="Times New Roman" w:hAnsi="Times New Roman" w:cs="Times New Roman"/>
                      <w:sz w:val="24"/>
                      <w:szCs w:val="24"/>
                    </w:rPr>
                  </w:rPrChange>
                </w:rPr>
                <w:t>0.214</w:t>
              </w:r>
            </w:ins>
          </w:p>
        </w:tc>
        <w:tc>
          <w:tcPr>
            <w:tcW w:w="818" w:type="pct"/>
            <w:vAlign w:val="center"/>
            <w:tcPrChange w:id="13549" w:author="Mohammad Nayeem Hasan" w:date="2023-01-27T16:50:00Z">
              <w:tcPr>
                <w:tcW w:w="818" w:type="pct"/>
                <w:gridSpan w:val="2"/>
                <w:vAlign w:val="center"/>
              </w:tcPr>
            </w:tcPrChange>
          </w:tcPr>
          <w:p w14:paraId="13CBAD43" w14:textId="7DD5C623" w:rsidR="00E53D7C" w:rsidRPr="00C60F95" w:rsidRDefault="00E53D7C" w:rsidP="00E53D7C">
            <w:pPr>
              <w:rPr>
                <w:ins w:id="13550" w:author="Mohammad Nayeem Hasan" w:date="2023-01-21T00:38:00Z"/>
                <w:rFonts w:ascii="Times New Roman" w:hAnsi="Times New Roman" w:cs="Times New Roman"/>
                <w:sz w:val="20"/>
                <w:szCs w:val="20"/>
                <w:rPrChange w:id="13551" w:author="Mohammad Nayeem Hasan" w:date="2023-01-21T03:17:00Z">
                  <w:rPr>
                    <w:ins w:id="13552" w:author="Mohammad Nayeem Hasan" w:date="2023-01-21T00:38:00Z"/>
                    <w:rFonts w:ascii="Times New Roman" w:hAnsi="Times New Roman" w:cs="Times New Roman"/>
                    <w:sz w:val="24"/>
                    <w:szCs w:val="24"/>
                  </w:rPr>
                </w:rPrChange>
              </w:rPr>
              <w:pPrChange w:id="13553" w:author="Mohammad Nayeem Hasan" w:date="2023-01-21T14:56:00Z">
                <w:pPr>
                  <w:jc w:val="both"/>
                </w:pPr>
              </w:pPrChange>
            </w:pPr>
            <w:ins w:id="13554" w:author="Mohammad Nayeem Hasan" w:date="2023-01-21T00:38:00Z">
              <w:r w:rsidRPr="00C60F95">
                <w:rPr>
                  <w:rFonts w:ascii="Times New Roman" w:hAnsi="Times New Roman" w:cs="Times New Roman"/>
                  <w:sz w:val="20"/>
                  <w:szCs w:val="20"/>
                  <w:rPrChange w:id="13555" w:author="Mohammad Nayeem Hasan" w:date="2023-01-21T03:17:00Z">
                    <w:rPr>
                      <w:rFonts w:ascii="Times New Roman" w:hAnsi="Times New Roman" w:cs="Times New Roman"/>
                      <w:sz w:val="24"/>
                      <w:szCs w:val="24"/>
                    </w:rPr>
                  </w:rPrChange>
                </w:rPr>
                <w:t>1.18</w:t>
              </w:r>
            </w:ins>
            <w:ins w:id="13556" w:author="Mohammad Nayeem Hasan" w:date="2023-01-21T02:15:00Z">
              <w:r w:rsidRPr="00C60F95">
                <w:rPr>
                  <w:rFonts w:ascii="Times New Roman" w:hAnsi="Times New Roman" w:cs="Times New Roman"/>
                  <w:sz w:val="20"/>
                  <w:szCs w:val="20"/>
                  <w:rPrChange w:id="13557" w:author="Mohammad Nayeem Hasan" w:date="2023-01-21T03:17:00Z">
                    <w:rPr>
                      <w:rFonts w:ascii="Times New Roman" w:hAnsi="Times New Roman" w:cs="Times New Roman"/>
                      <w:sz w:val="24"/>
                      <w:szCs w:val="24"/>
                    </w:rPr>
                  </w:rPrChange>
                </w:rPr>
                <w:t xml:space="preserve"> (0.89, 1.58)</w:t>
              </w:r>
            </w:ins>
          </w:p>
        </w:tc>
        <w:tc>
          <w:tcPr>
            <w:tcW w:w="481" w:type="pct"/>
            <w:vAlign w:val="center"/>
            <w:tcPrChange w:id="13558" w:author="Mohammad Nayeem Hasan" w:date="2023-01-27T16:50:00Z">
              <w:tcPr>
                <w:tcW w:w="481" w:type="pct"/>
                <w:gridSpan w:val="2"/>
                <w:vAlign w:val="center"/>
              </w:tcPr>
            </w:tcPrChange>
          </w:tcPr>
          <w:p w14:paraId="4DED0F6F" w14:textId="77777777" w:rsidR="00E53D7C" w:rsidRPr="00C60F95" w:rsidRDefault="00E53D7C" w:rsidP="00E53D7C">
            <w:pPr>
              <w:rPr>
                <w:ins w:id="13559" w:author="Mohammad Nayeem Hasan" w:date="2023-01-21T00:38:00Z"/>
                <w:rFonts w:ascii="Times New Roman" w:hAnsi="Times New Roman" w:cs="Times New Roman"/>
                <w:sz w:val="20"/>
                <w:szCs w:val="20"/>
                <w:rPrChange w:id="13560" w:author="Mohammad Nayeem Hasan" w:date="2023-01-21T03:17:00Z">
                  <w:rPr>
                    <w:ins w:id="13561" w:author="Mohammad Nayeem Hasan" w:date="2023-01-21T00:38:00Z"/>
                    <w:rFonts w:ascii="Times New Roman" w:hAnsi="Times New Roman" w:cs="Times New Roman"/>
                    <w:sz w:val="24"/>
                    <w:szCs w:val="24"/>
                  </w:rPr>
                </w:rPrChange>
              </w:rPr>
              <w:pPrChange w:id="13562" w:author="Mohammad Nayeem Hasan" w:date="2023-01-21T14:56:00Z">
                <w:pPr>
                  <w:jc w:val="both"/>
                </w:pPr>
              </w:pPrChange>
            </w:pPr>
            <w:ins w:id="13563" w:author="Mohammad Nayeem Hasan" w:date="2023-01-21T00:38:00Z">
              <w:r w:rsidRPr="00C60F95">
                <w:rPr>
                  <w:rFonts w:ascii="Times New Roman" w:hAnsi="Times New Roman" w:cs="Times New Roman"/>
                  <w:sz w:val="20"/>
                  <w:szCs w:val="20"/>
                  <w:rPrChange w:id="13564" w:author="Mohammad Nayeem Hasan" w:date="2023-01-21T03:17:00Z">
                    <w:rPr>
                      <w:rFonts w:ascii="Times New Roman" w:hAnsi="Times New Roman" w:cs="Times New Roman"/>
                      <w:sz w:val="24"/>
                      <w:szCs w:val="24"/>
                    </w:rPr>
                  </w:rPrChange>
                </w:rPr>
                <w:t>0.257</w:t>
              </w:r>
            </w:ins>
          </w:p>
        </w:tc>
        <w:tc>
          <w:tcPr>
            <w:tcW w:w="1012" w:type="pct"/>
            <w:vAlign w:val="center"/>
            <w:tcPrChange w:id="13565" w:author="Mohammad Nayeem Hasan" w:date="2023-01-27T16:50:00Z">
              <w:tcPr>
                <w:tcW w:w="1012" w:type="pct"/>
                <w:gridSpan w:val="3"/>
                <w:vAlign w:val="center"/>
              </w:tcPr>
            </w:tcPrChange>
          </w:tcPr>
          <w:p w14:paraId="1A7601AC" w14:textId="10DD0A34" w:rsidR="00E53D7C" w:rsidRPr="00C60F95" w:rsidRDefault="00E53D7C" w:rsidP="00E53D7C">
            <w:pPr>
              <w:rPr>
                <w:ins w:id="13566" w:author="Mohammad Nayeem Hasan" w:date="2023-01-21T00:38:00Z"/>
                <w:rFonts w:ascii="Times New Roman" w:hAnsi="Times New Roman" w:cs="Times New Roman"/>
                <w:sz w:val="20"/>
                <w:szCs w:val="20"/>
                <w:rPrChange w:id="13567" w:author="Mohammad Nayeem Hasan" w:date="2023-01-21T03:17:00Z">
                  <w:rPr>
                    <w:ins w:id="13568" w:author="Mohammad Nayeem Hasan" w:date="2023-01-21T00:38:00Z"/>
                    <w:rFonts w:ascii="Times New Roman" w:hAnsi="Times New Roman" w:cs="Times New Roman"/>
                    <w:sz w:val="24"/>
                    <w:szCs w:val="24"/>
                  </w:rPr>
                </w:rPrChange>
              </w:rPr>
              <w:pPrChange w:id="13569" w:author="Mohammad Nayeem Hasan" w:date="2023-01-21T14:56:00Z">
                <w:pPr>
                  <w:jc w:val="both"/>
                </w:pPr>
              </w:pPrChange>
            </w:pPr>
            <w:ins w:id="13570" w:author="Mohammad Nayeem Hasan" w:date="2023-01-21T00:38:00Z">
              <w:r w:rsidRPr="00C60F95">
                <w:rPr>
                  <w:rFonts w:ascii="Times New Roman" w:hAnsi="Times New Roman" w:cs="Times New Roman"/>
                  <w:sz w:val="20"/>
                  <w:szCs w:val="20"/>
                  <w:rPrChange w:id="13571" w:author="Mohammad Nayeem Hasan" w:date="2023-01-21T03:17:00Z">
                    <w:rPr>
                      <w:rFonts w:ascii="Times New Roman" w:hAnsi="Times New Roman" w:cs="Times New Roman"/>
                      <w:sz w:val="24"/>
                      <w:szCs w:val="24"/>
                    </w:rPr>
                  </w:rPrChange>
                </w:rPr>
                <w:t>0.99</w:t>
              </w:r>
            </w:ins>
            <w:ins w:id="13572" w:author="Mohammad Nayeem Hasan" w:date="2023-01-21T02:26:00Z">
              <w:r w:rsidRPr="00C60F95">
                <w:rPr>
                  <w:rFonts w:ascii="Times New Roman" w:hAnsi="Times New Roman" w:cs="Times New Roman"/>
                  <w:sz w:val="20"/>
                  <w:szCs w:val="20"/>
                  <w:rPrChange w:id="13573" w:author="Mohammad Nayeem Hasan" w:date="2023-01-21T03:17:00Z">
                    <w:rPr>
                      <w:rFonts w:ascii="Times New Roman" w:hAnsi="Times New Roman" w:cs="Times New Roman"/>
                      <w:sz w:val="24"/>
                      <w:szCs w:val="24"/>
                    </w:rPr>
                  </w:rPrChange>
                </w:rPr>
                <w:t xml:space="preserve"> </w:t>
              </w:r>
            </w:ins>
            <w:ins w:id="13574" w:author="Mohammad Nayeem Hasan" w:date="2023-01-21T02:27:00Z">
              <w:r w:rsidRPr="00C60F95">
                <w:rPr>
                  <w:rFonts w:ascii="Times New Roman" w:hAnsi="Times New Roman" w:cs="Times New Roman"/>
                  <w:sz w:val="20"/>
                  <w:szCs w:val="20"/>
                  <w:rPrChange w:id="13575" w:author="Mohammad Nayeem Hasan" w:date="2023-01-21T03:17:00Z">
                    <w:rPr>
                      <w:rFonts w:ascii="Times New Roman" w:hAnsi="Times New Roman" w:cs="Times New Roman"/>
                      <w:sz w:val="24"/>
                      <w:szCs w:val="24"/>
                    </w:rPr>
                  </w:rPrChange>
                </w:rPr>
                <w:t>(0.81, 1.22)</w:t>
              </w:r>
            </w:ins>
          </w:p>
        </w:tc>
        <w:tc>
          <w:tcPr>
            <w:tcW w:w="473" w:type="pct"/>
            <w:vAlign w:val="center"/>
            <w:tcPrChange w:id="13576" w:author="Mohammad Nayeem Hasan" w:date="2023-01-27T16:50:00Z">
              <w:tcPr>
                <w:tcW w:w="477" w:type="pct"/>
                <w:gridSpan w:val="2"/>
                <w:vAlign w:val="center"/>
              </w:tcPr>
            </w:tcPrChange>
          </w:tcPr>
          <w:p w14:paraId="564581D8" w14:textId="77777777" w:rsidR="00E53D7C" w:rsidRPr="00C60F95" w:rsidRDefault="00E53D7C" w:rsidP="00E53D7C">
            <w:pPr>
              <w:rPr>
                <w:ins w:id="13577" w:author="Mohammad Nayeem Hasan" w:date="2023-01-21T00:38:00Z"/>
                <w:rFonts w:ascii="Times New Roman" w:hAnsi="Times New Roman" w:cs="Times New Roman"/>
                <w:sz w:val="20"/>
                <w:szCs w:val="20"/>
                <w:rPrChange w:id="13578" w:author="Mohammad Nayeem Hasan" w:date="2023-01-21T03:17:00Z">
                  <w:rPr>
                    <w:ins w:id="13579" w:author="Mohammad Nayeem Hasan" w:date="2023-01-21T00:38:00Z"/>
                    <w:rFonts w:ascii="Times New Roman" w:hAnsi="Times New Roman" w:cs="Times New Roman"/>
                    <w:sz w:val="24"/>
                    <w:szCs w:val="24"/>
                  </w:rPr>
                </w:rPrChange>
              </w:rPr>
              <w:pPrChange w:id="13580" w:author="Mohammad Nayeem Hasan" w:date="2023-01-21T14:56:00Z">
                <w:pPr>
                  <w:jc w:val="both"/>
                </w:pPr>
              </w:pPrChange>
            </w:pPr>
            <w:ins w:id="13581" w:author="Mohammad Nayeem Hasan" w:date="2023-01-21T00:38:00Z">
              <w:r w:rsidRPr="00C60F95">
                <w:rPr>
                  <w:rFonts w:ascii="Times New Roman" w:hAnsi="Times New Roman" w:cs="Times New Roman"/>
                  <w:sz w:val="20"/>
                  <w:szCs w:val="20"/>
                  <w:rPrChange w:id="13582" w:author="Mohammad Nayeem Hasan" w:date="2023-01-21T03:17:00Z">
                    <w:rPr>
                      <w:rFonts w:ascii="Times New Roman" w:hAnsi="Times New Roman" w:cs="Times New Roman"/>
                      <w:sz w:val="24"/>
                      <w:szCs w:val="24"/>
                    </w:rPr>
                  </w:rPrChange>
                </w:rPr>
                <w:t>0.945</w:t>
              </w:r>
            </w:ins>
          </w:p>
        </w:tc>
      </w:tr>
      <w:tr w:rsidR="00E53D7C" w:rsidRPr="00C60F95" w14:paraId="30BF8456" w14:textId="77777777" w:rsidTr="00DE658B">
        <w:trPr>
          <w:trHeight w:val="257"/>
          <w:jc w:val="center"/>
          <w:ins w:id="13583" w:author="Mohammad Nayeem Hasan" w:date="2023-01-21T00:38:00Z"/>
          <w:trPrChange w:id="13584" w:author="Mohammad Nayeem Hasan" w:date="2023-01-27T16:50:00Z">
            <w:trPr>
              <w:trHeight w:val="257"/>
              <w:jc w:val="center"/>
            </w:trPr>
          </w:trPrChange>
        </w:trPr>
        <w:tc>
          <w:tcPr>
            <w:tcW w:w="881" w:type="pct"/>
            <w:vAlign w:val="center"/>
            <w:tcPrChange w:id="13585" w:author="Mohammad Nayeem Hasan" w:date="2023-01-27T16:50:00Z">
              <w:tcPr>
                <w:tcW w:w="881" w:type="pct"/>
                <w:vAlign w:val="center"/>
              </w:tcPr>
            </w:tcPrChange>
          </w:tcPr>
          <w:p w14:paraId="7D464220" w14:textId="77777777" w:rsidR="00E53D7C" w:rsidRPr="00C60F95" w:rsidRDefault="00E53D7C" w:rsidP="00E53D7C">
            <w:pPr>
              <w:rPr>
                <w:ins w:id="13586" w:author="Mohammad Nayeem Hasan" w:date="2023-01-21T00:38:00Z"/>
                <w:rFonts w:ascii="Times New Roman" w:hAnsi="Times New Roman" w:cs="Times New Roman"/>
                <w:sz w:val="20"/>
                <w:szCs w:val="20"/>
                <w:rPrChange w:id="13587" w:author="Mohammad Nayeem Hasan" w:date="2023-01-21T03:17:00Z">
                  <w:rPr>
                    <w:ins w:id="13588" w:author="Mohammad Nayeem Hasan" w:date="2023-01-21T00:38:00Z"/>
                    <w:rFonts w:ascii="Times New Roman" w:hAnsi="Times New Roman" w:cs="Times New Roman"/>
                    <w:sz w:val="24"/>
                    <w:szCs w:val="24"/>
                  </w:rPr>
                </w:rPrChange>
              </w:rPr>
              <w:pPrChange w:id="13589" w:author="Mohammad Nayeem Hasan" w:date="2023-01-21T14:56:00Z">
                <w:pPr>
                  <w:jc w:val="both"/>
                </w:pPr>
              </w:pPrChange>
            </w:pPr>
            <w:ins w:id="13590" w:author="Mohammad Nayeem Hasan" w:date="2023-01-21T00:38:00Z">
              <w:r w:rsidRPr="00C60F95">
                <w:rPr>
                  <w:rFonts w:ascii="Times New Roman" w:hAnsi="Times New Roman" w:cs="Times New Roman"/>
                  <w:sz w:val="20"/>
                  <w:szCs w:val="20"/>
                  <w:rPrChange w:id="13591" w:author="Mohammad Nayeem Hasan" w:date="2023-01-21T03:17:00Z">
                    <w:rPr>
                      <w:rFonts w:ascii="Times New Roman" w:hAnsi="Times New Roman" w:cs="Times New Roman"/>
                      <w:sz w:val="24"/>
                      <w:szCs w:val="24"/>
                    </w:rPr>
                  </w:rPrChange>
                </w:rPr>
                <w:t>No</w:t>
              </w:r>
            </w:ins>
          </w:p>
        </w:tc>
        <w:tc>
          <w:tcPr>
            <w:tcW w:w="854" w:type="pct"/>
            <w:vAlign w:val="center"/>
            <w:tcPrChange w:id="13592" w:author="Mohammad Nayeem Hasan" w:date="2023-01-27T16:50:00Z">
              <w:tcPr>
                <w:tcW w:w="851" w:type="pct"/>
                <w:vAlign w:val="center"/>
              </w:tcPr>
            </w:tcPrChange>
          </w:tcPr>
          <w:p w14:paraId="0B63C4C8" w14:textId="77777777" w:rsidR="00E53D7C" w:rsidRPr="00C60F95" w:rsidRDefault="00E53D7C" w:rsidP="00E53D7C">
            <w:pPr>
              <w:rPr>
                <w:ins w:id="13593" w:author="Mohammad Nayeem Hasan" w:date="2023-01-21T00:38:00Z"/>
                <w:rFonts w:ascii="Times New Roman" w:hAnsi="Times New Roman" w:cs="Times New Roman"/>
                <w:sz w:val="20"/>
                <w:szCs w:val="20"/>
                <w:rPrChange w:id="13594" w:author="Mohammad Nayeem Hasan" w:date="2023-01-21T03:17:00Z">
                  <w:rPr>
                    <w:ins w:id="13595" w:author="Mohammad Nayeem Hasan" w:date="2023-01-21T00:38:00Z"/>
                    <w:rFonts w:ascii="Times New Roman" w:hAnsi="Times New Roman" w:cs="Times New Roman"/>
                    <w:sz w:val="24"/>
                    <w:szCs w:val="24"/>
                  </w:rPr>
                </w:rPrChange>
              </w:rPr>
              <w:pPrChange w:id="13596" w:author="Mohammad Nayeem Hasan" w:date="2023-01-21T14:56:00Z">
                <w:pPr>
                  <w:jc w:val="both"/>
                </w:pPr>
              </w:pPrChange>
            </w:pPr>
            <w:ins w:id="13597" w:author="Mohammad Nayeem Hasan" w:date="2023-01-21T00:38:00Z">
              <w:r w:rsidRPr="00C60F95">
                <w:rPr>
                  <w:rFonts w:ascii="Times New Roman" w:hAnsi="Times New Roman" w:cs="Times New Roman"/>
                  <w:sz w:val="20"/>
                  <w:szCs w:val="20"/>
                  <w:rPrChange w:id="13598" w:author="Mohammad Nayeem Hasan" w:date="2023-01-21T03:17:00Z">
                    <w:rPr>
                      <w:rFonts w:ascii="Times New Roman" w:hAnsi="Times New Roman" w:cs="Times New Roman"/>
                      <w:sz w:val="24"/>
                      <w:szCs w:val="24"/>
                    </w:rPr>
                  </w:rPrChange>
                </w:rPr>
                <w:t>Ref.</w:t>
              </w:r>
            </w:ins>
          </w:p>
        </w:tc>
        <w:tc>
          <w:tcPr>
            <w:tcW w:w="481" w:type="pct"/>
            <w:vAlign w:val="center"/>
            <w:tcPrChange w:id="13599" w:author="Mohammad Nayeem Hasan" w:date="2023-01-27T16:50:00Z">
              <w:tcPr>
                <w:tcW w:w="481" w:type="pct"/>
                <w:gridSpan w:val="3"/>
                <w:vAlign w:val="center"/>
              </w:tcPr>
            </w:tcPrChange>
          </w:tcPr>
          <w:p w14:paraId="258D79BB" w14:textId="77777777" w:rsidR="00E53D7C" w:rsidRPr="00C60F95" w:rsidRDefault="00E53D7C" w:rsidP="00E53D7C">
            <w:pPr>
              <w:rPr>
                <w:ins w:id="13600" w:author="Mohammad Nayeem Hasan" w:date="2023-01-21T00:38:00Z"/>
                <w:rFonts w:ascii="Times New Roman" w:hAnsi="Times New Roman" w:cs="Times New Roman"/>
                <w:sz w:val="20"/>
                <w:szCs w:val="20"/>
                <w:rPrChange w:id="13601" w:author="Mohammad Nayeem Hasan" w:date="2023-01-21T03:17:00Z">
                  <w:rPr>
                    <w:ins w:id="13602" w:author="Mohammad Nayeem Hasan" w:date="2023-01-21T00:38:00Z"/>
                    <w:rFonts w:ascii="Times New Roman" w:hAnsi="Times New Roman" w:cs="Times New Roman"/>
                    <w:sz w:val="24"/>
                    <w:szCs w:val="24"/>
                  </w:rPr>
                </w:rPrChange>
              </w:rPr>
              <w:pPrChange w:id="13603" w:author="Mohammad Nayeem Hasan" w:date="2023-01-21T14:56:00Z">
                <w:pPr>
                  <w:jc w:val="both"/>
                </w:pPr>
              </w:pPrChange>
            </w:pPr>
            <w:ins w:id="13604" w:author="Mohammad Nayeem Hasan" w:date="2023-01-21T00:38:00Z">
              <w:r w:rsidRPr="00C60F95">
                <w:rPr>
                  <w:rFonts w:ascii="Times New Roman" w:hAnsi="Times New Roman" w:cs="Times New Roman"/>
                  <w:sz w:val="20"/>
                  <w:szCs w:val="20"/>
                  <w:rPrChange w:id="13605" w:author="Mohammad Nayeem Hasan" w:date="2023-01-21T03:17:00Z">
                    <w:rPr>
                      <w:rFonts w:ascii="Times New Roman" w:hAnsi="Times New Roman" w:cs="Times New Roman"/>
                      <w:sz w:val="24"/>
                      <w:szCs w:val="24"/>
                    </w:rPr>
                  </w:rPrChange>
                </w:rPr>
                <w:t>-</w:t>
              </w:r>
            </w:ins>
          </w:p>
        </w:tc>
        <w:tc>
          <w:tcPr>
            <w:tcW w:w="818" w:type="pct"/>
            <w:vAlign w:val="center"/>
            <w:tcPrChange w:id="13606" w:author="Mohammad Nayeem Hasan" w:date="2023-01-27T16:50:00Z">
              <w:tcPr>
                <w:tcW w:w="818" w:type="pct"/>
                <w:gridSpan w:val="2"/>
                <w:vAlign w:val="center"/>
              </w:tcPr>
            </w:tcPrChange>
          </w:tcPr>
          <w:p w14:paraId="3F83BFCB" w14:textId="77777777" w:rsidR="00E53D7C" w:rsidRPr="00C60F95" w:rsidRDefault="00E53D7C" w:rsidP="00E53D7C">
            <w:pPr>
              <w:rPr>
                <w:ins w:id="13607" w:author="Mohammad Nayeem Hasan" w:date="2023-01-21T00:38:00Z"/>
                <w:rFonts w:ascii="Times New Roman" w:hAnsi="Times New Roman" w:cs="Times New Roman"/>
                <w:sz w:val="20"/>
                <w:szCs w:val="20"/>
                <w:rPrChange w:id="13608" w:author="Mohammad Nayeem Hasan" w:date="2023-01-21T03:17:00Z">
                  <w:rPr>
                    <w:ins w:id="13609" w:author="Mohammad Nayeem Hasan" w:date="2023-01-21T00:38:00Z"/>
                    <w:rFonts w:ascii="Times New Roman" w:hAnsi="Times New Roman" w:cs="Times New Roman"/>
                    <w:sz w:val="24"/>
                    <w:szCs w:val="24"/>
                  </w:rPr>
                </w:rPrChange>
              </w:rPr>
              <w:pPrChange w:id="13610" w:author="Mohammad Nayeem Hasan" w:date="2023-01-21T14:56:00Z">
                <w:pPr>
                  <w:jc w:val="both"/>
                </w:pPr>
              </w:pPrChange>
            </w:pPr>
            <w:ins w:id="13611" w:author="Mohammad Nayeem Hasan" w:date="2023-01-21T00:38:00Z">
              <w:r w:rsidRPr="00C60F95">
                <w:rPr>
                  <w:rFonts w:ascii="Times New Roman" w:hAnsi="Times New Roman" w:cs="Times New Roman"/>
                  <w:sz w:val="20"/>
                  <w:szCs w:val="20"/>
                  <w:rPrChange w:id="13612" w:author="Mohammad Nayeem Hasan" w:date="2023-01-21T03:17:00Z">
                    <w:rPr>
                      <w:rFonts w:ascii="Times New Roman" w:hAnsi="Times New Roman" w:cs="Times New Roman"/>
                      <w:sz w:val="24"/>
                      <w:szCs w:val="24"/>
                    </w:rPr>
                  </w:rPrChange>
                </w:rPr>
                <w:t>Ref</w:t>
              </w:r>
            </w:ins>
          </w:p>
        </w:tc>
        <w:tc>
          <w:tcPr>
            <w:tcW w:w="481" w:type="pct"/>
            <w:vAlign w:val="center"/>
            <w:tcPrChange w:id="13613" w:author="Mohammad Nayeem Hasan" w:date="2023-01-27T16:50:00Z">
              <w:tcPr>
                <w:tcW w:w="481" w:type="pct"/>
                <w:gridSpan w:val="2"/>
                <w:vAlign w:val="center"/>
              </w:tcPr>
            </w:tcPrChange>
          </w:tcPr>
          <w:p w14:paraId="0922F8F4" w14:textId="77777777" w:rsidR="00E53D7C" w:rsidRPr="00C60F95" w:rsidRDefault="00E53D7C" w:rsidP="00E53D7C">
            <w:pPr>
              <w:rPr>
                <w:ins w:id="13614" w:author="Mohammad Nayeem Hasan" w:date="2023-01-21T00:38:00Z"/>
                <w:rFonts w:ascii="Times New Roman" w:hAnsi="Times New Roman" w:cs="Times New Roman"/>
                <w:sz w:val="20"/>
                <w:szCs w:val="20"/>
                <w:rPrChange w:id="13615" w:author="Mohammad Nayeem Hasan" w:date="2023-01-21T03:17:00Z">
                  <w:rPr>
                    <w:ins w:id="13616" w:author="Mohammad Nayeem Hasan" w:date="2023-01-21T00:38:00Z"/>
                    <w:rFonts w:ascii="Times New Roman" w:hAnsi="Times New Roman" w:cs="Times New Roman"/>
                    <w:sz w:val="24"/>
                    <w:szCs w:val="24"/>
                  </w:rPr>
                </w:rPrChange>
              </w:rPr>
              <w:pPrChange w:id="13617" w:author="Mohammad Nayeem Hasan" w:date="2023-01-21T14:56:00Z">
                <w:pPr>
                  <w:jc w:val="both"/>
                </w:pPr>
              </w:pPrChange>
            </w:pPr>
            <w:ins w:id="13618" w:author="Mohammad Nayeem Hasan" w:date="2023-01-21T00:38:00Z">
              <w:r w:rsidRPr="00C60F95">
                <w:rPr>
                  <w:rFonts w:ascii="Times New Roman" w:hAnsi="Times New Roman" w:cs="Times New Roman"/>
                  <w:sz w:val="20"/>
                  <w:szCs w:val="20"/>
                  <w:rPrChange w:id="13619" w:author="Mohammad Nayeem Hasan" w:date="2023-01-21T03:17:00Z">
                    <w:rPr>
                      <w:rFonts w:ascii="Times New Roman" w:hAnsi="Times New Roman" w:cs="Times New Roman"/>
                      <w:sz w:val="24"/>
                      <w:szCs w:val="24"/>
                    </w:rPr>
                  </w:rPrChange>
                </w:rPr>
                <w:t>-</w:t>
              </w:r>
            </w:ins>
          </w:p>
        </w:tc>
        <w:tc>
          <w:tcPr>
            <w:tcW w:w="1012" w:type="pct"/>
            <w:vAlign w:val="center"/>
            <w:tcPrChange w:id="13620" w:author="Mohammad Nayeem Hasan" w:date="2023-01-27T16:50:00Z">
              <w:tcPr>
                <w:tcW w:w="1012" w:type="pct"/>
                <w:gridSpan w:val="3"/>
                <w:vAlign w:val="center"/>
              </w:tcPr>
            </w:tcPrChange>
          </w:tcPr>
          <w:p w14:paraId="1DB55AB2" w14:textId="77777777" w:rsidR="00E53D7C" w:rsidRPr="00C60F95" w:rsidRDefault="00E53D7C" w:rsidP="00E53D7C">
            <w:pPr>
              <w:rPr>
                <w:ins w:id="13621" w:author="Mohammad Nayeem Hasan" w:date="2023-01-21T00:38:00Z"/>
                <w:rFonts w:ascii="Times New Roman" w:hAnsi="Times New Roman" w:cs="Times New Roman"/>
                <w:sz w:val="20"/>
                <w:szCs w:val="20"/>
                <w:rPrChange w:id="13622" w:author="Mohammad Nayeem Hasan" w:date="2023-01-21T03:17:00Z">
                  <w:rPr>
                    <w:ins w:id="13623" w:author="Mohammad Nayeem Hasan" w:date="2023-01-21T00:38:00Z"/>
                    <w:rFonts w:ascii="Times New Roman" w:hAnsi="Times New Roman" w:cs="Times New Roman"/>
                    <w:sz w:val="24"/>
                    <w:szCs w:val="24"/>
                  </w:rPr>
                </w:rPrChange>
              </w:rPr>
              <w:pPrChange w:id="13624" w:author="Mohammad Nayeem Hasan" w:date="2023-01-21T14:56:00Z">
                <w:pPr>
                  <w:jc w:val="both"/>
                </w:pPr>
              </w:pPrChange>
            </w:pPr>
            <w:ins w:id="13625" w:author="Mohammad Nayeem Hasan" w:date="2023-01-21T00:38:00Z">
              <w:r w:rsidRPr="00C60F95">
                <w:rPr>
                  <w:rFonts w:ascii="Times New Roman" w:hAnsi="Times New Roman" w:cs="Times New Roman"/>
                  <w:sz w:val="20"/>
                  <w:szCs w:val="20"/>
                  <w:rPrChange w:id="13626" w:author="Mohammad Nayeem Hasan" w:date="2023-01-21T03:17:00Z">
                    <w:rPr>
                      <w:rFonts w:ascii="Times New Roman" w:hAnsi="Times New Roman" w:cs="Times New Roman"/>
                      <w:sz w:val="24"/>
                      <w:szCs w:val="24"/>
                    </w:rPr>
                  </w:rPrChange>
                </w:rPr>
                <w:t>Ref</w:t>
              </w:r>
            </w:ins>
          </w:p>
        </w:tc>
        <w:tc>
          <w:tcPr>
            <w:tcW w:w="473" w:type="pct"/>
            <w:vAlign w:val="center"/>
            <w:tcPrChange w:id="13627" w:author="Mohammad Nayeem Hasan" w:date="2023-01-27T16:50:00Z">
              <w:tcPr>
                <w:tcW w:w="477" w:type="pct"/>
                <w:gridSpan w:val="2"/>
                <w:vAlign w:val="center"/>
              </w:tcPr>
            </w:tcPrChange>
          </w:tcPr>
          <w:p w14:paraId="2F642A82" w14:textId="77777777" w:rsidR="00E53D7C" w:rsidRPr="00C60F95" w:rsidRDefault="00E53D7C" w:rsidP="00E53D7C">
            <w:pPr>
              <w:rPr>
                <w:ins w:id="13628" w:author="Mohammad Nayeem Hasan" w:date="2023-01-21T00:38:00Z"/>
                <w:rFonts w:ascii="Times New Roman" w:hAnsi="Times New Roman" w:cs="Times New Roman"/>
                <w:sz w:val="20"/>
                <w:szCs w:val="20"/>
                <w:rPrChange w:id="13629" w:author="Mohammad Nayeem Hasan" w:date="2023-01-21T03:17:00Z">
                  <w:rPr>
                    <w:ins w:id="13630" w:author="Mohammad Nayeem Hasan" w:date="2023-01-21T00:38:00Z"/>
                    <w:rFonts w:ascii="Times New Roman" w:hAnsi="Times New Roman" w:cs="Times New Roman"/>
                    <w:sz w:val="24"/>
                    <w:szCs w:val="24"/>
                  </w:rPr>
                </w:rPrChange>
              </w:rPr>
              <w:pPrChange w:id="13631" w:author="Mohammad Nayeem Hasan" w:date="2023-01-21T14:56:00Z">
                <w:pPr>
                  <w:jc w:val="both"/>
                </w:pPr>
              </w:pPrChange>
            </w:pPr>
            <w:ins w:id="13632" w:author="Mohammad Nayeem Hasan" w:date="2023-01-21T00:38:00Z">
              <w:r w:rsidRPr="00C60F95">
                <w:rPr>
                  <w:rFonts w:ascii="Times New Roman" w:hAnsi="Times New Roman" w:cs="Times New Roman"/>
                  <w:sz w:val="20"/>
                  <w:szCs w:val="20"/>
                  <w:rPrChange w:id="13633" w:author="Mohammad Nayeem Hasan" w:date="2023-01-21T03:17:00Z">
                    <w:rPr>
                      <w:rFonts w:ascii="Times New Roman" w:hAnsi="Times New Roman" w:cs="Times New Roman"/>
                      <w:sz w:val="24"/>
                      <w:szCs w:val="24"/>
                    </w:rPr>
                  </w:rPrChange>
                </w:rPr>
                <w:t>-</w:t>
              </w:r>
            </w:ins>
          </w:p>
        </w:tc>
      </w:tr>
    </w:tbl>
    <w:p w14:paraId="3E44992E" w14:textId="77777777" w:rsidR="00C2040A" w:rsidRPr="00D97196" w:rsidRDefault="00C2040A">
      <w:pPr>
        <w:spacing w:line="240" w:lineRule="auto"/>
        <w:rPr>
          <w:ins w:id="13634" w:author="Mohammad Nayeem Hasan" w:date="2023-01-21T00:38:00Z"/>
          <w:rFonts w:ascii="Times New Roman" w:hAnsi="Times New Roman" w:cs="Times New Roman"/>
          <w:sz w:val="24"/>
          <w:szCs w:val="24"/>
        </w:rPr>
        <w:pPrChange w:id="13635" w:author="Mohammad Nayeem Hasan" w:date="2023-01-21T14:56:00Z">
          <w:pPr>
            <w:jc w:val="both"/>
          </w:pPr>
        </w:pPrChange>
      </w:pPr>
    </w:p>
    <w:p w14:paraId="17617D30" w14:textId="77777777" w:rsidR="00C2040A" w:rsidRPr="00D97196" w:rsidRDefault="00C2040A">
      <w:pPr>
        <w:spacing w:line="240" w:lineRule="auto"/>
        <w:rPr>
          <w:ins w:id="13636" w:author="Mohammad Nayeem Hasan" w:date="2023-01-21T00:39:00Z"/>
          <w:rFonts w:ascii="Times New Roman" w:hAnsi="Times New Roman" w:cs="Times New Roman"/>
          <w:b/>
          <w:sz w:val="24"/>
          <w:szCs w:val="24"/>
        </w:rPr>
        <w:pPrChange w:id="13637" w:author="Mohammad Nayeem Hasan" w:date="2023-01-21T14:56:00Z">
          <w:pPr>
            <w:jc w:val="both"/>
          </w:pPr>
        </w:pPrChange>
      </w:pPr>
      <w:ins w:id="13638" w:author="Mohammad Nayeem Hasan" w:date="2023-01-21T00:39:00Z">
        <w:r w:rsidRPr="00D97196">
          <w:rPr>
            <w:rFonts w:ascii="Times New Roman" w:hAnsi="Times New Roman" w:cs="Times New Roman"/>
            <w:b/>
            <w:sz w:val="24"/>
            <w:szCs w:val="24"/>
          </w:rPr>
          <w:t>Table.3 Factors associated with the diarrhea status of children using multivariate logistic regression model (MICS 2006, 2012 and 2019)</w:t>
        </w:r>
      </w:ins>
    </w:p>
    <w:tbl>
      <w:tblPr>
        <w:tblStyle w:val="TableGrid"/>
        <w:tblW w:w="5000" w:type="pct"/>
        <w:jc w:val="center"/>
        <w:tblLayout w:type="fixed"/>
        <w:tblLook w:val="04A0" w:firstRow="1" w:lastRow="0" w:firstColumn="1" w:lastColumn="0" w:noHBand="0" w:noVBand="1"/>
        <w:tblPrChange w:id="13639" w:author="Mohammad Nayeem Hasan" w:date="2023-01-21T12:41:00Z">
          <w:tblPr>
            <w:tblStyle w:val="TableGrid"/>
            <w:tblW w:w="5000" w:type="pct"/>
            <w:jc w:val="center"/>
            <w:tblLayout w:type="fixed"/>
            <w:tblLook w:val="04A0" w:firstRow="1" w:lastRow="0" w:firstColumn="1" w:lastColumn="0" w:noHBand="0" w:noVBand="1"/>
          </w:tblPr>
        </w:tblPrChange>
      </w:tblPr>
      <w:tblGrid>
        <w:gridCol w:w="1405"/>
        <w:gridCol w:w="1653"/>
        <w:gridCol w:w="989"/>
        <w:gridCol w:w="1709"/>
        <w:gridCol w:w="899"/>
        <w:gridCol w:w="1801"/>
        <w:gridCol w:w="894"/>
        <w:tblGridChange w:id="13640">
          <w:tblGrid>
            <w:gridCol w:w="1405"/>
            <w:gridCol w:w="1651"/>
            <w:gridCol w:w="2"/>
            <w:gridCol w:w="987"/>
            <w:gridCol w:w="2"/>
            <w:gridCol w:w="1438"/>
            <w:gridCol w:w="271"/>
            <w:gridCol w:w="628"/>
            <w:gridCol w:w="271"/>
            <w:gridCol w:w="1801"/>
            <w:gridCol w:w="114"/>
            <w:gridCol w:w="780"/>
          </w:tblGrid>
        </w:tblGridChange>
      </w:tblGrid>
      <w:tr w:rsidR="001C3626" w:rsidRPr="00C91A19" w14:paraId="577169C9" w14:textId="19FDBF0B" w:rsidTr="00A67133">
        <w:trPr>
          <w:trHeight w:val="161"/>
          <w:jc w:val="center"/>
          <w:ins w:id="13641" w:author="Mohammad Nayeem Hasan" w:date="2023-01-21T00:39:00Z"/>
          <w:trPrChange w:id="13642" w:author="Mohammad Nayeem Hasan" w:date="2023-01-21T12:41:00Z">
            <w:trPr>
              <w:trHeight w:val="161"/>
              <w:jc w:val="center"/>
            </w:trPr>
          </w:trPrChange>
        </w:trPr>
        <w:tc>
          <w:tcPr>
            <w:tcW w:w="751" w:type="pct"/>
            <w:vMerge w:val="restart"/>
            <w:vAlign w:val="center"/>
            <w:tcPrChange w:id="13643" w:author="Mohammad Nayeem Hasan" w:date="2023-01-21T12:41:00Z">
              <w:tcPr>
                <w:tcW w:w="751" w:type="pct"/>
                <w:vMerge w:val="restart"/>
                <w:vAlign w:val="center"/>
              </w:tcPr>
            </w:tcPrChange>
          </w:tcPr>
          <w:p w14:paraId="120C64EB" w14:textId="77777777" w:rsidR="00AE3CAD" w:rsidRPr="00C91A19" w:rsidRDefault="00AE3CAD">
            <w:pPr>
              <w:rPr>
                <w:ins w:id="13644" w:author="Mohammad Nayeem Hasan" w:date="2023-01-21T00:39:00Z"/>
                <w:rFonts w:ascii="Times New Roman" w:hAnsi="Times New Roman" w:cs="Times New Roman"/>
                <w:sz w:val="20"/>
                <w:szCs w:val="20"/>
                <w:rPrChange w:id="13645" w:author="Mohammad Nayeem Hasan" w:date="2023-01-21T03:28:00Z">
                  <w:rPr>
                    <w:ins w:id="13646" w:author="Mohammad Nayeem Hasan" w:date="2023-01-21T00:39:00Z"/>
                    <w:rFonts w:ascii="Times New Roman" w:hAnsi="Times New Roman" w:cs="Times New Roman"/>
                    <w:sz w:val="24"/>
                    <w:szCs w:val="24"/>
                  </w:rPr>
                </w:rPrChange>
              </w:rPr>
              <w:pPrChange w:id="13647" w:author="Mohammad Nayeem Hasan" w:date="2023-01-21T14:56:00Z">
                <w:pPr>
                  <w:jc w:val="both"/>
                </w:pPr>
              </w:pPrChange>
            </w:pPr>
            <w:ins w:id="13648" w:author="Mohammad Nayeem Hasan" w:date="2023-01-21T00:39:00Z">
              <w:r w:rsidRPr="00C91A19">
                <w:rPr>
                  <w:rFonts w:ascii="Times New Roman" w:hAnsi="Times New Roman" w:cs="Times New Roman"/>
                  <w:sz w:val="20"/>
                  <w:szCs w:val="20"/>
                  <w:rPrChange w:id="13649" w:author="Mohammad Nayeem Hasan" w:date="2023-01-21T03:28:00Z">
                    <w:rPr>
                      <w:rFonts w:ascii="Times New Roman" w:hAnsi="Times New Roman" w:cs="Times New Roman"/>
                      <w:sz w:val="24"/>
                      <w:szCs w:val="24"/>
                    </w:rPr>
                  </w:rPrChange>
                </w:rPr>
                <w:t>Characteristics</w:t>
              </w:r>
            </w:ins>
          </w:p>
        </w:tc>
        <w:tc>
          <w:tcPr>
            <w:tcW w:w="884" w:type="pct"/>
            <w:vAlign w:val="center"/>
            <w:tcPrChange w:id="13650" w:author="Mohammad Nayeem Hasan" w:date="2023-01-21T12:41:00Z">
              <w:tcPr>
                <w:tcW w:w="883" w:type="pct"/>
                <w:vAlign w:val="center"/>
              </w:tcPr>
            </w:tcPrChange>
          </w:tcPr>
          <w:p w14:paraId="008853FB" w14:textId="77777777" w:rsidR="00AE3CAD" w:rsidRPr="00C91A19" w:rsidRDefault="00AE3CAD">
            <w:pPr>
              <w:rPr>
                <w:ins w:id="13651" w:author="Mohammad Nayeem Hasan" w:date="2023-01-21T00:39:00Z"/>
                <w:rFonts w:ascii="Times New Roman" w:hAnsi="Times New Roman" w:cs="Times New Roman"/>
                <w:sz w:val="20"/>
                <w:szCs w:val="20"/>
                <w:rPrChange w:id="13652" w:author="Mohammad Nayeem Hasan" w:date="2023-01-21T03:28:00Z">
                  <w:rPr>
                    <w:ins w:id="13653" w:author="Mohammad Nayeem Hasan" w:date="2023-01-21T00:39:00Z"/>
                    <w:rFonts w:ascii="Times New Roman" w:hAnsi="Times New Roman" w:cs="Times New Roman"/>
                    <w:sz w:val="24"/>
                    <w:szCs w:val="24"/>
                  </w:rPr>
                </w:rPrChange>
              </w:rPr>
              <w:pPrChange w:id="13654" w:author="Mohammad Nayeem Hasan" w:date="2023-01-21T14:56:00Z">
                <w:pPr>
                  <w:jc w:val="both"/>
                </w:pPr>
              </w:pPrChange>
            </w:pPr>
            <w:ins w:id="13655" w:author="Mohammad Nayeem Hasan" w:date="2023-01-21T00:39:00Z">
              <w:r w:rsidRPr="00C91A19">
                <w:rPr>
                  <w:rFonts w:ascii="Times New Roman" w:hAnsi="Times New Roman" w:cs="Times New Roman"/>
                  <w:sz w:val="20"/>
                  <w:szCs w:val="20"/>
                  <w:rPrChange w:id="13656" w:author="Mohammad Nayeem Hasan" w:date="2023-01-21T03:28:00Z">
                    <w:rPr>
                      <w:rFonts w:ascii="Times New Roman" w:hAnsi="Times New Roman" w:cs="Times New Roman"/>
                      <w:sz w:val="24"/>
                      <w:szCs w:val="24"/>
                    </w:rPr>
                  </w:rPrChange>
                </w:rPr>
                <w:t>2006</w:t>
              </w:r>
            </w:ins>
          </w:p>
        </w:tc>
        <w:tc>
          <w:tcPr>
            <w:tcW w:w="529" w:type="pct"/>
            <w:vAlign w:val="center"/>
            <w:tcPrChange w:id="13657" w:author="Mohammad Nayeem Hasan" w:date="2023-01-21T12:41:00Z">
              <w:tcPr>
                <w:tcW w:w="529" w:type="pct"/>
                <w:gridSpan w:val="2"/>
                <w:vAlign w:val="center"/>
              </w:tcPr>
            </w:tcPrChange>
          </w:tcPr>
          <w:p w14:paraId="54B2ABCB" w14:textId="77777777" w:rsidR="00AE3CAD" w:rsidRPr="008E73D6" w:rsidRDefault="00AE3CAD">
            <w:pPr>
              <w:rPr>
                <w:ins w:id="13658" w:author="Mohammad Nayeem Hasan" w:date="2023-01-21T00:39:00Z"/>
                <w:rFonts w:ascii="Times New Roman" w:hAnsi="Times New Roman" w:cs="Times New Roman"/>
                <w:sz w:val="20"/>
                <w:szCs w:val="20"/>
              </w:rPr>
              <w:pPrChange w:id="13659" w:author="Mohammad Nayeem Hasan" w:date="2023-01-21T14:56:00Z">
                <w:pPr>
                  <w:jc w:val="both"/>
                </w:pPr>
              </w:pPrChange>
            </w:pPr>
          </w:p>
        </w:tc>
        <w:tc>
          <w:tcPr>
            <w:tcW w:w="914" w:type="pct"/>
            <w:vAlign w:val="center"/>
            <w:tcPrChange w:id="13660" w:author="Mohammad Nayeem Hasan" w:date="2023-01-21T12:41:00Z">
              <w:tcPr>
                <w:tcW w:w="770" w:type="pct"/>
                <w:gridSpan w:val="2"/>
                <w:vAlign w:val="center"/>
              </w:tcPr>
            </w:tcPrChange>
          </w:tcPr>
          <w:p w14:paraId="090A780A" w14:textId="7C5B46A9" w:rsidR="00AE3CAD" w:rsidRPr="00C91A19" w:rsidRDefault="00AE3CAD">
            <w:pPr>
              <w:rPr>
                <w:ins w:id="13661" w:author="Mohammad Nayeem Hasan" w:date="2023-01-21T00:39:00Z"/>
                <w:rFonts w:ascii="Times New Roman" w:hAnsi="Times New Roman" w:cs="Times New Roman"/>
                <w:sz w:val="20"/>
                <w:szCs w:val="20"/>
                <w:rPrChange w:id="13662" w:author="Mohammad Nayeem Hasan" w:date="2023-01-21T03:28:00Z">
                  <w:rPr>
                    <w:ins w:id="13663" w:author="Mohammad Nayeem Hasan" w:date="2023-01-21T00:39:00Z"/>
                    <w:rFonts w:ascii="Times New Roman" w:hAnsi="Times New Roman" w:cs="Times New Roman"/>
                    <w:sz w:val="24"/>
                    <w:szCs w:val="24"/>
                  </w:rPr>
                </w:rPrChange>
              </w:rPr>
              <w:pPrChange w:id="13664" w:author="Mohammad Nayeem Hasan" w:date="2023-01-21T14:56:00Z">
                <w:pPr>
                  <w:jc w:val="both"/>
                </w:pPr>
              </w:pPrChange>
            </w:pPr>
            <w:ins w:id="13665" w:author="Mohammad Nayeem Hasan" w:date="2023-01-21T00:39:00Z">
              <w:r w:rsidRPr="00C91A19">
                <w:rPr>
                  <w:rFonts w:ascii="Times New Roman" w:hAnsi="Times New Roman" w:cs="Times New Roman"/>
                  <w:sz w:val="20"/>
                  <w:szCs w:val="20"/>
                  <w:rPrChange w:id="13666" w:author="Mohammad Nayeem Hasan" w:date="2023-01-21T03:28:00Z">
                    <w:rPr>
                      <w:rFonts w:ascii="Times New Roman" w:hAnsi="Times New Roman" w:cs="Times New Roman"/>
                      <w:sz w:val="24"/>
                      <w:szCs w:val="24"/>
                    </w:rPr>
                  </w:rPrChange>
                </w:rPr>
                <w:t>2012</w:t>
              </w:r>
            </w:ins>
          </w:p>
        </w:tc>
        <w:tc>
          <w:tcPr>
            <w:tcW w:w="481" w:type="pct"/>
            <w:vAlign w:val="center"/>
            <w:tcPrChange w:id="13667" w:author="Mohammad Nayeem Hasan" w:date="2023-01-21T12:41:00Z">
              <w:tcPr>
                <w:tcW w:w="481" w:type="pct"/>
                <w:gridSpan w:val="2"/>
                <w:vAlign w:val="center"/>
              </w:tcPr>
            </w:tcPrChange>
          </w:tcPr>
          <w:p w14:paraId="4D84E875" w14:textId="77777777" w:rsidR="00AE3CAD" w:rsidRPr="009B5E2E" w:rsidRDefault="00AE3CAD">
            <w:pPr>
              <w:rPr>
                <w:ins w:id="13668" w:author="Mohammad Nayeem Hasan" w:date="2023-01-21T00:39:00Z"/>
                <w:rFonts w:ascii="Times New Roman" w:hAnsi="Times New Roman" w:cs="Times New Roman"/>
                <w:sz w:val="20"/>
                <w:szCs w:val="20"/>
              </w:rPr>
              <w:pPrChange w:id="13669" w:author="Mohammad Nayeem Hasan" w:date="2023-01-21T14:56:00Z">
                <w:pPr>
                  <w:jc w:val="both"/>
                </w:pPr>
              </w:pPrChange>
            </w:pPr>
          </w:p>
        </w:tc>
        <w:tc>
          <w:tcPr>
            <w:tcW w:w="963" w:type="pct"/>
            <w:vAlign w:val="center"/>
            <w:tcPrChange w:id="13670" w:author="Mohammad Nayeem Hasan" w:date="2023-01-21T12:41:00Z">
              <w:tcPr>
                <w:tcW w:w="1169" w:type="pct"/>
                <w:gridSpan w:val="3"/>
                <w:vAlign w:val="center"/>
              </w:tcPr>
            </w:tcPrChange>
          </w:tcPr>
          <w:p w14:paraId="71ABBF6B" w14:textId="0CE1CD12" w:rsidR="00AE3CAD" w:rsidRPr="00C91A19" w:rsidRDefault="00AE3CAD">
            <w:pPr>
              <w:rPr>
                <w:ins w:id="13671" w:author="Mohammad Nayeem Hasan" w:date="2023-01-21T00:39:00Z"/>
                <w:rFonts w:ascii="Times New Roman" w:hAnsi="Times New Roman" w:cs="Times New Roman"/>
                <w:sz w:val="20"/>
                <w:szCs w:val="20"/>
                <w:rPrChange w:id="13672" w:author="Mohammad Nayeem Hasan" w:date="2023-01-21T03:28:00Z">
                  <w:rPr>
                    <w:ins w:id="13673" w:author="Mohammad Nayeem Hasan" w:date="2023-01-21T00:39:00Z"/>
                    <w:rFonts w:ascii="Times New Roman" w:hAnsi="Times New Roman" w:cs="Times New Roman"/>
                    <w:sz w:val="24"/>
                    <w:szCs w:val="24"/>
                  </w:rPr>
                </w:rPrChange>
              </w:rPr>
              <w:pPrChange w:id="13674" w:author="Mohammad Nayeem Hasan" w:date="2023-01-21T14:56:00Z">
                <w:pPr>
                  <w:jc w:val="both"/>
                </w:pPr>
              </w:pPrChange>
            </w:pPr>
            <w:ins w:id="13675" w:author="Mohammad Nayeem Hasan" w:date="2023-01-21T00:39:00Z">
              <w:r w:rsidRPr="00C91A19">
                <w:rPr>
                  <w:rFonts w:ascii="Times New Roman" w:hAnsi="Times New Roman" w:cs="Times New Roman"/>
                  <w:sz w:val="20"/>
                  <w:szCs w:val="20"/>
                  <w:rPrChange w:id="13676" w:author="Mohammad Nayeem Hasan" w:date="2023-01-21T03:28:00Z">
                    <w:rPr>
                      <w:rFonts w:ascii="Times New Roman" w:hAnsi="Times New Roman" w:cs="Times New Roman"/>
                      <w:sz w:val="24"/>
                      <w:szCs w:val="24"/>
                    </w:rPr>
                  </w:rPrChange>
                </w:rPr>
                <w:t>2019</w:t>
              </w:r>
            </w:ins>
          </w:p>
        </w:tc>
        <w:tc>
          <w:tcPr>
            <w:tcW w:w="478" w:type="pct"/>
            <w:vAlign w:val="center"/>
            <w:tcPrChange w:id="13677" w:author="Mohammad Nayeem Hasan" w:date="2023-01-21T12:41:00Z">
              <w:tcPr>
                <w:tcW w:w="417" w:type="pct"/>
                <w:vAlign w:val="center"/>
              </w:tcPr>
            </w:tcPrChange>
          </w:tcPr>
          <w:p w14:paraId="3696CE9B" w14:textId="77777777" w:rsidR="00AE3CAD" w:rsidRPr="00EC32F4" w:rsidRDefault="00AE3CAD">
            <w:pPr>
              <w:rPr>
                <w:ins w:id="13678" w:author="Mohammad Nayeem Hasan" w:date="2023-01-21T00:39:00Z"/>
                <w:rFonts w:ascii="Times New Roman" w:hAnsi="Times New Roman" w:cs="Times New Roman"/>
                <w:sz w:val="20"/>
                <w:szCs w:val="20"/>
              </w:rPr>
              <w:pPrChange w:id="13679" w:author="Mohammad Nayeem Hasan" w:date="2023-01-21T14:56:00Z">
                <w:pPr>
                  <w:jc w:val="both"/>
                </w:pPr>
              </w:pPrChange>
            </w:pPr>
          </w:p>
        </w:tc>
      </w:tr>
      <w:tr w:rsidR="001C3626" w:rsidRPr="008E73D6" w14:paraId="5608449D" w14:textId="77777777" w:rsidTr="00A67133">
        <w:trPr>
          <w:trHeight w:val="684"/>
          <w:jc w:val="center"/>
          <w:ins w:id="13680" w:author="Mohammad Nayeem Hasan" w:date="2023-01-21T00:39:00Z"/>
          <w:trPrChange w:id="13681" w:author="Mohammad Nayeem Hasan" w:date="2023-01-21T12:41:00Z">
            <w:trPr>
              <w:trHeight w:val="684"/>
              <w:jc w:val="center"/>
            </w:trPr>
          </w:trPrChange>
        </w:trPr>
        <w:tc>
          <w:tcPr>
            <w:tcW w:w="751" w:type="pct"/>
            <w:vMerge/>
            <w:vAlign w:val="center"/>
            <w:tcPrChange w:id="13682" w:author="Mohammad Nayeem Hasan" w:date="2023-01-21T12:41:00Z">
              <w:tcPr>
                <w:tcW w:w="751" w:type="pct"/>
                <w:vMerge/>
                <w:vAlign w:val="center"/>
              </w:tcPr>
            </w:tcPrChange>
          </w:tcPr>
          <w:p w14:paraId="4F5F671A" w14:textId="77777777" w:rsidR="00AE3CAD" w:rsidRPr="00C91A19" w:rsidRDefault="00AE3CAD">
            <w:pPr>
              <w:rPr>
                <w:ins w:id="13683" w:author="Mohammad Nayeem Hasan" w:date="2023-01-21T00:39:00Z"/>
                <w:rFonts w:ascii="Times New Roman" w:hAnsi="Times New Roman" w:cs="Times New Roman"/>
                <w:sz w:val="20"/>
                <w:szCs w:val="20"/>
                <w:rPrChange w:id="13684" w:author="Mohammad Nayeem Hasan" w:date="2023-01-21T03:28:00Z">
                  <w:rPr>
                    <w:ins w:id="13685" w:author="Mohammad Nayeem Hasan" w:date="2023-01-21T00:39:00Z"/>
                    <w:rFonts w:ascii="Times New Roman" w:hAnsi="Times New Roman" w:cs="Times New Roman"/>
                    <w:sz w:val="24"/>
                    <w:szCs w:val="24"/>
                  </w:rPr>
                </w:rPrChange>
              </w:rPr>
              <w:pPrChange w:id="13686" w:author="Mohammad Nayeem Hasan" w:date="2023-01-21T14:56:00Z">
                <w:pPr>
                  <w:jc w:val="both"/>
                </w:pPr>
              </w:pPrChange>
            </w:pPr>
          </w:p>
        </w:tc>
        <w:tc>
          <w:tcPr>
            <w:tcW w:w="884" w:type="pct"/>
            <w:vAlign w:val="center"/>
            <w:tcPrChange w:id="13687" w:author="Mohammad Nayeem Hasan" w:date="2023-01-21T12:41:00Z">
              <w:tcPr>
                <w:tcW w:w="883" w:type="pct"/>
                <w:vAlign w:val="center"/>
              </w:tcPr>
            </w:tcPrChange>
          </w:tcPr>
          <w:p w14:paraId="1A0321AC" w14:textId="327EC184" w:rsidR="00AE3CAD" w:rsidRPr="00C91A19" w:rsidRDefault="00AE3CAD">
            <w:pPr>
              <w:rPr>
                <w:ins w:id="13688" w:author="Mohammad Nayeem Hasan" w:date="2023-01-21T00:39:00Z"/>
                <w:rFonts w:ascii="Times New Roman" w:hAnsi="Times New Roman" w:cs="Times New Roman"/>
                <w:sz w:val="20"/>
                <w:szCs w:val="20"/>
                <w:rPrChange w:id="13689" w:author="Mohammad Nayeem Hasan" w:date="2023-01-21T03:28:00Z">
                  <w:rPr>
                    <w:ins w:id="13690" w:author="Mohammad Nayeem Hasan" w:date="2023-01-21T00:39:00Z"/>
                    <w:rFonts w:ascii="Times New Roman" w:hAnsi="Times New Roman" w:cs="Times New Roman"/>
                    <w:sz w:val="24"/>
                    <w:szCs w:val="24"/>
                  </w:rPr>
                </w:rPrChange>
              </w:rPr>
              <w:pPrChange w:id="13691" w:author="Mohammad Nayeem Hasan" w:date="2023-01-21T14:56:00Z">
                <w:pPr>
                  <w:jc w:val="both"/>
                </w:pPr>
              </w:pPrChange>
            </w:pPr>
            <w:ins w:id="13692" w:author="Mohammad Nayeem Hasan" w:date="2023-01-21T00:39:00Z">
              <w:r w:rsidRPr="00C91A19">
                <w:rPr>
                  <w:rFonts w:ascii="Times New Roman" w:hAnsi="Times New Roman" w:cs="Times New Roman"/>
                  <w:sz w:val="20"/>
                  <w:szCs w:val="20"/>
                  <w:rPrChange w:id="13693" w:author="Mohammad Nayeem Hasan" w:date="2023-01-21T03:28:00Z">
                    <w:rPr>
                      <w:rFonts w:ascii="Times New Roman" w:hAnsi="Times New Roman" w:cs="Times New Roman"/>
                      <w:sz w:val="24"/>
                      <w:szCs w:val="24"/>
                    </w:rPr>
                  </w:rPrChange>
                </w:rPr>
                <w:t>AOR</w:t>
              </w:r>
            </w:ins>
            <w:ins w:id="13694" w:author="Mohammad Nayeem Hasan" w:date="2023-01-21T03:27:00Z">
              <w:r w:rsidRPr="00C91A19">
                <w:rPr>
                  <w:rFonts w:ascii="Times New Roman" w:hAnsi="Times New Roman" w:cs="Times New Roman"/>
                  <w:sz w:val="20"/>
                  <w:szCs w:val="20"/>
                  <w:rPrChange w:id="13695" w:author="Mohammad Nayeem Hasan" w:date="2023-01-21T03:28:00Z">
                    <w:rPr>
                      <w:rFonts w:ascii="Times New Roman" w:hAnsi="Times New Roman" w:cs="Times New Roman"/>
                      <w:sz w:val="24"/>
                      <w:szCs w:val="24"/>
                    </w:rPr>
                  </w:rPrChange>
                </w:rPr>
                <w:t xml:space="preserve"> </w:t>
              </w:r>
            </w:ins>
            <w:ins w:id="13696" w:author="Mohammad Nayeem Hasan" w:date="2023-01-21T03:28:00Z">
              <w:r w:rsidRPr="00C91A19">
                <w:rPr>
                  <w:rFonts w:ascii="Times New Roman" w:hAnsi="Times New Roman" w:cs="Times New Roman"/>
                  <w:sz w:val="20"/>
                  <w:szCs w:val="20"/>
                  <w:rPrChange w:id="13697" w:author="Mohammad Nayeem Hasan" w:date="2023-01-21T03:28:00Z">
                    <w:rPr>
                      <w:rFonts w:ascii="Times New Roman" w:hAnsi="Times New Roman" w:cs="Times New Roman"/>
                      <w:sz w:val="24"/>
                      <w:szCs w:val="24"/>
                    </w:rPr>
                  </w:rPrChange>
                </w:rPr>
                <w:t>(95% CI)</w:t>
              </w:r>
            </w:ins>
          </w:p>
        </w:tc>
        <w:tc>
          <w:tcPr>
            <w:tcW w:w="529" w:type="pct"/>
            <w:vAlign w:val="center"/>
            <w:tcPrChange w:id="13698" w:author="Mohammad Nayeem Hasan" w:date="2023-01-21T12:41:00Z">
              <w:tcPr>
                <w:tcW w:w="529" w:type="pct"/>
                <w:gridSpan w:val="2"/>
                <w:vAlign w:val="center"/>
              </w:tcPr>
            </w:tcPrChange>
          </w:tcPr>
          <w:p w14:paraId="085E13C5" w14:textId="77777777" w:rsidR="00AE3CAD" w:rsidRPr="00C91A19" w:rsidRDefault="00AE3CAD">
            <w:pPr>
              <w:rPr>
                <w:ins w:id="13699" w:author="Mohammad Nayeem Hasan" w:date="2023-01-21T00:39:00Z"/>
                <w:rFonts w:ascii="Times New Roman" w:hAnsi="Times New Roman" w:cs="Times New Roman"/>
                <w:sz w:val="20"/>
                <w:szCs w:val="20"/>
                <w:rPrChange w:id="13700" w:author="Mohammad Nayeem Hasan" w:date="2023-01-21T03:28:00Z">
                  <w:rPr>
                    <w:ins w:id="13701" w:author="Mohammad Nayeem Hasan" w:date="2023-01-21T00:39:00Z"/>
                    <w:rFonts w:ascii="Times New Roman" w:hAnsi="Times New Roman" w:cs="Times New Roman"/>
                    <w:sz w:val="24"/>
                    <w:szCs w:val="24"/>
                  </w:rPr>
                </w:rPrChange>
              </w:rPr>
              <w:pPrChange w:id="13702" w:author="Mohammad Nayeem Hasan" w:date="2023-01-21T14:56:00Z">
                <w:pPr>
                  <w:jc w:val="both"/>
                </w:pPr>
              </w:pPrChange>
            </w:pPr>
            <w:ins w:id="13703" w:author="Mohammad Nayeem Hasan" w:date="2023-01-21T00:39:00Z">
              <w:r w:rsidRPr="00C91A19">
                <w:rPr>
                  <w:rFonts w:ascii="Times New Roman" w:hAnsi="Times New Roman" w:cs="Times New Roman"/>
                  <w:sz w:val="20"/>
                  <w:szCs w:val="20"/>
                  <w:rPrChange w:id="13704" w:author="Mohammad Nayeem Hasan" w:date="2023-01-21T03:28:00Z">
                    <w:rPr>
                      <w:rFonts w:ascii="Times New Roman" w:hAnsi="Times New Roman" w:cs="Times New Roman"/>
                      <w:sz w:val="24"/>
                      <w:szCs w:val="24"/>
                    </w:rPr>
                  </w:rPrChange>
                </w:rPr>
                <w:t>P-value</w:t>
              </w:r>
            </w:ins>
          </w:p>
        </w:tc>
        <w:tc>
          <w:tcPr>
            <w:tcW w:w="914" w:type="pct"/>
            <w:vAlign w:val="center"/>
            <w:tcPrChange w:id="13705" w:author="Mohammad Nayeem Hasan" w:date="2023-01-21T12:41:00Z">
              <w:tcPr>
                <w:tcW w:w="770" w:type="pct"/>
                <w:gridSpan w:val="2"/>
                <w:vAlign w:val="center"/>
              </w:tcPr>
            </w:tcPrChange>
          </w:tcPr>
          <w:p w14:paraId="1C290FB6" w14:textId="1F84C298" w:rsidR="00AE3CAD" w:rsidRPr="00C91A19" w:rsidRDefault="00AE3CAD">
            <w:pPr>
              <w:rPr>
                <w:ins w:id="13706" w:author="Mohammad Nayeem Hasan" w:date="2023-01-21T00:39:00Z"/>
                <w:rFonts w:ascii="Times New Roman" w:hAnsi="Times New Roman" w:cs="Times New Roman"/>
                <w:sz w:val="20"/>
                <w:szCs w:val="20"/>
                <w:rPrChange w:id="13707" w:author="Mohammad Nayeem Hasan" w:date="2023-01-21T03:28:00Z">
                  <w:rPr>
                    <w:ins w:id="13708" w:author="Mohammad Nayeem Hasan" w:date="2023-01-21T00:39:00Z"/>
                    <w:rFonts w:ascii="Times New Roman" w:hAnsi="Times New Roman" w:cs="Times New Roman"/>
                    <w:sz w:val="24"/>
                    <w:szCs w:val="24"/>
                  </w:rPr>
                </w:rPrChange>
              </w:rPr>
              <w:pPrChange w:id="13709" w:author="Mohammad Nayeem Hasan" w:date="2023-01-21T14:56:00Z">
                <w:pPr>
                  <w:jc w:val="both"/>
                </w:pPr>
              </w:pPrChange>
            </w:pPr>
            <w:ins w:id="13710" w:author="Mohammad Nayeem Hasan" w:date="2023-01-21T00:39:00Z">
              <w:r w:rsidRPr="00C91A19">
                <w:rPr>
                  <w:rFonts w:ascii="Times New Roman" w:hAnsi="Times New Roman" w:cs="Times New Roman"/>
                  <w:sz w:val="20"/>
                  <w:szCs w:val="20"/>
                  <w:rPrChange w:id="13711" w:author="Mohammad Nayeem Hasan" w:date="2023-01-21T03:28:00Z">
                    <w:rPr>
                      <w:rFonts w:ascii="Times New Roman" w:hAnsi="Times New Roman" w:cs="Times New Roman"/>
                      <w:sz w:val="24"/>
                      <w:szCs w:val="24"/>
                    </w:rPr>
                  </w:rPrChange>
                </w:rPr>
                <w:t>AOR</w:t>
              </w:r>
            </w:ins>
            <w:ins w:id="13712" w:author="Mohammad Nayeem Hasan" w:date="2023-01-21T03:51:00Z">
              <w:r>
                <w:rPr>
                  <w:rFonts w:ascii="Times New Roman" w:hAnsi="Times New Roman" w:cs="Times New Roman"/>
                  <w:sz w:val="20"/>
                  <w:szCs w:val="20"/>
                </w:rPr>
                <w:t xml:space="preserve"> (</w:t>
              </w:r>
              <w:r w:rsidRPr="00F13B5B">
                <w:rPr>
                  <w:rFonts w:ascii="Times New Roman" w:hAnsi="Times New Roman" w:cs="Times New Roman"/>
                  <w:sz w:val="20"/>
                  <w:szCs w:val="20"/>
                </w:rPr>
                <w:t>95% CI</w:t>
              </w:r>
              <w:r>
                <w:rPr>
                  <w:rFonts w:ascii="Times New Roman" w:hAnsi="Times New Roman" w:cs="Times New Roman"/>
                  <w:sz w:val="20"/>
                  <w:szCs w:val="20"/>
                </w:rPr>
                <w:t>)</w:t>
              </w:r>
            </w:ins>
          </w:p>
        </w:tc>
        <w:tc>
          <w:tcPr>
            <w:tcW w:w="481" w:type="pct"/>
            <w:vAlign w:val="center"/>
            <w:tcPrChange w:id="13713" w:author="Mohammad Nayeem Hasan" w:date="2023-01-21T12:41:00Z">
              <w:tcPr>
                <w:tcW w:w="481" w:type="pct"/>
                <w:gridSpan w:val="2"/>
                <w:vAlign w:val="center"/>
              </w:tcPr>
            </w:tcPrChange>
          </w:tcPr>
          <w:p w14:paraId="0605A85A" w14:textId="77777777" w:rsidR="00AE3CAD" w:rsidRPr="00C91A19" w:rsidRDefault="00AE3CAD">
            <w:pPr>
              <w:rPr>
                <w:ins w:id="13714" w:author="Mohammad Nayeem Hasan" w:date="2023-01-21T00:39:00Z"/>
                <w:rFonts w:ascii="Times New Roman" w:hAnsi="Times New Roman" w:cs="Times New Roman"/>
                <w:sz w:val="20"/>
                <w:szCs w:val="20"/>
                <w:rPrChange w:id="13715" w:author="Mohammad Nayeem Hasan" w:date="2023-01-21T03:28:00Z">
                  <w:rPr>
                    <w:ins w:id="13716" w:author="Mohammad Nayeem Hasan" w:date="2023-01-21T00:39:00Z"/>
                    <w:rFonts w:ascii="Times New Roman" w:hAnsi="Times New Roman" w:cs="Times New Roman"/>
                    <w:sz w:val="24"/>
                    <w:szCs w:val="24"/>
                  </w:rPr>
                </w:rPrChange>
              </w:rPr>
              <w:pPrChange w:id="13717" w:author="Mohammad Nayeem Hasan" w:date="2023-01-21T14:56:00Z">
                <w:pPr>
                  <w:jc w:val="both"/>
                </w:pPr>
              </w:pPrChange>
            </w:pPr>
            <w:ins w:id="13718" w:author="Mohammad Nayeem Hasan" w:date="2023-01-21T00:39:00Z">
              <w:r w:rsidRPr="00C91A19">
                <w:rPr>
                  <w:rFonts w:ascii="Times New Roman" w:hAnsi="Times New Roman" w:cs="Times New Roman"/>
                  <w:sz w:val="20"/>
                  <w:szCs w:val="20"/>
                  <w:rPrChange w:id="13719" w:author="Mohammad Nayeem Hasan" w:date="2023-01-21T03:28:00Z">
                    <w:rPr>
                      <w:rFonts w:ascii="Times New Roman" w:hAnsi="Times New Roman" w:cs="Times New Roman"/>
                      <w:sz w:val="24"/>
                      <w:szCs w:val="24"/>
                    </w:rPr>
                  </w:rPrChange>
                </w:rPr>
                <w:t>P-value</w:t>
              </w:r>
            </w:ins>
          </w:p>
        </w:tc>
        <w:tc>
          <w:tcPr>
            <w:tcW w:w="963" w:type="pct"/>
            <w:vAlign w:val="center"/>
            <w:tcPrChange w:id="13720" w:author="Mohammad Nayeem Hasan" w:date="2023-01-21T12:41:00Z">
              <w:tcPr>
                <w:tcW w:w="1169" w:type="pct"/>
                <w:gridSpan w:val="3"/>
                <w:vAlign w:val="center"/>
              </w:tcPr>
            </w:tcPrChange>
          </w:tcPr>
          <w:p w14:paraId="221827B0" w14:textId="240B22D3" w:rsidR="00AE3CAD" w:rsidRPr="00C91A19" w:rsidRDefault="00AE3CAD">
            <w:pPr>
              <w:rPr>
                <w:ins w:id="13721" w:author="Mohammad Nayeem Hasan" w:date="2023-01-21T00:39:00Z"/>
                <w:rFonts w:ascii="Times New Roman" w:hAnsi="Times New Roman" w:cs="Times New Roman"/>
                <w:sz w:val="20"/>
                <w:szCs w:val="20"/>
                <w:rPrChange w:id="13722" w:author="Mohammad Nayeem Hasan" w:date="2023-01-21T03:28:00Z">
                  <w:rPr>
                    <w:ins w:id="13723" w:author="Mohammad Nayeem Hasan" w:date="2023-01-21T00:39:00Z"/>
                    <w:rFonts w:ascii="Times New Roman" w:hAnsi="Times New Roman" w:cs="Times New Roman"/>
                    <w:sz w:val="24"/>
                    <w:szCs w:val="24"/>
                  </w:rPr>
                </w:rPrChange>
              </w:rPr>
              <w:pPrChange w:id="13724" w:author="Mohammad Nayeem Hasan" w:date="2023-01-21T14:56:00Z">
                <w:pPr>
                  <w:jc w:val="both"/>
                </w:pPr>
              </w:pPrChange>
            </w:pPr>
            <w:ins w:id="13725" w:author="Mohammad Nayeem Hasan" w:date="2023-01-21T00:39:00Z">
              <w:r w:rsidRPr="00C91A19">
                <w:rPr>
                  <w:rFonts w:ascii="Times New Roman" w:hAnsi="Times New Roman" w:cs="Times New Roman"/>
                  <w:sz w:val="20"/>
                  <w:szCs w:val="20"/>
                  <w:rPrChange w:id="13726" w:author="Mohammad Nayeem Hasan" w:date="2023-01-21T03:28:00Z">
                    <w:rPr>
                      <w:rFonts w:ascii="Times New Roman" w:hAnsi="Times New Roman" w:cs="Times New Roman"/>
                      <w:sz w:val="24"/>
                      <w:szCs w:val="24"/>
                    </w:rPr>
                  </w:rPrChange>
                </w:rPr>
                <w:t>AOR</w:t>
              </w:r>
            </w:ins>
            <w:ins w:id="13727" w:author="Mohammad Nayeem Hasan" w:date="2023-01-21T03:59:00Z">
              <w:r>
                <w:rPr>
                  <w:rFonts w:ascii="Times New Roman" w:hAnsi="Times New Roman" w:cs="Times New Roman"/>
                  <w:sz w:val="20"/>
                  <w:szCs w:val="20"/>
                </w:rPr>
                <w:t xml:space="preserve"> (</w:t>
              </w:r>
              <w:r w:rsidRPr="00F13B5B">
                <w:rPr>
                  <w:rFonts w:ascii="Times New Roman" w:hAnsi="Times New Roman" w:cs="Times New Roman"/>
                  <w:sz w:val="20"/>
                  <w:szCs w:val="20"/>
                </w:rPr>
                <w:t>95% CI</w:t>
              </w:r>
              <w:r>
                <w:rPr>
                  <w:rFonts w:ascii="Times New Roman" w:hAnsi="Times New Roman" w:cs="Times New Roman"/>
                  <w:sz w:val="20"/>
                  <w:szCs w:val="20"/>
                </w:rPr>
                <w:t>)</w:t>
              </w:r>
            </w:ins>
          </w:p>
        </w:tc>
        <w:tc>
          <w:tcPr>
            <w:tcW w:w="478" w:type="pct"/>
            <w:vAlign w:val="center"/>
            <w:tcPrChange w:id="13728" w:author="Mohammad Nayeem Hasan" w:date="2023-01-21T12:41:00Z">
              <w:tcPr>
                <w:tcW w:w="417" w:type="pct"/>
                <w:vAlign w:val="center"/>
              </w:tcPr>
            </w:tcPrChange>
          </w:tcPr>
          <w:p w14:paraId="7CA22379" w14:textId="77777777" w:rsidR="00AE3CAD" w:rsidRPr="00C91A19" w:rsidRDefault="00AE3CAD">
            <w:pPr>
              <w:rPr>
                <w:ins w:id="13729" w:author="Mohammad Nayeem Hasan" w:date="2023-01-21T00:39:00Z"/>
                <w:rFonts w:ascii="Times New Roman" w:hAnsi="Times New Roman" w:cs="Times New Roman"/>
                <w:sz w:val="20"/>
                <w:szCs w:val="20"/>
                <w:rPrChange w:id="13730" w:author="Mohammad Nayeem Hasan" w:date="2023-01-21T03:28:00Z">
                  <w:rPr>
                    <w:ins w:id="13731" w:author="Mohammad Nayeem Hasan" w:date="2023-01-21T00:39:00Z"/>
                    <w:rFonts w:ascii="Times New Roman" w:hAnsi="Times New Roman" w:cs="Times New Roman"/>
                    <w:sz w:val="24"/>
                    <w:szCs w:val="24"/>
                  </w:rPr>
                </w:rPrChange>
              </w:rPr>
              <w:pPrChange w:id="13732" w:author="Mohammad Nayeem Hasan" w:date="2023-01-21T14:56:00Z">
                <w:pPr>
                  <w:jc w:val="both"/>
                </w:pPr>
              </w:pPrChange>
            </w:pPr>
            <w:ins w:id="13733" w:author="Mohammad Nayeem Hasan" w:date="2023-01-21T00:39:00Z">
              <w:r w:rsidRPr="00C91A19">
                <w:rPr>
                  <w:rFonts w:ascii="Times New Roman" w:hAnsi="Times New Roman" w:cs="Times New Roman"/>
                  <w:sz w:val="20"/>
                  <w:szCs w:val="20"/>
                  <w:rPrChange w:id="13734" w:author="Mohammad Nayeem Hasan" w:date="2023-01-21T03:28:00Z">
                    <w:rPr>
                      <w:rFonts w:ascii="Times New Roman" w:hAnsi="Times New Roman" w:cs="Times New Roman"/>
                      <w:sz w:val="24"/>
                      <w:szCs w:val="24"/>
                    </w:rPr>
                  </w:rPrChange>
                </w:rPr>
                <w:t>P-value</w:t>
              </w:r>
            </w:ins>
          </w:p>
        </w:tc>
      </w:tr>
      <w:tr w:rsidR="001C3626" w:rsidRPr="008E73D6" w14:paraId="590EC665" w14:textId="18CA1E41" w:rsidTr="00A67133">
        <w:trPr>
          <w:trHeight w:val="323"/>
          <w:jc w:val="center"/>
          <w:ins w:id="13735" w:author="Mohammad Nayeem Hasan" w:date="2023-01-21T00:39:00Z"/>
          <w:trPrChange w:id="13736" w:author="Mohammad Nayeem Hasan" w:date="2023-01-21T12:41:00Z">
            <w:trPr>
              <w:trHeight w:val="161"/>
              <w:jc w:val="center"/>
            </w:trPr>
          </w:trPrChange>
        </w:trPr>
        <w:tc>
          <w:tcPr>
            <w:tcW w:w="1635" w:type="pct"/>
            <w:gridSpan w:val="2"/>
            <w:vAlign w:val="center"/>
            <w:tcPrChange w:id="13737" w:author="Mohammad Nayeem Hasan" w:date="2023-01-21T12:41:00Z">
              <w:tcPr>
                <w:tcW w:w="1634" w:type="pct"/>
                <w:gridSpan w:val="2"/>
                <w:vAlign w:val="center"/>
              </w:tcPr>
            </w:tcPrChange>
          </w:tcPr>
          <w:p w14:paraId="3DFAC971" w14:textId="77777777" w:rsidR="00AE3CAD" w:rsidRPr="00C91A19" w:rsidRDefault="00AE3CAD">
            <w:pPr>
              <w:rPr>
                <w:ins w:id="13738" w:author="Mohammad Nayeem Hasan" w:date="2023-01-21T00:39:00Z"/>
                <w:rFonts w:ascii="Times New Roman" w:hAnsi="Times New Roman" w:cs="Times New Roman"/>
                <w:sz w:val="20"/>
                <w:szCs w:val="20"/>
                <w:rPrChange w:id="13739" w:author="Mohammad Nayeem Hasan" w:date="2023-01-21T03:28:00Z">
                  <w:rPr>
                    <w:ins w:id="13740" w:author="Mohammad Nayeem Hasan" w:date="2023-01-21T00:39:00Z"/>
                    <w:rFonts w:ascii="Times New Roman" w:hAnsi="Times New Roman" w:cs="Times New Roman"/>
                    <w:sz w:val="24"/>
                    <w:szCs w:val="24"/>
                  </w:rPr>
                </w:rPrChange>
              </w:rPr>
              <w:pPrChange w:id="13741" w:author="Mohammad Nayeem Hasan" w:date="2023-01-21T14:56:00Z">
                <w:pPr>
                  <w:jc w:val="both"/>
                </w:pPr>
              </w:pPrChange>
            </w:pPr>
            <w:ins w:id="13742" w:author="Mohammad Nayeem Hasan" w:date="2023-01-21T00:39:00Z">
              <w:r w:rsidRPr="00C91A19">
                <w:rPr>
                  <w:rFonts w:ascii="Times New Roman" w:hAnsi="Times New Roman" w:cs="Times New Roman"/>
                  <w:sz w:val="20"/>
                  <w:szCs w:val="20"/>
                  <w:rPrChange w:id="13743" w:author="Mohammad Nayeem Hasan" w:date="2023-01-21T03:28:00Z">
                    <w:rPr>
                      <w:rFonts w:ascii="Times New Roman" w:hAnsi="Times New Roman" w:cs="Times New Roman"/>
                      <w:sz w:val="24"/>
                      <w:szCs w:val="24"/>
                    </w:rPr>
                  </w:rPrChange>
                </w:rPr>
                <w:t>CHILD CHARACTERISTICS</w:t>
              </w:r>
            </w:ins>
          </w:p>
        </w:tc>
        <w:tc>
          <w:tcPr>
            <w:tcW w:w="1443" w:type="pct"/>
            <w:gridSpan w:val="2"/>
            <w:vAlign w:val="center"/>
            <w:tcPrChange w:id="13744" w:author="Mohammad Nayeem Hasan" w:date="2023-01-21T12:41:00Z">
              <w:tcPr>
                <w:tcW w:w="1299" w:type="pct"/>
                <w:gridSpan w:val="4"/>
                <w:vAlign w:val="center"/>
              </w:tcPr>
            </w:tcPrChange>
          </w:tcPr>
          <w:p w14:paraId="7A50BC37" w14:textId="77777777" w:rsidR="00AE3CAD" w:rsidRPr="008E73D6" w:rsidRDefault="00AE3CAD">
            <w:pPr>
              <w:rPr>
                <w:ins w:id="13745" w:author="Mohammad Nayeem Hasan" w:date="2023-01-21T00:39:00Z"/>
                <w:rFonts w:ascii="Times New Roman" w:hAnsi="Times New Roman" w:cs="Times New Roman"/>
                <w:sz w:val="20"/>
                <w:szCs w:val="20"/>
              </w:rPr>
              <w:pPrChange w:id="13746" w:author="Mohammad Nayeem Hasan" w:date="2023-01-21T14:56:00Z">
                <w:pPr>
                  <w:jc w:val="both"/>
                </w:pPr>
              </w:pPrChange>
            </w:pPr>
          </w:p>
        </w:tc>
        <w:tc>
          <w:tcPr>
            <w:tcW w:w="1444" w:type="pct"/>
            <w:gridSpan w:val="2"/>
            <w:vAlign w:val="center"/>
            <w:tcPrChange w:id="13747" w:author="Mohammad Nayeem Hasan" w:date="2023-01-21T12:41:00Z">
              <w:tcPr>
                <w:tcW w:w="1650" w:type="pct"/>
                <w:gridSpan w:val="5"/>
                <w:vAlign w:val="center"/>
              </w:tcPr>
            </w:tcPrChange>
          </w:tcPr>
          <w:p w14:paraId="5500A86A" w14:textId="77777777" w:rsidR="00AE3CAD" w:rsidRPr="008E73D6" w:rsidRDefault="00AE3CAD">
            <w:pPr>
              <w:rPr>
                <w:ins w:id="13748" w:author="Mohammad Nayeem Hasan" w:date="2023-01-21T00:39:00Z"/>
                <w:rFonts w:ascii="Times New Roman" w:hAnsi="Times New Roman" w:cs="Times New Roman"/>
                <w:sz w:val="20"/>
                <w:szCs w:val="20"/>
              </w:rPr>
              <w:pPrChange w:id="13749" w:author="Mohammad Nayeem Hasan" w:date="2023-01-21T14:56:00Z">
                <w:pPr>
                  <w:jc w:val="both"/>
                </w:pPr>
              </w:pPrChange>
            </w:pPr>
          </w:p>
        </w:tc>
        <w:tc>
          <w:tcPr>
            <w:tcW w:w="478" w:type="pct"/>
            <w:vAlign w:val="center"/>
            <w:tcPrChange w:id="13750" w:author="Mohammad Nayeem Hasan" w:date="2023-01-21T12:41:00Z">
              <w:tcPr>
                <w:tcW w:w="417" w:type="pct"/>
                <w:vAlign w:val="center"/>
              </w:tcPr>
            </w:tcPrChange>
          </w:tcPr>
          <w:p w14:paraId="1CF75E96" w14:textId="77777777" w:rsidR="00AE3CAD" w:rsidRPr="008E73D6" w:rsidRDefault="00AE3CAD">
            <w:pPr>
              <w:rPr>
                <w:ins w:id="13751" w:author="Mohammad Nayeem Hasan" w:date="2023-01-21T00:39:00Z"/>
                <w:rFonts w:ascii="Times New Roman" w:hAnsi="Times New Roman" w:cs="Times New Roman"/>
                <w:sz w:val="20"/>
                <w:szCs w:val="20"/>
              </w:rPr>
              <w:pPrChange w:id="13752" w:author="Mohammad Nayeem Hasan" w:date="2023-01-21T14:56:00Z">
                <w:pPr>
                  <w:jc w:val="both"/>
                </w:pPr>
              </w:pPrChange>
            </w:pPr>
          </w:p>
        </w:tc>
      </w:tr>
      <w:tr w:rsidR="001C3626" w:rsidRPr="008E73D6" w14:paraId="2E102BD3" w14:textId="1DCB4917" w:rsidTr="00A67133">
        <w:trPr>
          <w:trHeight w:val="161"/>
          <w:jc w:val="center"/>
          <w:ins w:id="13753" w:author="Mohammad Nayeem Hasan" w:date="2023-01-21T00:39:00Z"/>
          <w:trPrChange w:id="13754" w:author="Mohammad Nayeem Hasan" w:date="2023-01-21T12:41:00Z">
            <w:trPr>
              <w:trHeight w:val="161"/>
              <w:jc w:val="center"/>
            </w:trPr>
          </w:trPrChange>
        </w:trPr>
        <w:tc>
          <w:tcPr>
            <w:tcW w:w="1635" w:type="pct"/>
            <w:gridSpan w:val="2"/>
            <w:vAlign w:val="center"/>
            <w:tcPrChange w:id="13755" w:author="Mohammad Nayeem Hasan" w:date="2023-01-21T12:41:00Z">
              <w:tcPr>
                <w:tcW w:w="1634" w:type="pct"/>
                <w:gridSpan w:val="2"/>
                <w:vAlign w:val="center"/>
              </w:tcPr>
            </w:tcPrChange>
          </w:tcPr>
          <w:p w14:paraId="26DE026F" w14:textId="77777777" w:rsidR="00AE3CAD" w:rsidRPr="00C91A19" w:rsidRDefault="00AE3CAD">
            <w:pPr>
              <w:rPr>
                <w:ins w:id="13756" w:author="Mohammad Nayeem Hasan" w:date="2023-01-21T00:39:00Z"/>
                <w:rFonts w:ascii="Times New Roman" w:hAnsi="Times New Roman" w:cs="Times New Roman"/>
                <w:sz w:val="20"/>
                <w:szCs w:val="20"/>
                <w:rPrChange w:id="13757" w:author="Mohammad Nayeem Hasan" w:date="2023-01-21T03:28:00Z">
                  <w:rPr>
                    <w:ins w:id="13758" w:author="Mohammad Nayeem Hasan" w:date="2023-01-21T00:39:00Z"/>
                    <w:rFonts w:ascii="Times New Roman" w:hAnsi="Times New Roman" w:cs="Times New Roman"/>
                    <w:sz w:val="24"/>
                    <w:szCs w:val="24"/>
                  </w:rPr>
                </w:rPrChange>
              </w:rPr>
              <w:pPrChange w:id="13759" w:author="Mohammad Nayeem Hasan" w:date="2023-01-21T14:56:00Z">
                <w:pPr>
                  <w:jc w:val="both"/>
                </w:pPr>
              </w:pPrChange>
            </w:pPr>
            <w:ins w:id="13760" w:author="Mohammad Nayeem Hasan" w:date="2023-01-21T00:39:00Z">
              <w:r w:rsidRPr="00C91A19">
                <w:rPr>
                  <w:rFonts w:ascii="Times New Roman" w:hAnsi="Times New Roman" w:cs="Times New Roman"/>
                  <w:sz w:val="20"/>
                  <w:szCs w:val="20"/>
                  <w:rPrChange w:id="13761" w:author="Mohammad Nayeem Hasan" w:date="2023-01-21T03:28:00Z">
                    <w:rPr>
                      <w:rFonts w:ascii="Times New Roman" w:hAnsi="Times New Roman" w:cs="Times New Roman"/>
                      <w:sz w:val="24"/>
                      <w:szCs w:val="24"/>
                    </w:rPr>
                  </w:rPrChange>
                </w:rPr>
                <w:t>Age of child (in months)</w:t>
              </w:r>
            </w:ins>
          </w:p>
        </w:tc>
        <w:tc>
          <w:tcPr>
            <w:tcW w:w="1443" w:type="pct"/>
            <w:gridSpan w:val="2"/>
            <w:vAlign w:val="center"/>
            <w:tcPrChange w:id="13762" w:author="Mohammad Nayeem Hasan" w:date="2023-01-21T12:41:00Z">
              <w:tcPr>
                <w:tcW w:w="1299" w:type="pct"/>
                <w:gridSpan w:val="4"/>
                <w:vAlign w:val="center"/>
              </w:tcPr>
            </w:tcPrChange>
          </w:tcPr>
          <w:p w14:paraId="547A0734" w14:textId="77777777" w:rsidR="00AE3CAD" w:rsidRPr="008E73D6" w:rsidRDefault="00AE3CAD">
            <w:pPr>
              <w:rPr>
                <w:ins w:id="13763" w:author="Mohammad Nayeem Hasan" w:date="2023-01-21T00:39:00Z"/>
                <w:rFonts w:ascii="Times New Roman" w:hAnsi="Times New Roman" w:cs="Times New Roman"/>
                <w:sz w:val="20"/>
                <w:szCs w:val="20"/>
              </w:rPr>
              <w:pPrChange w:id="13764" w:author="Mohammad Nayeem Hasan" w:date="2023-01-21T14:56:00Z">
                <w:pPr>
                  <w:jc w:val="both"/>
                </w:pPr>
              </w:pPrChange>
            </w:pPr>
          </w:p>
        </w:tc>
        <w:tc>
          <w:tcPr>
            <w:tcW w:w="1444" w:type="pct"/>
            <w:gridSpan w:val="2"/>
            <w:vAlign w:val="center"/>
            <w:tcPrChange w:id="13765" w:author="Mohammad Nayeem Hasan" w:date="2023-01-21T12:41:00Z">
              <w:tcPr>
                <w:tcW w:w="1650" w:type="pct"/>
                <w:gridSpan w:val="5"/>
                <w:vAlign w:val="center"/>
              </w:tcPr>
            </w:tcPrChange>
          </w:tcPr>
          <w:p w14:paraId="1F24B19E" w14:textId="77777777" w:rsidR="00AE3CAD" w:rsidRPr="008E73D6" w:rsidRDefault="00AE3CAD">
            <w:pPr>
              <w:rPr>
                <w:ins w:id="13766" w:author="Mohammad Nayeem Hasan" w:date="2023-01-21T00:39:00Z"/>
                <w:rFonts w:ascii="Times New Roman" w:hAnsi="Times New Roman" w:cs="Times New Roman"/>
                <w:sz w:val="20"/>
                <w:szCs w:val="20"/>
              </w:rPr>
              <w:pPrChange w:id="13767" w:author="Mohammad Nayeem Hasan" w:date="2023-01-21T14:56:00Z">
                <w:pPr>
                  <w:jc w:val="both"/>
                </w:pPr>
              </w:pPrChange>
            </w:pPr>
          </w:p>
        </w:tc>
        <w:tc>
          <w:tcPr>
            <w:tcW w:w="478" w:type="pct"/>
            <w:vAlign w:val="center"/>
            <w:tcPrChange w:id="13768" w:author="Mohammad Nayeem Hasan" w:date="2023-01-21T12:41:00Z">
              <w:tcPr>
                <w:tcW w:w="417" w:type="pct"/>
                <w:vAlign w:val="center"/>
              </w:tcPr>
            </w:tcPrChange>
          </w:tcPr>
          <w:p w14:paraId="1ABFB759" w14:textId="77777777" w:rsidR="00AE3CAD" w:rsidRPr="008E73D6" w:rsidRDefault="00AE3CAD">
            <w:pPr>
              <w:rPr>
                <w:ins w:id="13769" w:author="Mohammad Nayeem Hasan" w:date="2023-01-21T00:39:00Z"/>
                <w:rFonts w:ascii="Times New Roman" w:hAnsi="Times New Roman" w:cs="Times New Roman"/>
                <w:sz w:val="20"/>
                <w:szCs w:val="20"/>
              </w:rPr>
              <w:pPrChange w:id="13770" w:author="Mohammad Nayeem Hasan" w:date="2023-01-21T14:56:00Z">
                <w:pPr>
                  <w:jc w:val="both"/>
                </w:pPr>
              </w:pPrChange>
            </w:pPr>
          </w:p>
        </w:tc>
      </w:tr>
      <w:tr w:rsidR="001C3626" w:rsidRPr="008E73D6" w14:paraId="3AD8819F" w14:textId="77777777" w:rsidTr="00A67133">
        <w:trPr>
          <w:trHeight w:val="250"/>
          <w:jc w:val="center"/>
          <w:ins w:id="13771" w:author="Mohammad Nayeem Hasan" w:date="2023-01-21T00:39:00Z"/>
          <w:trPrChange w:id="13772" w:author="Mohammad Nayeem Hasan" w:date="2023-01-21T12:41:00Z">
            <w:trPr>
              <w:trHeight w:val="250"/>
              <w:jc w:val="center"/>
            </w:trPr>
          </w:trPrChange>
        </w:trPr>
        <w:tc>
          <w:tcPr>
            <w:tcW w:w="751" w:type="pct"/>
            <w:vAlign w:val="center"/>
            <w:tcPrChange w:id="13773" w:author="Mohammad Nayeem Hasan" w:date="2023-01-21T12:41:00Z">
              <w:tcPr>
                <w:tcW w:w="751" w:type="pct"/>
                <w:vAlign w:val="center"/>
              </w:tcPr>
            </w:tcPrChange>
          </w:tcPr>
          <w:p w14:paraId="3D6E0CC7" w14:textId="77777777" w:rsidR="00AE3CAD" w:rsidRPr="00C91A19" w:rsidRDefault="00AE3CAD">
            <w:pPr>
              <w:rPr>
                <w:ins w:id="13774" w:author="Mohammad Nayeem Hasan" w:date="2023-01-21T00:39:00Z"/>
                <w:rFonts w:ascii="Times New Roman" w:hAnsi="Times New Roman" w:cs="Times New Roman"/>
                <w:sz w:val="20"/>
                <w:szCs w:val="20"/>
                <w:rPrChange w:id="13775" w:author="Mohammad Nayeem Hasan" w:date="2023-01-21T03:28:00Z">
                  <w:rPr>
                    <w:ins w:id="13776" w:author="Mohammad Nayeem Hasan" w:date="2023-01-21T00:39:00Z"/>
                    <w:rFonts w:ascii="Times New Roman" w:hAnsi="Times New Roman" w:cs="Times New Roman"/>
                    <w:sz w:val="24"/>
                    <w:szCs w:val="24"/>
                  </w:rPr>
                </w:rPrChange>
              </w:rPr>
              <w:pPrChange w:id="13777" w:author="Mohammad Nayeem Hasan" w:date="2023-01-21T14:56:00Z">
                <w:pPr>
                  <w:jc w:val="both"/>
                </w:pPr>
              </w:pPrChange>
            </w:pPr>
            <w:ins w:id="13778" w:author="Mohammad Nayeem Hasan" w:date="2023-01-21T00:39:00Z">
              <w:r w:rsidRPr="00C91A19">
                <w:rPr>
                  <w:rFonts w:ascii="Times New Roman" w:hAnsi="Times New Roman" w:cs="Times New Roman"/>
                  <w:sz w:val="20"/>
                  <w:szCs w:val="20"/>
                  <w:rPrChange w:id="13779" w:author="Mohammad Nayeem Hasan" w:date="2023-01-21T03:28:00Z">
                    <w:rPr>
                      <w:rFonts w:ascii="Times New Roman" w:hAnsi="Times New Roman" w:cs="Times New Roman"/>
                      <w:sz w:val="24"/>
                      <w:szCs w:val="24"/>
                    </w:rPr>
                  </w:rPrChange>
                </w:rPr>
                <w:lastRenderedPageBreak/>
                <w:t>0-11</w:t>
              </w:r>
            </w:ins>
          </w:p>
        </w:tc>
        <w:tc>
          <w:tcPr>
            <w:tcW w:w="884" w:type="pct"/>
            <w:vAlign w:val="center"/>
            <w:tcPrChange w:id="13780" w:author="Mohammad Nayeem Hasan" w:date="2023-01-21T12:41:00Z">
              <w:tcPr>
                <w:tcW w:w="883" w:type="pct"/>
                <w:vAlign w:val="center"/>
              </w:tcPr>
            </w:tcPrChange>
          </w:tcPr>
          <w:p w14:paraId="41ED00F0" w14:textId="53294DBE" w:rsidR="00AE3CAD" w:rsidRPr="00C91A19" w:rsidRDefault="00AE3CAD">
            <w:pPr>
              <w:rPr>
                <w:ins w:id="13781" w:author="Mohammad Nayeem Hasan" w:date="2023-01-21T00:39:00Z"/>
                <w:rFonts w:ascii="Times New Roman" w:hAnsi="Times New Roman" w:cs="Times New Roman"/>
                <w:sz w:val="20"/>
                <w:szCs w:val="20"/>
                <w:rPrChange w:id="13782" w:author="Mohammad Nayeem Hasan" w:date="2023-01-21T03:28:00Z">
                  <w:rPr>
                    <w:ins w:id="13783" w:author="Mohammad Nayeem Hasan" w:date="2023-01-21T00:39:00Z"/>
                    <w:rFonts w:ascii="Times New Roman" w:hAnsi="Times New Roman" w:cs="Times New Roman"/>
                    <w:sz w:val="24"/>
                    <w:szCs w:val="24"/>
                  </w:rPr>
                </w:rPrChange>
              </w:rPr>
              <w:pPrChange w:id="13784" w:author="Mohammad Nayeem Hasan" w:date="2023-01-21T14:56:00Z">
                <w:pPr>
                  <w:jc w:val="both"/>
                </w:pPr>
              </w:pPrChange>
            </w:pPr>
            <w:ins w:id="13785" w:author="Mohammad Nayeem Hasan" w:date="2023-01-21T00:39:00Z">
              <w:r w:rsidRPr="00C91A19">
                <w:rPr>
                  <w:rFonts w:ascii="Times New Roman" w:hAnsi="Times New Roman" w:cs="Times New Roman"/>
                  <w:sz w:val="20"/>
                  <w:szCs w:val="20"/>
                  <w:rPrChange w:id="13786" w:author="Mohammad Nayeem Hasan" w:date="2023-01-21T03:28:00Z">
                    <w:rPr>
                      <w:rFonts w:ascii="Times New Roman" w:hAnsi="Times New Roman" w:cs="Times New Roman"/>
                      <w:sz w:val="24"/>
                      <w:szCs w:val="24"/>
                    </w:rPr>
                  </w:rPrChange>
                </w:rPr>
                <w:t>1.81</w:t>
              </w:r>
            </w:ins>
            <w:ins w:id="13787" w:author="Mohammad Nayeem Hasan" w:date="2023-01-21T03:45:00Z">
              <w:r>
                <w:rPr>
                  <w:rFonts w:ascii="Times New Roman" w:hAnsi="Times New Roman" w:cs="Times New Roman"/>
                  <w:sz w:val="20"/>
                  <w:szCs w:val="20"/>
                </w:rPr>
                <w:t xml:space="preserve"> (</w:t>
              </w:r>
              <w:r w:rsidRPr="00F13B5B">
                <w:rPr>
                  <w:rFonts w:ascii="Times New Roman" w:hAnsi="Times New Roman" w:cs="Times New Roman"/>
                  <w:sz w:val="20"/>
                  <w:szCs w:val="20"/>
                </w:rPr>
                <w:t>1.50, 2.18</w:t>
              </w:r>
              <w:commentRangeStart w:id="13788"/>
              <w:commentRangeEnd w:id="13788"/>
              <w:r w:rsidRPr="00F13B5B">
                <w:rPr>
                  <w:rStyle w:val="CommentReference"/>
                  <w:sz w:val="20"/>
                  <w:szCs w:val="20"/>
                </w:rPr>
                <w:commentReference w:id="13788"/>
              </w:r>
              <w:commentRangeStart w:id="13789"/>
              <w:commentRangeStart w:id="13790"/>
              <w:commentRangeEnd w:id="13789"/>
              <w:r w:rsidRPr="00F13B5B">
                <w:rPr>
                  <w:rStyle w:val="CommentReference"/>
                  <w:sz w:val="20"/>
                  <w:szCs w:val="20"/>
                </w:rPr>
                <w:commentReference w:id="13789"/>
              </w:r>
            </w:ins>
            <w:commentRangeEnd w:id="13790"/>
            <w:ins w:id="13791" w:author="Mohammad Nayeem Hasan" w:date="2023-01-21T04:06:00Z">
              <w:r w:rsidR="00FC7AF7">
                <w:rPr>
                  <w:rStyle w:val="CommentReference"/>
                </w:rPr>
                <w:commentReference w:id="13790"/>
              </w:r>
            </w:ins>
            <w:ins w:id="13792" w:author="Mohammad Nayeem Hasan" w:date="2023-01-21T03:45:00Z">
              <w:r>
                <w:rPr>
                  <w:rFonts w:ascii="Times New Roman" w:hAnsi="Times New Roman" w:cs="Times New Roman"/>
                  <w:sz w:val="20"/>
                  <w:szCs w:val="20"/>
                </w:rPr>
                <w:t>)</w:t>
              </w:r>
            </w:ins>
          </w:p>
        </w:tc>
        <w:tc>
          <w:tcPr>
            <w:tcW w:w="529" w:type="pct"/>
            <w:vAlign w:val="center"/>
            <w:tcPrChange w:id="13793" w:author="Mohammad Nayeem Hasan" w:date="2023-01-21T12:41:00Z">
              <w:tcPr>
                <w:tcW w:w="529" w:type="pct"/>
                <w:gridSpan w:val="2"/>
                <w:vAlign w:val="center"/>
              </w:tcPr>
            </w:tcPrChange>
          </w:tcPr>
          <w:p w14:paraId="78E75410" w14:textId="77777777" w:rsidR="00AE3CAD" w:rsidRPr="00C91A19" w:rsidRDefault="00AE3CAD">
            <w:pPr>
              <w:rPr>
                <w:ins w:id="13794" w:author="Mohammad Nayeem Hasan" w:date="2023-01-21T00:39:00Z"/>
                <w:rFonts w:ascii="Times New Roman" w:hAnsi="Times New Roman" w:cs="Times New Roman"/>
                <w:b/>
                <w:bCs/>
                <w:sz w:val="20"/>
                <w:szCs w:val="20"/>
                <w:rPrChange w:id="13795" w:author="Mohammad Nayeem Hasan" w:date="2023-01-21T03:28:00Z">
                  <w:rPr>
                    <w:ins w:id="13796" w:author="Mohammad Nayeem Hasan" w:date="2023-01-21T00:39:00Z"/>
                    <w:rFonts w:ascii="Times New Roman" w:hAnsi="Times New Roman" w:cs="Times New Roman"/>
                    <w:b/>
                    <w:bCs/>
                    <w:sz w:val="24"/>
                    <w:szCs w:val="24"/>
                  </w:rPr>
                </w:rPrChange>
              </w:rPr>
              <w:pPrChange w:id="13797" w:author="Mohammad Nayeem Hasan" w:date="2023-01-21T14:56:00Z">
                <w:pPr>
                  <w:jc w:val="both"/>
                </w:pPr>
              </w:pPrChange>
            </w:pPr>
            <w:ins w:id="13798" w:author="Mohammad Nayeem Hasan" w:date="2023-01-21T00:39:00Z">
              <w:r w:rsidRPr="00C91A19">
                <w:rPr>
                  <w:rFonts w:ascii="Times New Roman" w:hAnsi="Times New Roman" w:cs="Times New Roman"/>
                  <w:b/>
                  <w:bCs/>
                  <w:sz w:val="20"/>
                  <w:szCs w:val="20"/>
                  <w:rPrChange w:id="13799" w:author="Mohammad Nayeem Hasan" w:date="2023-01-21T03:28:00Z">
                    <w:rPr>
                      <w:rFonts w:ascii="Times New Roman" w:hAnsi="Times New Roman" w:cs="Times New Roman"/>
                      <w:b/>
                      <w:bCs/>
                      <w:sz w:val="24"/>
                      <w:szCs w:val="24"/>
                    </w:rPr>
                  </w:rPrChange>
                </w:rPr>
                <w:t>&lt;0.001</w:t>
              </w:r>
            </w:ins>
          </w:p>
        </w:tc>
        <w:tc>
          <w:tcPr>
            <w:tcW w:w="914" w:type="pct"/>
            <w:vAlign w:val="center"/>
            <w:tcPrChange w:id="13800" w:author="Mohammad Nayeem Hasan" w:date="2023-01-21T12:41:00Z">
              <w:tcPr>
                <w:tcW w:w="770" w:type="pct"/>
                <w:gridSpan w:val="2"/>
                <w:vAlign w:val="center"/>
              </w:tcPr>
            </w:tcPrChange>
          </w:tcPr>
          <w:p w14:paraId="5D90E0CC" w14:textId="42F16488" w:rsidR="00AE3CAD" w:rsidRPr="00C91A19" w:rsidRDefault="00AE3CAD">
            <w:pPr>
              <w:rPr>
                <w:ins w:id="13801" w:author="Mohammad Nayeem Hasan" w:date="2023-01-21T00:39:00Z"/>
                <w:rFonts w:ascii="Times New Roman" w:hAnsi="Times New Roman" w:cs="Times New Roman"/>
                <w:sz w:val="20"/>
                <w:szCs w:val="20"/>
                <w:rPrChange w:id="13802" w:author="Mohammad Nayeem Hasan" w:date="2023-01-21T03:28:00Z">
                  <w:rPr>
                    <w:ins w:id="13803" w:author="Mohammad Nayeem Hasan" w:date="2023-01-21T00:39:00Z"/>
                    <w:rFonts w:ascii="Times New Roman" w:hAnsi="Times New Roman" w:cs="Times New Roman"/>
                    <w:sz w:val="24"/>
                    <w:szCs w:val="24"/>
                  </w:rPr>
                </w:rPrChange>
              </w:rPr>
              <w:pPrChange w:id="13804" w:author="Mohammad Nayeem Hasan" w:date="2023-01-21T14:56:00Z">
                <w:pPr>
                  <w:jc w:val="both"/>
                </w:pPr>
              </w:pPrChange>
            </w:pPr>
            <w:ins w:id="13805" w:author="Mohammad Nayeem Hasan" w:date="2023-01-21T00:39:00Z">
              <w:r w:rsidRPr="00C91A19">
                <w:rPr>
                  <w:rFonts w:ascii="Times New Roman" w:hAnsi="Times New Roman" w:cs="Times New Roman"/>
                  <w:sz w:val="20"/>
                  <w:szCs w:val="20"/>
                  <w:rPrChange w:id="13806" w:author="Mohammad Nayeem Hasan" w:date="2023-01-21T03:28:00Z">
                    <w:rPr>
                      <w:rFonts w:ascii="Times New Roman" w:hAnsi="Times New Roman" w:cs="Times New Roman"/>
                      <w:sz w:val="24"/>
                      <w:szCs w:val="24"/>
                    </w:rPr>
                  </w:rPrChange>
                </w:rPr>
                <w:t>4.3</w:t>
              </w:r>
            </w:ins>
            <w:ins w:id="13807" w:author="Mohammad Nayeem Hasan" w:date="2023-01-27T19:40:00Z">
              <w:r w:rsidR="0042074B">
                <w:rPr>
                  <w:rFonts w:ascii="Times New Roman" w:hAnsi="Times New Roman" w:cs="Times New Roman"/>
                  <w:sz w:val="20"/>
                  <w:szCs w:val="20"/>
                </w:rPr>
                <w:t>5</w:t>
              </w:r>
            </w:ins>
            <w:ins w:id="13808" w:author="Mohammad Nayeem Hasan" w:date="2023-01-21T03:51:00Z">
              <w:r>
                <w:rPr>
                  <w:rFonts w:ascii="Times New Roman" w:hAnsi="Times New Roman" w:cs="Times New Roman"/>
                  <w:sz w:val="20"/>
                  <w:szCs w:val="20"/>
                </w:rPr>
                <w:t xml:space="preserve"> (</w:t>
              </w:r>
              <w:r w:rsidRPr="00F13B5B">
                <w:rPr>
                  <w:rFonts w:ascii="Times New Roman" w:hAnsi="Times New Roman" w:cs="Times New Roman"/>
                  <w:sz w:val="20"/>
                  <w:szCs w:val="20"/>
                </w:rPr>
                <w:t>2.1</w:t>
              </w:r>
            </w:ins>
            <w:ins w:id="13809" w:author="Mohammad Nayeem Hasan" w:date="2023-01-27T19:58:00Z">
              <w:r w:rsidR="001D6F0C">
                <w:rPr>
                  <w:rFonts w:ascii="Times New Roman" w:hAnsi="Times New Roman" w:cs="Times New Roman"/>
                  <w:sz w:val="20"/>
                  <w:szCs w:val="20"/>
                </w:rPr>
                <w:t>0</w:t>
              </w:r>
            </w:ins>
            <w:ins w:id="13810" w:author="Mohammad Nayeem Hasan" w:date="2023-01-21T03:51:00Z">
              <w:r w:rsidRPr="00F13B5B">
                <w:rPr>
                  <w:rFonts w:ascii="Times New Roman" w:hAnsi="Times New Roman" w:cs="Times New Roman"/>
                  <w:sz w:val="20"/>
                  <w:szCs w:val="20"/>
                </w:rPr>
                <w:t xml:space="preserve">, </w:t>
              </w:r>
            </w:ins>
            <w:ins w:id="13811" w:author="Mohammad Nayeem Hasan" w:date="2023-01-27T19:59:00Z">
              <w:r w:rsidR="001D6F0C">
                <w:rPr>
                  <w:rFonts w:ascii="Times New Roman" w:hAnsi="Times New Roman" w:cs="Times New Roman"/>
                  <w:sz w:val="20"/>
                  <w:szCs w:val="20"/>
                </w:rPr>
                <w:t>9.01</w:t>
              </w:r>
            </w:ins>
            <w:ins w:id="13812" w:author="Mohammad Nayeem Hasan" w:date="2023-01-21T03:51:00Z">
              <w:r>
                <w:rPr>
                  <w:rFonts w:ascii="Times New Roman" w:hAnsi="Times New Roman" w:cs="Times New Roman"/>
                  <w:sz w:val="20"/>
                  <w:szCs w:val="20"/>
                </w:rPr>
                <w:t>)</w:t>
              </w:r>
            </w:ins>
          </w:p>
        </w:tc>
        <w:tc>
          <w:tcPr>
            <w:tcW w:w="481" w:type="pct"/>
            <w:vAlign w:val="center"/>
            <w:tcPrChange w:id="13813" w:author="Mohammad Nayeem Hasan" w:date="2023-01-21T12:41:00Z">
              <w:tcPr>
                <w:tcW w:w="481" w:type="pct"/>
                <w:gridSpan w:val="2"/>
                <w:vAlign w:val="center"/>
              </w:tcPr>
            </w:tcPrChange>
          </w:tcPr>
          <w:p w14:paraId="7A885D76" w14:textId="77777777" w:rsidR="00AE3CAD" w:rsidRPr="00C91A19" w:rsidRDefault="00AE3CAD">
            <w:pPr>
              <w:rPr>
                <w:ins w:id="13814" w:author="Mohammad Nayeem Hasan" w:date="2023-01-21T00:39:00Z"/>
                <w:rFonts w:ascii="Times New Roman" w:hAnsi="Times New Roman" w:cs="Times New Roman"/>
                <w:b/>
                <w:bCs/>
                <w:sz w:val="20"/>
                <w:szCs w:val="20"/>
                <w:rPrChange w:id="13815" w:author="Mohammad Nayeem Hasan" w:date="2023-01-21T03:28:00Z">
                  <w:rPr>
                    <w:ins w:id="13816" w:author="Mohammad Nayeem Hasan" w:date="2023-01-21T00:39:00Z"/>
                    <w:rFonts w:ascii="Times New Roman" w:hAnsi="Times New Roman" w:cs="Times New Roman"/>
                    <w:b/>
                    <w:bCs/>
                    <w:sz w:val="24"/>
                    <w:szCs w:val="24"/>
                  </w:rPr>
                </w:rPrChange>
              </w:rPr>
              <w:pPrChange w:id="13817" w:author="Mohammad Nayeem Hasan" w:date="2023-01-21T14:56:00Z">
                <w:pPr>
                  <w:jc w:val="both"/>
                </w:pPr>
              </w:pPrChange>
            </w:pPr>
            <w:ins w:id="13818" w:author="Mohammad Nayeem Hasan" w:date="2023-01-21T00:39:00Z">
              <w:r w:rsidRPr="00C91A19">
                <w:rPr>
                  <w:rFonts w:ascii="Times New Roman" w:hAnsi="Times New Roman" w:cs="Times New Roman"/>
                  <w:b/>
                  <w:bCs/>
                  <w:sz w:val="20"/>
                  <w:szCs w:val="20"/>
                  <w:rPrChange w:id="13819" w:author="Mohammad Nayeem Hasan" w:date="2023-01-21T03:28:00Z">
                    <w:rPr>
                      <w:rFonts w:ascii="Times New Roman" w:hAnsi="Times New Roman" w:cs="Times New Roman"/>
                      <w:b/>
                      <w:bCs/>
                      <w:sz w:val="24"/>
                      <w:szCs w:val="24"/>
                    </w:rPr>
                  </w:rPrChange>
                </w:rPr>
                <w:t>&lt;0.001</w:t>
              </w:r>
            </w:ins>
          </w:p>
        </w:tc>
        <w:tc>
          <w:tcPr>
            <w:tcW w:w="963" w:type="pct"/>
            <w:vAlign w:val="center"/>
            <w:tcPrChange w:id="13820" w:author="Mohammad Nayeem Hasan" w:date="2023-01-21T12:41:00Z">
              <w:tcPr>
                <w:tcW w:w="1169" w:type="pct"/>
                <w:gridSpan w:val="3"/>
                <w:vAlign w:val="center"/>
              </w:tcPr>
            </w:tcPrChange>
          </w:tcPr>
          <w:p w14:paraId="5C7664BD" w14:textId="48F929E2" w:rsidR="00AE3CAD" w:rsidRPr="00C91A19" w:rsidRDefault="00AE3CAD">
            <w:pPr>
              <w:rPr>
                <w:ins w:id="13821" w:author="Mohammad Nayeem Hasan" w:date="2023-01-21T00:39:00Z"/>
                <w:rFonts w:ascii="Times New Roman" w:hAnsi="Times New Roman" w:cs="Times New Roman"/>
                <w:sz w:val="20"/>
                <w:szCs w:val="20"/>
                <w:rPrChange w:id="13822" w:author="Mohammad Nayeem Hasan" w:date="2023-01-21T03:28:00Z">
                  <w:rPr>
                    <w:ins w:id="13823" w:author="Mohammad Nayeem Hasan" w:date="2023-01-21T00:39:00Z"/>
                    <w:rFonts w:ascii="Times New Roman" w:hAnsi="Times New Roman" w:cs="Times New Roman"/>
                    <w:sz w:val="24"/>
                    <w:szCs w:val="24"/>
                  </w:rPr>
                </w:rPrChange>
              </w:rPr>
              <w:pPrChange w:id="13824" w:author="Mohammad Nayeem Hasan" w:date="2023-01-21T14:56:00Z">
                <w:pPr>
                  <w:jc w:val="both"/>
                </w:pPr>
              </w:pPrChange>
            </w:pPr>
            <w:ins w:id="13825" w:author="Mohammad Nayeem Hasan" w:date="2023-01-21T00:39:00Z">
              <w:r w:rsidRPr="00C91A19">
                <w:rPr>
                  <w:rFonts w:ascii="Times New Roman" w:hAnsi="Times New Roman" w:cs="Times New Roman"/>
                  <w:sz w:val="20"/>
                  <w:szCs w:val="20"/>
                  <w:rPrChange w:id="13826" w:author="Mohammad Nayeem Hasan" w:date="2023-01-21T03:28:00Z">
                    <w:rPr>
                      <w:rFonts w:ascii="Times New Roman" w:hAnsi="Times New Roman" w:cs="Times New Roman"/>
                      <w:sz w:val="24"/>
                      <w:szCs w:val="24"/>
                    </w:rPr>
                  </w:rPrChange>
                </w:rPr>
                <w:t>3.32</w:t>
              </w:r>
            </w:ins>
            <w:ins w:id="13827" w:author="Mohammad Nayeem Hasan" w:date="2023-01-21T03:59:00Z">
              <w:r>
                <w:rPr>
                  <w:rFonts w:ascii="Times New Roman" w:hAnsi="Times New Roman" w:cs="Times New Roman"/>
                  <w:sz w:val="20"/>
                  <w:szCs w:val="20"/>
                </w:rPr>
                <w:t xml:space="preserve"> (</w:t>
              </w:r>
              <w:r w:rsidRPr="00F13B5B">
                <w:rPr>
                  <w:rFonts w:ascii="Times New Roman" w:hAnsi="Times New Roman" w:cs="Times New Roman"/>
                  <w:sz w:val="20"/>
                  <w:szCs w:val="20"/>
                </w:rPr>
                <w:t>2.63, 4.19</w:t>
              </w:r>
              <w:r>
                <w:rPr>
                  <w:rFonts w:ascii="Times New Roman" w:hAnsi="Times New Roman" w:cs="Times New Roman"/>
                  <w:sz w:val="20"/>
                  <w:szCs w:val="20"/>
                </w:rPr>
                <w:t>)</w:t>
              </w:r>
            </w:ins>
          </w:p>
        </w:tc>
        <w:tc>
          <w:tcPr>
            <w:tcW w:w="478" w:type="pct"/>
            <w:vAlign w:val="center"/>
            <w:tcPrChange w:id="13828" w:author="Mohammad Nayeem Hasan" w:date="2023-01-21T12:41:00Z">
              <w:tcPr>
                <w:tcW w:w="417" w:type="pct"/>
                <w:vAlign w:val="center"/>
              </w:tcPr>
            </w:tcPrChange>
          </w:tcPr>
          <w:p w14:paraId="31F84516" w14:textId="77777777" w:rsidR="00AE3CAD" w:rsidRPr="00C91A19" w:rsidRDefault="00AE3CAD">
            <w:pPr>
              <w:rPr>
                <w:ins w:id="13829" w:author="Mohammad Nayeem Hasan" w:date="2023-01-21T00:39:00Z"/>
                <w:rFonts w:ascii="Times New Roman" w:hAnsi="Times New Roman" w:cs="Times New Roman"/>
                <w:b/>
                <w:bCs/>
                <w:sz w:val="20"/>
                <w:szCs w:val="20"/>
                <w:highlight w:val="yellow"/>
                <w:rPrChange w:id="13830" w:author="Mohammad Nayeem Hasan" w:date="2023-01-21T03:28:00Z">
                  <w:rPr>
                    <w:ins w:id="13831" w:author="Mohammad Nayeem Hasan" w:date="2023-01-21T00:39:00Z"/>
                    <w:rFonts w:ascii="Times New Roman" w:hAnsi="Times New Roman" w:cs="Times New Roman"/>
                    <w:b/>
                    <w:bCs/>
                    <w:sz w:val="24"/>
                    <w:szCs w:val="24"/>
                    <w:highlight w:val="yellow"/>
                  </w:rPr>
                </w:rPrChange>
              </w:rPr>
              <w:pPrChange w:id="13832" w:author="Mohammad Nayeem Hasan" w:date="2023-01-21T14:56:00Z">
                <w:pPr>
                  <w:jc w:val="both"/>
                </w:pPr>
              </w:pPrChange>
            </w:pPr>
            <w:ins w:id="13833" w:author="Mohammad Nayeem Hasan" w:date="2023-01-21T00:39:00Z">
              <w:r w:rsidRPr="00C91A19">
                <w:rPr>
                  <w:rFonts w:ascii="Times New Roman" w:hAnsi="Times New Roman" w:cs="Times New Roman"/>
                  <w:b/>
                  <w:bCs/>
                  <w:sz w:val="20"/>
                  <w:szCs w:val="20"/>
                  <w:rPrChange w:id="13834" w:author="Mohammad Nayeem Hasan" w:date="2023-01-21T03:28:00Z">
                    <w:rPr>
                      <w:rFonts w:ascii="Times New Roman" w:hAnsi="Times New Roman" w:cs="Times New Roman"/>
                      <w:b/>
                      <w:bCs/>
                      <w:sz w:val="24"/>
                      <w:szCs w:val="24"/>
                    </w:rPr>
                  </w:rPrChange>
                </w:rPr>
                <w:t>&lt;0.001</w:t>
              </w:r>
            </w:ins>
          </w:p>
        </w:tc>
      </w:tr>
      <w:tr w:rsidR="001C3626" w:rsidRPr="008E73D6" w14:paraId="3970538E" w14:textId="77777777" w:rsidTr="00A67133">
        <w:trPr>
          <w:trHeight w:val="138"/>
          <w:jc w:val="center"/>
          <w:ins w:id="13835" w:author="Mohammad Nayeem Hasan" w:date="2023-01-21T00:39:00Z"/>
          <w:trPrChange w:id="13836" w:author="Mohammad Nayeem Hasan" w:date="2023-01-21T12:41:00Z">
            <w:trPr>
              <w:trHeight w:val="138"/>
              <w:jc w:val="center"/>
            </w:trPr>
          </w:trPrChange>
        </w:trPr>
        <w:tc>
          <w:tcPr>
            <w:tcW w:w="751" w:type="pct"/>
            <w:vAlign w:val="center"/>
            <w:tcPrChange w:id="13837" w:author="Mohammad Nayeem Hasan" w:date="2023-01-21T12:41:00Z">
              <w:tcPr>
                <w:tcW w:w="751" w:type="pct"/>
                <w:vAlign w:val="center"/>
              </w:tcPr>
            </w:tcPrChange>
          </w:tcPr>
          <w:p w14:paraId="57CED665" w14:textId="77777777" w:rsidR="00AE3CAD" w:rsidRPr="00C91A19" w:rsidRDefault="00AE3CAD">
            <w:pPr>
              <w:rPr>
                <w:ins w:id="13838" w:author="Mohammad Nayeem Hasan" w:date="2023-01-21T00:39:00Z"/>
                <w:rFonts w:ascii="Times New Roman" w:hAnsi="Times New Roman" w:cs="Times New Roman"/>
                <w:sz w:val="20"/>
                <w:szCs w:val="20"/>
                <w:rPrChange w:id="13839" w:author="Mohammad Nayeem Hasan" w:date="2023-01-21T03:28:00Z">
                  <w:rPr>
                    <w:ins w:id="13840" w:author="Mohammad Nayeem Hasan" w:date="2023-01-21T00:39:00Z"/>
                    <w:rFonts w:ascii="Times New Roman" w:hAnsi="Times New Roman" w:cs="Times New Roman"/>
                    <w:sz w:val="24"/>
                    <w:szCs w:val="24"/>
                  </w:rPr>
                </w:rPrChange>
              </w:rPr>
              <w:pPrChange w:id="13841" w:author="Mohammad Nayeem Hasan" w:date="2023-01-21T14:56:00Z">
                <w:pPr>
                  <w:jc w:val="both"/>
                </w:pPr>
              </w:pPrChange>
            </w:pPr>
            <w:ins w:id="13842" w:author="Mohammad Nayeem Hasan" w:date="2023-01-21T00:39:00Z">
              <w:r w:rsidRPr="00C91A19">
                <w:rPr>
                  <w:rFonts w:ascii="Times New Roman" w:hAnsi="Times New Roman" w:cs="Times New Roman"/>
                  <w:sz w:val="20"/>
                  <w:szCs w:val="20"/>
                  <w:rPrChange w:id="13843" w:author="Mohammad Nayeem Hasan" w:date="2023-01-21T03:28:00Z">
                    <w:rPr>
                      <w:rFonts w:ascii="Times New Roman" w:hAnsi="Times New Roman" w:cs="Times New Roman"/>
                      <w:sz w:val="24"/>
                      <w:szCs w:val="24"/>
                    </w:rPr>
                  </w:rPrChange>
                </w:rPr>
                <w:t>12-23</w:t>
              </w:r>
            </w:ins>
          </w:p>
        </w:tc>
        <w:tc>
          <w:tcPr>
            <w:tcW w:w="884" w:type="pct"/>
            <w:vAlign w:val="center"/>
            <w:tcPrChange w:id="13844" w:author="Mohammad Nayeem Hasan" w:date="2023-01-21T12:41:00Z">
              <w:tcPr>
                <w:tcW w:w="883" w:type="pct"/>
                <w:vAlign w:val="center"/>
              </w:tcPr>
            </w:tcPrChange>
          </w:tcPr>
          <w:p w14:paraId="3503BF2D" w14:textId="321B45A9" w:rsidR="00AE3CAD" w:rsidRPr="00C91A19" w:rsidRDefault="00AE3CAD">
            <w:pPr>
              <w:rPr>
                <w:ins w:id="13845" w:author="Mohammad Nayeem Hasan" w:date="2023-01-21T00:39:00Z"/>
                <w:rFonts w:ascii="Times New Roman" w:hAnsi="Times New Roman" w:cs="Times New Roman"/>
                <w:sz w:val="20"/>
                <w:szCs w:val="20"/>
                <w:rPrChange w:id="13846" w:author="Mohammad Nayeem Hasan" w:date="2023-01-21T03:28:00Z">
                  <w:rPr>
                    <w:ins w:id="13847" w:author="Mohammad Nayeem Hasan" w:date="2023-01-21T00:39:00Z"/>
                    <w:rFonts w:ascii="Times New Roman" w:hAnsi="Times New Roman" w:cs="Times New Roman"/>
                    <w:sz w:val="24"/>
                    <w:szCs w:val="24"/>
                  </w:rPr>
                </w:rPrChange>
              </w:rPr>
              <w:pPrChange w:id="13848" w:author="Mohammad Nayeem Hasan" w:date="2023-01-21T14:56:00Z">
                <w:pPr>
                  <w:jc w:val="both"/>
                </w:pPr>
              </w:pPrChange>
            </w:pPr>
            <w:ins w:id="13849" w:author="Mohammad Nayeem Hasan" w:date="2023-01-21T00:39:00Z">
              <w:r w:rsidRPr="00C91A19">
                <w:rPr>
                  <w:rFonts w:ascii="Times New Roman" w:hAnsi="Times New Roman" w:cs="Times New Roman"/>
                  <w:sz w:val="20"/>
                  <w:szCs w:val="20"/>
                  <w:rPrChange w:id="13850" w:author="Mohammad Nayeem Hasan" w:date="2023-01-21T03:28:00Z">
                    <w:rPr>
                      <w:rFonts w:ascii="Times New Roman" w:hAnsi="Times New Roman" w:cs="Times New Roman"/>
                      <w:sz w:val="24"/>
                      <w:szCs w:val="24"/>
                    </w:rPr>
                  </w:rPrChange>
                </w:rPr>
                <w:t>2.22</w:t>
              </w:r>
            </w:ins>
            <w:ins w:id="13851" w:author="Mohammad Nayeem Hasan" w:date="2023-01-21T03:45:00Z">
              <w:r>
                <w:rPr>
                  <w:rFonts w:ascii="Times New Roman" w:hAnsi="Times New Roman" w:cs="Times New Roman"/>
                  <w:sz w:val="20"/>
                  <w:szCs w:val="20"/>
                </w:rPr>
                <w:t xml:space="preserve"> (</w:t>
              </w:r>
              <w:r w:rsidRPr="00F13B5B">
                <w:rPr>
                  <w:rFonts w:ascii="Times New Roman" w:hAnsi="Times New Roman" w:cs="Times New Roman"/>
                  <w:sz w:val="20"/>
                  <w:szCs w:val="20"/>
                </w:rPr>
                <w:t>1.86, 2.65</w:t>
              </w:r>
              <w:r>
                <w:rPr>
                  <w:rFonts w:ascii="Times New Roman" w:hAnsi="Times New Roman" w:cs="Times New Roman"/>
                  <w:sz w:val="20"/>
                  <w:szCs w:val="20"/>
                </w:rPr>
                <w:t>)</w:t>
              </w:r>
            </w:ins>
          </w:p>
        </w:tc>
        <w:tc>
          <w:tcPr>
            <w:tcW w:w="529" w:type="pct"/>
            <w:vAlign w:val="center"/>
            <w:tcPrChange w:id="13852" w:author="Mohammad Nayeem Hasan" w:date="2023-01-21T12:41:00Z">
              <w:tcPr>
                <w:tcW w:w="529" w:type="pct"/>
                <w:gridSpan w:val="2"/>
                <w:vAlign w:val="center"/>
              </w:tcPr>
            </w:tcPrChange>
          </w:tcPr>
          <w:p w14:paraId="3EFE0EE0" w14:textId="77777777" w:rsidR="00AE3CAD" w:rsidRPr="00C91A19" w:rsidRDefault="00AE3CAD">
            <w:pPr>
              <w:rPr>
                <w:ins w:id="13853" w:author="Mohammad Nayeem Hasan" w:date="2023-01-21T00:39:00Z"/>
                <w:rFonts w:ascii="Times New Roman" w:hAnsi="Times New Roman" w:cs="Times New Roman"/>
                <w:b/>
                <w:bCs/>
                <w:sz w:val="20"/>
                <w:szCs w:val="20"/>
                <w:rPrChange w:id="13854" w:author="Mohammad Nayeem Hasan" w:date="2023-01-21T03:28:00Z">
                  <w:rPr>
                    <w:ins w:id="13855" w:author="Mohammad Nayeem Hasan" w:date="2023-01-21T00:39:00Z"/>
                    <w:rFonts w:ascii="Times New Roman" w:hAnsi="Times New Roman" w:cs="Times New Roman"/>
                    <w:b/>
                    <w:bCs/>
                    <w:sz w:val="24"/>
                    <w:szCs w:val="24"/>
                  </w:rPr>
                </w:rPrChange>
              </w:rPr>
              <w:pPrChange w:id="13856" w:author="Mohammad Nayeem Hasan" w:date="2023-01-21T14:56:00Z">
                <w:pPr>
                  <w:jc w:val="both"/>
                </w:pPr>
              </w:pPrChange>
            </w:pPr>
            <w:ins w:id="13857" w:author="Mohammad Nayeem Hasan" w:date="2023-01-21T00:39:00Z">
              <w:r w:rsidRPr="00C91A19">
                <w:rPr>
                  <w:rFonts w:ascii="Times New Roman" w:hAnsi="Times New Roman" w:cs="Times New Roman"/>
                  <w:b/>
                  <w:bCs/>
                  <w:sz w:val="20"/>
                  <w:szCs w:val="20"/>
                  <w:rPrChange w:id="13858" w:author="Mohammad Nayeem Hasan" w:date="2023-01-21T03:28:00Z">
                    <w:rPr>
                      <w:rFonts w:ascii="Times New Roman" w:hAnsi="Times New Roman" w:cs="Times New Roman"/>
                      <w:b/>
                      <w:bCs/>
                      <w:sz w:val="24"/>
                      <w:szCs w:val="24"/>
                    </w:rPr>
                  </w:rPrChange>
                </w:rPr>
                <w:t>&lt;0.001</w:t>
              </w:r>
            </w:ins>
          </w:p>
        </w:tc>
        <w:tc>
          <w:tcPr>
            <w:tcW w:w="914" w:type="pct"/>
            <w:vAlign w:val="center"/>
            <w:tcPrChange w:id="13859" w:author="Mohammad Nayeem Hasan" w:date="2023-01-21T12:41:00Z">
              <w:tcPr>
                <w:tcW w:w="770" w:type="pct"/>
                <w:gridSpan w:val="2"/>
                <w:vAlign w:val="center"/>
              </w:tcPr>
            </w:tcPrChange>
          </w:tcPr>
          <w:p w14:paraId="338D8CE7" w14:textId="352CBCED" w:rsidR="00AE3CAD" w:rsidRPr="00C91A19" w:rsidRDefault="00AE3CAD">
            <w:pPr>
              <w:rPr>
                <w:ins w:id="13860" w:author="Mohammad Nayeem Hasan" w:date="2023-01-21T00:39:00Z"/>
                <w:rFonts w:ascii="Times New Roman" w:hAnsi="Times New Roman" w:cs="Times New Roman"/>
                <w:sz w:val="20"/>
                <w:szCs w:val="20"/>
                <w:rPrChange w:id="13861" w:author="Mohammad Nayeem Hasan" w:date="2023-01-21T03:28:00Z">
                  <w:rPr>
                    <w:ins w:id="13862" w:author="Mohammad Nayeem Hasan" w:date="2023-01-21T00:39:00Z"/>
                    <w:rFonts w:ascii="Times New Roman" w:hAnsi="Times New Roman" w:cs="Times New Roman"/>
                    <w:sz w:val="24"/>
                    <w:szCs w:val="24"/>
                  </w:rPr>
                </w:rPrChange>
              </w:rPr>
              <w:pPrChange w:id="13863" w:author="Mohammad Nayeem Hasan" w:date="2023-01-21T14:56:00Z">
                <w:pPr>
                  <w:jc w:val="both"/>
                </w:pPr>
              </w:pPrChange>
            </w:pPr>
            <w:ins w:id="13864" w:author="Mohammad Nayeem Hasan" w:date="2023-01-21T00:39:00Z">
              <w:r w:rsidRPr="00C91A19">
                <w:rPr>
                  <w:rFonts w:ascii="Times New Roman" w:hAnsi="Times New Roman" w:cs="Times New Roman"/>
                  <w:sz w:val="20"/>
                  <w:szCs w:val="20"/>
                  <w:rPrChange w:id="13865" w:author="Mohammad Nayeem Hasan" w:date="2023-01-21T03:28:00Z">
                    <w:rPr>
                      <w:rFonts w:ascii="Times New Roman" w:hAnsi="Times New Roman" w:cs="Times New Roman"/>
                      <w:sz w:val="24"/>
                      <w:szCs w:val="24"/>
                    </w:rPr>
                  </w:rPrChange>
                </w:rPr>
                <w:t>5.</w:t>
              </w:r>
            </w:ins>
            <w:ins w:id="13866" w:author="Mohammad Nayeem Hasan" w:date="2023-01-27T19:59:00Z">
              <w:r w:rsidR="001D6F0C">
                <w:rPr>
                  <w:rFonts w:ascii="Times New Roman" w:hAnsi="Times New Roman" w:cs="Times New Roman"/>
                  <w:sz w:val="20"/>
                  <w:szCs w:val="20"/>
                </w:rPr>
                <w:t>24</w:t>
              </w:r>
            </w:ins>
            <w:ins w:id="13867" w:author="Mohammad Nayeem Hasan" w:date="2023-01-21T03:51:00Z">
              <w:r>
                <w:rPr>
                  <w:rFonts w:ascii="Times New Roman" w:hAnsi="Times New Roman" w:cs="Times New Roman"/>
                  <w:sz w:val="20"/>
                  <w:szCs w:val="20"/>
                </w:rPr>
                <w:t xml:space="preserve"> (</w:t>
              </w:r>
              <w:r w:rsidRPr="00F13B5B">
                <w:rPr>
                  <w:rFonts w:ascii="Times New Roman" w:hAnsi="Times New Roman" w:cs="Times New Roman"/>
                  <w:sz w:val="20"/>
                  <w:szCs w:val="20"/>
                </w:rPr>
                <w:t>2.</w:t>
              </w:r>
            </w:ins>
            <w:ins w:id="13868" w:author="Mohammad Nayeem Hasan" w:date="2023-01-27T19:41:00Z">
              <w:r w:rsidR="0042074B">
                <w:rPr>
                  <w:rFonts w:ascii="Times New Roman" w:hAnsi="Times New Roman" w:cs="Times New Roman"/>
                  <w:sz w:val="20"/>
                  <w:szCs w:val="20"/>
                </w:rPr>
                <w:t>5</w:t>
              </w:r>
            </w:ins>
            <w:ins w:id="13869" w:author="Mohammad Nayeem Hasan" w:date="2023-01-27T19:59:00Z">
              <w:r w:rsidR="001D6F0C">
                <w:rPr>
                  <w:rFonts w:ascii="Times New Roman" w:hAnsi="Times New Roman" w:cs="Times New Roman"/>
                  <w:sz w:val="20"/>
                  <w:szCs w:val="20"/>
                </w:rPr>
                <w:t>1</w:t>
              </w:r>
            </w:ins>
            <w:ins w:id="13870" w:author="Mohammad Nayeem Hasan" w:date="2023-01-21T03:51:00Z">
              <w:r w:rsidRPr="00F13B5B">
                <w:rPr>
                  <w:rFonts w:ascii="Times New Roman" w:hAnsi="Times New Roman" w:cs="Times New Roman"/>
                  <w:sz w:val="20"/>
                  <w:szCs w:val="20"/>
                </w:rPr>
                <w:t>, 1</w:t>
              </w:r>
            </w:ins>
            <w:ins w:id="13871" w:author="Mohammad Nayeem Hasan" w:date="2023-01-27T19:59:00Z">
              <w:r w:rsidR="001D6F0C">
                <w:rPr>
                  <w:rFonts w:ascii="Times New Roman" w:hAnsi="Times New Roman" w:cs="Times New Roman"/>
                  <w:sz w:val="20"/>
                  <w:szCs w:val="20"/>
                </w:rPr>
                <w:t>0</w:t>
              </w:r>
            </w:ins>
            <w:ins w:id="13872" w:author="Mohammad Nayeem Hasan" w:date="2023-01-21T03:51:00Z">
              <w:r w:rsidRPr="00F13B5B">
                <w:rPr>
                  <w:rFonts w:ascii="Times New Roman" w:hAnsi="Times New Roman" w:cs="Times New Roman"/>
                  <w:sz w:val="20"/>
                  <w:szCs w:val="20"/>
                </w:rPr>
                <w:t>.</w:t>
              </w:r>
            </w:ins>
            <w:ins w:id="13873" w:author="Mohammad Nayeem Hasan" w:date="2023-01-27T19:59:00Z">
              <w:r w:rsidR="001D6F0C">
                <w:rPr>
                  <w:rFonts w:ascii="Times New Roman" w:hAnsi="Times New Roman" w:cs="Times New Roman"/>
                  <w:sz w:val="20"/>
                  <w:szCs w:val="20"/>
                </w:rPr>
                <w:t>95</w:t>
              </w:r>
            </w:ins>
            <w:ins w:id="13874" w:author="Mohammad Nayeem Hasan" w:date="2023-01-21T03:51:00Z">
              <w:r>
                <w:rPr>
                  <w:rFonts w:ascii="Times New Roman" w:hAnsi="Times New Roman" w:cs="Times New Roman"/>
                  <w:sz w:val="20"/>
                  <w:szCs w:val="20"/>
                </w:rPr>
                <w:t>)</w:t>
              </w:r>
            </w:ins>
          </w:p>
        </w:tc>
        <w:tc>
          <w:tcPr>
            <w:tcW w:w="481" w:type="pct"/>
            <w:vAlign w:val="center"/>
            <w:tcPrChange w:id="13875" w:author="Mohammad Nayeem Hasan" w:date="2023-01-21T12:41:00Z">
              <w:tcPr>
                <w:tcW w:w="481" w:type="pct"/>
                <w:gridSpan w:val="2"/>
                <w:vAlign w:val="center"/>
              </w:tcPr>
            </w:tcPrChange>
          </w:tcPr>
          <w:p w14:paraId="764622FF" w14:textId="77777777" w:rsidR="00AE3CAD" w:rsidRPr="00C91A19" w:rsidRDefault="00AE3CAD">
            <w:pPr>
              <w:rPr>
                <w:ins w:id="13876" w:author="Mohammad Nayeem Hasan" w:date="2023-01-21T00:39:00Z"/>
                <w:rFonts w:ascii="Times New Roman" w:hAnsi="Times New Roman" w:cs="Times New Roman"/>
                <w:b/>
                <w:bCs/>
                <w:sz w:val="20"/>
                <w:szCs w:val="20"/>
                <w:rPrChange w:id="13877" w:author="Mohammad Nayeem Hasan" w:date="2023-01-21T03:28:00Z">
                  <w:rPr>
                    <w:ins w:id="13878" w:author="Mohammad Nayeem Hasan" w:date="2023-01-21T00:39:00Z"/>
                    <w:rFonts w:ascii="Times New Roman" w:hAnsi="Times New Roman" w:cs="Times New Roman"/>
                    <w:b/>
                    <w:bCs/>
                    <w:sz w:val="24"/>
                    <w:szCs w:val="24"/>
                  </w:rPr>
                </w:rPrChange>
              </w:rPr>
              <w:pPrChange w:id="13879" w:author="Mohammad Nayeem Hasan" w:date="2023-01-21T14:56:00Z">
                <w:pPr>
                  <w:jc w:val="both"/>
                </w:pPr>
              </w:pPrChange>
            </w:pPr>
            <w:ins w:id="13880" w:author="Mohammad Nayeem Hasan" w:date="2023-01-21T00:39:00Z">
              <w:r w:rsidRPr="00C91A19">
                <w:rPr>
                  <w:rFonts w:ascii="Times New Roman" w:hAnsi="Times New Roman" w:cs="Times New Roman"/>
                  <w:b/>
                  <w:bCs/>
                  <w:sz w:val="20"/>
                  <w:szCs w:val="20"/>
                  <w:rPrChange w:id="13881" w:author="Mohammad Nayeem Hasan" w:date="2023-01-21T03:28:00Z">
                    <w:rPr>
                      <w:rFonts w:ascii="Times New Roman" w:hAnsi="Times New Roman" w:cs="Times New Roman"/>
                      <w:b/>
                      <w:bCs/>
                      <w:sz w:val="24"/>
                      <w:szCs w:val="24"/>
                    </w:rPr>
                  </w:rPrChange>
                </w:rPr>
                <w:t>&lt;0.001</w:t>
              </w:r>
            </w:ins>
          </w:p>
        </w:tc>
        <w:tc>
          <w:tcPr>
            <w:tcW w:w="963" w:type="pct"/>
            <w:vAlign w:val="center"/>
            <w:tcPrChange w:id="13882" w:author="Mohammad Nayeem Hasan" w:date="2023-01-21T12:41:00Z">
              <w:tcPr>
                <w:tcW w:w="1169" w:type="pct"/>
                <w:gridSpan w:val="3"/>
                <w:vAlign w:val="center"/>
              </w:tcPr>
            </w:tcPrChange>
          </w:tcPr>
          <w:p w14:paraId="7BB9994D" w14:textId="227C1858" w:rsidR="00AE3CAD" w:rsidRPr="00C91A19" w:rsidRDefault="00AE3CAD">
            <w:pPr>
              <w:rPr>
                <w:ins w:id="13883" w:author="Mohammad Nayeem Hasan" w:date="2023-01-21T00:39:00Z"/>
                <w:rFonts w:ascii="Times New Roman" w:hAnsi="Times New Roman" w:cs="Times New Roman"/>
                <w:sz w:val="20"/>
                <w:szCs w:val="20"/>
                <w:rPrChange w:id="13884" w:author="Mohammad Nayeem Hasan" w:date="2023-01-21T03:28:00Z">
                  <w:rPr>
                    <w:ins w:id="13885" w:author="Mohammad Nayeem Hasan" w:date="2023-01-21T00:39:00Z"/>
                    <w:rFonts w:ascii="Times New Roman" w:hAnsi="Times New Roman" w:cs="Times New Roman"/>
                    <w:sz w:val="24"/>
                    <w:szCs w:val="24"/>
                  </w:rPr>
                </w:rPrChange>
              </w:rPr>
              <w:pPrChange w:id="13886" w:author="Mohammad Nayeem Hasan" w:date="2023-01-21T14:56:00Z">
                <w:pPr>
                  <w:jc w:val="both"/>
                </w:pPr>
              </w:pPrChange>
            </w:pPr>
            <w:ins w:id="13887" w:author="Mohammad Nayeem Hasan" w:date="2023-01-21T00:39:00Z">
              <w:r w:rsidRPr="00C91A19">
                <w:rPr>
                  <w:rFonts w:ascii="Times New Roman" w:hAnsi="Times New Roman" w:cs="Times New Roman"/>
                  <w:sz w:val="20"/>
                  <w:szCs w:val="20"/>
                  <w:rPrChange w:id="13888" w:author="Mohammad Nayeem Hasan" w:date="2023-01-21T03:28:00Z">
                    <w:rPr>
                      <w:rFonts w:ascii="Times New Roman" w:hAnsi="Times New Roman" w:cs="Times New Roman"/>
                      <w:sz w:val="24"/>
                      <w:szCs w:val="24"/>
                    </w:rPr>
                  </w:rPrChange>
                </w:rPr>
                <w:t>3.36</w:t>
              </w:r>
            </w:ins>
            <w:ins w:id="13889" w:author="Mohammad Nayeem Hasan" w:date="2023-01-21T03:59:00Z">
              <w:r>
                <w:rPr>
                  <w:rFonts w:ascii="Times New Roman" w:hAnsi="Times New Roman" w:cs="Times New Roman"/>
                  <w:sz w:val="20"/>
                  <w:szCs w:val="20"/>
                </w:rPr>
                <w:t xml:space="preserve"> (</w:t>
              </w:r>
              <w:r w:rsidRPr="00F13B5B">
                <w:rPr>
                  <w:rFonts w:ascii="Times New Roman" w:hAnsi="Times New Roman" w:cs="Times New Roman"/>
                  <w:sz w:val="20"/>
                  <w:szCs w:val="20"/>
                </w:rPr>
                <w:t>2.67, 4.22</w:t>
              </w:r>
              <w:r>
                <w:rPr>
                  <w:rFonts w:ascii="Times New Roman" w:hAnsi="Times New Roman" w:cs="Times New Roman"/>
                  <w:sz w:val="20"/>
                  <w:szCs w:val="20"/>
                </w:rPr>
                <w:t>)</w:t>
              </w:r>
            </w:ins>
          </w:p>
        </w:tc>
        <w:tc>
          <w:tcPr>
            <w:tcW w:w="478" w:type="pct"/>
            <w:vAlign w:val="center"/>
            <w:tcPrChange w:id="13890" w:author="Mohammad Nayeem Hasan" w:date="2023-01-21T12:41:00Z">
              <w:tcPr>
                <w:tcW w:w="417" w:type="pct"/>
                <w:vAlign w:val="center"/>
              </w:tcPr>
            </w:tcPrChange>
          </w:tcPr>
          <w:p w14:paraId="6AF3BE66" w14:textId="77777777" w:rsidR="00AE3CAD" w:rsidRPr="00C91A19" w:rsidRDefault="00AE3CAD">
            <w:pPr>
              <w:rPr>
                <w:ins w:id="13891" w:author="Mohammad Nayeem Hasan" w:date="2023-01-21T00:39:00Z"/>
                <w:rFonts w:ascii="Times New Roman" w:hAnsi="Times New Roman" w:cs="Times New Roman"/>
                <w:b/>
                <w:bCs/>
                <w:sz w:val="20"/>
                <w:szCs w:val="20"/>
                <w:rPrChange w:id="13892" w:author="Mohammad Nayeem Hasan" w:date="2023-01-21T03:28:00Z">
                  <w:rPr>
                    <w:ins w:id="13893" w:author="Mohammad Nayeem Hasan" w:date="2023-01-21T00:39:00Z"/>
                    <w:rFonts w:ascii="Times New Roman" w:hAnsi="Times New Roman" w:cs="Times New Roman"/>
                    <w:b/>
                    <w:bCs/>
                    <w:sz w:val="24"/>
                    <w:szCs w:val="24"/>
                  </w:rPr>
                </w:rPrChange>
              </w:rPr>
              <w:pPrChange w:id="13894" w:author="Mohammad Nayeem Hasan" w:date="2023-01-21T14:56:00Z">
                <w:pPr>
                  <w:jc w:val="both"/>
                </w:pPr>
              </w:pPrChange>
            </w:pPr>
            <w:ins w:id="13895" w:author="Mohammad Nayeem Hasan" w:date="2023-01-21T00:39:00Z">
              <w:r w:rsidRPr="00C91A19">
                <w:rPr>
                  <w:rFonts w:ascii="Times New Roman" w:hAnsi="Times New Roman" w:cs="Times New Roman"/>
                  <w:b/>
                  <w:bCs/>
                  <w:sz w:val="20"/>
                  <w:szCs w:val="20"/>
                  <w:rPrChange w:id="13896" w:author="Mohammad Nayeem Hasan" w:date="2023-01-21T03:28:00Z">
                    <w:rPr>
                      <w:rFonts w:ascii="Times New Roman" w:hAnsi="Times New Roman" w:cs="Times New Roman"/>
                      <w:b/>
                      <w:bCs/>
                      <w:sz w:val="24"/>
                      <w:szCs w:val="24"/>
                    </w:rPr>
                  </w:rPrChange>
                </w:rPr>
                <w:t>&lt;0.001</w:t>
              </w:r>
            </w:ins>
          </w:p>
        </w:tc>
      </w:tr>
      <w:tr w:rsidR="001C3626" w:rsidRPr="008E73D6" w14:paraId="06B24F71" w14:textId="77777777" w:rsidTr="00A67133">
        <w:trPr>
          <w:trHeight w:val="138"/>
          <w:jc w:val="center"/>
          <w:ins w:id="13897" w:author="Mohammad Nayeem Hasan" w:date="2023-01-21T00:39:00Z"/>
          <w:trPrChange w:id="13898" w:author="Mohammad Nayeem Hasan" w:date="2023-01-21T12:41:00Z">
            <w:trPr>
              <w:trHeight w:val="138"/>
              <w:jc w:val="center"/>
            </w:trPr>
          </w:trPrChange>
        </w:trPr>
        <w:tc>
          <w:tcPr>
            <w:tcW w:w="751" w:type="pct"/>
            <w:vAlign w:val="center"/>
            <w:tcPrChange w:id="13899" w:author="Mohammad Nayeem Hasan" w:date="2023-01-21T12:41:00Z">
              <w:tcPr>
                <w:tcW w:w="751" w:type="pct"/>
                <w:vAlign w:val="center"/>
              </w:tcPr>
            </w:tcPrChange>
          </w:tcPr>
          <w:p w14:paraId="55BF89F6" w14:textId="77777777" w:rsidR="00AE3CAD" w:rsidRPr="00C91A19" w:rsidRDefault="00AE3CAD">
            <w:pPr>
              <w:rPr>
                <w:ins w:id="13900" w:author="Mohammad Nayeem Hasan" w:date="2023-01-21T00:39:00Z"/>
                <w:rFonts w:ascii="Times New Roman" w:hAnsi="Times New Roman" w:cs="Times New Roman"/>
                <w:sz w:val="20"/>
                <w:szCs w:val="20"/>
                <w:rPrChange w:id="13901" w:author="Mohammad Nayeem Hasan" w:date="2023-01-21T03:28:00Z">
                  <w:rPr>
                    <w:ins w:id="13902" w:author="Mohammad Nayeem Hasan" w:date="2023-01-21T00:39:00Z"/>
                    <w:rFonts w:ascii="Times New Roman" w:hAnsi="Times New Roman" w:cs="Times New Roman"/>
                    <w:sz w:val="24"/>
                    <w:szCs w:val="24"/>
                  </w:rPr>
                </w:rPrChange>
              </w:rPr>
              <w:pPrChange w:id="13903" w:author="Mohammad Nayeem Hasan" w:date="2023-01-21T14:56:00Z">
                <w:pPr>
                  <w:jc w:val="both"/>
                </w:pPr>
              </w:pPrChange>
            </w:pPr>
            <w:ins w:id="13904" w:author="Mohammad Nayeem Hasan" w:date="2023-01-21T00:39:00Z">
              <w:r w:rsidRPr="00C91A19">
                <w:rPr>
                  <w:rFonts w:ascii="Times New Roman" w:hAnsi="Times New Roman" w:cs="Times New Roman"/>
                  <w:sz w:val="20"/>
                  <w:szCs w:val="20"/>
                  <w:rPrChange w:id="13905" w:author="Mohammad Nayeem Hasan" w:date="2023-01-21T03:28:00Z">
                    <w:rPr>
                      <w:rFonts w:ascii="Times New Roman" w:hAnsi="Times New Roman" w:cs="Times New Roman"/>
                      <w:sz w:val="24"/>
                      <w:szCs w:val="24"/>
                    </w:rPr>
                  </w:rPrChange>
                </w:rPr>
                <w:t>24-35</w:t>
              </w:r>
            </w:ins>
          </w:p>
        </w:tc>
        <w:tc>
          <w:tcPr>
            <w:tcW w:w="884" w:type="pct"/>
            <w:vAlign w:val="center"/>
            <w:tcPrChange w:id="13906" w:author="Mohammad Nayeem Hasan" w:date="2023-01-21T12:41:00Z">
              <w:tcPr>
                <w:tcW w:w="883" w:type="pct"/>
                <w:vAlign w:val="center"/>
              </w:tcPr>
            </w:tcPrChange>
          </w:tcPr>
          <w:p w14:paraId="301C886C" w14:textId="0951696C" w:rsidR="00AE3CAD" w:rsidRPr="00C91A19" w:rsidRDefault="00AE3CAD">
            <w:pPr>
              <w:rPr>
                <w:ins w:id="13907" w:author="Mohammad Nayeem Hasan" w:date="2023-01-21T00:39:00Z"/>
                <w:rFonts w:ascii="Times New Roman" w:hAnsi="Times New Roman" w:cs="Times New Roman"/>
                <w:sz w:val="20"/>
                <w:szCs w:val="20"/>
                <w:rPrChange w:id="13908" w:author="Mohammad Nayeem Hasan" w:date="2023-01-21T03:28:00Z">
                  <w:rPr>
                    <w:ins w:id="13909" w:author="Mohammad Nayeem Hasan" w:date="2023-01-21T00:39:00Z"/>
                    <w:rFonts w:ascii="Times New Roman" w:hAnsi="Times New Roman" w:cs="Times New Roman"/>
                    <w:sz w:val="24"/>
                    <w:szCs w:val="24"/>
                  </w:rPr>
                </w:rPrChange>
              </w:rPr>
              <w:pPrChange w:id="13910" w:author="Mohammad Nayeem Hasan" w:date="2023-01-21T14:56:00Z">
                <w:pPr>
                  <w:jc w:val="both"/>
                </w:pPr>
              </w:pPrChange>
            </w:pPr>
            <w:ins w:id="13911" w:author="Mohammad Nayeem Hasan" w:date="2023-01-21T00:39:00Z">
              <w:r w:rsidRPr="00C91A19">
                <w:rPr>
                  <w:rFonts w:ascii="Times New Roman" w:hAnsi="Times New Roman" w:cs="Times New Roman"/>
                  <w:sz w:val="20"/>
                  <w:szCs w:val="20"/>
                  <w:rPrChange w:id="13912" w:author="Mohammad Nayeem Hasan" w:date="2023-01-21T03:28:00Z">
                    <w:rPr>
                      <w:rFonts w:ascii="Times New Roman" w:hAnsi="Times New Roman" w:cs="Times New Roman"/>
                      <w:sz w:val="24"/>
                      <w:szCs w:val="24"/>
                    </w:rPr>
                  </w:rPrChange>
                </w:rPr>
                <w:t>1.45</w:t>
              </w:r>
            </w:ins>
            <w:ins w:id="13913" w:author="Mohammad Nayeem Hasan" w:date="2023-01-21T03:45:00Z">
              <w:r>
                <w:rPr>
                  <w:rFonts w:ascii="Times New Roman" w:hAnsi="Times New Roman" w:cs="Times New Roman"/>
                  <w:sz w:val="20"/>
                  <w:szCs w:val="20"/>
                </w:rPr>
                <w:t xml:space="preserve"> (</w:t>
              </w:r>
              <w:r w:rsidRPr="00F13B5B">
                <w:rPr>
                  <w:rFonts w:ascii="Times New Roman" w:hAnsi="Times New Roman" w:cs="Times New Roman"/>
                  <w:sz w:val="20"/>
                  <w:szCs w:val="20"/>
                </w:rPr>
                <w:t>1.22, 1.73</w:t>
              </w:r>
              <w:r>
                <w:rPr>
                  <w:rFonts w:ascii="Times New Roman" w:hAnsi="Times New Roman" w:cs="Times New Roman"/>
                  <w:sz w:val="20"/>
                  <w:szCs w:val="20"/>
                </w:rPr>
                <w:t>)</w:t>
              </w:r>
            </w:ins>
          </w:p>
        </w:tc>
        <w:tc>
          <w:tcPr>
            <w:tcW w:w="529" w:type="pct"/>
            <w:vAlign w:val="center"/>
            <w:tcPrChange w:id="13914" w:author="Mohammad Nayeem Hasan" w:date="2023-01-21T12:41:00Z">
              <w:tcPr>
                <w:tcW w:w="529" w:type="pct"/>
                <w:gridSpan w:val="2"/>
                <w:vAlign w:val="center"/>
              </w:tcPr>
            </w:tcPrChange>
          </w:tcPr>
          <w:p w14:paraId="0F459FAB" w14:textId="77777777" w:rsidR="00AE3CAD" w:rsidRPr="00C91A19" w:rsidRDefault="00AE3CAD">
            <w:pPr>
              <w:rPr>
                <w:ins w:id="13915" w:author="Mohammad Nayeem Hasan" w:date="2023-01-21T00:39:00Z"/>
                <w:rFonts w:ascii="Times New Roman" w:hAnsi="Times New Roman" w:cs="Times New Roman"/>
                <w:b/>
                <w:bCs/>
                <w:sz w:val="20"/>
                <w:szCs w:val="20"/>
                <w:rPrChange w:id="13916" w:author="Mohammad Nayeem Hasan" w:date="2023-01-21T03:28:00Z">
                  <w:rPr>
                    <w:ins w:id="13917" w:author="Mohammad Nayeem Hasan" w:date="2023-01-21T00:39:00Z"/>
                    <w:rFonts w:ascii="Times New Roman" w:hAnsi="Times New Roman" w:cs="Times New Roman"/>
                    <w:b/>
                    <w:bCs/>
                    <w:sz w:val="24"/>
                    <w:szCs w:val="24"/>
                  </w:rPr>
                </w:rPrChange>
              </w:rPr>
              <w:pPrChange w:id="13918" w:author="Mohammad Nayeem Hasan" w:date="2023-01-21T14:56:00Z">
                <w:pPr>
                  <w:jc w:val="both"/>
                </w:pPr>
              </w:pPrChange>
            </w:pPr>
            <w:ins w:id="13919" w:author="Mohammad Nayeem Hasan" w:date="2023-01-21T00:39:00Z">
              <w:r w:rsidRPr="00C91A19">
                <w:rPr>
                  <w:rFonts w:ascii="Times New Roman" w:hAnsi="Times New Roman" w:cs="Times New Roman"/>
                  <w:b/>
                  <w:bCs/>
                  <w:sz w:val="20"/>
                  <w:szCs w:val="20"/>
                  <w:rPrChange w:id="13920" w:author="Mohammad Nayeem Hasan" w:date="2023-01-21T03:28:00Z">
                    <w:rPr>
                      <w:rFonts w:ascii="Times New Roman" w:hAnsi="Times New Roman" w:cs="Times New Roman"/>
                      <w:b/>
                      <w:bCs/>
                      <w:sz w:val="24"/>
                      <w:szCs w:val="24"/>
                    </w:rPr>
                  </w:rPrChange>
                </w:rPr>
                <w:t>&lt;0.001</w:t>
              </w:r>
            </w:ins>
          </w:p>
        </w:tc>
        <w:tc>
          <w:tcPr>
            <w:tcW w:w="914" w:type="pct"/>
            <w:vAlign w:val="center"/>
            <w:tcPrChange w:id="13921" w:author="Mohammad Nayeem Hasan" w:date="2023-01-21T12:41:00Z">
              <w:tcPr>
                <w:tcW w:w="770" w:type="pct"/>
                <w:gridSpan w:val="2"/>
                <w:vAlign w:val="center"/>
              </w:tcPr>
            </w:tcPrChange>
          </w:tcPr>
          <w:p w14:paraId="7D0B21AF" w14:textId="49A3EC7B" w:rsidR="00AE3CAD" w:rsidRPr="00C91A19" w:rsidRDefault="00AE3CAD">
            <w:pPr>
              <w:rPr>
                <w:ins w:id="13922" w:author="Mohammad Nayeem Hasan" w:date="2023-01-21T00:39:00Z"/>
                <w:rFonts w:ascii="Times New Roman" w:hAnsi="Times New Roman" w:cs="Times New Roman"/>
                <w:sz w:val="20"/>
                <w:szCs w:val="20"/>
                <w:rPrChange w:id="13923" w:author="Mohammad Nayeem Hasan" w:date="2023-01-21T03:28:00Z">
                  <w:rPr>
                    <w:ins w:id="13924" w:author="Mohammad Nayeem Hasan" w:date="2023-01-21T00:39:00Z"/>
                    <w:rFonts w:ascii="Times New Roman" w:hAnsi="Times New Roman" w:cs="Times New Roman"/>
                    <w:sz w:val="24"/>
                    <w:szCs w:val="24"/>
                  </w:rPr>
                </w:rPrChange>
              </w:rPr>
              <w:pPrChange w:id="13925" w:author="Mohammad Nayeem Hasan" w:date="2023-01-21T14:56:00Z">
                <w:pPr>
                  <w:jc w:val="both"/>
                </w:pPr>
              </w:pPrChange>
            </w:pPr>
            <w:ins w:id="13926" w:author="Mohammad Nayeem Hasan" w:date="2023-01-21T00:39:00Z">
              <w:r w:rsidRPr="00C91A19">
                <w:rPr>
                  <w:rFonts w:ascii="Times New Roman" w:hAnsi="Times New Roman" w:cs="Times New Roman"/>
                  <w:sz w:val="20"/>
                  <w:szCs w:val="20"/>
                  <w:rPrChange w:id="13927" w:author="Mohammad Nayeem Hasan" w:date="2023-01-21T03:28:00Z">
                    <w:rPr>
                      <w:rFonts w:ascii="Times New Roman" w:hAnsi="Times New Roman" w:cs="Times New Roman"/>
                      <w:sz w:val="24"/>
                      <w:szCs w:val="24"/>
                    </w:rPr>
                  </w:rPrChange>
                </w:rPr>
                <w:t>1.</w:t>
              </w:r>
            </w:ins>
            <w:ins w:id="13928" w:author="Mohammad Nayeem Hasan" w:date="2023-01-27T19:59:00Z">
              <w:r w:rsidR="001D6F0C">
                <w:rPr>
                  <w:rFonts w:ascii="Times New Roman" w:hAnsi="Times New Roman" w:cs="Times New Roman"/>
                  <w:sz w:val="20"/>
                  <w:szCs w:val="20"/>
                </w:rPr>
                <w:t>59</w:t>
              </w:r>
            </w:ins>
            <w:ins w:id="13929" w:author="Mohammad Nayeem Hasan" w:date="2023-01-21T03:51:00Z">
              <w:r>
                <w:rPr>
                  <w:rFonts w:ascii="Times New Roman" w:hAnsi="Times New Roman" w:cs="Times New Roman"/>
                  <w:sz w:val="20"/>
                  <w:szCs w:val="20"/>
                </w:rPr>
                <w:t xml:space="preserve"> (</w:t>
              </w:r>
              <w:r w:rsidRPr="00F13B5B">
                <w:rPr>
                  <w:rFonts w:ascii="Times New Roman" w:hAnsi="Times New Roman" w:cs="Times New Roman"/>
                  <w:sz w:val="20"/>
                  <w:szCs w:val="20"/>
                </w:rPr>
                <w:t>0.7</w:t>
              </w:r>
            </w:ins>
            <w:ins w:id="13930" w:author="Mohammad Nayeem Hasan" w:date="2023-01-27T19:42:00Z">
              <w:r w:rsidR="0042074B">
                <w:rPr>
                  <w:rFonts w:ascii="Times New Roman" w:hAnsi="Times New Roman" w:cs="Times New Roman"/>
                  <w:sz w:val="20"/>
                  <w:szCs w:val="20"/>
                </w:rPr>
                <w:t>1</w:t>
              </w:r>
            </w:ins>
            <w:ins w:id="13931" w:author="Mohammad Nayeem Hasan" w:date="2023-01-21T03:51:00Z">
              <w:r w:rsidRPr="00F13B5B">
                <w:rPr>
                  <w:rFonts w:ascii="Times New Roman" w:hAnsi="Times New Roman" w:cs="Times New Roman"/>
                  <w:sz w:val="20"/>
                  <w:szCs w:val="20"/>
                </w:rPr>
                <w:t>, 3.</w:t>
              </w:r>
            </w:ins>
            <w:ins w:id="13932" w:author="Mohammad Nayeem Hasan" w:date="2023-01-27T20:00:00Z">
              <w:r w:rsidR="001D6F0C">
                <w:rPr>
                  <w:rFonts w:ascii="Times New Roman" w:hAnsi="Times New Roman" w:cs="Times New Roman"/>
                  <w:sz w:val="20"/>
                  <w:szCs w:val="20"/>
                </w:rPr>
                <w:t>59</w:t>
              </w:r>
            </w:ins>
            <w:ins w:id="13933" w:author="Mohammad Nayeem Hasan" w:date="2023-01-21T03:51:00Z">
              <w:r>
                <w:rPr>
                  <w:rFonts w:ascii="Times New Roman" w:hAnsi="Times New Roman" w:cs="Times New Roman"/>
                  <w:sz w:val="20"/>
                  <w:szCs w:val="20"/>
                </w:rPr>
                <w:t>)</w:t>
              </w:r>
            </w:ins>
          </w:p>
        </w:tc>
        <w:tc>
          <w:tcPr>
            <w:tcW w:w="481" w:type="pct"/>
            <w:vAlign w:val="center"/>
            <w:tcPrChange w:id="13934" w:author="Mohammad Nayeem Hasan" w:date="2023-01-21T12:41:00Z">
              <w:tcPr>
                <w:tcW w:w="481" w:type="pct"/>
                <w:gridSpan w:val="2"/>
                <w:vAlign w:val="center"/>
              </w:tcPr>
            </w:tcPrChange>
          </w:tcPr>
          <w:p w14:paraId="4D1477F8" w14:textId="5F3F0765" w:rsidR="00AE3CAD" w:rsidRPr="00C91A19" w:rsidRDefault="00AE3CAD">
            <w:pPr>
              <w:rPr>
                <w:ins w:id="13935" w:author="Mohammad Nayeem Hasan" w:date="2023-01-21T00:39:00Z"/>
                <w:rFonts w:ascii="Times New Roman" w:hAnsi="Times New Roman" w:cs="Times New Roman"/>
                <w:sz w:val="20"/>
                <w:szCs w:val="20"/>
                <w:rPrChange w:id="13936" w:author="Mohammad Nayeem Hasan" w:date="2023-01-21T03:28:00Z">
                  <w:rPr>
                    <w:ins w:id="13937" w:author="Mohammad Nayeem Hasan" w:date="2023-01-21T00:39:00Z"/>
                    <w:rFonts w:ascii="Times New Roman" w:hAnsi="Times New Roman" w:cs="Times New Roman"/>
                    <w:sz w:val="24"/>
                    <w:szCs w:val="24"/>
                  </w:rPr>
                </w:rPrChange>
              </w:rPr>
              <w:pPrChange w:id="13938" w:author="Mohammad Nayeem Hasan" w:date="2023-01-21T14:56:00Z">
                <w:pPr>
                  <w:jc w:val="both"/>
                </w:pPr>
              </w:pPrChange>
            </w:pPr>
            <w:ins w:id="13939" w:author="Mohammad Nayeem Hasan" w:date="2023-01-21T00:39:00Z">
              <w:r w:rsidRPr="00C91A19">
                <w:rPr>
                  <w:rFonts w:ascii="Times New Roman" w:hAnsi="Times New Roman" w:cs="Times New Roman"/>
                  <w:sz w:val="20"/>
                  <w:szCs w:val="20"/>
                  <w:rPrChange w:id="13940" w:author="Mohammad Nayeem Hasan" w:date="2023-01-21T03:28:00Z">
                    <w:rPr>
                      <w:rFonts w:ascii="Times New Roman" w:hAnsi="Times New Roman" w:cs="Times New Roman"/>
                      <w:sz w:val="24"/>
                      <w:szCs w:val="24"/>
                    </w:rPr>
                  </w:rPrChange>
                </w:rPr>
                <w:t>0.</w:t>
              </w:r>
            </w:ins>
            <w:ins w:id="13941" w:author="Mohammad Nayeem Hasan" w:date="2023-01-27T19:43:00Z">
              <w:r w:rsidR="0042074B">
                <w:rPr>
                  <w:rFonts w:ascii="Times New Roman" w:hAnsi="Times New Roman" w:cs="Times New Roman"/>
                  <w:sz w:val="20"/>
                  <w:szCs w:val="20"/>
                </w:rPr>
                <w:t>2</w:t>
              </w:r>
            </w:ins>
            <w:ins w:id="13942" w:author="Mohammad Nayeem Hasan" w:date="2023-01-27T20:00:00Z">
              <w:r w:rsidR="001D6F0C">
                <w:rPr>
                  <w:rFonts w:ascii="Times New Roman" w:hAnsi="Times New Roman" w:cs="Times New Roman"/>
                  <w:sz w:val="20"/>
                  <w:szCs w:val="20"/>
                </w:rPr>
                <w:t>61</w:t>
              </w:r>
            </w:ins>
          </w:p>
        </w:tc>
        <w:tc>
          <w:tcPr>
            <w:tcW w:w="963" w:type="pct"/>
            <w:vAlign w:val="center"/>
            <w:tcPrChange w:id="13943" w:author="Mohammad Nayeem Hasan" w:date="2023-01-21T12:41:00Z">
              <w:tcPr>
                <w:tcW w:w="1169" w:type="pct"/>
                <w:gridSpan w:val="3"/>
                <w:vAlign w:val="center"/>
              </w:tcPr>
            </w:tcPrChange>
          </w:tcPr>
          <w:p w14:paraId="254B5257" w14:textId="3E77A34E" w:rsidR="00AE3CAD" w:rsidRPr="00C91A19" w:rsidRDefault="00AE3CAD">
            <w:pPr>
              <w:rPr>
                <w:ins w:id="13944" w:author="Mohammad Nayeem Hasan" w:date="2023-01-21T00:39:00Z"/>
                <w:rFonts w:ascii="Times New Roman" w:hAnsi="Times New Roman" w:cs="Times New Roman"/>
                <w:sz w:val="20"/>
                <w:szCs w:val="20"/>
                <w:rPrChange w:id="13945" w:author="Mohammad Nayeem Hasan" w:date="2023-01-21T03:28:00Z">
                  <w:rPr>
                    <w:ins w:id="13946" w:author="Mohammad Nayeem Hasan" w:date="2023-01-21T00:39:00Z"/>
                    <w:rFonts w:ascii="Times New Roman" w:hAnsi="Times New Roman" w:cs="Times New Roman"/>
                    <w:sz w:val="24"/>
                    <w:szCs w:val="24"/>
                  </w:rPr>
                </w:rPrChange>
              </w:rPr>
              <w:pPrChange w:id="13947" w:author="Mohammad Nayeem Hasan" w:date="2023-01-21T14:56:00Z">
                <w:pPr>
                  <w:jc w:val="both"/>
                </w:pPr>
              </w:pPrChange>
            </w:pPr>
            <w:ins w:id="13948" w:author="Mohammad Nayeem Hasan" w:date="2023-01-21T00:39:00Z">
              <w:r w:rsidRPr="00C91A19">
                <w:rPr>
                  <w:rFonts w:ascii="Times New Roman" w:hAnsi="Times New Roman" w:cs="Times New Roman"/>
                  <w:sz w:val="20"/>
                  <w:szCs w:val="20"/>
                  <w:rPrChange w:id="13949" w:author="Mohammad Nayeem Hasan" w:date="2023-01-21T03:28:00Z">
                    <w:rPr>
                      <w:rFonts w:ascii="Times New Roman" w:hAnsi="Times New Roman" w:cs="Times New Roman"/>
                      <w:sz w:val="24"/>
                      <w:szCs w:val="24"/>
                    </w:rPr>
                  </w:rPrChange>
                </w:rPr>
                <w:t>2.26</w:t>
              </w:r>
            </w:ins>
            <w:ins w:id="13950" w:author="Mohammad Nayeem Hasan" w:date="2023-01-21T03:59:00Z">
              <w:r>
                <w:rPr>
                  <w:rFonts w:ascii="Times New Roman" w:hAnsi="Times New Roman" w:cs="Times New Roman"/>
                  <w:sz w:val="20"/>
                  <w:szCs w:val="20"/>
                </w:rPr>
                <w:t xml:space="preserve"> (</w:t>
              </w:r>
              <w:r w:rsidRPr="00F13B5B">
                <w:rPr>
                  <w:rFonts w:ascii="Times New Roman" w:hAnsi="Times New Roman" w:cs="Times New Roman"/>
                  <w:sz w:val="20"/>
                  <w:szCs w:val="20"/>
                </w:rPr>
                <w:t>1.76, 2.89</w:t>
              </w:r>
              <w:r>
                <w:rPr>
                  <w:rFonts w:ascii="Times New Roman" w:hAnsi="Times New Roman" w:cs="Times New Roman"/>
                  <w:sz w:val="20"/>
                  <w:szCs w:val="20"/>
                </w:rPr>
                <w:t>)</w:t>
              </w:r>
            </w:ins>
          </w:p>
        </w:tc>
        <w:tc>
          <w:tcPr>
            <w:tcW w:w="478" w:type="pct"/>
            <w:vAlign w:val="center"/>
            <w:tcPrChange w:id="13951" w:author="Mohammad Nayeem Hasan" w:date="2023-01-21T12:41:00Z">
              <w:tcPr>
                <w:tcW w:w="417" w:type="pct"/>
                <w:vAlign w:val="center"/>
              </w:tcPr>
            </w:tcPrChange>
          </w:tcPr>
          <w:p w14:paraId="5BED8B35" w14:textId="77777777" w:rsidR="00AE3CAD" w:rsidRPr="00C91A19" w:rsidRDefault="00AE3CAD">
            <w:pPr>
              <w:rPr>
                <w:ins w:id="13952" w:author="Mohammad Nayeem Hasan" w:date="2023-01-21T00:39:00Z"/>
                <w:rFonts w:ascii="Times New Roman" w:hAnsi="Times New Roman" w:cs="Times New Roman"/>
                <w:b/>
                <w:bCs/>
                <w:sz w:val="20"/>
                <w:szCs w:val="20"/>
                <w:highlight w:val="yellow"/>
                <w:rPrChange w:id="13953" w:author="Mohammad Nayeem Hasan" w:date="2023-01-21T03:28:00Z">
                  <w:rPr>
                    <w:ins w:id="13954" w:author="Mohammad Nayeem Hasan" w:date="2023-01-21T00:39:00Z"/>
                    <w:rFonts w:ascii="Times New Roman" w:hAnsi="Times New Roman" w:cs="Times New Roman"/>
                    <w:b/>
                    <w:bCs/>
                    <w:sz w:val="24"/>
                    <w:szCs w:val="24"/>
                    <w:highlight w:val="yellow"/>
                  </w:rPr>
                </w:rPrChange>
              </w:rPr>
              <w:pPrChange w:id="13955" w:author="Mohammad Nayeem Hasan" w:date="2023-01-21T14:56:00Z">
                <w:pPr>
                  <w:jc w:val="both"/>
                </w:pPr>
              </w:pPrChange>
            </w:pPr>
            <w:ins w:id="13956" w:author="Mohammad Nayeem Hasan" w:date="2023-01-21T00:39:00Z">
              <w:r w:rsidRPr="00C91A19">
                <w:rPr>
                  <w:rFonts w:ascii="Times New Roman" w:hAnsi="Times New Roman" w:cs="Times New Roman"/>
                  <w:b/>
                  <w:bCs/>
                  <w:sz w:val="20"/>
                  <w:szCs w:val="20"/>
                  <w:rPrChange w:id="13957" w:author="Mohammad Nayeem Hasan" w:date="2023-01-21T03:28:00Z">
                    <w:rPr>
                      <w:rFonts w:ascii="Times New Roman" w:hAnsi="Times New Roman" w:cs="Times New Roman"/>
                      <w:b/>
                      <w:bCs/>
                      <w:sz w:val="24"/>
                      <w:szCs w:val="24"/>
                    </w:rPr>
                  </w:rPrChange>
                </w:rPr>
                <w:t>&lt;0.001</w:t>
              </w:r>
            </w:ins>
          </w:p>
        </w:tc>
      </w:tr>
      <w:tr w:rsidR="001C3626" w:rsidRPr="008E73D6" w14:paraId="3B635D3C" w14:textId="77777777" w:rsidTr="00A67133">
        <w:trPr>
          <w:trHeight w:val="138"/>
          <w:jc w:val="center"/>
          <w:ins w:id="13958" w:author="Mohammad Nayeem Hasan" w:date="2023-01-21T00:39:00Z"/>
          <w:trPrChange w:id="13959" w:author="Mohammad Nayeem Hasan" w:date="2023-01-21T12:41:00Z">
            <w:trPr>
              <w:trHeight w:val="138"/>
              <w:jc w:val="center"/>
            </w:trPr>
          </w:trPrChange>
        </w:trPr>
        <w:tc>
          <w:tcPr>
            <w:tcW w:w="751" w:type="pct"/>
            <w:vAlign w:val="center"/>
            <w:tcPrChange w:id="13960" w:author="Mohammad Nayeem Hasan" w:date="2023-01-21T12:41:00Z">
              <w:tcPr>
                <w:tcW w:w="751" w:type="pct"/>
                <w:vAlign w:val="center"/>
              </w:tcPr>
            </w:tcPrChange>
          </w:tcPr>
          <w:p w14:paraId="4B2EBD63" w14:textId="77777777" w:rsidR="00AE3CAD" w:rsidRPr="00C91A19" w:rsidRDefault="00AE3CAD">
            <w:pPr>
              <w:rPr>
                <w:ins w:id="13961" w:author="Mohammad Nayeem Hasan" w:date="2023-01-21T00:39:00Z"/>
                <w:rFonts w:ascii="Times New Roman" w:hAnsi="Times New Roman" w:cs="Times New Roman"/>
                <w:sz w:val="20"/>
                <w:szCs w:val="20"/>
                <w:rPrChange w:id="13962" w:author="Mohammad Nayeem Hasan" w:date="2023-01-21T03:28:00Z">
                  <w:rPr>
                    <w:ins w:id="13963" w:author="Mohammad Nayeem Hasan" w:date="2023-01-21T00:39:00Z"/>
                    <w:rFonts w:ascii="Times New Roman" w:hAnsi="Times New Roman" w:cs="Times New Roman"/>
                    <w:sz w:val="24"/>
                    <w:szCs w:val="24"/>
                  </w:rPr>
                </w:rPrChange>
              </w:rPr>
              <w:pPrChange w:id="13964" w:author="Mohammad Nayeem Hasan" w:date="2023-01-21T14:56:00Z">
                <w:pPr>
                  <w:jc w:val="both"/>
                </w:pPr>
              </w:pPrChange>
            </w:pPr>
            <w:ins w:id="13965" w:author="Mohammad Nayeem Hasan" w:date="2023-01-21T00:39:00Z">
              <w:r w:rsidRPr="00C91A19">
                <w:rPr>
                  <w:rFonts w:ascii="Times New Roman" w:hAnsi="Times New Roman" w:cs="Times New Roman"/>
                  <w:sz w:val="20"/>
                  <w:szCs w:val="20"/>
                  <w:rPrChange w:id="13966" w:author="Mohammad Nayeem Hasan" w:date="2023-01-21T03:28:00Z">
                    <w:rPr>
                      <w:rFonts w:ascii="Times New Roman" w:hAnsi="Times New Roman" w:cs="Times New Roman"/>
                      <w:sz w:val="24"/>
                      <w:szCs w:val="24"/>
                    </w:rPr>
                  </w:rPrChange>
                </w:rPr>
                <w:t>36-47</w:t>
              </w:r>
            </w:ins>
          </w:p>
        </w:tc>
        <w:tc>
          <w:tcPr>
            <w:tcW w:w="884" w:type="pct"/>
            <w:vAlign w:val="center"/>
            <w:tcPrChange w:id="13967" w:author="Mohammad Nayeem Hasan" w:date="2023-01-21T12:41:00Z">
              <w:tcPr>
                <w:tcW w:w="883" w:type="pct"/>
                <w:vAlign w:val="center"/>
              </w:tcPr>
            </w:tcPrChange>
          </w:tcPr>
          <w:p w14:paraId="5B246D08" w14:textId="2F7F0BED" w:rsidR="00AE3CAD" w:rsidRPr="00C91A19" w:rsidRDefault="00AE3CAD">
            <w:pPr>
              <w:rPr>
                <w:ins w:id="13968" w:author="Mohammad Nayeem Hasan" w:date="2023-01-21T00:39:00Z"/>
                <w:rFonts w:ascii="Times New Roman" w:hAnsi="Times New Roman" w:cs="Times New Roman"/>
                <w:sz w:val="20"/>
                <w:szCs w:val="20"/>
                <w:rPrChange w:id="13969" w:author="Mohammad Nayeem Hasan" w:date="2023-01-21T03:28:00Z">
                  <w:rPr>
                    <w:ins w:id="13970" w:author="Mohammad Nayeem Hasan" w:date="2023-01-21T00:39:00Z"/>
                    <w:rFonts w:ascii="Times New Roman" w:hAnsi="Times New Roman" w:cs="Times New Roman"/>
                    <w:sz w:val="24"/>
                    <w:szCs w:val="24"/>
                  </w:rPr>
                </w:rPrChange>
              </w:rPr>
              <w:pPrChange w:id="13971" w:author="Mohammad Nayeem Hasan" w:date="2023-01-21T14:56:00Z">
                <w:pPr>
                  <w:jc w:val="both"/>
                </w:pPr>
              </w:pPrChange>
            </w:pPr>
            <w:ins w:id="13972" w:author="Mohammad Nayeem Hasan" w:date="2023-01-21T00:39:00Z">
              <w:r w:rsidRPr="00C91A19">
                <w:rPr>
                  <w:rFonts w:ascii="Times New Roman" w:hAnsi="Times New Roman" w:cs="Times New Roman"/>
                  <w:sz w:val="20"/>
                  <w:szCs w:val="20"/>
                  <w:rPrChange w:id="13973" w:author="Mohammad Nayeem Hasan" w:date="2023-01-21T03:28:00Z">
                    <w:rPr>
                      <w:rFonts w:ascii="Times New Roman" w:hAnsi="Times New Roman" w:cs="Times New Roman"/>
                      <w:sz w:val="24"/>
                      <w:szCs w:val="24"/>
                    </w:rPr>
                  </w:rPrChange>
                </w:rPr>
                <w:t>1.17</w:t>
              </w:r>
            </w:ins>
            <w:ins w:id="13974" w:author="Mohammad Nayeem Hasan" w:date="2023-01-21T03:45:00Z">
              <w:r>
                <w:rPr>
                  <w:rFonts w:ascii="Times New Roman" w:hAnsi="Times New Roman" w:cs="Times New Roman"/>
                  <w:sz w:val="20"/>
                  <w:szCs w:val="20"/>
                </w:rPr>
                <w:t xml:space="preserve"> (</w:t>
              </w:r>
              <w:r w:rsidRPr="00F13B5B">
                <w:rPr>
                  <w:rFonts w:ascii="Times New Roman" w:hAnsi="Times New Roman" w:cs="Times New Roman"/>
                  <w:sz w:val="20"/>
                  <w:szCs w:val="20"/>
                </w:rPr>
                <w:t>0.97, 1.42</w:t>
              </w:r>
              <w:r>
                <w:rPr>
                  <w:rFonts w:ascii="Times New Roman" w:hAnsi="Times New Roman" w:cs="Times New Roman"/>
                  <w:sz w:val="20"/>
                  <w:szCs w:val="20"/>
                </w:rPr>
                <w:t>)</w:t>
              </w:r>
            </w:ins>
          </w:p>
        </w:tc>
        <w:tc>
          <w:tcPr>
            <w:tcW w:w="529" w:type="pct"/>
            <w:vAlign w:val="center"/>
            <w:tcPrChange w:id="13975" w:author="Mohammad Nayeem Hasan" w:date="2023-01-21T12:41:00Z">
              <w:tcPr>
                <w:tcW w:w="529" w:type="pct"/>
                <w:gridSpan w:val="2"/>
                <w:vAlign w:val="center"/>
              </w:tcPr>
            </w:tcPrChange>
          </w:tcPr>
          <w:p w14:paraId="50E40B18" w14:textId="77777777" w:rsidR="00AE3CAD" w:rsidRPr="00C91A19" w:rsidRDefault="00AE3CAD">
            <w:pPr>
              <w:rPr>
                <w:ins w:id="13976" w:author="Mohammad Nayeem Hasan" w:date="2023-01-21T00:39:00Z"/>
                <w:rFonts w:ascii="Times New Roman" w:hAnsi="Times New Roman" w:cs="Times New Roman"/>
                <w:sz w:val="20"/>
                <w:szCs w:val="20"/>
                <w:rPrChange w:id="13977" w:author="Mohammad Nayeem Hasan" w:date="2023-01-21T03:28:00Z">
                  <w:rPr>
                    <w:ins w:id="13978" w:author="Mohammad Nayeem Hasan" w:date="2023-01-21T00:39:00Z"/>
                    <w:rFonts w:ascii="Times New Roman" w:hAnsi="Times New Roman" w:cs="Times New Roman"/>
                    <w:sz w:val="24"/>
                    <w:szCs w:val="24"/>
                  </w:rPr>
                </w:rPrChange>
              </w:rPr>
              <w:pPrChange w:id="13979" w:author="Mohammad Nayeem Hasan" w:date="2023-01-21T14:56:00Z">
                <w:pPr>
                  <w:jc w:val="both"/>
                </w:pPr>
              </w:pPrChange>
            </w:pPr>
            <w:ins w:id="13980" w:author="Mohammad Nayeem Hasan" w:date="2023-01-21T00:39:00Z">
              <w:r w:rsidRPr="00C91A19">
                <w:rPr>
                  <w:rFonts w:ascii="Times New Roman" w:hAnsi="Times New Roman" w:cs="Times New Roman"/>
                  <w:sz w:val="20"/>
                  <w:szCs w:val="20"/>
                  <w:rPrChange w:id="13981" w:author="Mohammad Nayeem Hasan" w:date="2023-01-21T03:28:00Z">
                    <w:rPr>
                      <w:rFonts w:ascii="Times New Roman" w:hAnsi="Times New Roman" w:cs="Times New Roman"/>
                      <w:sz w:val="24"/>
                      <w:szCs w:val="24"/>
                    </w:rPr>
                  </w:rPrChange>
                </w:rPr>
                <w:t>0.108</w:t>
              </w:r>
            </w:ins>
          </w:p>
        </w:tc>
        <w:tc>
          <w:tcPr>
            <w:tcW w:w="914" w:type="pct"/>
            <w:vAlign w:val="center"/>
            <w:tcPrChange w:id="13982" w:author="Mohammad Nayeem Hasan" w:date="2023-01-21T12:41:00Z">
              <w:tcPr>
                <w:tcW w:w="770" w:type="pct"/>
                <w:gridSpan w:val="2"/>
                <w:vAlign w:val="center"/>
              </w:tcPr>
            </w:tcPrChange>
          </w:tcPr>
          <w:p w14:paraId="578A7E5F" w14:textId="57FFE045" w:rsidR="00AE3CAD" w:rsidRPr="00C91A19" w:rsidRDefault="00AE3CAD">
            <w:pPr>
              <w:rPr>
                <w:ins w:id="13983" w:author="Mohammad Nayeem Hasan" w:date="2023-01-21T00:39:00Z"/>
                <w:rFonts w:ascii="Times New Roman" w:hAnsi="Times New Roman" w:cs="Times New Roman"/>
                <w:sz w:val="20"/>
                <w:szCs w:val="20"/>
                <w:rPrChange w:id="13984" w:author="Mohammad Nayeem Hasan" w:date="2023-01-21T03:28:00Z">
                  <w:rPr>
                    <w:ins w:id="13985" w:author="Mohammad Nayeem Hasan" w:date="2023-01-21T00:39:00Z"/>
                    <w:rFonts w:ascii="Times New Roman" w:hAnsi="Times New Roman" w:cs="Times New Roman"/>
                    <w:sz w:val="24"/>
                    <w:szCs w:val="24"/>
                  </w:rPr>
                </w:rPrChange>
              </w:rPr>
              <w:pPrChange w:id="13986" w:author="Mohammad Nayeem Hasan" w:date="2023-01-21T14:56:00Z">
                <w:pPr>
                  <w:jc w:val="both"/>
                </w:pPr>
              </w:pPrChange>
            </w:pPr>
            <w:ins w:id="13987" w:author="Mohammad Nayeem Hasan" w:date="2023-01-21T00:39:00Z">
              <w:r w:rsidRPr="00C91A19">
                <w:rPr>
                  <w:rFonts w:ascii="Times New Roman" w:hAnsi="Times New Roman" w:cs="Times New Roman"/>
                  <w:sz w:val="20"/>
                  <w:szCs w:val="20"/>
                  <w:rPrChange w:id="13988" w:author="Mohammad Nayeem Hasan" w:date="2023-01-21T03:28:00Z">
                    <w:rPr>
                      <w:rFonts w:ascii="Times New Roman" w:hAnsi="Times New Roman" w:cs="Times New Roman"/>
                      <w:sz w:val="24"/>
                      <w:szCs w:val="24"/>
                    </w:rPr>
                  </w:rPrChange>
                </w:rPr>
                <w:t>2.</w:t>
              </w:r>
            </w:ins>
            <w:ins w:id="13989" w:author="Mohammad Nayeem Hasan" w:date="2023-01-27T19:59:00Z">
              <w:r w:rsidR="001D6F0C">
                <w:rPr>
                  <w:rFonts w:ascii="Times New Roman" w:hAnsi="Times New Roman" w:cs="Times New Roman"/>
                  <w:sz w:val="20"/>
                  <w:szCs w:val="20"/>
                </w:rPr>
                <w:t>11</w:t>
              </w:r>
            </w:ins>
            <w:ins w:id="13990" w:author="Mohammad Nayeem Hasan" w:date="2023-01-21T00:39:00Z">
              <w:r w:rsidRPr="00C91A19">
                <w:rPr>
                  <w:rFonts w:ascii="Times New Roman" w:hAnsi="Times New Roman" w:cs="Times New Roman"/>
                  <w:sz w:val="20"/>
                  <w:szCs w:val="20"/>
                  <w:rPrChange w:id="13991" w:author="Mohammad Nayeem Hasan" w:date="2023-01-21T03:28:00Z">
                    <w:rPr>
                      <w:rFonts w:ascii="Times New Roman" w:hAnsi="Times New Roman" w:cs="Times New Roman"/>
                      <w:sz w:val="24"/>
                      <w:szCs w:val="24"/>
                    </w:rPr>
                  </w:rPrChange>
                </w:rPr>
                <w:t xml:space="preserve"> </w:t>
              </w:r>
            </w:ins>
            <w:ins w:id="13992" w:author="Mohammad Nayeem Hasan" w:date="2023-01-21T03:52:00Z">
              <w:r>
                <w:rPr>
                  <w:rFonts w:ascii="Times New Roman" w:hAnsi="Times New Roman" w:cs="Times New Roman"/>
                  <w:sz w:val="20"/>
                  <w:szCs w:val="20"/>
                </w:rPr>
                <w:t>(</w:t>
              </w:r>
              <w:r w:rsidRPr="00F13B5B">
                <w:rPr>
                  <w:rFonts w:ascii="Times New Roman" w:hAnsi="Times New Roman" w:cs="Times New Roman"/>
                  <w:sz w:val="20"/>
                  <w:szCs w:val="20"/>
                </w:rPr>
                <w:t>0.9</w:t>
              </w:r>
            </w:ins>
            <w:ins w:id="13993" w:author="Mohammad Nayeem Hasan" w:date="2023-01-27T19:42:00Z">
              <w:r w:rsidR="0042074B">
                <w:rPr>
                  <w:rFonts w:ascii="Times New Roman" w:hAnsi="Times New Roman" w:cs="Times New Roman"/>
                  <w:sz w:val="20"/>
                  <w:szCs w:val="20"/>
                </w:rPr>
                <w:t>2</w:t>
              </w:r>
            </w:ins>
            <w:ins w:id="13994" w:author="Mohammad Nayeem Hasan" w:date="2023-01-21T03:52:00Z">
              <w:r w:rsidRPr="00F13B5B">
                <w:rPr>
                  <w:rFonts w:ascii="Times New Roman" w:hAnsi="Times New Roman" w:cs="Times New Roman"/>
                  <w:sz w:val="20"/>
                  <w:szCs w:val="20"/>
                </w:rPr>
                <w:t>, 4.</w:t>
              </w:r>
            </w:ins>
            <w:ins w:id="13995" w:author="Mohammad Nayeem Hasan" w:date="2023-01-27T20:00:00Z">
              <w:r w:rsidR="001D6F0C">
                <w:rPr>
                  <w:rFonts w:ascii="Times New Roman" w:hAnsi="Times New Roman" w:cs="Times New Roman"/>
                  <w:sz w:val="20"/>
                  <w:szCs w:val="20"/>
                </w:rPr>
                <w:t>82</w:t>
              </w:r>
            </w:ins>
            <w:ins w:id="13996" w:author="Mohammad Nayeem Hasan" w:date="2023-01-21T03:52:00Z">
              <w:r>
                <w:rPr>
                  <w:rFonts w:ascii="Times New Roman" w:hAnsi="Times New Roman" w:cs="Times New Roman"/>
                  <w:sz w:val="20"/>
                  <w:szCs w:val="20"/>
                </w:rPr>
                <w:t>)</w:t>
              </w:r>
            </w:ins>
          </w:p>
        </w:tc>
        <w:tc>
          <w:tcPr>
            <w:tcW w:w="481" w:type="pct"/>
            <w:vAlign w:val="center"/>
            <w:tcPrChange w:id="13997" w:author="Mohammad Nayeem Hasan" w:date="2023-01-21T12:41:00Z">
              <w:tcPr>
                <w:tcW w:w="481" w:type="pct"/>
                <w:gridSpan w:val="2"/>
                <w:vAlign w:val="center"/>
              </w:tcPr>
            </w:tcPrChange>
          </w:tcPr>
          <w:p w14:paraId="75180474" w14:textId="64E42DF2" w:rsidR="00AE3CAD" w:rsidRPr="00C91A19" w:rsidRDefault="00AE3CAD">
            <w:pPr>
              <w:rPr>
                <w:ins w:id="13998" w:author="Mohammad Nayeem Hasan" w:date="2023-01-21T00:39:00Z"/>
                <w:rFonts w:ascii="Times New Roman" w:hAnsi="Times New Roman" w:cs="Times New Roman"/>
                <w:sz w:val="20"/>
                <w:szCs w:val="20"/>
                <w:rPrChange w:id="13999" w:author="Mohammad Nayeem Hasan" w:date="2023-01-21T03:28:00Z">
                  <w:rPr>
                    <w:ins w:id="14000" w:author="Mohammad Nayeem Hasan" w:date="2023-01-21T00:39:00Z"/>
                    <w:rFonts w:ascii="Times New Roman" w:hAnsi="Times New Roman" w:cs="Times New Roman"/>
                    <w:sz w:val="24"/>
                    <w:szCs w:val="24"/>
                  </w:rPr>
                </w:rPrChange>
              </w:rPr>
              <w:pPrChange w:id="14001" w:author="Mohammad Nayeem Hasan" w:date="2023-01-21T14:56:00Z">
                <w:pPr>
                  <w:jc w:val="both"/>
                </w:pPr>
              </w:pPrChange>
            </w:pPr>
            <w:ins w:id="14002" w:author="Mohammad Nayeem Hasan" w:date="2023-01-21T00:39:00Z">
              <w:r w:rsidRPr="00C91A19">
                <w:rPr>
                  <w:rFonts w:ascii="Times New Roman" w:hAnsi="Times New Roman" w:cs="Times New Roman"/>
                  <w:sz w:val="20"/>
                  <w:szCs w:val="20"/>
                  <w:rPrChange w:id="14003" w:author="Mohammad Nayeem Hasan" w:date="2023-01-21T03:28:00Z">
                    <w:rPr>
                      <w:rFonts w:ascii="Times New Roman" w:hAnsi="Times New Roman" w:cs="Times New Roman"/>
                      <w:sz w:val="24"/>
                      <w:szCs w:val="24"/>
                    </w:rPr>
                  </w:rPrChange>
                </w:rPr>
                <w:t>0.0</w:t>
              </w:r>
            </w:ins>
            <w:ins w:id="14004" w:author="Mohammad Nayeem Hasan" w:date="2023-01-27T20:00:00Z">
              <w:r w:rsidR="001D6F0C">
                <w:rPr>
                  <w:rFonts w:ascii="Times New Roman" w:hAnsi="Times New Roman" w:cs="Times New Roman"/>
                  <w:sz w:val="20"/>
                  <w:szCs w:val="20"/>
                </w:rPr>
                <w:t>77</w:t>
              </w:r>
            </w:ins>
          </w:p>
        </w:tc>
        <w:tc>
          <w:tcPr>
            <w:tcW w:w="963" w:type="pct"/>
            <w:vAlign w:val="center"/>
            <w:tcPrChange w:id="14005" w:author="Mohammad Nayeem Hasan" w:date="2023-01-21T12:41:00Z">
              <w:tcPr>
                <w:tcW w:w="1169" w:type="pct"/>
                <w:gridSpan w:val="3"/>
                <w:vAlign w:val="center"/>
              </w:tcPr>
            </w:tcPrChange>
          </w:tcPr>
          <w:p w14:paraId="356FBE11" w14:textId="6F663876" w:rsidR="00AE3CAD" w:rsidRPr="00C91A19" w:rsidRDefault="00AE3CAD">
            <w:pPr>
              <w:rPr>
                <w:ins w:id="14006" w:author="Mohammad Nayeem Hasan" w:date="2023-01-21T00:39:00Z"/>
                <w:rFonts w:ascii="Times New Roman" w:hAnsi="Times New Roman" w:cs="Times New Roman"/>
                <w:sz w:val="20"/>
                <w:szCs w:val="20"/>
                <w:rPrChange w:id="14007" w:author="Mohammad Nayeem Hasan" w:date="2023-01-21T03:28:00Z">
                  <w:rPr>
                    <w:ins w:id="14008" w:author="Mohammad Nayeem Hasan" w:date="2023-01-21T00:39:00Z"/>
                    <w:rFonts w:ascii="Times New Roman" w:hAnsi="Times New Roman" w:cs="Times New Roman"/>
                    <w:sz w:val="24"/>
                    <w:szCs w:val="24"/>
                  </w:rPr>
                </w:rPrChange>
              </w:rPr>
              <w:pPrChange w:id="14009" w:author="Mohammad Nayeem Hasan" w:date="2023-01-21T14:56:00Z">
                <w:pPr>
                  <w:jc w:val="both"/>
                </w:pPr>
              </w:pPrChange>
            </w:pPr>
            <w:ins w:id="14010" w:author="Mohammad Nayeem Hasan" w:date="2023-01-21T00:39:00Z">
              <w:r w:rsidRPr="00C91A19">
                <w:rPr>
                  <w:rFonts w:ascii="Times New Roman" w:hAnsi="Times New Roman" w:cs="Times New Roman"/>
                  <w:sz w:val="20"/>
                  <w:szCs w:val="20"/>
                  <w:rPrChange w:id="14011" w:author="Mohammad Nayeem Hasan" w:date="2023-01-21T03:28:00Z">
                    <w:rPr>
                      <w:rFonts w:ascii="Times New Roman" w:hAnsi="Times New Roman" w:cs="Times New Roman"/>
                      <w:sz w:val="24"/>
                      <w:szCs w:val="24"/>
                    </w:rPr>
                  </w:rPrChange>
                </w:rPr>
                <w:t>1.52</w:t>
              </w:r>
            </w:ins>
            <w:ins w:id="14012" w:author="Mohammad Nayeem Hasan" w:date="2023-01-21T03:59:00Z">
              <w:r>
                <w:rPr>
                  <w:rFonts w:ascii="Times New Roman" w:hAnsi="Times New Roman" w:cs="Times New Roman"/>
                  <w:sz w:val="20"/>
                  <w:szCs w:val="20"/>
                </w:rPr>
                <w:t xml:space="preserve"> (</w:t>
              </w:r>
              <w:r w:rsidRPr="00F13B5B">
                <w:rPr>
                  <w:rFonts w:ascii="Times New Roman" w:hAnsi="Times New Roman" w:cs="Times New Roman"/>
                  <w:sz w:val="20"/>
                  <w:szCs w:val="20"/>
                </w:rPr>
                <w:t>1.18, 1.95</w:t>
              </w:r>
              <w:r>
                <w:rPr>
                  <w:rFonts w:ascii="Times New Roman" w:hAnsi="Times New Roman" w:cs="Times New Roman"/>
                  <w:sz w:val="20"/>
                  <w:szCs w:val="20"/>
                </w:rPr>
                <w:t>)</w:t>
              </w:r>
            </w:ins>
          </w:p>
        </w:tc>
        <w:tc>
          <w:tcPr>
            <w:tcW w:w="478" w:type="pct"/>
            <w:vAlign w:val="center"/>
            <w:tcPrChange w:id="14013" w:author="Mohammad Nayeem Hasan" w:date="2023-01-21T12:41:00Z">
              <w:tcPr>
                <w:tcW w:w="417" w:type="pct"/>
                <w:vAlign w:val="center"/>
              </w:tcPr>
            </w:tcPrChange>
          </w:tcPr>
          <w:p w14:paraId="6E6FAB43" w14:textId="77777777" w:rsidR="00AE3CAD" w:rsidRPr="00C91A19" w:rsidRDefault="00AE3CAD">
            <w:pPr>
              <w:rPr>
                <w:ins w:id="14014" w:author="Mohammad Nayeem Hasan" w:date="2023-01-21T00:39:00Z"/>
                <w:rFonts w:ascii="Times New Roman" w:hAnsi="Times New Roman" w:cs="Times New Roman"/>
                <w:b/>
                <w:bCs/>
                <w:sz w:val="20"/>
                <w:szCs w:val="20"/>
                <w:rPrChange w:id="14015" w:author="Mohammad Nayeem Hasan" w:date="2023-01-21T03:28:00Z">
                  <w:rPr>
                    <w:ins w:id="14016" w:author="Mohammad Nayeem Hasan" w:date="2023-01-21T00:39:00Z"/>
                    <w:rFonts w:ascii="Times New Roman" w:hAnsi="Times New Roman" w:cs="Times New Roman"/>
                    <w:b/>
                    <w:bCs/>
                    <w:sz w:val="24"/>
                    <w:szCs w:val="24"/>
                  </w:rPr>
                </w:rPrChange>
              </w:rPr>
              <w:pPrChange w:id="14017" w:author="Mohammad Nayeem Hasan" w:date="2023-01-21T14:56:00Z">
                <w:pPr>
                  <w:jc w:val="both"/>
                </w:pPr>
              </w:pPrChange>
            </w:pPr>
            <w:ins w:id="14018" w:author="Mohammad Nayeem Hasan" w:date="2023-01-21T00:39:00Z">
              <w:r w:rsidRPr="00C91A19">
                <w:rPr>
                  <w:rFonts w:ascii="Times New Roman" w:hAnsi="Times New Roman" w:cs="Times New Roman"/>
                  <w:b/>
                  <w:bCs/>
                  <w:sz w:val="20"/>
                  <w:szCs w:val="20"/>
                  <w:rPrChange w:id="14019" w:author="Mohammad Nayeem Hasan" w:date="2023-01-21T03:28:00Z">
                    <w:rPr>
                      <w:rFonts w:ascii="Times New Roman" w:hAnsi="Times New Roman" w:cs="Times New Roman"/>
                      <w:b/>
                      <w:bCs/>
                      <w:sz w:val="24"/>
                      <w:szCs w:val="24"/>
                    </w:rPr>
                  </w:rPrChange>
                </w:rPr>
                <w:t>0.001</w:t>
              </w:r>
            </w:ins>
          </w:p>
        </w:tc>
      </w:tr>
      <w:tr w:rsidR="001C3626" w:rsidRPr="008E73D6" w14:paraId="002C5F2F" w14:textId="77777777" w:rsidTr="00A67133">
        <w:trPr>
          <w:trHeight w:val="138"/>
          <w:jc w:val="center"/>
          <w:ins w:id="14020" w:author="Mohammad Nayeem Hasan" w:date="2023-01-21T00:39:00Z"/>
          <w:trPrChange w:id="14021" w:author="Mohammad Nayeem Hasan" w:date="2023-01-21T12:41:00Z">
            <w:trPr>
              <w:trHeight w:val="138"/>
              <w:jc w:val="center"/>
            </w:trPr>
          </w:trPrChange>
        </w:trPr>
        <w:tc>
          <w:tcPr>
            <w:tcW w:w="751" w:type="pct"/>
            <w:vAlign w:val="center"/>
            <w:tcPrChange w:id="14022" w:author="Mohammad Nayeem Hasan" w:date="2023-01-21T12:41:00Z">
              <w:tcPr>
                <w:tcW w:w="751" w:type="pct"/>
                <w:vAlign w:val="center"/>
              </w:tcPr>
            </w:tcPrChange>
          </w:tcPr>
          <w:p w14:paraId="169B7144" w14:textId="77777777" w:rsidR="00AE3CAD" w:rsidRPr="00C91A19" w:rsidRDefault="00AE3CAD">
            <w:pPr>
              <w:rPr>
                <w:ins w:id="14023" w:author="Mohammad Nayeem Hasan" w:date="2023-01-21T00:39:00Z"/>
                <w:rFonts w:ascii="Times New Roman" w:hAnsi="Times New Roman" w:cs="Times New Roman"/>
                <w:sz w:val="20"/>
                <w:szCs w:val="20"/>
                <w:rPrChange w:id="14024" w:author="Mohammad Nayeem Hasan" w:date="2023-01-21T03:28:00Z">
                  <w:rPr>
                    <w:ins w:id="14025" w:author="Mohammad Nayeem Hasan" w:date="2023-01-21T00:39:00Z"/>
                    <w:rFonts w:ascii="Times New Roman" w:hAnsi="Times New Roman" w:cs="Times New Roman"/>
                    <w:sz w:val="24"/>
                    <w:szCs w:val="24"/>
                  </w:rPr>
                </w:rPrChange>
              </w:rPr>
              <w:pPrChange w:id="14026" w:author="Mohammad Nayeem Hasan" w:date="2023-01-21T14:56:00Z">
                <w:pPr>
                  <w:jc w:val="both"/>
                </w:pPr>
              </w:pPrChange>
            </w:pPr>
            <w:ins w:id="14027" w:author="Mohammad Nayeem Hasan" w:date="2023-01-21T00:39:00Z">
              <w:r w:rsidRPr="00C91A19">
                <w:rPr>
                  <w:rFonts w:ascii="Times New Roman" w:hAnsi="Times New Roman" w:cs="Times New Roman"/>
                  <w:sz w:val="20"/>
                  <w:szCs w:val="20"/>
                  <w:rPrChange w:id="14028" w:author="Mohammad Nayeem Hasan" w:date="2023-01-21T03:28:00Z">
                    <w:rPr>
                      <w:rFonts w:ascii="Times New Roman" w:hAnsi="Times New Roman" w:cs="Times New Roman"/>
                      <w:sz w:val="24"/>
                      <w:szCs w:val="24"/>
                    </w:rPr>
                  </w:rPrChange>
                </w:rPr>
                <w:t>48-59</w:t>
              </w:r>
            </w:ins>
          </w:p>
        </w:tc>
        <w:tc>
          <w:tcPr>
            <w:tcW w:w="884" w:type="pct"/>
            <w:vAlign w:val="center"/>
            <w:tcPrChange w:id="14029" w:author="Mohammad Nayeem Hasan" w:date="2023-01-21T12:41:00Z">
              <w:tcPr>
                <w:tcW w:w="883" w:type="pct"/>
                <w:vAlign w:val="center"/>
              </w:tcPr>
            </w:tcPrChange>
          </w:tcPr>
          <w:p w14:paraId="64550E06" w14:textId="77777777" w:rsidR="00AE3CAD" w:rsidRPr="00C91A19" w:rsidRDefault="00AE3CAD">
            <w:pPr>
              <w:rPr>
                <w:ins w:id="14030" w:author="Mohammad Nayeem Hasan" w:date="2023-01-21T00:39:00Z"/>
                <w:rFonts w:ascii="Times New Roman" w:hAnsi="Times New Roman" w:cs="Times New Roman"/>
                <w:sz w:val="20"/>
                <w:szCs w:val="20"/>
                <w:rPrChange w:id="14031" w:author="Mohammad Nayeem Hasan" w:date="2023-01-21T03:28:00Z">
                  <w:rPr>
                    <w:ins w:id="14032" w:author="Mohammad Nayeem Hasan" w:date="2023-01-21T00:39:00Z"/>
                    <w:rFonts w:ascii="Times New Roman" w:hAnsi="Times New Roman" w:cs="Times New Roman"/>
                    <w:sz w:val="24"/>
                    <w:szCs w:val="24"/>
                  </w:rPr>
                </w:rPrChange>
              </w:rPr>
              <w:pPrChange w:id="14033" w:author="Mohammad Nayeem Hasan" w:date="2023-01-21T14:56:00Z">
                <w:pPr>
                  <w:jc w:val="both"/>
                </w:pPr>
              </w:pPrChange>
            </w:pPr>
            <w:ins w:id="14034" w:author="Mohammad Nayeem Hasan" w:date="2023-01-21T00:39:00Z">
              <w:r w:rsidRPr="00C91A19">
                <w:rPr>
                  <w:rFonts w:ascii="Times New Roman" w:hAnsi="Times New Roman" w:cs="Times New Roman"/>
                  <w:sz w:val="20"/>
                  <w:szCs w:val="20"/>
                  <w:rPrChange w:id="14035" w:author="Mohammad Nayeem Hasan" w:date="2023-01-21T03:28:00Z">
                    <w:rPr>
                      <w:rFonts w:ascii="Times New Roman" w:hAnsi="Times New Roman" w:cs="Times New Roman"/>
                      <w:sz w:val="24"/>
                      <w:szCs w:val="24"/>
                    </w:rPr>
                  </w:rPrChange>
                </w:rPr>
                <w:t>Ref.</w:t>
              </w:r>
            </w:ins>
          </w:p>
        </w:tc>
        <w:tc>
          <w:tcPr>
            <w:tcW w:w="529" w:type="pct"/>
            <w:vAlign w:val="center"/>
            <w:tcPrChange w:id="14036" w:author="Mohammad Nayeem Hasan" w:date="2023-01-21T12:41:00Z">
              <w:tcPr>
                <w:tcW w:w="529" w:type="pct"/>
                <w:gridSpan w:val="2"/>
                <w:vAlign w:val="center"/>
              </w:tcPr>
            </w:tcPrChange>
          </w:tcPr>
          <w:p w14:paraId="01CC1FE7" w14:textId="77777777" w:rsidR="00AE3CAD" w:rsidRPr="00C91A19" w:rsidRDefault="00AE3CAD">
            <w:pPr>
              <w:rPr>
                <w:ins w:id="14037" w:author="Mohammad Nayeem Hasan" w:date="2023-01-21T00:39:00Z"/>
                <w:rFonts w:ascii="Times New Roman" w:hAnsi="Times New Roman" w:cs="Times New Roman"/>
                <w:sz w:val="20"/>
                <w:szCs w:val="20"/>
                <w:rPrChange w:id="14038" w:author="Mohammad Nayeem Hasan" w:date="2023-01-21T03:28:00Z">
                  <w:rPr>
                    <w:ins w:id="14039" w:author="Mohammad Nayeem Hasan" w:date="2023-01-21T00:39:00Z"/>
                    <w:rFonts w:ascii="Times New Roman" w:hAnsi="Times New Roman" w:cs="Times New Roman"/>
                    <w:sz w:val="24"/>
                    <w:szCs w:val="24"/>
                  </w:rPr>
                </w:rPrChange>
              </w:rPr>
              <w:pPrChange w:id="14040" w:author="Mohammad Nayeem Hasan" w:date="2023-01-21T14:56:00Z">
                <w:pPr>
                  <w:jc w:val="both"/>
                </w:pPr>
              </w:pPrChange>
            </w:pPr>
            <w:ins w:id="14041" w:author="Mohammad Nayeem Hasan" w:date="2023-01-21T00:39:00Z">
              <w:r w:rsidRPr="00C91A19">
                <w:rPr>
                  <w:rFonts w:ascii="Times New Roman" w:hAnsi="Times New Roman" w:cs="Times New Roman"/>
                  <w:sz w:val="20"/>
                  <w:szCs w:val="20"/>
                  <w:rPrChange w:id="14042" w:author="Mohammad Nayeem Hasan" w:date="2023-01-21T03:28:00Z">
                    <w:rPr>
                      <w:rFonts w:ascii="Times New Roman" w:hAnsi="Times New Roman" w:cs="Times New Roman"/>
                      <w:sz w:val="24"/>
                      <w:szCs w:val="24"/>
                    </w:rPr>
                  </w:rPrChange>
                </w:rPr>
                <w:t>-</w:t>
              </w:r>
            </w:ins>
          </w:p>
        </w:tc>
        <w:tc>
          <w:tcPr>
            <w:tcW w:w="914" w:type="pct"/>
            <w:vAlign w:val="center"/>
            <w:tcPrChange w:id="14043" w:author="Mohammad Nayeem Hasan" w:date="2023-01-21T12:41:00Z">
              <w:tcPr>
                <w:tcW w:w="770" w:type="pct"/>
                <w:gridSpan w:val="2"/>
                <w:vAlign w:val="center"/>
              </w:tcPr>
            </w:tcPrChange>
          </w:tcPr>
          <w:p w14:paraId="0EF07F91" w14:textId="13B02503" w:rsidR="00AE3CAD" w:rsidRPr="00C91A19" w:rsidRDefault="00AE3CAD">
            <w:pPr>
              <w:rPr>
                <w:ins w:id="14044" w:author="Mohammad Nayeem Hasan" w:date="2023-01-21T00:39:00Z"/>
                <w:rFonts w:ascii="Times New Roman" w:hAnsi="Times New Roman" w:cs="Times New Roman"/>
                <w:sz w:val="20"/>
                <w:szCs w:val="20"/>
                <w:rPrChange w:id="14045" w:author="Mohammad Nayeem Hasan" w:date="2023-01-21T03:28:00Z">
                  <w:rPr>
                    <w:ins w:id="14046" w:author="Mohammad Nayeem Hasan" w:date="2023-01-21T00:39:00Z"/>
                    <w:rFonts w:ascii="Times New Roman" w:hAnsi="Times New Roman" w:cs="Times New Roman"/>
                    <w:sz w:val="24"/>
                    <w:szCs w:val="24"/>
                  </w:rPr>
                </w:rPrChange>
              </w:rPr>
              <w:pPrChange w:id="14047" w:author="Mohammad Nayeem Hasan" w:date="2023-01-21T14:56:00Z">
                <w:pPr>
                  <w:jc w:val="both"/>
                </w:pPr>
              </w:pPrChange>
            </w:pPr>
            <w:ins w:id="14048" w:author="Mohammad Nayeem Hasan" w:date="2023-01-21T00:39:00Z">
              <w:r w:rsidRPr="00C91A19">
                <w:rPr>
                  <w:rFonts w:ascii="Times New Roman" w:hAnsi="Times New Roman" w:cs="Times New Roman"/>
                  <w:sz w:val="20"/>
                  <w:szCs w:val="20"/>
                  <w:rPrChange w:id="14049" w:author="Mohammad Nayeem Hasan" w:date="2023-01-21T03:28:00Z">
                    <w:rPr>
                      <w:rFonts w:ascii="Times New Roman" w:hAnsi="Times New Roman" w:cs="Times New Roman"/>
                      <w:sz w:val="24"/>
                      <w:szCs w:val="24"/>
                    </w:rPr>
                  </w:rPrChange>
                </w:rPr>
                <w:t>Ref</w:t>
              </w:r>
            </w:ins>
            <w:ins w:id="14050" w:author="Mohammad Nayeem Hasan" w:date="2023-01-27T20:32:00Z">
              <w:r w:rsidR="00661DA1">
                <w:rPr>
                  <w:rFonts w:ascii="Times New Roman" w:hAnsi="Times New Roman" w:cs="Times New Roman"/>
                  <w:sz w:val="20"/>
                  <w:szCs w:val="20"/>
                </w:rPr>
                <w:t>.</w:t>
              </w:r>
            </w:ins>
          </w:p>
        </w:tc>
        <w:tc>
          <w:tcPr>
            <w:tcW w:w="481" w:type="pct"/>
            <w:vAlign w:val="center"/>
            <w:tcPrChange w:id="14051" w:author="Mohammad Nayeem Hasan" w:date="2023-01-21T12:41:00Z">
              <w:tcPr>
                <w:tcW w:w="481" w:type="pct"/>
                <w:gridSpan w:val="2"/>
                <w:vAlign w:val="center"/>
              </w:tcPr>
            </w:tcPrChange>
          </w:tcPr>
          <w:p w14:paraId="1E2BBA93" w14:textId="77777777" w:rsidR="00AE3CAD" w:rsidRPr="00C91A19" w:rsidRDefault="00AE3CAD">
            <w:pPr>
              <w:rPr>
                <w:ins w:id="14052" w:author="Mohammad Nayeem Hasan" w:date="2023-01-21T00:39:00Z"/>
                <w:rFonts w:ascii="Times New Roman" w:hAnsi="Times New Roman" w:cs="Times New Roman"/>
                <w:sz w:val="20"/>
                <w:szCs w:val="20"/>
                <w:rPrChange w:id="14053" w:author="Mohammad Nayeem Hasan" w:date="2023-01-21T03:28:00Z">
                  <w:rPr>
                    <w:ins w:id="14054" w:author="Mohammad Nayeem Hasan" w:date="2023-01-21T00:39:00Z"/>
                    <w:rFonts w:ascii="Times New Roman" w:hAnsi="Times New Roman" w:cs="Times New Roman"/>
                    <w:sz w:val="24"/>
                    <w:szCs w:val="24"/>
                  </w:rPr>
                </w:rPrChange>
              </w:rPr>
              <w:pPrChange w:id="14055" w:author="Mohammad Nayeem Hasan" w:date="2023-01-21T14:56:00Z">
                <w:pPr>
                  <w:jc w:val="both"/>
                </w:pPr>
              </w:pPrChange>
            </w:pPr>
            <w:ins w:id="14056" w:author="Mohammad Nayeem Hasan" w:date="2023-01-21T00:39:00Z">
              <w:r w:rsidRPr="00C91A19">
                <w:rPr>
                  <w:rFonts w:ascii="Times New Roman" w:hAnsi="Times New Roman" w:cs="Times New Roman"/>
                  <w:sz w:val="20"/>
                  <w:szCs w:val="20"/>
                  <w:rPrChange w:id="14057" w:author="Mohammad Nayeem Hasan" w:date="2023-01-21T03:28:00Z">
                    <w:rPr>
                      <w:rFonts w:ascii="Times New Roman" w:hAnsi="Times New Roman" w:cs="Times New Roman"/>
                      <w:sz w:val="24"/>
                      <w:szCs w:val="24"/>
                    </w:rPr>
                  </w:rPrChange>
                </w:rPr>
                <w:t>-</w:t>
              </w:r>
            </w:ins>
          </w:p>
        </w:tc>
        <w:tc>
          <w:tcPr>
            <w:tcW w:w="963" w:type="pct"/>
            <w:vAlign w:val="center"/>
            <w:tcPrChange w:id="14058" w:author="Mohammad Nayeem Hasan" w:date="2023-01-21T12:41:00Z">
              <w:tcPr>
                <w:tcW w:w="1169" w:type="pct"/>
                <w:gridSpan w:val="3"/>
                <w:vAlign w:val="center"/>
              </w:tcPr>
            </w:tcPrChange>
          </w:tcPr>
          <w:p w14:paraId="0EA16981" w14:textId="77777777" w:rsidR="00AE3CAD" w:rsidRPr="00C91A19" w:rsidRDefault="00AE3CAD">
            <w:pPr>
              <w:rPr>
                <w:ins w:id="14059" w:author="Mohammad Nayeem Hasan" w:date="2023-01-21T00:39:00Z"/>
                <w:rFonts w:ascii="Times New Roman" w:hAnsi="Times New Roman" w:cs="Times New Roman"/>
                <w:sz w:val="20"/>
                <w:szCs w:val="20"/>
                <w:rPrChange w:id="14060" w:author="Mohammad Nayeem Hasan" w:date="2023-01-21T03:28:00Z">
                  <w:rPr>
                    <w:ins w:id="14061" w:author="Mohammad Nayeem Hasan" w:date="2023-01-21T00:39:00Z"/>
                    <w:rFonts w:ascii="Times New Roman" w:hAnsi="Times New Roman" w:cs="Times New Roman"/>
                    <w:sz w:val="24"/>
                    <w:szCs w:val="24"/>
                  </w:rPr>
                </w:rPrChange>
              </w:rPr>
              <w:pPrChange w:id="14062" w:author="Mohammad Nayeem Hasan" w:date="2023-01-21T14:56:00Z">
                <w:pPr>
                  <w:jc w:val="both"/>
                </w:pPr>
              </w:pPrChange>
            </w:pPr>
            <w:ins w:id="14063" w:author="Mohammad Nayeem Hasan" w:date="2023-01-21T00:39:00Z">
              <w:r w:rsidRPr="00C91A19">
                <w:rPr>
                  <w:rFonts w:ascii="Times New Roman" w:hAnsi="Times New Roman" w:cs="Times New Roman"/>
                  <w:sz w:val="20"/>
                  <w:szCs w:val="20"/>
                  <w:rPrChange w:id="14064" w:author="Mohammad Nayeem Hasan" w:date="2023-01-21T03:28:00Z">
                    <w:rPr>
                      <w:rFonts w:ascii="Times New Roman" w:hAnsi="Times New Roman" w:cs="Times New Roman"/>
                      <w:sz w:val="24"/>
                      <w:szCs w:val="24"/>
                    </w:rPr>
                  </w:rPrChange>
                </w:rPr>
                <w:t>Ref.</w:t>
              </w:r>
            </w:ins>
          </w:p>
        </w:tc>
        <w:tc>
          <w:tcPr>
            <w:tcW w:w="478" w:type="pct"/>
            <w:vAlign w:val="center"/>
            <w:tcPrChange w:id="14065" w:author="Mohammad Nayeem Hasan" w:date="2023-01-21T12:41:00Z">
              <w:tcPr>
                <w:tcW w:w="417" w:type="pct"/>
                <w:vAlign w:val="center"/>
              </w:tcPr>
            </w:tcPrChange>
          </w:tcPr>
          <w:p w14:paraId="362D08C5" w14:textId="77777777" w:rsidR="00AE3CAD" w:rsidRPr="00C91A19" w:rsidRDefault="00AE3CAD">
            <w:pPr>
              <w:rPr>
                <w:ins w:id="14066" w:author="Mohammad Nayeem Hasan" w:date="2023-01-21T00:39:00Z"/>
                <w:rFonts w:ascii="Times New Roman" w:hAnsi="Times New Roman" w:cs="Times New Roman"/>
                <w:sz w:val="20"/>
                <w:szCs w:val="20"/>
                <w:rPrChange w:id="14067" w:author="Mohammad Nayeem Hasan" w:date="2023-01-21T03:28:00Z">
                  <w:rPr>
                    <w:ins w:id="14068" w:author="Mohammad Nayeem Hasan" w:date="2023-01-21T00:39:00Z"/>
                    <w:rFonts w:ascii="Times New Roman" w:hAnsi="Times New Roman" w:cs="Times New Roman"/>
                    <w:sz w:val="24"/>
                    <w:szCs w:val="24"/>
                  </w:rPr>
                </w:rPrChange>
              </w:rPr>
              <w:pPrChange w:id="14069" w:author="Mohammad Nayeem Hasan" w:date="2023-01-21T14:56:00Z">
                <w:pPr>
                  <w:jc w:val="both"/>
                </w:pPr>
              </w:pPrChange>
            </w:pPr>
            <w:ins w:id="14070" w:author="Mohammad Nayeem Hasan" w:date="2023-01-21T00:39:00Z">
              <w:r w:rsidRPr="00C91A19">
                <w:rPr>
                  <w:rFonts w:ascii="Times New Roman" w:hAnsi="Times New Roman" w:cs="Times New Roman"/>
                  <w:sz w:val="20"/>
                  <w:szCs w:val="20"/>
                  <w:rPrChange w:id="14071" w:author="Mohammad Nayeem Hasan" w:date="2023-01-21T03:28:00Z">
                    <w:rPr>
                      <w:rFonts w:ascii="Times New Roman" w:hAnsi="Times New Roman" w:cs="Times New Roman"/>
                      <w:sz w:val="24"/>
                      <w:szCs w:val="24"/>
                    </w:rPr>
                  </w:rPrChange>
                </w:rPr>
                <w:t>-</w:t>
              </w:r>
            </w:ins>
          </w:p>
        </w:tc>
      </w:tr>
      <w:tr w:rsidR="001C3626" w:rsidRPr="008E73D6" w14:paraId="47AB33A4" w14:textId="4EBD2D92" w:rsidTr="00A67133">
        <w:trPr>
          <w:trHeight w:val="138"/>
          <w:jc w:val="center"/>
          <w:ins w:id="14072" w:author="Mohammad Nayeem Hasan" w:date="2023-01-21T00:39:00Z"/>
          <w:trPrChange w:id="14073" w:author="Mohammad Nayeem Hasan" w:date="2023-01-21T12:41:00Z">
            <w:trPr>
              <w:trHeight w:val="138"/>
              <w:jc w:val="center"/>
            </w:trPr>
          </w:trPrChange>
        </w:trPr>
        <w:tc>
          <w:tcPr>
            <w:tcW w:w="1635" w:type="pct"/>
            <w:gridSpan w:val="2"/>
            <w:vAlign w:val="center"/>
            <w:tcPrChange w:id="14074" w:author="Mohammad Nayeem Hasan" w:date="2023-01-21T12:41:00Z">
              <w:tcPr>
                <w:tcW w:w="1634" w:type="pct"/>
                <w:gridSpan w:val="2"/>
                <w:vAlign w:val="center"/>
              </w:tcPr>
            </w:tcPrChange>
          </w:tcPr>
          <w:p w14:paraId="0093F85A" w14:textId="77777777" w:rsidR="00AE3CAD" w:rsidRPr="00C91A19" w:rsidRDefault="00AE3CAD">
            <w:pPr>
              <w:rPr>
                <w:ins w:id="14075" w:author="Mohammad Nayeem Hasan" w:date="2023-01-21T00:39:00Z"/>
                <w:rFonts w:ascii="Times New Roman" w:hAnsi="Times New Roman" w:cs="Times New Roman"/>
                <w:sz w:val="20"/>
                <w:szCs w:val="20"/>
                <w:rPrChange w:id="14076" w:author="Mohammad Nayeem Hasan" w:date="2023-01-21T03:28:00Z">
                  <w:rPr>
                    <w:ins w:id="14077" w:author="Mohammad Nayeem Hasan" w:date="2023-01-21T00:39:00Z"/>
                    <w:rFonts w:ascii="Times New Roman" w:hAnsi="Times New Roman" w:cs="Times New Roman"/>
                    <w:sz w:val="24"/>
                    <w:szCs w:val="24"/>
                  </w:rPr>
                </w:rPrChange>
              </w:rPr>
              <w:pPrChange w:id="14078" w:author="Mohammad Nayeem Hasan" w:date="2023-01-21T14:56:00Z">
                <w:pPr>
                  <w:jc w:val="both"/>
                </w:pPr>
              </w:pPrChange>
            </w:pPr>
            <w:ins w:id="14079" w:author="Mohammad Nayeem Hasan" w:date="2023-01-21T00:39:00Z">
              <w:r w:rsidRPr="00C91A19">
                <w:rPr>
                  <w:rFonts w:ascii="Times New Roman" w:hAnsi="Times New Roman" w:cs="Times New Roman"/>
                  <w:sz w:val="20"/>
                  <w:szCs w:val="20"/>
                  <w:rPrChange w:id="14080" w:author="Mohammad Nayeem Hasan" w:date="2023-01-21T03:28:00Z">
                    <w:rPr>
                      <w:rFonts w:ascii="Times New Roman" w:hAnsi="Times New Roman" w:cs="Times New Roman"/>
                      <w:sz w:val="24"/>
                      <w:szCs w:val="24"/>
                    </w:rPr>
                  </w:rPrChange>
                </w:rPr>
                <w:t>Child’s sex</w:t>
              </w:r>
            </w:ins>
          </w:p>
        </w:tc>
        <w:tc>
          <w:tcPr>
            <w:tcW w:w="1443" w:type="pct"/>
            <w:gridSpan w:val="2"/>
            <w:vAlign w:val="center"/>
            <w:tcPrChange w:id="14081" w:author="Mohammad Nayeem Hasan" w:date="2023-01-21T12:41:00Z">
              <w:tcPr>
                <w:tcW w:w="1299" w:type="pct"/>
                <w:gridSpan w:val="4"/>
                <w:vAlign w:val="center"/>
              </w:tcPr>
            </w:tcPrChange>
          </w:tcPr>
          <w:p w14:paraId="529C29E5" w14:textId="77777777" w:rsidR="00AE3CAD" w:rsidRPr="008E73D6" w:rsidRDefault="00AE3CAD">
            <w:pPr>
              <w:rPr>
                <w:ins w:id="14082" w:author="Mohammad Nayeem Hasan" w:date="2023-01-21T00:39:00Z"/>
                <w:rFonts w:ascii="Times New Roman" w:hAnsi="Times New Roman" w:cs="Times New Roman"/>
                <w:sz w:val="20"/>
                <w:szCs w:val="20"/>
              </w:rPr>
              <w:pPrChange w:id="14083" w:author="Mohammad Nayeem Hasan" w:date="2023-01-21T14:56:00Z">
                <w:pPr>
                  <w:jc w:val="both"/>
                </w:pPr>
              </w:pPrChange>
            </w:pPr>
          </w:p>
        </w:tc>
        <w:tc>
          <w:tcPr>
            <w:tcW w:w="1444" w:type="pct"/>
            <w:gridSpan w:val="2"/>
            <w:vAlign w:val="center"/>
            <w:tcPrChange w:id="14084" w:author="Mohammad Nayeem Hasan" w:date="2023-01-21T12:41:00Z">
              <w:tcPr>
                <w:tcW w:w="1650" w:type="pct"/>
                <w:gridSpan w:val="5"/>
                <w:vAlign w:val="center"/>
              </w:tcPr>
            </w:tcPrChange>
          </w:tcPr>
          <w:p w14:paraId="119FB1E0" w14:textId="77777777" w:rsidR="00AE3CAD" w:rsidRPr="008E73D6" w:rsidRDefault="00AE3CAD">
            <w:pPr>
              <w:rPr>
                <w:ins w:id="14085" w:author="Mohammad Nayeem Hasan" w:date="2023-01-21T00:39:00Z"/>
                <w:rFonts w:ascii="Times New Roman" w:hAnsi="Times New Roman" w:cs="Times New Roman"/>
                <w:sz w:val="20"/>
                <w:szCs w:val="20"/>
              </w:rPr>
              <w:pPrChange w:id="14086" w:author="Mohammad Nayeem Hasan" w:date="2023-01-21T14:56:00Z">
                <w:pPr>
                  <w:jc w:val="both"/>
                </w:pPr>
              </w:pPrChange>
            </w:pPr>
          </w:p>
        </w:tc>
        <w:tc>
          <w:tcPr>
            <w:tcW w:w="478" w:type="pct"/>
            <w:vAlign w:val="center"/>
            <w:tcPrChange w:id="14087" w:author="Mohammad Nayeem Hasan" w:date="2023-01-21T12:41:00Z">
              <w:tcPr>
                <w:tcW w:w="417" w:type="pct"/>
                <w:vAlign w:val="center"/>
              </w:tcPr>
            </w:tcPrChange>
          </w:tcPr>
          <w:p w14:paraId="4A8A20D7" w14:textId="77777777" w:rsidR="00AE3CAD" w:rsidRPr="008E73D6" w:rsidRDefault="00AE3CAD">
            <w:pPr>
              <w:rPr>
                <w:ins w:id="14088" w:author="Mohammad Nayeem Hasan" w:date="2023-01-21T00:39:00Z"/>
                <w:rFonts w:ascii="Times New Roman" w:hAnsi="Times New Roman" w:cs="Times New Roman"/>
                <w:sz w:val="20"/>
                <w:szCs w:val="20"/>
              </w:rPr>
              <w:pPrChange w:id="14089" w:author="Mohammad Nayeem Hasan" w:date="2023-01-21T14:56:00Z">
                <w:pPr>
                  <w:jc w:val="both"/>
                </w:pPr>
              </w:pPrChange>
            </w:pPr>
          </w:p>
        </w:tc>
      </w:tr>
      <w:tr w:rsidR="001C3626" w:rsidRPr="008E73D6" w14:paraId="3B5371EB" w14:textId="77777777" w:rsidTr="00A67133">
        <w:trPr>
          <w:trHeight w:val="268"/>
          <w:jc w:val="center"/>
          <w:ins w:id="14090" w:author="Mohammad Nayeem Hasan" w:date="2023-01-21T00:39:00Z"/>
          <w:trPrChange w:id="14091" w:author="Mohammad Nayeem Hasan" w:date="2023-01-21T12:41:00Z">
            <w:trPr>
              <w:trHeight w:val="268"/>
              <w:jc w:val="center"/>
            </w:trPr>
          </w:trPrChange>
        </w:trPr>
        <w:tc>
          <w:tcPr>
            <w:tcW w:w="751" w:type="pct"/>
            <w:vAlign w:val="center"/>
            <w:tcPrChange w:id="14092" w:author="Mohammad Nayeem Hasan" w:date="2023-01-21T12:41:00Z">
              <w:tcPr>
                <w:tcW w:w="751" w:type="pct"/>
                <w:vAlign w:val="center"/>
              </w:tcPr>
            </w:tcPrChange>
          </w:tcPr>
          <w:p w14:paraId="0DE8F519" w14:textId="77777777" w:rsidR="00AE3CAD" w:rsidRPr="00C91A19" w:rsidRDefault="00AE3CAD">
            <w:pPr>
              <w:rPr>
                <w:ins w:id="14093" w:author="Mohammad Nayeem Hasan" w:date="2023-01-21T00:39:00Z"/>
                <w:rFonts w:ascii="Times New Roman" w:hAnsi="Times New Roman" w:cs="Times New Roman"/>
                <w:sz w:val="20"/>
                <w:szCs w:val="20"/>
                <w:rPrChange w:id="14094" w:author="Mohammad Nayeem Hasan" w:date="2023-01-21T03:28:00Z">
                  <w:rPr>
                    <w:ins w:id="14095" w:author="Mohammad Nayeem Hasan" w:date="2023-01-21T00:39:00Z"/>
                    <w:rFonts w:ascii="Times New Roman" w:hAnsi="Times New Roman" w:cs="Times New Roman"/>
                    <w:sz w:val="24"/>
                    <w:szCs w:val="24"/>
                  </w:rPr>
                </w:rPrChange>
              </w:rPr>
              <w:pPrChange w:id="14096" w:author="Mohammad Nayeem Hasan" w:date="2023-01-21T14:56:00Z">
                <w:pPr>
                  <w:jc w:val="both"/>
                </w:pPr>
              </w:pPrChange>
            </w:pPr>
            <w:ins w:id="14097" w:author="Mohammad Nayeem Hasan" w:date="2023-01-21T00:39:00Z">
              <w:r w:rsidRPr="00C91A19">
                <w:rPr>
                  <w:rFonts w:ascii="Times New Roman" w:hAnsi="Times New Roman" w:cs="Times New Roman"/>
                  <w:sz w:val="20"/>
                  <w:szCs w:val="20"/>
                  <w:rPrChange w:id="14098" w:author="Mohammad Nayeem Hasan" w:date="2023-01-21T03:28:00Z">
                    <w:rPr>
                      <w:rFonts w:ascii="Times New Roman" w:hAnsi="Times New Roman" w:cs="Times New Roman"/>
                      <w:sz w:val="24"/>
                      <w:szCs w:val="24"/>
                    </w:rPr>
                  </w:rPrChange>
                </w:rPr>
                <w:t>Male</w:t>
              </w:r>
            </w:ins>
          </w:p>
        </w:tc>
        <w:tc>
          <w:tcPr>
            <w:tcW w:w="884" w:type="pct"/>
            <w:vAlign w:val="center"/>
            <w:tcPrChange w:id="14099" w:author="Mohammad Nayeem Hasan" w:date="2023-01-21T12:41:00Z">
              <w:tcPr>
                <w:tcW w:w="883" w:type="pct"/>
                <w:vAlign w:val="center"/>
              </w:tcPr>
            </w:tcPrChange>
          </w:tcPr>
          <w:p w14:paraId="3D0F68D8" w14:textId="32AFDC97" w:rsidR="00AE3CAD" w:rsidRPr="00C91A19" w:rsidRDefault="00AE3CAD">
            <w:pPr>
              <w:rPr>
                <w:ins w:id="14100" w:author="Mohammad Nayeem Hasan" w:date="2023-01-21T00:39:00Z"/>
                <w:rFonts w:ascii="Times New Roman" w:hAnsi="Times New Roman" w:cs="Times New Roman"/>
                <w:sz w:val="20"/>
                <w:szCs w:val="20"/>
                <w:rPrChange w:id="14101" w:author="Mohammad Nayeem Hasan" w:date="2023-01-21T03:28:00Z">
                  <w:rPr>
                    <w:ins w:id="14102" w:author="Mohammad Nayeem Hasan" w:date="2023-01-21T00:39:00Z"/>
                    <w:rFonts w:ascii="Times New Roman" w:hAnsi="Times New Roman" w:cs="Times New Roman"/>
                    <w:sz w:val="24"/>
                    <w:szCs w:val="24"/>
                  </w:rPr>
                </w:rPrChange>
              </w:rPr>
              <w:pPrChange w:id="14103" w:author="Mohammad Nayeem Hasan" w:date="2023-01-21T14:56:00Z">
                <w:pPr>
                  <w:jc w:val="both"/>
                </w:pPr>
              </w:pPrChange>
            </w:pPr>
            <w:ins w:id="14104" w:author="Mohammad Nayeem Hasan" w:date="2023-01-21T00:39:00Z">
              <w:r w:rsidRPr="00C91A19">
                <w:rPr>
                  <w:rFonts w:ascii="Times New Roman" w:hAnsi="Times New Roman" w:cs="Times New Roman"/>
                  <w:sz w:val="20"/>
                  <w:szCs w:val="20"/>
                  <w:rPrChange w:id="14105" w:author="Mohammad Nayeem Hasan" w:date="2023-01-21T03:28:00Z">
                    <w:rPr>
                      <w:rFonts w:ascii="Times New Roman" w:hAnsi="Times New Roman" w:cs="Times New Roman"/>
                      <w:sz w:val="24"/>
                      <w:szCs w:val="24"/>
                    </w:rPr>
                  </w:rPrChange>
                </w:rPr>
                <w:t>1.05</w:t>
              </w:r>
            </w:ins>
            <w:ins w:id="14106" w:author="Mohammad Nayeem Hasan" w:date="2023-01-21T03:45:00Z">
              <w:r>
                <w:rPr>
                  <w:rFonts w:ascii="Times New Roman" w:hAnsi="Times New Roman" w:cs="Times New Roman"/>
                  <w:sz w:val="20"/>
                  <w:szCs w:val="20"/>
                </w:rPr>
                <w:t xml:space="preserve"> </w:t>
              </w:r>
            </w:ins>
            <w:ins w:id="14107" w:author="Mohammad Nayeem Hasan" w:date="2023-01-21T03:46:00Z">
              <w:r>
                <w:rPr>
                  <w:rFonts w:ascii="Times New Roman" w:hAnsi="Times New Roman" w:cs="Times New Roman"/>
                  <w:sz w:val="20"/>
                  <w:szCs w:val="20"/>
                </w:rPr>
                <w:t>(</w:t>
              </w:r>
              <w:r w:rsidRPr="00F13B5B">
                <w:rPr>
                  <w:rFonts w:ascii="Times New Roman" w:hAnsi="Times New Roman" w:cs="Times New Roman"/>
                  <w:sz w:val="20"/>
                  <w:szCs w:val="20"/>
                </w:rPr>
                <w:t>0.95, 1.16</w:t>
              </w:r>
              <w:r>
                <w:rPr>
                  <w:rFonts w:ascii="Times New Roman" w:hAnsi="Times New Roman" w:cs="Times New Roman"/>
                  <w:sz w:val="20"/>
                  <w:szCs w:val="20"/>
                </w:rPr>
                <w:t>)</w:t>
              </w:r>
            </w:ins>
          </w:p>
        </w:tc>
        <w:tc>
          <w:tcPr>
            <w:tcW w:w="529" w:type="pct"/>
            <w:vAlign w:val="center"/>
            <w:tcPrChange w:id="14108" w:author="Mohammad Nayeem Hasan" w:date="2023-01-21T12:41:00Z">
              <w:tcPr>
                <w:tcW w:w="529" w:type="pct"/>
                <w:gridSpan w:val="2"/>
                <w:vAlign w:val="center"/>
              </w:tcPr>
            </w:tcPrChange>
          </w:tcPr>
          <w:p w14:paraId="18A2B4CA" w14:textId="77777777" w:rsidR="00AE3CAD" w:rsidRPr="00C91A19" w:rsidRDefault="00AE3CAD">
            <w:pPr>
              <w:rPr>
                <w:ins w:id="14109" w:author="Mohammad Nayeem Hasan" w:date="2023-01-21T00:39:00Z"/>
                <w:rFonts w:ascii="Times New Roman" w:hAnsi="Times New Roman" w:cs="Times New Roman"/>
                <w:sz w:val="20"/>
                <w:szCs w:val="20"/>
                <w:rPrChange w:id="14110" w:author="Mohammad Nayeem Hasan" w:date="2023-01-21T03:28:00Z">
                  <w:rPr>
                    <w:ins w:id="14111" w:author="Mohammad Nayeem Hasan" w:date="2023-01-21T00:39:00Z"/>
                    <w:rFonts w:ascii="Times New Roman" w:hAnsi="Times New Roman" w:cs="Times New Roman"/>
                    <w:sz w:val="24"/>
                    <w:szCs w:val="24"/>
                  </w:rPr>
                </w:rPrChange>
              </w:rPr>
              <w:pPrChange w:id="14112" w:author="Mohammad Nayeem Hasan" w:date="2023-01-21T14:56:00Z">
                <w:pPr>
                  <w:jc w:val="both"/>
                </w:pPr>
              </w:pPrChange>
            </w:pPr>
            <w:ins w:id="14113" w:author="Mohammad Nayeem Hasan" w:date="2023-01-21T00:39:00Z">
              <w:r w:rsidRPr="00C91A19">
                <w:rPr>
                  <w:rFonts w:ascii="Times New Roman" w:hAnsi="Times New Roman" w:cs="Times New Roman"/>
                  <w:sz w:val="20"/>
                  <w:szCs w:val="20"/>
                  <w:rPrChange w:id="14114" w:author="Mohammad Nayeem Hasan" w:date="2023-01-21T03:28:00Z">
                    <w:rPr>
                      <w:rFonts w:ascii="Times New Roman" w:hAnsi="Times New Roman" w:cs="Times New Roman"/>
                      <w:sz w:val="24"/>
                      <w:szCs w:val="24"/>
                    </w:rPr>
                  </w:rPrChange>
                </w:rPr>
                <w:t>0.351</w:t>
              </w:r>
            </w:ins>
          </w:p>
        </w:tc>
        <w:tc>
          <w:tcPr>
            <w:tcW w:w="914" w:type="pct"/>
            <w:vAlign w:val="center"/>
            <w:tcPrChange w:id="14115" w:author="Mohammad Nayeem Hasan" w:date="2023-01-21T12:41:00Z">
              <w:tcPr>
                <w:tcW w:w="770" w:type="pct"/>
                <w:gridSpan w:val="2"/>
                <w:vAlign w:val="center"/>
              </w:tcPr>
            </w:tcPrChange>
          </w:tcPr>
          <w:p w14:paraId="34FE6866" w14:textId="77777777" w:rsidR="00AE3CAD" w:rsidRPr="00C91A19" w:rsidRDefault="00AE3CAD">
            <w:pPr>
              <w:rPr>
                <w:ins w:id="14116" w:author="Mohammad Nayeem Hasan" w:date="2023-01-21T00:39:00Z"/>
                <w:rFonts w:ascii="Times New Roman" w:hAnsi="Times New Roman" w:cs="Times New Roman"/>
                <w:sz w:val="20"/>
                <w:szCs w:val="20"/>
                <w:rPrChange w:id="14117" w:author="Mohammad Nayeem Hasan" w:date="2023-01-21T03:28:00Z">
                  <w:rPr>
                    <w:ins w:id="14118" w:author="Mohammad Nayeem Hasan" w:date="2023-01-21T00:39:00Z"/>
                    <w:rFonts w:ascii="Times New Roman" w:hAnsi="Times New Roman" w:cs="Times New Roman"/>
                    <w:sz w:val="24"/>
                    <w:szCs w:val="24"/>
                  </w:rPr>
                </w:rPrChange>
              </w:rPr>
              <w:pPrChange w:id="14119" w:author="Mohammad Nayeem Hasan" w:date="2023-01-21T14:56:00Z">
                <w:pPr>
                  <w:jc w:val="both"/>
                </w:pPr>
              </w:pPrChange>
            </w:pPr>
            <w:ins w:id="14120" w:author="Mohammad Nayeem Hasan" w:date="2023-01-21T00:39:00Z">
              <w:r w:rsidRPr="00C91A19">
                <w:rPr>
                  <w:rFonts w:ascii="Times New Roman" w:hAnsi="Times New Roman" w:cs="Times New Roman"/>
                  <w:sz w:val="20"/>
                  <w:szCs w:val="20"/>
                  <w:rPrChange w:id="14121" w:author="Mohammad Nayeem Hasan" w:date="2023-01-21T03:28:00Z">
                    <w:rPr>
                      <w:rFonts w:ascii="Times New Roman" w:hAnsi="Times New Roman" w:cs="Times New Roman"/>
                      <w:sz w:val="24"/>
                      <w:szCs w:val="24"/>
                    </w:rPr>
                  </w:rPrChange>
                </w:rPr>
                <w:t>-</w:t>
              </w:r>
            </w:ins>
          </w:p>
        </w:tc>
        <w:tc>
          <w:tcPr>
            <w:tcW w:w="481" w:type="pct"/>
            <w:vAlign w:val="center"/>
            <w:tcPrChange w:id="14122" w:author="Mohammad Nayeem Hasan" w:date="2023-01-21T12:41:00Z">
              <w:tcPr>
                <w:tcW w:w="481" w:type="pct"/>
                <w:gridSpan w:val="2"/>
                <w:vAlign w:val="center"/>
              </w:tcPr>
            </w:tcPrChange>
          </w:tcPr>
          <w:p w14:paraId="269994C6" w14:textId="77777777" w:rsidR="00AE3CAD" w:rsidRPr="00C91A19" w:rsidRDefault="00AE3CAD">
            <w:pPr>
              <w:rPr>
                <w:ins w:id="14123" w:author="Mohammad Nayeem Hasan" w:date="2023-01-21T00:39:00Z"/>
                <w:rFonts w:ascii="Times New Roman" w:hAnsi="Times New Roman" w:cs="Times New Roman"/>
                <w:sz w:val="20"/>
                <w:szCs w:val="20"/>
                <w:rPrChange w:id="14124" w:author="Mohammad Nayeem Hasan" w:date="2023-01-21T03:28:00Z">
                  <w:rPr>
                    <w:ins w:id="14125" w:author="Mohammad Nayeem Hasan" w:date="2023-01-21T00:39:00Z"/>
                    <w:rFonts w:ascii="Times New Roman" w:hAnsi="Times New Roman" w:cs="Times New Roman"/>
                    <w:sz w:val="24"/>
                    <w:szCs w:val="24"/>
                  </w:rPr>
                </w:rPrChange>
              </w:rPr>
              <w:pPrChange w:id="14126" w:author="Mohammad Nayeem Hasan" w:date="2023-01-21T14:56:00Z">
                <w:pPr>
                  <w:jc w:val="both"/>
                </w:pPr>
              </w:pPrChange>
            </w:pPr>
            <w:ins w:id="14127" w:author="Mohammad Nayeem Hasan" w:date="2023-01-21T00:39:00Z">
              <w:r w:rsidRPr="00C91A19">
                <w:rPr>
                  <w:rFonts w:ascii="Times New Roman" w:hAnsi="Times New Roman" w:cs="Times New Roman"/>
                  <w:sz w:val="20"/>
                  <w:szCs w:val="20"/>
                  <w:rPrChange w:id="14128" w:author="Mohammad Nayeem Hasan" w:date="2023-01-21T03:28:00Z">
                    <w:rPr>
                      <w:rFonts w:ascii="Times New Roman" w:hAnsi="Times New Roman" w:cs="Times New Roman"/>
                      <w:sz w:val="24"/>
                      <w:szCs w:val="24"/>
                    </w:rPr>
                  </w:rPrChange>
                </w:rPr>
                <w:t>-</w:t>
              </w:r>
            </w:ins>
          </w:p>
        </w:tc>
        <w:tc>
          <w:tcPr>
            <w:tcW w:w="963" w:type="pct"/>
            <w:vAlign w:val="center"/>
            <w:tcPrChange w:id="14129" w:author="Mohammad Nayeem Hasan" w:date="2023-01-21T12:41:00Z">
              <w:tcPr>
                <w:tcW w:w="1169" w:type="pct"/>
                <w:gridSpan w:val="3"/>
                <w:vAlign w:val="center"/>
              </w:tcPr>
            </w:tcPrChange>
          </w:tcPr>
          <w:p w14:paraId="6CED2B1F" w14:textId="0E1EA98D" w:rsidR="00AE3CAD" w:rsidRPr="00C91A19" w:rsidRDefault="00AE3CAD">
            <w:pPr>
              <w:rPr>
                <w:ins w:id="14130" w:author="Mohammad Nayeem Hasan" w:date="2023-01-21T00:39:00Z"/>
                <w:rFonts w:ascii="Times New Roman" w:hAnsi="Times New Roman" w:cs="Times New Roman"/>
                <w:sz w:val="20"/>
                <w:szCs w:val="20"/>
                <w:rPrChange w:id="14131" w:author="Mohammad Nayeem Hasan" w:date="2023-01-21T03:28:00Z">
                  <w:rPr>
                    <w:ins w:id="14132" w:author="Mohammad Nayeem Hasan" w:date="2023-01-21T00:39:00Z"/>
                    <w:rFonts w:ascii="Times New Roman" w:hAnsi="Times New Roman" w:cs="Times New Roman"/>
                    <w:sz w:val="24"/>
                    <w:szCs w:val="24"/>
                  </w:rPr>
                </w:rPrChange>
              </w:rPr>
              <w:pPrChange w:id="14133" w:author="Mohammad Nayeem Hasan" w:date="2023-01-21T14:56:00Z">
                <w:pPr>
                  <w:jc w:val="both"/>
                </w:pPr>
              </w:pPrChange>
            </w:pPr>
            <w:ins w:id="14134" w:author="Mohammad Nayeem Hasan" w:date="2023-01-21T00:39:00Z">
              <w:r w:rsidRPr="00C91A19">
                <w:rPr>
                  <w:rFonts w:ascii="Times New Roman" w:hAnsi="Times New Roman" w:cs="Times New Roman"/>
                  <w:sz w:val="20"/>
                  <w:szCs w:val="20"/>
                  <w:rPrChange w:id="14135" w:author="Mohammad Nayeem Hasan" w:date="2023-01-21T03:28:00Z">
                    <w:rPr>
                      <w:rFonts w:ascii="Times New Roman" w:hAnsi="Times New Roman" w:cs="Times New Roman"/>
                      <w:sz w:val="24"/>
                      <w:szCs w:val="24"/>
                    </w:rPr>
                  </w:rPrChange>
                </w:rPr>
                <w:t>1.04</w:t>
              </w:r>
            </w:ins>
            <w:ins w:id="14136" w:author="Mohammad Nayeem Hasan" w:date="2023-01-21T03:59:00Z">
              <w:r>
                <w:rPr>
                  <w:rFonts w:ascii="Times New Roman" w:hAnsi="Times New Roman" w:cs="Times New Roman"/>
                  <w:sz w:val="20"/>
                  <w:szCs w:val="20"/>
                </w:rPr>
                <w:t xml:space="preserve"> (</w:t>
              </w:r>
              <w:r w:rsidRPr="00F13B5B">
                <w:rPr>
                  <w:rFonts w:ascii="Times New Roman" w:hAnsi="Times New Roman" w:cs="Times New Roman"/>
                  <w:sz w:val="20"/>
                  <w:szCs w:val="20"/>
                </w:rPr>
                <w:t>0.92, 1.19</w:t>
              </w:r>
              <w:r>
                <w:rPr>
                  <w:rFonts w:ascii="Times New Roman" w:hAnsi="Times New Roman" w:cs="Times New Roman"/>
                  <w:sz w:val="20"/>
                  <w:szCs w:val="20"/>
                </w:rPr>
                <w:t>)</w:t>
              </w:r>
            </w:ins>
          </w:p>
        </w:tc>
        <w:tc>
          <w:tcPr>
            <w:tcW w:w="478" w:type="pct"/>
            <w:vAlign w:val="center"/>
            <w:tcPrChange w:id="14137" w:author="Mohammad Nayeem Hasan" w:date="2023-01-21T12:41:00Z">
              <w:tcPr>
                <w:tcW w:w="417" w:type="pct"/>
                <w:vAlign w:val="center"/>
              </w:tcPr>
            </w:tcPrChange>
          </w:tcPr>
          <w:p w14:paraId="4015BC58" w14:textId="77777777" w:rsidR="00AE3CAD" w:rsidRPr="00C91A19" w:rsidRDefault="00AE3CAD">
            <w:pPr>
              <w:rPr>
                <w:ins w:id="14138" w:author="Mohammad Nayeem Hasan" w:date="2023-01-21T00:39:00Z"/>
                <w:rFonts w:ascii="Times New Roman" w:hAnsi="Times New Roman" w:cs="Times New Roman"/>
                <w:sz w:val="20"/>
                <w:szCs w:val="20"/>
                <w:rPrChange w:id="14139" w:author="Mohammad Nayeem Hasan" w:date="2023-01-21T03:28:00Z">
                  <w:rPr>
                    <w:ins w:id="14140" w:author="Mohammad Nayeem Hasan" w:date="2023-01-21T00:39:00Z"/>
                    <w:rFonts w:ascii="Times New Roman" w:hAnsi="Times New Roman" w:cs="Times New Roman"/>
                    <w:sz w:val="24"/>
                    <w:szCs w:val="24"/>
                  </w:rPr>
                </w:rPrChange>
              </w:rPr>
              <w:pPrChange w:id="14141" w:author="Mohammad Nayeem Hasan" w:date="2023-01-21T14:56:00Z">
                <w:pPr>
                  <w:jc w:val="both"/>
                </w:pPr>
              </w:pPrChange>
            </w:pPr>
            <w:ins w:id="14142" w:author="Mohammad Nayeem Hasan" w:date="2023-01-21T00:39:00Z">
              <w:r w:rsidRPr="00C91A19">
                <w:rPr>
                  <w:rFonts w:ascii="Times New Roman" w:hAnsi="Times New Roman" w:cs="Times New Roman"/>
                  <w:sz w:val="20"/>
                  <w:szCs w:val="20"/>
                  <w:rPrChange w:id="14143" w:author="Mohammad Nayeem Hasan" w:date="2023-01-21T03:28:00Z">
                    <w:rPr>
                      <w:rFonts w:ascii="Times New Roman" w:hAnsi="Times New Roman" w:cs="Times New Roman"/>
                      <w:sz w:val="24"/>
                      <w:szCs w:val="24"/>
                    </w:rPr>
                  </w:rPrChange>
                </w:rPr>
                <w:t>0.526</w:t>
              </w:r>
            </w:ins>
          </w:p>
        </w:tc>
      </w:tr>
      <w:tr w:rsidR="001C3626" w:rsidRPr="008E73D6" w14:paraId="01018E1B" w14:textId="77777777" w:rsidTr="00A67133">
        <w:trPr>
          <w:trHeight w:val="138"/>
          <w:jc w:val="center"/>
          <w:ins w:id="14144" w:author="Mohammad Nayeem Hasan" w:date="2023-01-21T00:39:00Z"/>
          <w:trPrChange w:id="14145" w:author="Mohammad Nayeem Hasan" w:date="2023-01-21T12:41:00Z">
            <w:trPr>
              <w:trHeight w:val="138"/>
              <w:jc w:val="center"/>
            </w:trPr>
          </w:trPrChange>
        </w:trPr>
        <w:tc>
          <w:tcPr>
            <w:tcW w:w="751" w:type="pct"/>
            <w:vAlign w:val="center"/>
            <w:tcPrChange w:id="14146" w:author="Mohammad Nayeem Hasan" w:date="2023-01-21T12:41:00Z">
              <w:tcPr>
                <w:tcW w:w="751" w:type="pct"/>
                <w:vAlign w:val="center"/>
              </w:tcPr>
            </w:tcPrChange>
          </w:tcPr>
          <w:p w14:paraId="712A1F80" w14:textId="77777777" w:rsidR="00AE3CAD" w:rsidRPr="00C91A19" w:rsidRDefault="00AE3CAD">
            <w:pPr>
              <w:rPr>
                <w:ins w:id="14147" w:author="Mohammad Nayeem Hasan" w:date="2023-01-21T00:39:00Z"/>
                <w:rFonts w:ascii="Times New Roman" w:hAnsi="Times New Roman" w:cs="Times New Roman"/>
                <w:sz w:val="20"/>
                <w:szCs w:val="20"/>
                <w:rPrChange w:id="14148" w:author="Mohammad Nayeem Hasan" w:date="2023-01-21T03:28:00Z">
                  <w:rPr>
                    <w:ins w:id="14149" w:author="Mohammad Nayeem Hasan" w:date="2023-01-21T00:39:00Z"/>
                    <w:rFonts w:ascii="Times New Roman" w:hAnsi="Times New Roman" w:cs="Times New Roman"/>
                    <w:sz w:val="24"/>
                    <w:szCs w:val="24"/>
                  </w:rPr>
                </w:rPrChange>
              </w:rPr>
              <w:pPrChange w:id="14150" w:author="Mohammad Nayeem Hasan" w:date="2023-01-21T14:56:00Z">
                <w:pPr>
                  <w:jc w:val="both"/>
                </w:pPr>
              </w:pPrChange>
            </w:pPr>
            <w:ins w:id="14151" w:author="Mohammad Nayeem Hasan" w:date="2023-01-21T00:39:00Z">
              <w:r w:rsidRPr="00C91A19">
                <w:rPr>
                  <w:rFonts w:ascii="Times New Roman" w:hAnsi="Times New Roman" w:cs="Times New Roman"/>
                  <w:sz w:val="20"/>
                  <w:szCs w:val="20"/>
                  <w:rPrChange w:id="14152" w:author="Mohammad Nayeem Hasan" w:date="2023-01-21T03:28:00Z">
                    <w:rPr>
                      <w:rFonts w:ascii="Times New Roman" w:hAnsi="Times New Roman" w:cs="Times New Roman"/>
                      <w:sz w:val="24"/>
                      <w:szCs w:val="24"/>
                    </w:rPr>
                  </w:rPrChange>
                </w:rPr>
                <w:t>Female</w:t>
              </w:r>
            </w:ins>
          </w:p>
        </w:tc>
        <w:tc>
          <w:tcPr>
            <w:tcW w:w="884" w:type="pct"/>
            <w:vAlign w:val="center"/>
            <w:tcPrChange w:id="14153" w:author="Mohammad Nayeem Hasan" w:date="2023-01-21T12:41:00Z">
              <w:tcPr>
                <w:tcW w:w="883" w:type="pct"/>
                <w:vAlign w:val="center"/>
              </w:tcPr>
            </w:tcPrChange>
          </w:tcPr>
          <w:p w14:paraId="780757D9" w14:textId="77777777" w:rsidR="00AE3CAD" w:rsidRPr="00C91A19" w:rsidRDefault="00AE3CAD">
            <w:pPr>
              <w:rPr>
                <w:ins w:id="14154" w:author="Mohammad Nayeem Hasan" w:date="2023-01-21T00:39:00Z"/>
                <w:rFonts w:ascii="Times New Roman" w:hAnsi="Times New Roman" w:cs="Times New Roman"/>
                <w:sz w:val="20"/>
                <w:szCs w:val="20"/>
                <w:rPrChange w:id="14155" w:author="Mohammad Nayeem Hasan" w:date="2023-01-21T03:28:00Z">
                  <w:rPr>
                    <w:ins w:id="14156" w:author="Mohammad Nayeem Hasan" w:date="2023-01-21T00:39:00Z"/>
                    <w:rFonts w:ascii="Times New Roman" w:hAnsi="Times New Roman" w:cs="Times New Roman"/>
                    <w:sz w:val="24"/>
                    <w:szCs w:val="24"/>
                  </w:rPr>
                </w:rPrChange>
              </w:rPr>
              <w:pPrChange w:id="14157" w:author="Mohammad Nayeem Hasan" w:date="2023-01-21T14:56:00Z">
                <w:pPr>
                  <w:jc w:val="both"/>
                </w:pPr>
              </w:pPrChange>
            </w:pPr>
            <w:ins w:id="14158" w:author="Mohammad Nayeem Hasan" w:date="2023-01-21T00:39:00Z">
              <w:r w:rsidRPr="00C91A19">
                <w:rPr>
                  <w:rFonts w:ascii="Times New Roman" w:hAnsi="Times New Roman" w:cs="Times New Roman"/>
                  <w:sz w:val="20"/>
                  <w:szCs w:val="20"/>
                  <w:rPrChange w:id="14159" w:author="Mohammad Nayeem Hasan" w:date="2023-01-21T03:28:00Z">
                    <w:rPr>
                      <w:rFonts w:ascii="Times New Roman" w:hAnsi="Times New Roman" w:cs="Times New Roman"/>
                      <w:sz w:val="24"/>
                      <w:szCs w:val="24"/>
                    </w:rPr>
                  </w:rPrChange>
                </w:rPr>
                <w:t>Ref.</w:t>
              </w:r>
            </w:ins>
          </w:p>
        </w:tc>
        <w:tc>
          <w:tcPr>
            <w:tcW w:w="529" w:type="pct"/>
            <w:vAlign w:val="center"/>
            <w:tcPrChange w:id="14160" w:author="Mohammad Nayeem Hasan" w:date="2023-01-21T12:41:00Z">
              <w:tcPr>
                <w:tcW w:w="529" w:type="pct"/>
                <w:gridSpan w:val="2"/>
                <w:vAlign w:val="center"/>
              </w:tcPr>
            </w:tcPrChange>
          </w:tcPr>
          <w:p w14:paraId="4F0BC2BD" w14:textId="77777777" w:rsidR="00AE3CAD" w:rsidRPr="00C91A19" w:rsidRDefault="00AE3CAD">
            <w:pPr>
              <w:rPr>
                <w:ins w:id="14161" w:author="Mohammad Nayeem Hasan" w:date="2023-01-21T00:39:00Z"/>
                <w:rFonts w:ascii="Times New Roman" w:hAnsi="Times New Roman" w:cs="Times New Roman"/>
                <w:sz w:val="20"/>
                <w:szCs w:val="20"/>
                <w:rPrChange w:id="14162" w:author="Mohammad Nayeem Hasan" w:date="2023-01-21T03:28:00Z">
                  <w:rPr>
                    <w:ins w:id="14163" w:author="Mohammad Nayeem Hasan" w:date="2023-01-21T00:39:00Z"/>
                    <w:rFonts w:ascii="Times New Roman" w:hAnsi="Times New Roman" w:cs="Times New Roman"/>
                    <w:sz w:val="24"/>
                    <w:szCs w:val="24"/>
                  </w:rPr>
                </w:rPrChange>
              </w:rPr>
              <w:pPrChange w:id="14164" w:author="Mohammad Nayeem Hasan" w:date="2023-01-21T14:56:00Z">
                <w:pPr>
                  <w:jc w:val="both"/>
                </w:pPr>
              </w:pPrChange>
            </w:pPr>
            <w:ins w:id="14165" w:author="Mohammad Nayeem Hasan" w:date="2023-01-21T00:39:00Z">
              <w:r w:rsidRPr="00C91A19">
                <w:rPr>
                  <w:rFonts w:ascii="Times New Roman" w:hAnsi="Times New Roman" w:cs="Times New Roman"/>
                  <w:sz w:val="20"/>
                  <w:szCs w:val="20"/>
                  <w:rPrChange w:id="14166" w:author="Mohammad Nayeem Hasan" w:date="2023-01-21T03:28:00Z">
                    <w:rPr>
                      <w:rFonts w:ascii="Times New Roman" w:hAnsi="Times New Roman" w:cs="Times New Roman"/>
                      <w:sz w:val="24"/>
                      <w:szCs w:val="24"/>
                    </w:rPr>
                  </w:rPrChange>
                </w:rPr>
                <w:t>-</w:t>
              </w:r>
            </w:ins>
          </w:p>
        </w:tc>
        <w:tc>
          <w:tcPr>
            <w:tcW w:w="914" w:type="pct"/>
            <w:vAlign w:val="center"/>
            <w:tcPrChange w:id="14167" w:author="Mohammad Nayeem Hasan" w:date="2023-01-21T12:41:00Z">
              <w:tcPr>
                <w:tcW w:w="770" w:type="pct"/>
                <w:gridSpan w:val="2"/>
                <w:vAlign w:val="center"/>
              </w:tcPr>
            </w:tcPrChange>
          </w:tcPr>
          <w:p w14:paraId="113AB1D1" w14:textId="77777777" w:rsidR="00AE3CAD" w:rsidRPr="00C91A19" w:rsidRDefault="00AE3CAD">
            <w:pPr>
              <w:rPr>
                <w:ins w:id="14168" w:author="Mohammad Nayeem Hasan" w:date="2023-01-21T00:39:00Z"/>
                <w:rFonts w:ascii="Times New Roman" w:hAnsi="Times New Roman" w:cs="Times New Roman"/>
                <w:sz w:val="20"/>
                <w:szCs w:val="20"/>
                <w:rPrChange w:id="14169" w:author="Mohammad Nayeem Hasan" w:date="2023-01-21T03:28:00Z">
                  <w:rPr>
                    <w:ins w:id="14170" w:author="Mohammad Nayeem Hasan" w:date="2023-01-21T00:39:00Z"/>
                    <w:rFonts w:ascii="Times New Roman" w:hAnsi="Times New Roman" w:cs="Times New Roman"/>
                    <w:sz w:val="24"/>
                    <w:szCs w:val="24"/>
                  </w:rPr>
                </w:rPrChange>
              </w:rPr>
              <w:pPrChange w:id="14171" w:author="Mohammad Nayeem Hasan" w:date="2023-01-21T14:56:00Z">
                <w:pPr>
                  <w:jc w:val="both"/>
                </w:pPr>
              </w:pPrChange>
            </w:pPr>
            <w:ins w:id="14172" w:author="Mohammad Nayeem Hasan" w:date="2023-01-21T00:39:00Z">
              <w:r w:rsidRPr="00C91A19">
                <w:rPr>
                  <w:rFonts w:ascii="Times New Roman" w:hAnsi="Times New Roman" w:cs="Times New Roman"/>
                  <w:sz w:val="20"/>
                  <w:szCs w:val="20"/>
                  <w:rPrChange w:id="14173" w:author="Mohammad Nayeem Hasan" w:date="2023-01-21T03:28:00Z">
                    <w:rPr>
                      <w:rFonts w:ascii="Times New Roman" w:hAnsi="Times New Roman" w:cs="Times New Roman"/>
                      <w:sz w:val="24"/>
                      <w:szCs w:val="24"/>
                    </w:rPr>
                  </w:rPrChange>
                </w:rPr>
                <w:t>-</w:t>
              </w:r>
            </w:ins>
          </w:p>
        </w:tc>
        <w:tc>
          <w:tcPr>
            <w:tcW w:w="481" w:type="pct"/>
            <w:vAlign w:val="center"/>
            <w:tcPrChange w:id="14174" w:author="Mohammad Nayeem Hasan" w:date="2023-01-21T12:41:00Z">
              <w:tcPr>
                <w:tcW w:w="481" w:type="pct"/>
                <w:gridSpan w:val="2"/>
                <w:vAlign w:val="center"/>
              </w:tcPr>
            </w:tcPrChange>
          </w:tcPr>
          <w:p w14:paraId="6ED63CDD" w14:textId="77777777" w:rsidR="00AE3CAD" w:rsidRPr="00C91A19" w:rsidRDefault="00AE3CAD">
            <w:pPr>
              <w:rPr>
                <w:ins w:id="14175" w:author="Mohammad Nayeem Hasan" w:date="2023-01-21T00:39:00Z"/>
                <w:rFonts w:ascii="Times New Roman" w:hAnsi="Times New Roman" w:cs="Times New Roman"/>
                <w:sz w:val="20"/>
                <w:szCs w:val="20"/>
                <w:rPrChange w:id="14176" w:author="Mohammad Nayeem Hasan" w:date="2023-01-21T03:28:00Z">
                  <w:rPr>
                    <w:ins w:id="14177" w:author="Mohammad Nayeem Hasan" w:date="2023-01-21T00:39:00Z"/>
                    <w:rFonts w:ascii="Times New Roman" w:hAnsi="Times New Roman" w:cs="Times New Roman"/>
                    <w:sz w:val="24"/>
                    <w:szCs w:val="24"/>
                  </w:rPr>
                </w:rPrChange>
              </w:rPr>
              <w:pPrChange w:id="14178" w:author="Mohammad Nayeem Hasan" w:date="2023-01-21T14:56:00Z">
                <w:pPr>
                  <w:jc w:val="both"/>
                </w:pPr>
              </w:pPrChange>
            </w:pPr>
            <w:ins w:id="14179" w:author="Mohammad Nayeem Hasan" w:date="2023-01-21T00:39:00Z">
              <w:r w:rsidRPr="00C91A19">
                <w:rPr>
                  <w:rFonts w:ascii="Times New Roman" w:hAnsi="Times New Roman" w:cs="Times New Roman"/>
                  <w:sz w:val="20"/>
                  <w:szCs w:val="20"/>
                  <w:rPrChange w:id="14180" w:author="Mohammad Nayeem Hasan" w:date="2023-01-21T03:28:00Z">
                    <w:rPr>
                      <w:rFonts w:ascii="Times New Roman" w:hAnsi="Times New Roman" w:cs="Times New Roman"/>
                      <w:sz w:val="24"/>
                      <w:szCs w:val="24"/>
                    </w:rPr>
                  </w:rPrChange>
                </w:rPr>
                <w:t>-</w:t>
              </w:r>
            </w:ins>
          </w:p>
        </w:tc>
        <w:tc>
          <w:tcPr>
            <w:tcW w:w="963" w:type="pct"/>
            <w:vAlign w:val="center"/>
            <w:tcPrChange w:id="14181" w:author="Mohammad Nayeem Hasan" w:date="2023-01-21T12:41:00Z">
              <w:tcPr>
                <w:tcW w:w="1169" w:type="pct"/>
                <w:gridSpan w:val="3"/>
                <w:vAlign w:val="center"/>
              </w:tcPr>
            </w:tcPrChange>
          </w:tcPr>
          <w:p w14:paraId="2BE9CAB8" w14:textId="77777777" w:rsidR="00AE3CAD" w:rsidRPr="00C91A19" w:rsidRDefault="00AE3CAD">
            <w:pPr>
              <w:rPr>
                <w:ins w:id="14182" w:author="Mohammad Nayeem Hasan" w:date="2023-01-21T00:39:00Z"/>
                <w:rFonts w:ascii="Times New Roman" w:hAnsi="Times New Roman" w:cs="Times New Roman"/>
                <w:sz w:val="20"/>
                <w:szCs w:val="20"/>
                <w:rPrChange w:id="14183" w:author="Mohammad Nayeem Hasan" w:date="2023-01-21T03:28:00Z">
                  <w:rPr>
                    <w:ins w:id="14184" w:author="Mohammad Nayeem Hasan" w:date="2023-01-21T00:39:00Z"/>
                    <w:rFonts w:ascii="Times New Roman" w:hAnsi="Times New Roman" w:cs="Times New Roman"/>
                    <w:sz w:val="24"/>
                    <w:szCs w:val="24"/>
                  </w:rPr>
                </w:rPrChange>
              </w:rPr>
              <w:pPrChange w:id="14185" w:author="Mohammad Nayeem Hasan" w:date="2023-01-21T14:56:00Z">
                <w:pPr>
                  <w:jc w:val="both"/>
                </w:pPr>
              </w:pPrChange>
            </w:pPr>
            <w:ins w:id="14186" w:author="Mohammad Nayeem Hasan" w:date="2023-01-21T00:39:00Z">
              <w:r w:rsidRPr="00C91A19">
                <w:rPr>
                  <w:rFonts w:ascii="Times New Roman" w:hAnsi="Times New Roman" w:cs="Times New Roman"/>
                  <w:sz w:val="20"/>
                  <w:szCs w:val="20"/>
                  <w:rPrChange w:id="14187" w:author="Mohammad Nayeem Hasan" w:date="2023-01-21T03:28:00Z">
                    <w:rPr>
                      <w:rFonts w:ascii="Times New Roman" w:hAnsi="Times New Roman" w:cs="Times New Roman"/>
                      <w:sz w:val="24"/>
                      <w:szCs w:val="24"/>
                    </w:rPr>
                  </w:rPrChange>
                </w:rPr>
                <w:t>Ref.</w:t>
              </w:r>
            </w:ins>
          </w:p>
        </w:tc>
        <w:tc>
          <w:tcPr>
            <w:tcW w:w="478" w:type="pct"/>
            <w:vAlign w:val="center"/>
            <w:tcPrChange w:id="14188" w:author="Mohammad Nayeem Hasan" w:date="2023-01-21T12:41:00Z">
              <w:tcPr>
                <w:tcW w:w="417" w:type="pct"/>
                <w:vAlign w:val="center"/>
              </w:tcPr>
            </w:tcPrChange>
          </w:tcPr>
          <w:p w14:paraId="4242703F" w14:textId="77777777" w:rsidR="00AE3CAD" w:rsidRPr="00C91A19" w:rsidRDefault="00AE3CAD">
            <w:pPr>
              <w:rPr>
                <w:ins w:id="14189" w:author="Mohammad Nayeem Hasan" w:date="2023-01-21T00:39:00Z"/>
                <w:rFonts w:ascii="Times New Roman" w:hAnsi="Times New Roman" w:cs="Times New Roman"/>
                <w:sz w:val="20"/>
                <w:szCs w:val="20"/>
                <w:rPrChange w:id="14190" w:author="Mohammad Nayeem Hasan" w:date="2023-01-21T03:28:00Z">
                  <w:rPr>
                    <w:ins w:id="14191" w:author="Mohammad Nayeem Hasan" w:date="2023-01-21T00:39:00Z"/>
                    <w:rFonts w:ascii="Times New Roman" w:hAnsi="Times New Roman" w:cs="Times New Roman"/>
                    <w:sz w:val="24"/>
                    <w:szCs w:val="24"/>
                  </w:rPr>
                </w:rPrChange>
              </w:rPr>
              <w:pPrChange w:id="14192" w:author="Mohammad Nayeem Hasan" w:date="2023-01-21T14:56:00Z">
                <w:pPr>
                  <w:jc w:val="both"/>
                </w:pPr>
              </w:pPrChange>
            </w:pPr>
            <w:ins w:id="14193" w:author="Mohammad Nayeem Hasan" w:date="2023-01-21T00:39:00Z">
              <w:r w:rsidRPr="00C91A19">
                <w:rPr>
                  <w:rFonts w:ascii="Times New Roman" w:hAnsi="Times New Roman" w:cs="Times New Roman"/>
                  <w:sz w:val="20"/>
                  <w:szCs w:val="20"/>
                  <w:rPrChange w:id="14194" w:author="Mohammad Nayeem Hasan" w:date="2023-01-21T03:28:00Z">
                    <w:rPr>
                      <w:rFonts w:ascii="Times New Roman" w:hAnsi="Times New Roman" w:cs="Times New Roman"/>
                      <w:sz w:val="24"/>
                      <w:szCs w:val="24"/>
                    </w:rPr>
                  </w:rPrChange>
                </w:rPr>
                <w:t>-</w:t>
              </w:r>
            </w:ins>
          </w:p>
        </w:tc>
      </w:tr>
      <w:tr w:rsidR="001C3626" w:rsidRPr="008E73D6" w14:paraId="0855DDC5" w14:textId="56D2CF1E" w:rsidTr="00A67133">
        <w:trPr>
          <w:trHeight w:val="138"/>
          <w:jc w:val="center"/>
          <w:ins w:id="14195" w:author="Mohammad Nayeem Hasan" w:date="2023-01-21T00:39:00Z"/>
          <w:trPrChange w:id="14196" w:author="Mohammad Nayeem Hasan" w:date="2023-01-21T12:41:00Z">
            <w:trPr>
              <w:trHeight w:val="138"/>
              <w:jc w:val="center"/>
            </w:trPr>
          </w:trPrChange>
        </w:trPr>
        <w:tc>
          <w:tcPr>
            <w:tcW w:w="1635" w:type="pct"/>
            <w:gridSpan w:val="2"/>
            <w:vAlign w:val="center"/>
            <w:tcPrChange w:id="14197" w:author="Mohammad Nayeem Hasan" w:date="2023-01-21T12:41:00Z">
              <w:tcPr>
                <w:tcW w:w="1634" w:type="pct"/>
                <w:gridSpan w:val="2"/>
                <w:vAlign w:val="center"/>
              </w:tcPr>
            </w:tcPrChange>
          </w:tcPr>
          <w:p w14:paraId="66ACA57F" w14:textId="77777777" w:rsidR="00AE3CAD" w:rsidRPr="00C91A19" w:rsidRDefault="00AE3CAD">
            <w:pPr>
              <w:rPr>
                <w:ins w:id="14198" w:author="Mohammad Nayeem Hasan" w:date="2023-01-21T00:39:00Z"/>
                <w:rFonts w:ascii="Times New Roman" w:hAnsi="Times New Roman" w:cs="Times New Roman"/>
                <w:sz w:val="20"/>
                <w:szCs w:val="20"/>
                <w:rPrChange w:id="14199" w:author="Mohammad Nayeem Hasan" w:date="2023-01-21T03:28:00Z">
                  <w:rPr>
                    <w:ins w:id="14200" w:author="Mohammad Nayeem Hasan" w:date="2023-01-21T00:39:00Z"/>
                    <w:rFonts w:ascii="Times New Roman" w:hAnsi="Times New Roman" w:cs="Times New Roman"/>
                    <w:sz w:val="24"/>
                    <w:szCs w:val="24"/>
                  </w:rPr>
                </w:rPrChange>
              </w:rPr>
              <w:pPrChange w:id="14201" w:author="Mohammad Nayeem Hasan" w:date="2023-01-21T14:56:00Z">
                <w:pPr>
                  <w:jc w:val="both"/>
                </w:pPr>
              </w:pPrChange>
            </w:pPr>
            <w:ins w:id="14202" w:author="Mohammad Nayeem Hasan" w:date="2023-01-21T00:39:00Z">
              <w:r w:rsidRPr="00C91A19">
                <w:rPr>
                  <w:rFonts w:ascii="Times New Roman" w:hAnsi="Times New Roman" w:cs="Times New Roman"/>
                  <w:sz w:val="20"/>
                  <w:szCs w:val="20"/>
                  <w:rPrChange w:id="14203" w:author="Mohammad Nayeem Hasan" w:date="2023-01-21T03:28:00Z">
                    <w:rPr>
                      <w:rFonts w:ascii="Times New Roman" w:hAnsi="Times New Roman" w:cs="Times New Roman"/>
                      <w:sz w:val="24"/>
                      <w:szCs w:val="24"/>
                    </w:rPr>
                  </w:rPrChange>
                </w:rPr>
                <w:t>Inadequate Supervision</w:t>
              </w:r>
            </w:ins>
          </w:p>
        </w:tc>
        <w:tc>
          <w:tcPr>
            <w:tcW w:w="1443" w:type="pct"/>
            <w:gridSpan w:val="2"/>
            <w:vAlign w:val="center"/>
            <w:tcPrChange w:id="14204" w:author="Mohammad Nayeem Hasan" w:date="2023-01-21T12:41:00Z">
              <w:tcPr>
                <w:tcW w:w="1299" w:type="pct"/>
                <w:gridSpan w:val="4"/>
                <w:vAlign w:val="center"/>
              </w:tcPr>
            </w:tcPrChange>
          </w:tcPr>
          <w:p w14:paraId="17DFEF8E" w14:textId="77777777" w:rsidR="00AE3CAD" w:rsidRPr="008E73D6" w:rsidRDefault="00AE3CAD">
            <w:pPr>
              <w:rPr>
                <w:ins w:id="14205" w:author="Mohammad Nayeem Hasan" w:date="2023-01-21T00:39:00Z"/>
                <w:rFonts w:ascii="Times New Roman" w:hAnsi="Times New Roman" w:cs="Times New Roman"/>
                <w:sz w:val="20"/>
                <w:szCs w:val="20"/>
              </w:rPr>
              <w:pPrChange w:id="14206" w:author="Mohammad Nayeem Hasan" w:date="2023-01-21T14:56:00Z">
                <w:pPr>
                  <w:jc w:val="both"/>
                </w:pPr>
              </w:pPrChange>
            </w:pPr>
          </w:p>
        </w:tc>
        <w:tc>
          <w:tcPr>
            <w:tcW w:w="1444" w:type="pct"/>
            <w:gridSpan w:val="2"/>
            <w:vAlign w:val="center"/>
            <w:tcPrChange w:id="14207" w:author="Mohammad Nayeem Hasan" w:date="2023-01-21T12:41:00Z">
              <w:tcPr>
                <w:tcW w:w="1650" w:type="pct"/>
                <w:gridSpan w:val="5"/>
                <w:vAlign w:val="center"/>
              </w:tcPr>
            </w:tcPrChange>
          </w:tcPr>
          <w:p w14:paraId="0DC1E27A" w14:textId="77777777" w:rsidR="00AE3CAD" w:rsidRPr="008E73D6" w:rsidRDefault="00AE3CAD">
            <w:pPr>
              <w:rPr>
                <w:ins w:id="14208" w:author="Mohammad Nayeem Hasan" w:date="2023-01-21T00:39:00Z"/>
                <w:rFonts w:ascii="Times New Roman" w:hAnsi="Times New Roman" w:cs="Times New Roman"/>
                <w:sz w:val="20"/>
                <w:szCs w:val="20"/>
              </w:rPr>
              <w:pPrChange w:id="14209" w:author="Mohammad Nayeem Hasan" w:date="2023-01-21T14:56:00Z">
                <w:pPr>
                  <w:jc w:val="both"/>
                </w:pPr>
              </w:pPrChange>
            </w:pPr>
          </w:p>
        </w:tc>
        <w:tc>
          <w:tcPr>
            <w:tcW w:w="478" w:type="pct"/>
            <w:vAlign w:val="center"/>
            <w:tcPrChange w:id="14210" w:author="Mohammad Nayeem Hasan" w:date="2023-01-21T12:41:00Z">
              <w:tcPr>
                <w:tcW w:w="417" w:type="pct"/>
                <w:vAlign w:val="center"/>
              </w:tcPr>
            </w:tcPrChange>
          </w:tcPr>
          <w:p w14:paraId="7060A3F0" w14:textId="77777777" w:rsidR="00AE3CAD" w:rsidRPr="008E73D6" w:rsidRDefault="00AE3CAD">
            <w:pPr>
              <w:rPr>
                <w:ins w:id="14211" w:author="Mohammad Nayeem Hasan" w:date="2023-01-21T00:39:00Z"/>
                <w:rFonts w:ascii="Times New Roman" w:hAnsi="Times New Roman" w:cs="Times New Roman"/>
                <w:sz w:val="20"/>
                <w:szCs w:val="20"/>
              </w:rPr>
              <w:pPrChange w:id="14212" w:author="Mohammad Nayeem Hasan" w:date="2023-01-21T14:56:00Z">
                <w:pPr>
                  <w:jc w:val="both"/>
                </w:pPr>
              </w:pPrChange>
            </w:pPr>
          </w:p>
        </w:tc>
      </w:tr>
      <w:tr w:rsidR="001C3626" w:rsidRPr="008E73D6" w14:paraId="43E220D0" w14:textId="77777777" w:rsidTr="00A67133">
        <w:trPr>
          <w:trHeight w:val="138"/>
          <w:jc w:val="center"/>
          <w:ins w:id="14213" w:author="Mohammad Nayeem Hasan" w:date="2023-01-21T00:39:00Z"/>
          <w:trPrChange w:id="14214" w:author="Mohammad Nayeem Hasan" w:date="2023-01-21T12:41:00Z">
            <w:trPr>
              <w:trHeight w:val="138"/>
              <w:jc w:val="center"/>
            </w:trPr>
          </w:trPrChange>
        </w:trPr>
        <w:tc>
          <w:tcPr>
            <w:tcW w:w="751" w:type="pct"/>
            <w:vAlign w:val="center"/>
            <w:tcPrChange w:id="14215" w:author="Mohammad Nayeem Hasan" w:date="2023-01-21T12:41:00Z">
              <w:tcPr>
                <w:tcW w:w="751" w:type="pct"/>
                <w:vAlign w:val="center"/>
              </w:tcPr>
            </w:tcPrChange>
          </w:tcPr>
          <w:p w14:paraId="61297FDE" w14:textId="77777777" w:rsidR="00AE3CAD" w:rsidRPr="00C91A19" w:rsidRDefault="00AE3CAD">
            <w:pPr>
              <w:rPr>
                <w:ins w:id="14216" w:author="Mohammad Nayeem Hasan" w:date="2023-01-21T00:39:00Z"/>
                <w:rFonts w:ascii="Times New Roman" w:hAnsi="Times New Roman" w:cs="Times New Roman"/>
                <w:sz w:val="20"/>
                <w:szCs w:val="20"/>
                <w:rPrChange w:id="14217" w:author="Mohammad Nayeem Hasan" w:date="2023-01-21T03:28:00Z">
                  <w:rPr>
                    <w:ins w:id="14218" w:author="Mohammad Nayeem Hasan" w:date="2023-01-21T00:39:00Z"/>
                    <w:rFonts w:ascii="Times New Roman" w:hAnsi="Times New Roman" w:cs="Times New Roman"/>
                    <w:sz w:val="24"/>
                    <w:szCs w:val="24"/>
                  </w:rPr>
                </w:rPrChange>
              </w:rPr>
              <w:pPrChange w:id="14219" w:author="Mohammad Nayeem Hasan" w:date="2023-01-21T14:56:00Z">
                <w:pPr>
                  <w:jc w:val="both"/>
                </w:pPr>
              </w:pPrChange>
            </w:pPr>
            <w:ins w:id="14220" w:author="Mohammad Nayeem Hasan" w:date="2023-01-21T00:39:00Z">
              <w:r w:rsidRPr="00C91A19">
                <w:rPr>
                  <w:rFonts w:ascii="Times New Roman" w:hAnsi="Times New Roman" w:cs="Times New Roman"/>
                  <w:sz w:val="20"/>
                  <w:szCs w:val="20"/>
                  <w:rPrChange w:id="14221" w:author="Mohammad Nayeem Hasan" w:date="2023-01-21T03:28:00Z">
                    <w:rPr>
                      <w:rFonts w:ascii="Times New Roman" w:hAnsi="Times New Roman" w:cs="Times New Roman"/>
                      <w:sz w:val="24"/>
                      <w:szCs w:val="24"/>
                    </w:rPr>
                  </w:rPrChange>
                </w:rPr>
                <w:t>Yes</w:t>
              </w:r>
            </w:ins>
          </w:p>
        </w:tc>
        <w:tc>
          <w:tcPr>
            <w:tcW w:w="884" w:type="pct"/>
            <w:vAlign w:val="center"/>
            <w:tcPrChange w:id="14222" w:author="Mohammad Nayeem Hasan" w:date="2023-01-21T12:41:00Z">
              <w:tcPr>
                <w:tcW w:w="883" w:type="pct"/>
                <w:vAlign w:val="center"/>
              </w:tcPr>
            </w:tcPrChange>
          </w:tcPr>
          <w:p w14:paraId="101B556C" w14:textId="77777777" w:rsidR="00AE3CAD" w:rsidRPr="00C91A19" w:rsidRDefault="00AE3CAD">
            <w:pPr>
              <w:rPr>
                <w:ins w:id="14223" w:author="Mohammad Nayeem Hasan" w:date="2023-01-21T00:39:00Z"/>
                <w:rFonts w:ascii="Times New Roman" w:hAnsi="Times New Roman" w:cs="Times New Roman"/>
                <w:sz w:val="20"/>
                <w:szCs w:val="20"/>
                <w:rPrChange w:id="14224" w:author="Mohammad Nayeem Hasan" w:date="2023-01-21T03:28:00Z">
                  <w:rPr>
                    <w:ins w:id="14225" w:author="Mohammad Nayeem Hasan" w:date="2023-01-21T00:39:00Z"/>
                    <w:rFonts w:ascii="Times New Roman" w:hAnsi="Times New Roman" w:cs="Times New Roman"/>
                    <w:sz w:val="24"/>
                    <w:szCs w:val="24"/>
                  </w:rPr>
                </w:rPrChange>
              </w:rPr>
              <w:pPrChange w:id="14226" w:author="Mohammad Nayeem Hasan" w:date="2023-01-21T14:56:00Z">
                <w:pPr>
                  <w:jc w:val="both"/>
                </w:pPr>
              </w:pPrChange>
            </w:pPr>
            <w:ins w:id="14227" w:author="Mohammad Nayeem Hasan" w:date="2023-01-21T00:39:00Z">
              <w:r w:rsidRPr="00C91A19">
                <w:rPr>
                  <w:rFonts w:ascii="Times New Roman" w:hAnsi="Times New Roman" w:cs="Times New Roman"/>
                  <w:sz w:val="20"/>
                  <w:szCs w:val="20"/>
                  <w:rPrChange w:id="14228" w:author="Mohammad Nayeem Hasan" w:date="2023-01-21T03:28:00Z">
                    <w:rPr>
                      <w:rFonts w:ascii="Times New Roman" w:hAnsi="Times New Roman" w:cs="Times New Roman"/>
                      <w:sz w:val="24"/>
                      <w:szCs w:val="24"/>
                    </w:rPr>
                  </w:rPrChange>
                </w:rPr>
                <w:t>-</w:t>
              </w:r>
            </w:ins>
          </w:p>
        </w:tc>
        <w:tc>
          <w:tcPr>
            <w:tcW w:w="529" w:type="pct"/>
            <w:vAlign w:val="center"/>
            <w:tcPrChange w:id="14229" w:author="Mohammad Nayeem Hasan" w:date="2023-01-21T12:41:00Z">
              <w:tcPr>
                <w:tcW w:w="529" w:type="pct"/>
                <w:gridSpan w:val="2"/>
                <w:vAlign w:val="center"/>
              </w:tcPr>
            </w:tcPrChange>
          </w:tcPr>
          <w:p w14:paraId="7D0147EE" w14:textId="77777777" w:rsidR="00AE3CAD" w:rsidRPr="00C91A19" w:rsidRDefault="00AE3CAD">
            <w:pPr>
              <w:rPr>
                <w:ins w:id="14230" w:author="Mohammad Nayeem Hasan" w:date="2023-01-21T00:39:00Z"/>
                <w:rFonts w:ascii="Times New Roman" w:hAnsi="Times New Roman" w:cs="Times New Roman"/>
                <w:sz w:val="20"/>
                <w:szCs w:val="20"/>
                <w:rPrChange w:id="14231" w:author="Mohammad Nayeem Hasan" w:date="2023-01-21T03:28:00Z">
                  <w:rPr>
                    <w:ins w:id="14232" w:author="Mohammad Nayeem Hasan" w:date="2023-01-21T00:39:00Z"/>
                    <w:rFonts w:ascii="Times New Roman" w:hAnsi="Times New Roman" w:cs="Times New Roman"/>
                    <w:sz w:val="24"/>
                    <w:szCs w:val="24"/>
                  </w:rPr>
                </w:rPrChange>
              </w:rPr>
              <w:pPrChange w:id="14233" w:author="Mohammad Nayeem Hasan" w:date="2023-01-21T14:56:00Z">
                <w:pPr>
                  <w:jc w:val="both"/>
                </w:pPr>
              </w:pPrChange>
            </w:pPr>
            <w:ins w:id="14234" w:author="Mohammad Nayeem Hasan" w:date="2023-01-21T00:39:00Z">
              <w:r w:rsidRPr="00C91A19">
                <w:rPr>
                  <w:rFonts w:ascii="Times New Roman" w:hAnsi="Times New Roman" w:cs="Times New Roman"/>
                  <w:sz w:val="20"/>
                  <w:szCs w:val="20"/>
                  <w:rPrChange w:id="14235" w:author="Mohammad Nayeem Hasan" w:date="2023-01-21T03:28:00Z">
                    <w:rPr>
                      <w:rFonts w:ascii="Times New Roman" w:hAnsi="Times New Roman" w:cs="Times New Roman"/>
                      <w:sz w:val="24"/>
                      <w:szCs w:val="24"/>
                    </w:rPr>
                  </w:rPrChange>
                </w:rPr>
                <w:t>-</w:t>
              </w:r>
            </w:ins>
          </w:p>
        </w:tc>
        <w:tc>
          <w:tcPr>
            <w:tcW w:w="914" w:type="pct"/>
            <w:vAlign w:val="center"/>
            <w:tcPrChange w:id="14236" w:author="Mohammad Nayeem Hasan" w:date="2023-01-21T12:41:00Z">
              <w:tcPr>
                <w:tcW w:w="770" w:type="pct"/>
                <w:gridSpan w:val="2"/>
                <w:vAlign w:val="center"/>
              </w:tcPr>
            </w:tcPrChange>
          </w:tcPr>
          <w:p w14:paraId="353180FA" w14:textId="6F7B78B2" w:rsidR="00AE3CAD" w:rsidRPr="00C91A19" w:rsidRDefault="00AE3CAD">
            <w:pPr>
              <w:rPr>
                <w:ins w:id="14237" w:author="Mohammad Nayeem Hasan" w:date="2023-01-21T00:39:00Z"/>
                <w:rFonts w:ascii="Times New Roman" w:hAnsi="Times New Roman" w:cs="Times New Roman"/>
                <w:sz w:val="20"/>
                <w:szCs w:val="20"/>
                <w:rPrChange w:id="14238" w:author="Mohammad Nayeem Hasan" w:date="2023-01-21T03:28:00Z">
                  <w:rPr>
                    <w:ins w:id="14239" w:author="Mohammad Nayeem Hasan" w:date="2023-01-21T00:39:00Z"/>
                    <w:rFonts w:ascii="Times New Roman" w:hAnsi="Times New Roman" w:cs="Times New Roman"/>
                    <w:sz w:val="24"/>
                    <w:szCs w:val="24"/>
                  </w:rPr>
                </w:rPrChange>
              </w:rPr>
              <w:pPrChange w:id="14240" w:author="Mohammad Nayeem Hasan" w:date="2023-01-21T14:56:00Z">
                <w:pPr>
                  <w:jc w:val="both"/>
                </w:pPr>
              </w:pPrChange>
            </w:pPr>
            <w:ins w:id="14241" w:author="Mohammad Nayeem Hasan" w:date="2023-01-21T00:39:00Z">
              <w:r w:rsidRPr="00C91A19">
                <w:rPr>
                  <w:rFonts w:ascii="Times New Roman" w:hAnsi="Times New Roman" w:cs="Times New Roman"/>
                  <w:sz w:val="20"/>
                  <w:szCs w:val="20"/>
                  <w:rPrChange w:id="14242" w:author="Mohammad Nayeem Hasan" w:date="2023-01-21T03:28:00Z">
                    <w:rPr>
                      <w:rFonts w:ascii="Times New Roman" w:hAnsi="Times New Roman" w:cs="Times New Roman"/>
                      <w:sz w:val="24"/>
                      <w:szCs w:val="24"/>
                    </w:rPr>
                  </w:rPrChange>
                </w:rPr>
                <w:t>1.</w:t>
              </w:r>
            </w:ins>
            <w:ins w:id="14243" w:author="Mohammad Nayeem Hasan" w:date="2023-01-27T20:00:00Z">
              <w:r w:rsidR="00784FAD">
                <w:rPr>
                  <w:rFonts w:ascii="Times New Roman" w:hAnsi="Times New Roman" w:cs="Times New Roman"/>
                  <w:sz w:val="20"/>
                  <w:szCs w:val="20"/>
                </w:rPr>
                <w:t>37</w:t>
              </w:r>
            </w:ins>
            <w:ins w:id="14244" w:author="Mohammad Nayeem Hasan" w:date="2023-01-21T03:52:00Z">
              <w:r>
                <w:rPr>
                  <w:rFonts w:ascii="Times New Roman" w:hAnsi="Times New Roman" w:cs="Times New Roman"/>
                  <w:sz w:val="20"/>
                  <w:szCs w:val="20"/>
                </w:rPr>
                <w:t xml:space="preserve"> (</w:t>
              </w:r>
              <w:r w:rsidRPr="00F13B5B">
                <w:rPr>
                  <w:rFonts w:ascii="Times New Roman" w:hAnsi="Times New Roman" w:cs="Times New Roman"/>
                  <w:sz w:val="20"/>
                  <w:szCs w:val="20"/>
                </w:rPr>
                <w:t>0.</w:t>
              </w:r>
            </w:ins>
            <w:ins w:id="14245" w:author="Mohammad Nayeem Hasan" w:date="2023-01-27T20:01:00Z">
              <w:r w:rsidR="00784FAD">
                <w:rPr>
                  <w:rFonts w:ascii="Times New Roman" w:hAnsi="Times New Roman" w:cs="Times New Roman"/>
                  <w:sz w:val="20"/>
                  <w:szCs w:val="20"/>
                </w:rPr>
                <w:t>69</w:t>
              </w:r>
            </w:ins>
            <w:ins w:id="14246" w:author="Mohammad Nayeem Hasan" w:date="2023-01-21T03:52:00Z">
              <w:r w:rsidRPr="00F13B5B">
                <w:rPr>
                  <w:rFonts w:ascii="Times New Roman" w:hAnsi="Times New Roman" w:cs="Times New Roman"/>
                  <w:sz w:val="20"/>
                  <w:szCs w:val="20"/>
                </w:rPr>
                <w:t>, 2.</w:t>
              </w:r>
            </w:ins>
            <w:ins w:id="14247" w:author="Mohammad Nayeem Hasan" w:date="2023-01-27T20:01:00Z">
              <w:r w:rsidR="00784FAD">
                <w:rPr>
                  <w:rFonts w:ascii="Times New Roman" w:hAnsi="Times New Roman" w:cs="Times New Roman"/>
                  <w:sz w:val="20"/>
                  <w:szCs w:val="20"/>
                </w:rPr>
                <w:t>73</w:t>
              </w:r>
            </w:ins>
            <w:ins w:id="14248" w:author="Mohammad Nayeem Hasan" w:date="2023-01-21T03:52:00Z">
              <w:r>
                <w:rPr>
                  <w:rFonts w:ascii="Times New Roman" w:hAnsi="Times New Roman" w:cs="Times New Roman"/>
                  <w:sz w:val="20"/>
                  <w:szCs w:val="20"/>
                </w:rPr>
                <w:t>)</w:t>
              </w:r>
            </w:ins>
          </w:p>
        </w:tc>
        <w:tc>
          <w:tcPr>
            <w:tcW w:w="481" w:type="pct"/>
            <w:vAlign w:val="center"/>
            <w:tcPrChange w:id="14249" w:author="Mohammad Nayeem Hasan" w:date="2023-01-21T12:41:00Z">
              <w:tcPr>
                <w:tcW w:w="481" w:type="pct"/>
                <w:gridSpan w:val="2"/>
                <w:vAlign w:val="center"/>
              </w:tcPr>
            </w:tcPrChange>
          </w:tcPr>
          <w:p w14:paraId="44ECA695" w14:textId="4A50447E" w:rsidR="00AE3CAD" w:rsidRPr="00C91A19" w:rsidRDefault="00AE3CAD">
            <w:pPr>
              <w:rPr>
                <w:ins w:id="14250" w:author="Mohammad Nayeem Hasan" w:date="2023-01-21T00:39:00Z"/>
                <w:rFonts w:ascii="Times New Roman" w:hAnsi="Times New Roman" w:cs="Times New Roman"/>
                <w:sz w:val="20"/>
                <w:szCs w:val="20"/>
                <w:rPrChange w:id="14251" w:author="Mohammad Nayeem Hasan" w:date="2023-01-21T03:28:00Z">
                  <w:rPr>
                    <w:ins w:id="14252" w:author="Mohammad Nayeem Hasan" w:date="2023-01-21T00:39:00Z"/>
                    <w:rFonts w:ascii="Times New Roman" w:hAnsi="Times New Roman" w:cs="Times New Roman"/>
                    <w:sz w:val="24"/>
                    <w:szCs w:val="24"/>
                  </w:rPr>
                </w:rPrChange>
              </w:rPr>
              <w:pPrChange w:id="14253" w:author="Mohammad Nayeem Hasan" w:date="2023-01-21T14:56:00Z">
                <w:pPr>
                  <w:jc w:val="both"/>
                </w:pPr>
              </w:pPrChange>
            </w:pPr>
            <w:ins w:id="14254" w:author="Mohammad Nayeem Hasan" w:date="2023-01-21T00:39:00Z">
              <w:r w:rsidRPr="00C91A19">
                <w:rPr>
                  <w:rFonts w:ascii="Times New Roman" w:hAnsi="Times New Roman" w:cs="Times New Roman"/>
                  <w:sz w:val="20"/>
                  <w:szCs w:val="20"/>
                  <w:rPrChange w:id="14255" w:author="Mohammad Nayeem Hasan" w:date="2023-01-21T03:28:00Z">
                    <w:rPr>
                      <w:rFonts w:ascii="Times New Roman" w:hAnsi="Times New Roman" w:cs="Times New Roman"/>
                      <w:sz w:val="24"/>
                      <w:szCs w:val="24"/>
                    </w:rPr>
                  </w:rPrChange>
                </w:rPr>
                <w:t>0.</w:t>
              </w:r>
            </w:ins>
            <w:ins w:id="14256" w:author="Mohammad Nayeem Hasan" w:date="2023-01-27T19:45:00Z">
              <w:r w:rsidR="0042074B">
                <w:rPr>
                  <w:rFonts w:ascii="Times New Roman" w:hAnsi="Times New Roman" w:cs="Times New Roman"/>
                  <w:sz w:val="20"/>
                  <w:szCs w:val="20"/>
                </w:rPr>
                <w:t>3</w:t>
              </w:r>
            </w:ins>
            <w:ins w:id="14257" w:author="Mohammad Nayeem Hasan" w:date="2023-01-27T20:01:00Z">
              <w:r w:rsidR="00A90AA3">
                <w:rPr>
                  <w:rFonts w:ascii="Times New Roman" w:hAnsi="Times New Roman" w:cs="Times New Roman"/>
                  <w:sz w:val="20"/>
                  <w:szCs w:val="20"/>
                </w:rPr>
                <w:t>68</w:t>
              </w:r>
            </w:ins>
          </w:p>
        </w:tc>
        <w:tc>
          <w:tcPr>
            <w:tcW w:w="963" w:type="pct"/>
            <w:vAlign w:val="center"/>
            <w:tcPrChange w:id="14258" w:author="Mohammad Nayeem Hasan" w:date="2023-01-21T12:41:00Z">
              <w:tcPr>
                <w:tcW w:w="1169" w:type="pct"/>
                <w:gridSpan w:val="3"/>
                <w:vAlign w:val="center"/>
              </w:tcPr>
            </w:tcPrChange>
          </w:tcPr>
          <w:p w14:paraId="45BF7A52" w14:textId="254AB2EE" w:rsidR="00AE3CAD" w:rsidRPr="00C91A19" w:rsidRDefault="00AE3CAD">
            <w:pPr>
              <w:rPr>
                <w:ins w:id="14259" w:author="Mohammad Nayeem Hasan" w:date="2023-01-21T00:39:00Z"/>
                <w:rFonts w:ascii="Times New Roman" w:hAnsi="Times New Roman" w:cs="Times New Roman"/>
                <w:sz w:val="20"/>
                <w:szCs w:val="20"/>
                <w:rPrChange w:id="14260" w:author="Mohammad Nayeem Hasan" w:date="2023-01-21T03:28:00Z">
                  <w:rPr>
                    <w:ins w:id="14261" w:author="Mohammad Nayeem Hasan" w:date="2023-01-21T00:39:00Z"/>
                    <w:rFonts w:ascii="Times New Roman" w:hAnsi="Times New Roman" w:cs="Times New Roman"/>
                    <w:sz w:val="24"/>
                    <w:szCs w:val="24"/>
                  </w:rPr>
                </w:rPrChange>
              </w:rPr>
              <w:pPrChange w:id="14262" w:author="Mohammad Nayeem Hasan" w:date="2023-01-21T14:56:00Z">
                <w:pPr>
                  <w:jc w:val="both"/>
                </w:pPr>
              </w:pPrChange>
            </w:pPr>
            <w:ins w:id="14263" w:author="Mohammad Nayeem Hasan" w:date="2023-01-21T00:39:00Z">
              <w:r w:rsidRPr="00C91A19">
                <w:rPr>
                  <w:rFonts w:ascii="Times New Roman" w:hAnsi="Times New Roman" w:cs="Times New Roman"/>
                  <w:sz w:val="20"/>
                  <w:szCs w:val="20"/>
                  <w:rPrChange w:id="14264" w:author="Mohammad Nayeem Hasan" w:date="2023-01-21T03:28:00Z">
                    <w:rPr>
                      <w:rFonts w:ascii="Times New Roman" w:hAnsi="Times New Roman" w:cs="Times New Roman"/>
                      <w:sz w:val="24"/>
                      <w:szCs w:val="24"/>
                    </w:rPr>
                  </w:rPrChange>
                </w:rPr>
                <w:t>1.18</w:t>
              </w:r>
            </w:ins>
            <w:ins w:id="14265" w:author="Mohammad Nayeem Hasan" w:date="2023-01-21T03:59:00Z">
              <w:r>
                <w:rPr>
                  <w:rFonts w:ascii="Times New Roman" w:hAnsi="Times New Roman" w:cs="Times New Roman"/>
                  <w:sz w:val="20"/>
                  <w:szCs w:val="20"/>
                </w:rPr>
                <w:t xml:space="preserve"> (</w:t>
              </w:r>
              <w:r w:rsidRPr="00F13B5B">
                <w:rPr>
                  <w:rFonts w:ascii="Times New Roman" w:hAnsi="Times New Roman" w:cs="Times New Roman"/>
                  <w:sz w:val="20"/>
                  <w:szCs w:val="20"/>
                </w:rPr>
                <w:t>0.94, 1.48</w:t>
              </w:r>
              <w:r>
                <w:rPr>
                  <w:rFonts w:ascii="Times New Roman" w:hAnsi="Times New Roman" w:cs="Times New Roman"/>
                  <w:sz w:val="20"/>
                  <w:szCs w:val="20"/>
                </w:rPr>
                <w:t>)</w:t>
              </w:r>
            </w:ins>
          </w:p>
        </w:tc>
        <w:tc>
          <w:tcPr>
            <w:tcW w:w="478" w:type="pct"/>
            <w:vAlign w:val="center"/>
            <w:tcPrChange w:id="14266" w:author="Mohammad Nayeem Hasan" w:date="2023-01-21T12:41:00Z">
              <w:tcPr>
                <w:tcW w:w="417" w:type="pct"/>
                <w:vAlign w:val="center"/>
              </w:tcPr>
            </w:tcPrChange>
          </w:tcPr>
          <w:p w14:paraId="53ADE0FF" w14:textId="77777777" w:rsidR="00AE3CAD" w:rsidRPr="00C91A19" w:rsidRDefault="00AE3CAD">
            <w:pPr>
              <w:rPr>
                <w:ins w:id="14267" w:author="Mohammad Nayeem Hasan" w:date="2023-01-21T00:39:00Z"/>
                <w:rFonts w:ascii="Times New Roman" w:hAnsi="Times New Roman" w:cs="Times New Roman"/>
                <w:sz w:val="20"/>
                <w:szCs w:val="20"/>
                <w:rPrChange w:id="14268" w:author="Mohammad Nayeem Hasan" w:date="2023-01-21T03:28:00Z">
                  <w:rPr>
                    <w:ins w:id="14269" w:author="Mohammad Nayeem Hasan" w:date="2023-01-21T00:39:00Z"/>
                    <w:rFonts w:ascii="Times New Roman" w:hAnsi="Times New Roman" w:cs="Times New Roman"/>
                    <w:sz w:val="24"/>
                    <w:szCs w:val="24"/>
                  </w:rPr>
                </w:rPrChange>
              </w:rPr>
              <w:pPrChange w:id="14270" w:author="Mohammad Nayeem Hasan" w:date="2023-01-21T14:56:00Z">
                <w:pPr>
                  <w:jc w:val="both"/>
                </w:pPr>
              </w:pPrChange>
            </w:pPr>
            <w:ins w:id="14271" w:author="Mohammad Nayeem Hasan" w:date="2023-01-21T00:39:00Z">
              <w:r w:rsidRPr="00C91A19">
                <w:rPr>
                  <w:rFonts w:ascii="Times New Roman" w:hAnsi="Times New Roman" w:cs="Times New Roman"/>
                  <w:sz w:val="20"/>
                  <w:szCs w:val="20"/>
                  <w:rPrChange w:id="14272" w:author="Mohammad Nayeem Hasan" w:date="2023-01-21T03:28:00Z">
                    <w:rPr>
                      <w:rFonts w:ascii="Times New Roman" w:hAnsi="Times New Roman" w:cs="Times New Roman"/>
                      <w:sz w:val="24"/>
                      <w:szCs w:val="24"/>
                    </w:rPr>
                  </w:rPrChange>
                </w:rPr>
                <w:t>0.148</w:t>
              </w:r>
            </w:ins>
          </w:p>
        </w:tc>
      </w:tr>
      <w:tr w:rsidR="001C3626" w:rsidRPr="008E73D6" w14:paraId="4D8E9C89" w14:textId="77777777" w:rsidTr="00A67133">
        <w:trPr>
          <w:trHeight w:val="138"/>
          <w:jc w:val="center"/>
          <w:ins w:id="14273" w:author="Mohammad Nayeem Hasan" w:date="2023-01-21T00:39:00Z"/>
          <w:trPrChange w:id="14274" w:author="Mohammad Nayeem Hasan" w:date="2023-01-21T12:41:00Z">
            <w:trPr>
              <w:trHeight w:val="138"/>
              <w:jc w:val="center"/>
            </w:trPr>
          </w:trPrChange>
        </w:trPr>
        <w:tc>
          <w:tcPr>
            <w:tcW w:w="751" w:type="pct"/>
            <w:vAlign w:val="center"/>
            <w:tcPrChange w:id="14275" w:author="Mohammad Nayeem Hasan" w:date="2023-01-21T12:41:00Z">
              <w:tcPr>
                <w:tcW w:w="751" w:type="pct"/>
                <w:vAlign w:val="center"/>
              </w:tcPr>
            </w:tcPrChange>
          </w:tcPr>
          <w:p w14:paraId="45B6CA0C" w14:textId="77777777" w:rsidR="00AE3CAD" w:rsidRPr="00C91A19" w:rsidRDefault="00AE3CAD">
            <w:pPr>
              <w:rPr>
                <w:ins w:id="14276" w:author="Mohammad Nayeem Hasan" w:date="2023-01-21T00:39:00Z"/>
                <w:rFonts w:ascii="Times New Roman" w:hAnsi="Times New Roman" w:cs="Times New Roman"/>
                <w:sz w:val="20"/>
                <w:szCs w:val="20"/>
                <w:rPrChange w:id="14277" w:author="Mohammad Nayeem Hasan" w:date="2023-01-21T03:28:00Z">
                  <w:rPr>
                    <w:ins w:id="14278" w:author="Mohammad Nayeem Hasan" w:date="2023-01-21T00:39:00Z"/>
                    <w:rFonts w:ascii="Times New Roman" w:hAnsi="Times New Roman" w:cs="Times New Roman"/>
                    <w:sz w:val="24"/>
                    <w:szCs w:val="24"/>
                  </w:rPr>
                </w:rPrChange>
              </w:rPr>
              <w:pPrChange w:id="14279" w:author="Mohammad Nayeem Hasan" w:date="2023-01-21T14:56:00Z">
                <w:pPr>
                  <w:jc w:val="both"/>
                </w:pPr>
              </w:pPrChange>
            </w:pPr>
            <w:ins w:id="14280" w:author="Mohammad Nayeem Hasan" w:date="2023-01-21T00:39:00Z">
              <w:r w:rsidRPr="00C91A19">
                <w:rPr>
                  <w:rFonts w:ascii="Times New Roman" w:hAnsi="Times New Roman" w:cs="Times New Roman"/>
                  <w:sz w:val="20"/>
                  <w:szCs w:val="20"/>
                  <w:rPrChange w:id="14281" w:author="Mohammad Nayeem Hasan" w:date="2023-01-21T03:28:00Z">
                    <w:rPr>
                      <w:rFonts w:ascii="Times New Roman" w:hAnsi="Times New Roman" w:cs="Times New Roman"/>
                      <w:sz w:val="24"/>
                      <w:szCs w:val="24"/>
                    </w:rPr>
                  </w:rPrChange>
                </w:rPr>
                <w:t>No</w:t>
              </w:r>
            </w:ins>
          </w:p>
        </w:tc>
        <w:tc>
          <w:tcPr>
            <w:tcW w:w="884" w:type="pct"/>
            <w:vAlign w:val="center"/>
            <w:tcPrChange w:id="14282" w:author="Mohammad Nayeem Hasan" w:date="2023-01-21T12:41:00Z">
              <w:tcPr>
                <w:tcW w:w="883" w:type="pct"/>
                <w:vAlign w:val="center"/>
              </w:tcPr>
            </w:tcPrChange>
          </w:tcPr>
          <w:p w14:paraId="107219A9" w14:textId="77777777" w:rsidR="00AE3CAD" w:rsidRPr="00C91A19" w:rsidRDefault="00AE3CAD">
            <w:pPr>
              <w:rPr>
                <w:ins w:id="14283" w:author="Mohammad Nayeem Hasan" w:date="2023-01-21T00:39:00Z"/>
                <w:rFonts w:ascii="Times New Roman" w:hAnsi="Times New Roman" w:cs="Times New Roman"/>
                <w:sz w:val="20"/>
                <w:szCs w:val="20"/>
                <w:rPrChange w:id="14284" w:author="Mohammad Nayeem Hasan" w:date="2023-01-21T03:28:00Z">
                  <w:rPr>
                    <w:ins w:id="14285" w:author="Mohammad Nayeem Hasan" w:date="2023-01-21T00:39:00Z"/>
                    <w:rFonts w:ascii="Times New Roman" w:hAnsi="Times New Roman" w:cs="Times New Roman"/>
                    <w:sz w:val="24"/>
                    <w:szCs w:val="24"/>
                  </w:rPr>
                </w:rPrChange>
              </w:rPr>
              <w:pPrChange w:id="14286" w:author="Mohammad Nayeem Hasan" w:date="2023-01-21T14:56:00Z">
                <w:pPr>
                  <w:jc w:val="both"/>
                </w:pPr>
              </w:pPrChange>
            </w:pPr>
            <w:ins w:id="14287" w:author="Mohammad Nayeem Hasan" w:date="2023-01-21T00:39:00Z">
              <w:r w:rsidRPr="00C91A19">
                <w:rPr>
                  <w:rFonts w:ascii="Times New Roman" w:hAnsi="Times New Roman" w:cs="Times New Roman"/>
                  <w:sz w:val="20"/>
                  <w:szCs w:val="20"/>
                  <w:rPrChange w:id="14288" w:author="Mohammad Nayeem Hasan" w:date="2023-01-21T03:28:00Z">
                    <w:rPr>
                      <w:rFonts w:ascii="Times New Roman" w:hAnsi="Times New Roman" w:cs="Times New Roman"/>
                      <w:sz w:val="24"/>
                      <w:szCs w:val="24"/>
                    </w:rPr>
                  </w:rPrChange>
                </w:rPr>
                <w:t>-</w:t>
              </w:r>
            </w:ins>
          </w:p>
        </w:tc>
        <w:tc>
          <w:tcPr>
            <w:tcW w:w="529" w:type="pct"/>
            <w:vAlign w:val="center"/>
            <w:tcPrChange w:id="14289" w:author="Mohammad Nayeem Hasan" w:date="2023-01-21T12:41:00Z">
              <w:tcPr>
                <w:tcW w:w="529" w:type="pct"/>
                <w:gridSpan w:val="2"/>
                <w:vAlign w:val="center"/>
              </w:tcPr>
            </w:tcPrChange>
          </w:tcPr>
          <w:p w14:paraId="6A8E0470" w14:textId="77777777" w:rsidR="00AE3CAD" w:rsidRPr="00C91A19" w:rsidRDefault="00AE3CAD">
            <w:pPr>
              <w:rPr>
                <w:ins w:id="14290" w:author="Mohammad Nayeem Hasan" w:date="2023-01-21T00:39:00Z"/>
                <w:rFonts w:ascii="Times New Roman" w:hAnsi="Times New Roman" w:cs="Times New Roman"/>
                <w:sz w:val="20"/>
                <w:szCs w:val="20"/>
                <w:rPrChange w:id="14291" w:author="Mohammad Nayeem Hasan" w:date="2023-01-21T03:28:00Z">
                  <w:rPr>
                    <w:ins w:id="14292" w:author="Mohammad Nayeem Hasan" w:date="2023-01-21T00:39:00Z"/>
                    <w:rFonts w:ascii="Times New Roman" w:hAnsi="Times New Roman" w:cs="Times New Roman"/>
                    <w:sz w:val="24"/>
                    <w:szCs w:val="24"/>
                  </w:rPr>
                </w:rPrChange>
              </w:rPr>
              <w:pPrChange w:id="14293" w:author="Mohammad Nayeem Hasan" w:date="2023-01-21T14:56:00Z">
                <w:pPr>
                  <w:jc w:val="both"/>
                </w:pPr>
              </w:pPrChange>
            </w:pPr>
            <w:ins w:id="14294" w:author="Mohammad Nayeem Hasan" w:date="2023-01-21T00:39:00Z">
              <w:r w:rsidRPr="00C91A19">
                <w:rPr>
                  <w:rFonts w:ascii="Times New Roman" w:hAnsi="Times New Roman" w:cs="Times New Roman"/>
                  <w:sz w:val="20"/>
                  <w:szCs w:val="20"/>
                  <w:rPrChange w:id="14295" w:author="Mohammad Nayeem Hasan" w:date="2023-01-21T03:28:00Z">
                    <w:rPr>
                      <w:rFonts w:ascii="Times New Roman" w:hAnsi="Times New Roman" w:cs="Times New Roman"/>
                      <w:sz w:val="24"/>
                      <w:szCs w:val="24"/>
                    </w:rPr>
                  </w:rPrChange>
                </w:rPr>
                <w:t>-</w:t>
              </w:r>
            </w:ins>
          </w:p>
        </w:tc>
        <w:tc>
          <w:tcPr>
            <w:tcW w:w="914" w:type="pct"/>
            <w:vAlign w:val="center"/>
            <w:tcPrChange w:id="14296" w:author="Mohammad Nayeem Hasan" w:date="2023-01-21T12:41:00Z">
              <w:tcPr>
                <w:tcW w:w="770" w:type="pct"/>
                <w:gridSpan w:val="2"/>
                <w:vAlign w:val="center"/>
              </w:tcPr>
            </w:tcPrChange>
          </w:tcPr>
          <w:p w14:paraId="654D3BD7" w14:textId="6BC53E1C" w:rsidR="00AE3CAD" w:rsidRPr="00C91A19" w:rsidRDefault="00AE3CAD">
            <w:pPr>
              <w:rPr>
                <w:ins w:id="14297" w:author="Mohammad Nayeem Hasan" w:date="2023-01-21T00:39:00Z"/>
                <w:rFonts w:ascii="Times New Roman" w:hAnsi="Times New Roman" w:cs="Times New Roman"/>
                <w:sz w:val="20"/>
                <w:szCs w:val="20"/>
                <w:rPrChange w:id="14298" w:author="Mohammad Nayeem Hasan" w:date="2023-01-21T03:28:00Z">
                  <w:rPr>
                    <w:ins w:id="14299" w:author="Mohammad Nayeem Hasan" w:date="2023-01-21T00:39:00Z"/>
                    <w:rFonts w:ascii="Times New Roman" w:hAnsi="Times New Roman" w:cs="Times New Roman"/>
                    <w:sz w:val="24"/>
                    <w:szCs w:val="24"/>
                  </w:rPr>
                </w:rPrChange>
              </w:rPr>
              <w:pPrChange w:id="14300" w:author="Mohammad Nayeem Hasan" w:date="2023-01-21T14:56:00Z">
                <w:pPr>
                  <w:jc w:val="both"/>
                </w:pPr>
              </w:pPrChange>
            </w:pPr>
            <w:ins w:id="14301" w:author="Mohammad Nayeem Hasan" w:date="2023-01-21T00:39:00Z">
              <w:r w:rsidRPr="00C91A19">
                <w:rPr>
                  <w:rFonts w:ascii="Times New Roman" w:hAnsi="Times New Roman" w:cs="Times New Roman"/>
                  <w:sz w:val="20"/>
                  <w:szCs w:val="20"/>
                  <w:rPrChange w:id="14302" w:author="Mohammad Nayeem Hasan" w:date="2023-01-21T03:28:00Z">
                    <w:rPr>
                      <w:rFonts w:ascii="Times New Roman" w:hAnsi="Times New Roman" w:cs="Times New Roman"/>
                      <w:sz w:val="24"/>
                      <w:szCs w:val="24"/>
                    </w:rPr>
                  </w:rPrChange>
                </w:rPr>
                <w:t>Ref</w:t>
              </w:r>
            </w:ins>
            <w:ins w:id="14303" w:author="Mohammad Nayeem Hasan" w:date="2023-01-27T19:45:00Z">
              <w:r w:rsidR="0042074B">
                <w:rPr>
                  <w:rFonts w:ascii="Times New Roman" w:hAnsi="Times New Roman" w:cs="Times New Roman"/>
                  <w:sz w:val="20"/>
                  <w:szCs w:val="20"/>
                </w:rPr>
                <w:t>.</w:t>
              </w:r>
            </w:ins>
          </w:p>
        </w:tc>
        <w:tc>
          <w:tcPr>
            <w:tcW w:w="481" w:type="pct"/>
            <w:vAlign w:val="center"/>
            <w:tcPrChange w:id="14304" w:author="Mohammad Nayeem Hasan" w:date="2023-01-21T12:41:00Z">
              <w:tcPr>
                <w:tcW w:w="481" w:type="pct"/>
                <w:gridSpan w:val="2"/>
                <w:vAlign w:val="center"/>
              </w:tcPr>
            </w:tcPrChange>
          </w:tcPr>
          <w:p w14:paraId="3FAFE56C" w14:textId="77777777" w:rsidR="00AE3CAD" w:rsidRPr="00C91A19" w:rsidRDefault="00AE3CAD">
            <w:pPr>
              <w:rPr>
                <w:ins w:id="14305" w:author="Mohammad Nayeem Hasan" w:date="2023-01-21T00:39:00Z"/>
                <w:rFonts w:ascii="Times New Roman" w:hAnsi="Times New Roman" w:cs="Times New Roman"/>
                <w:sz w:val="20"/>
                <w:szCs w:val="20"/>
                <w:rPrChange w:id="14306" w:author="Mohammad Nayeem Hasan" w:date="2023-01-21T03:28:00Z">
                  <w:rPr>
                    <w:ins w:id="14307" w:author="Mohammad Nayeem Hasan" w:date="2023-01-21T00:39:00Z"/>
                    <w:rFonts w:ascii="Times New Roman" w:hAnsi="Times New Roman" w:cs="Times New Roman"/>
                    <w:sz w:val="24"/>
                    <w:szCs w:val="24"/>
                  </w:rPr>
                </w:rPrChange>
              </w:rPr>
              <w:pPrChange w:id="14308" w:author="Mohammad Nayeem Hasan" w:date="2023-01-21T14:56:00Z">
                <w:pPr>
                  <w:jc w:val="both"/>
                </w:pPr>
              </w:pPrChange>
            </w:pPr>
            <w:ins w:id="14309" w:author="Mohammad Nayeem Hasan" w:date="2023-01-21T00:39:00Z">
              <w:r w:rsidRPr="00C91A19">
                <w:rPr>
                  <w:rFonts w:ascii="Times New Roman" w:hAnsi="Times New Roman" w:cs="Times New Roman"/>
                  <w:sz w:val="20"/>
                  <w:szCs w:val="20"/>
                  <w:rPrChange w:id="14310" w:author="Mohammad Nayeem Hasan" w:date="2023-01-21T03:28:00Z">
                    <w:rPr>
                      <w:rFonts w:ascii="Times New Roman" w:hAnsi="Times New Roman" w:cs="Times New Roman"/>
                      <w:sz w:val="24"/>
                      <w:szCs w:val="24"/>
                    </w:rPr>
                  </w:rPrChange>
                </w:rPr>
                <w:t>-</w:t>
              </w:r>
            </w:ins>
          </w:p>
        </w:tc>
        <w:tc>
          <w:tcPr>
            <w:tcW w:w="963" w:type="pct"/>
            <w:vAlign w:val="center"/>
            <w:tcPrChange w:id="14311" w:author="Mohammad Nayeem Hasan" w:date="2023-01-21T12:41:00Z">
              <w:tcPr>
                <w:tcW w:w="1169" w:type="pct"/>
                <w:gridSpan w:val="3"/>
                <w:vAlign w:val="center"/>
              </w:tcPr>
            </w:tcPrChange>
          </w:tcPr>
          <w:p w14:paraId="5A012937" w14:textId="77777777" w:rsidR="00AE3CAD" w:rsidRPr="00C91A19" w:rsidRDefault="00AE3CAD">
            <w:pPr>
              <w:rPr>
                <w:ins w:id="14312" w:author="Mohammad Nayeem Hasan" w:date="2023-01-21T00:39:00Z"/>
                <w:rFonts w:ascii="Times New Roman" w:hAnsi="Times New Roman" w:cs="Times New Roman"/>
                <w:sz w:val="20"/>
                <w:szCs w:val="20"/>
                <w:rPrChange w:id="14313" w:author="Mohammad Nayeem Hasan" w:date="2023-01-21T03:28:00Z">
                  <w:rPr>
                    <w:ins w:id="14314" w:author="Mohammad Nayeem Hasan" w:date="2023-01-21T00:39:00Z"/>
                    <w:rFonts w:ascii="Times New Roman" w:hAnsi="Times New Roman" w:cs="Times New Roman"/>
                    <w:sz w:val="24"/>
                    <w:szCs w:val="24"/>
                  </w:rPr>
                </w:rPrChange>
              </w:rPr>
              <w:pPrChange w:id="14315" w:author="Mohammad Nayeem Hasan" w:date="2023-01-21T14:56:00Z">
                <w:pPr>
                  <w:jc w:val="both"/>
                </w:pPr>
              </w:pPrChange>
            </w:pPr>
            <w:ins w:id="14316" w:author="Mohammad Nayeem Hasan" w:date="2023-01-21T00:39:00Z">
              <w:r w:rsidRPr="00C91A19">
                <w:rPr>
                  <w:rFonts w:ascii="Times New Roman" w:hAnsi="Times New Roman" w:cs="Times New Roman"/>
                  <w:sz w:val="20"/>
                  <w:szCs w:val="20"/>
                  <w:rPrChange w:id="14317" w:author="Mohammad Nayeem Hasan" w:date="2023-01-21T03:28:00Z">
                    <w:rPr>
                      <w:rFonts w:ascii="Times New Roman" w:hAnsi="Times New Roman" w:cs="Times New Roman"/>
                      <w:sz w:val="24"/>
                      <w:szCs w:val="24"/>
                    </w:rPr>
                  </w:rPrChange>
                </w:rPr>
                <w:t>Ref.</w:t>
              </w:r>
            </w:ins>
          </w:p>
        </w:tc>
        <w:tc>
          <w:tcPr>
            <w:tcW w:w="478" w:type="pct"/>
            <w:vAlign w:val="center"/>
            <w:tcPrChange w:id="14318" w:author="Mohammad Nayeem Hasan" w:date="2023-01-21T12:41:00Z">
              <w:tcPr>
                <w:tcW w:w="417" w:type="pct"/>
                <w:vAlign w:val="center"/>
              </w:tcPr>
            </w:tcPrChange>
          </w:tcPr>
          <w:p w14:paraId="2FF51B65" w14:textId="77777777" w:rsidR="00AE3CAD" w:rsidRPr="00C91A19" w:rsidRDefault="00AE3CAD">
            <w:pPr>
              <w:rPr>
                <w:ins w:id="14319" w:author="Mohammad Nayeem Hasan" w:date="2023-01-21T00:39:00Z"/>
                <w:rFonts w:ascii="Times New Roman" w:hAnsi="Times New Roman" w:cs="Times New Roman"/>
                <w:sz w:val="20"/>
                <w:szCs w:val="20"/>
                <w:rPrChange w:id="14320" w:author="Mohammad Nayeem Hasan" w:date="2023-01-21T03:28:00Z">
                  <w:rPr>
                    <w:ins w:id="14321" w:author="Mohammad Nayeem Hasan" w:date="2023-01-21T00:39:00Z"/>
                    <w:rFonts w:ascii="Times New Roman" w:hAnsi="Times New Roman" w:cs="Times New Roman"/>
                    <w:sz w:val="24"/>
                    <w:szCs w:val="24"/>
                  </w:rPr>
                </w:rPrChange>
              </w:rPr>
              <w:pPrChange w:id="14322" w:author="Mohammad Nayeem Hasan" w:date="2023-01-21T14:56:00Z">
                <w:pPr>
                  <w:jc w:val="both"/>
                </w:pPr>
              </w:pPrChange>
            </w:pPr>
            <w:ins w:id="14323" w:author="Mohammad Nayeem Hasan" w:date="2023-01-21T00:39:00Z">
              <w:r w:rsidRPr="00C91A19">
                <w:rPr>
                  <w:rFonts w:ascii="Times New Roman" w:hAnsi="Times New Roman" w:cs="Times New Roman"/>
                  <w:sz w:val="20"/>
                  <w:szCs w:val="20"/>
                  <w:rPrChange w:id="14324" w:author="Mohammad Nayeem Hasan" w:date="2023-01-21T03:28:00Z">
                    <w:rPr>
                      <w:rFonts w:ascii="Times New Roman" w:hAnsi="Times New Roman" w:cs="Times New Roman"/>
                      <w:sz w:val="24"/>
                      <w:szCs w:val="24"/>
                    </w:rPr>
                  </w:rPrChange>
                </w:rPr>
                <w:t>-</w:t>
              </w:r>
            </w:ins>
          </w:p>
        </w:tc>
      </w:tr>
      <w:tr w:rsidR="001C3626" w:rsidRPr="008E73D6" w14:paraId="412DDEA5" w14:textId="2124D9F6" w:rsidTr="00A67133">
        <w:trPr>
          <w:trHeight w:val="138"/>
          <w:jc w:val="center"/>
          <w:ins w:id="14325" w:author="Mohammad Nayeem Hasan" w:date="2023-01-21T00:39:00Z"/>
          <w:trPrChange w:id="14326" w:author="Mohammad Nayeem Hasan" w:date="2023-01-21T12:41:00Z">
            <w:trPr>
              <w:trHeight w:val="138"/>
              <w:jc w:val="center"/>
            </w:trPr>
          </w:trPrChange>
        </w:trPr>
        <w:tc>
          <w:tcPr>
            <w:tcW w:w="1635" w:type="pct"/>
            <w:gridSpan w:val="2"/>
            <w:vAlign w:val="center"/>
            <w:tcPrChange w:id="14327" w:author="Mohammad Nayeem Hasan" w:date="2023-01-21T12:41:00Z">
              <w:tcPr>
                <w:tcW w:w="1634" w:type="pct"/>
                <w:gridSpan w:val="2"/>
                <w:vAlign w:val="center"/>
              </w:tcPr>
            </w:tcPrChange>
          </w:tcPr>
          <w:p w14:paraId="5A35132F" w14:textId="77777777" w:rsidR="00AE3CAD" w:rsidRPr="00C91A19" w:rsidRDefault="00AE3CAD">
            <w:pPr>
              <w:rPr>
                <w:ins w:id="14328" w:author="Mohammad Nayeem Hasan" w:date="2023-01-21T00:39:00Z"/>
                <w:rFonts w:ascii="Times New Roman" w:hAnsi="Times New Roman" w:cs="Times New Roman"/>
                <w:sz w:val="20"/>
                <w:szCs w:val="20"/>
                <w:rPrChange w:id="14329" w:author="Mohammad Nayeem Hasan" w:date="2023-01-21T03:28:00Z">
                  <w:rPr>
                    <w:ins w:id="14330" w:author="Mohammad Nayeem Hasan" w:date="2023-01-21T00:39:00Z"/>
                    <w:rFonts w:ascii="Times New Roman" w:hAnsi="Times New Roman" w:cs="Times New Roman"/>
                    <w:sz w:val="24"/>
                    <w:szCs w:val="24"/>
                  </w:rPr>
                </w:rPrChange>
              </w:rPr>
              <w:pPrChange w:id="14331" w:author="Mohammad Nayeem Hasan" w:date="2023-01-21T14:56:00Z">
                <w:pPr>
                  <w:jc w:val="both"/>
                </w:pPr>
              </w:pPrChange>
            </w:pPr>
            <w:ins w:id="14332" w:author="Mohammad Nayeem Hasan" w:date="2023-01-21T00:39:00Z">
              <w:r w:rsidRPr="00C91A19">
                <w:rPr>
                  <w:rFonts w:ascii="Times New Roman" w:hAnsi="Times New Roman" w:cs="Times New Roman"/>
                  <w:sz w:val="20"/>
                  <w:szCs w:val="20"/>
                  <w:rPrChange w:id="14333" w:author="Mohammad Nayeem Hasan" w:date="2023-01-21T03:28:00Z">
                    <w:rPr>
                      <w:rFonts w:ascii="Times New Roman" w:hAnsi="Times New Roman" w:cs="Times New Roman"/>
                      <w:sz w:val="24"/>
                      <w:szCs w:val="24"/>
                    </w:rPr>
                  </w:rPrChange>
                </w:rPr>
                <w:t>Underweight</w:t>
              </w:r>
            </w:ins>
          </w:p>
        </w:tc>
        <w:tc>
          <w:tcPr>
            <w:tcW w:w="1443" w:type="pct"/>
            <w:gridSpan w:val="2"/>
            <w:vAlign w:val="center"/>
            <w:tcPrChange w:id="14334" w:author="Mohammad Nayeem Hasan" w:date="2023-01-21T12:41:00Z">
              <w:tcPr>
                <w:tcW w:w="1299" w:type="pct"/>
                <w:gridSpan w:val="4"/>
                <w:vAlign w:val="center"/>
              </w:tcPr>
            </w:tcPrChange>
          </w:tcPr>
          <w:p w14:paraId="41F0D9E8" w14:textId="77777777" w:rsidR="00AE3CAD" w:rsidRPr="008E73D6" w:rsidRDefault="00AE3CAD">
            <w:pPr>
              <w:rPr>
                <w:ins w:id="14335" w:author="Mohammad Nayeem Hasan" w:date="2023-01-21T00:39:00Z"/>
                <w:rFonts w:ascii="Times New Roman" w:hAnsi="Times New Roman" w:cs="Times New Roman"/>
                <w:sz w:val="20"/>
                <w:szCs w:val="20"/>
              </w:rPr>
              <w:pPrChange w:id="14336" w:author="Mohammad Nayeem Hasan" w:date="2023-01-21T14:56:00Z">
                <w:pPr>
                  <w:jc w:val="both"/>
                </w:pPr>
              </w:pPrChange>
            </w:pPr>
          </w:p>
        </w:tc>
        <w:tc>
          <w:tcPr>
            <w:tcW w:w="1444" w:type="pct"/>
            <w:gridSpan w:val="2"/>
            <w:vAlign w:val="center"/>
            <w:tcPrChange w:id="14337" w:author="Mohammad Nayeem Hasan" w:date="2023-01-21T12:41:00Z">
              <w:tcPr>
                <w:tcW w:w="1650" w:type="pct"/>
                <w:gridSpan w:val="5"/>
                <w:vAlign w:val="center"/>
              </w:tcPr>
            </w:tcPrChange>
          </w:tcPr>
          <w:p w14:paraId="654E325B" w14:textId="77777777" w:rsidR="00AE3CAD" w:rsidRPr="008E73D6" w:rsidRDefault="00AE3CAD">
            <w:pPr>
              <w:rPr>
                <w:ins w:id="14338" w:author="Mohammad Nayeem Hasan" w:date="2023-01-21T00:39:00Z"/>
                <w:rFonts w:ascii="Times New Roman" w:hAnsi="Times New Roman" w:cs="Times New Roman"/>
                <w:sz w:val="20"/>
                <w:szCs w:val="20"/>
              </w:rPr>
              <w:pPrChange w:id="14339" w:author="Mohammad Nayeem Hasan" w:date="2023-01-21T14:56:00Z">
                <w:pPr>
                  <w:jc w:val="both"/>
                </w:pPr>
              </w:pPrChange>
            </w:pPr>
          </w:p>
        </w:tc>
        <w:tc>
          <w:tcPr>
            <w:tcW w:w="478" w:type="pct"/>
            <w:vAlign w:val="center"/>
            <w:tcPrChange w:id="14340" w:author="Mohammad Nayeem Hasan" w:date="2023-01-21T12:41:00Z">
              <w:tcPr>
                <w:tcW w:w="417" w:type="pct"/>
                <w:vAlign w:val="center"/>
              </w:tcPr>
            </w:tcPrChange>
          </w:tcPr>
          <w:p w14:paraId="1DCA86F7" w14:textId="77777777" w:rsidR="00AE3CAD" w:rsidRPr="008E73D6" w:rsidRDefault="00AE3CAD">
            <w:pPr>
              <w:rPr>
                <w:ins w:id="14341" w:author="Mohammad Nayeem Hasan" w:date="2023-01-21T00:39:00Z"/>
                <w:rFonts w:ascii="Times New Roman" w:hAnsi="Times New Roman" w:cs="Times New Roman"/>
                <w:sz w:val="20"/>
                <w:szCs w:val="20"/>
              </w:rPr>
              <w:pPrChange w:id="14342" w:author="Mohammad Nayeem Hasan" w:date="2023-01-21T14:56:00Z">
                <w:pPr>
                  <w:jc w:val="both"/>
                </w:pPr>
              </w:pPrChange>
            </w:pPr>
          </w:p>
        </w:tc>
      </w:tr>
      <w:tr w:rsidR="001C3626" w:rsidRPr="008E73D6" w14:paraId="796E046A" w14:textId="77777777" w:rsidTr="00A67133">
        <w:trPr>
          <w:trHeight w:val="138"/>
          <w:jc w:val="center"/>
          <w:ins w:id="14343" w:author="Mohammad Nayeem Hasan" w:date="2023-01-21T00:39:00Z"/>
          <w:trPrChange w:id="14344" w:author="Mohammad Nayeem Hasan" w:date="2023-01-21T12:41:00Z">
            <w:trPr>
              <w:trHeight w:val="138"/>
              <w:jc w:val="center"/>
            </w:trPr>
          </w:trPrChange>
        </w:trPr>
        <w:tc>
          <w:tcPr>
            <w:tcW w:w="751" w:type="pct"/>
            <w:vAlign w:val="center"/>
            <w:tcPrChange w:id="14345" w:author="Mohammad Nayeem Hasan" w:date="2023-01-21T12:41:00Z">
              <w:tcPr>
                <w:tcW w:w="751" w:type="pct"/>
                <w:vAlign w:val="center"/>
              </w:tcPr>
            </w:tcPrChange>
          </w:tcPr>
          <w:p w14:paraId="17C3415A" w14:textId="77777777" w:rsidR="00AE3CAD" w:rsidRPr="00C91A19" w:rsidRDefault="00AE3CAD">
            <w:pPr>
              <w:rPr>
                <w:ins w:id="14346" w:author="Mohammad Nayeem Hasan" w:date="2023-01-21T00:39:00Z"/>
                <w:rFonts w:ascii="Times New Roman" w:hAnsi="Times New Roman" w:cs="Times New Roman"/>
                <w:sz w:val="20"/>
                <w:szCs w:val="20"/>
                <w:rPrChange w:id="14347" w:author="Mohammad Nayeem Hasan" w:date="2023-01-21T03:28:00Z">
                  <w:rPr>
                    <w:ins w:id="14348" w:author="Mohammad Nayeem Hasan" w:date="2023-01-21T00:39:00Z"/>
                    <w:rFonts w:ascii="Times New Roman" w:hAnsi="Times New Roman" w:cs="Times New Roman"/>
                    <w:sz w:val="24"/>
                    <w:szCs w:val="24"/>
                  </w:rPr>
                </w:rPrChange>
              </w:rPr>
              <w:pPrChange w:id="14349" w:author="Mohammad Nayeem Hasan" w:date="2023-01-21T14:56:00Z">
                <w:pPr>
                  <w:jc w:val="both"/>
                </w:pPr>
              </w:pPrChange>
            </w:pPr>
            <w:ins w:id="14350" w:author="Mohammad Nayeem Hasan" w:date="2023-01-21T00:39:00Z">
              <w:r w:rsidRPr="00C91A19">
                <w:rPr>
                  <w:rFonts w:ascii="Times New Roman" w:hAnsi="Times New Roman" w:cs="Times New Roman"/>
                  <w:sz w:val="20"/>
                  <w:szCs w:val="20"/>
                  <w:rPrChange w:id="14351" w:author="Mohammad Nayeem Hasan" w:date="2023-01-21T03:28:00Z">
                    <w:rPr>
                      <w:rFonts w:ascii="Times New Roman" w:hAnsi="Times New Roman" w:cs="Times New Roman"/>
                      <w:sz w:val="24"/>
                      <w:szCs w:val="24"/>
                    </w:rPr>
                  </w:rPrChange>
                </w:rPr>
                <w:t>Yes</w:t>
              </w:r>
            </w:ins>
          </w:p>
        </w:tc>
        <w:tc>
          <w:tcPr>
            <w:tcW w:w="884" w:type="pct"/>
            <w:vAlign w:val="center"/>
            <w:tcPrChange w:id="14352" w:author="Mohammad Nayeem Hasan" w:date="2023-01-21T12:41:00Z">
              <w:tcPr>
                <w:tcW w:w="883" w:type="pct"/>
                <w:vAlign w:val="center"/>
              </w:tcPr>
            </w:tcPrChange>
          </w:tcPr>
          <w:p w14:paraId="38AED244" w14:textId="77777777" w:rsidR="00AE3CAD" w:rsidRPr="00C91A19" w:rsidRDefault="00AE3CAD">
            <w:pPr>
              <w:rPr>
                <w:ins w:id="14353" w:author="Mohammad Nayeem Hasan" w:date="2023-01-21T00:39:00Z"/>
                <w:rFonts w:ascii="Times New Roman" w:hAnsi="Times New Roman" w:cs="Times New Roman"/>
                <w:sz w:val="20"/>
                <w:szCs w:val="20"/>
                <w:rPrChange w:id="14354" w:author="Mohammad Nayeem Hasan" w:date="2023-01-21T03:28:00Z">
                  <w:rPr>
                    <w:ins w:id="14355" w:author="Mohammad Nayeem Hasan" w:date="2023-01-21T00:39:00Z"/>
                    <w:rFonts w:ascii="Times New Roman" w:hAnsi="Times New Roman" w:cs="Times New Roman"/>
                    <w:sz w:val="24"/>
                    <w:szCs w:val="24"/>
                  </w:rPr>
                </w:rPrChange>
              </w:rPr>
              <w:pPrChange w:id="14356" w:author="Mohammad Nayeem Hasan" w:date="2023-01-21T14:56:00Z">
                <w:pPr>
                  <w:jc w:val="both"/>
                </w:pPr>
              </w:pPrChange>
            </w:pPr>
            <w:ins w:id="14357" w:author="Mohammad Nayeem Hasan" w:date="2023-01-21T00:39:00Z">
              <w:r w:rsidRPr="00C91A19">
                <w:rPr>
                  <w:rFonts w:ascii="Times New Roman" w:hAnsi="Times New Roman" w:cs="Times New Roman"/>
                  <w:sz w:val="20"/>
                  <w:szCs w:val="20"/>
                  <w:rPrChange w:id="14358" w:author="Mohammad Nayeem Hasan" w:date="2023-01-21T03:28:00Z">
                    <w:rPr>
                      <w:rFonts w:ascii="Times New Roman" w:hAnsi="Times New Roman" w:cs="Times New Roman"/>
                      <w:sz w:val="24"/>
                      <w:szCs w:val="24"/>
                    </w:rPr>
                  </w:rPrChange>
                </w:rPr>
                <w:t>-</w:t>
              </w:r>
            </w:ins>
          </w:p>
        </w:tc>
        <w:tc>
          <w:tcPr>
            <w:tcW w:w="529" w:type="pct"/>
            <w:vAlign w:val="center"/>
            <w:tcPrChange w:id="14359" w:author="Mohammad Nayeem Hasan" w:date="2023-01-21T12:41:00Z">
              <w:tcPr>
                <w:tcW w:w="529" w:type="pct"/>
                <w:gridSpan w:val="2"/>
                <w:vAlign w:val="center"/>
              </w:tcPr>
            </w:tcPrChange>
          </w:tcPr>
          <w:p w14:paraId="1F1540FD" w14:textId="77777777" w:rsidR="00AE3CAD" w:rsidRPr="00C91A19" w:rsidRDefault="00AE3CAD">
            <w:pPr>
              <w:rPr>
                <w:ins w:id="14360" w:author="Mohammad Nayeem Hasan" w:date="2023-01-21T00:39:00Z"/>
                <w:rFonts w:ascii="Times New Roman" w:hAnsi="Times New Roman" w:cs="Times New Roman"/>
                <w:sz w:val="20"/>
                <w:szCs w:val="20"/>
                <w:rPrChange w:id="14361" w:author="Mohammad Nayeem Hasan" w:date="2023-01-21T03:28:00Z">
                  <w:rPr>
                    <w:ins w:id="14362" w:author="Mohammad Nayeem Hasan" w:date="2023-01-21T00:39:00Z"/>
                    <w:rFonts w:ascii="Times New Roman" w:hAnsi="Times New Roman" w:cs="Times New Roman"/>
                    <w:sz w:val="24"/>
                    <w:szCs w:val="24"/>
                  </w:rPr>
                </w:rPrChange>
              </w:rPr>
              <w:pPrChange w:id="14363" w:author="Mohammad Nayeem Hasan" w:date="2023-01-21T14:56:00Z">
                <w:pPr>
                  <w:jc w:val="both"/>
                </w:pPr>
              </w:pPrChange>
            </w:pPr>
            <w:ins w:id="14364" w:author="Mohammad Nayeem Hasan" w:date="2023-01-21T00:39:00Z">
              <w:r w:rsidRPr="00C91A19">
                <w:rPr>
                  <w:rFonts w:ascii="Times New Roman" w:hAnsi="Times New Roman" w:cs="Times New Roman"/>
                  <w:sz w:val="20"/>
                  <w:szCs w:val="20"/>
                  <w:rPrChange w:id="14365" w:author="Mohammad Nayeem Hasan" w:date="2023-01-21T03:28:00Z">
                    <w:rPr>
                      <w:rFonts w:ascii="Times New Roman" w:hAnsi="Times New Roman" w:cs="Times New Roman"/>
                      <w:sz w:val="24"/>
                      <w:szCs w:val="24"/>
                    </w:rPr>
                  </w:rPrChange>
                </w:rPr>
                <w:t>-</w:t>
              </w:r>
            </w:ins>
          </w:p>
        </w:tc>
        <w:tc>
          <w:tcPr>
            <w:tcW w:w="914" w:type="pct"/>
            <w:vAlign w:val="center"/>
            <w:tcPrChange w:id="14366" w:author="Mohammad Nayeem Hasan" w:date="2023-01-21T12:41:00Z">
              <w:tcPr>
                <w:tcW w:w="770" w:type="pct"/>
                <w:gridSpan w:val="2"/>
                <w:vAlign w:val="center"/>
              </w:tcPr>
            </w:tcPrChange>
          </w:tcPr>
          <w:p w14:paraId="0D6AEB40" w14:textId="77777777" w:rsidR="00AE3CAD" w:rsidRPr="00C91A19" w:rsidRDefault="00AE3CAD">
            <w:pPr>
              <w:rPr>
                <w:ins w:id="14367" w:author="Mohammad Nayeem Hasan" w:date="2023-01-21T00:39:00Z"/>
                <w:rFonts w:ascii="Times New Roman" w:hAnsi="Times New Roman" w:cs="Times New Roman"/>
                <w:sz w:val="20"/>
                <w:szCs w:val="20"/>
                <w:rPrChange w:id="14368" w:author="Mohammad Nayeem Hasan" w:date="2023-01-21T03:28:00Z">
                  <w:rPr>
                    <w:ins w:id="14369" w:author="Mohammad Nayeem Hasan" w:date="2023-01-21T00:39:00Z"/>
                    <w:rFonts w:ascii="Times New Roman" w:hAnsi="Times New Roman" w:cs="Times New Roman"/>
                    <w:sz w:val="24"/>
                    <w:szCs w:val="24"/>
                  </w:rPr>
                </w:rPrChange>
              </w:rPr>
              <w:pPrChange w:id="14370" w:author="Mohammad Nayeem Hasan" w:date="2023-01-21T14:56:00Z">
                <w:pPr>
                  <w:jc w:val="both"/>
                </w:pPr>
              </w:pPrChange>
            </w:pPr>
            <w:ins w:id="14371" w:author="Mohammad Nayeem Hasan" w:date="2023-01-21T00:39:00Z">
              <w:r w:rsidRPr="00C91A19">
                <w:rPr>
                  <w:rFonts w:ascii="Times New Roman" w:hAnsi="Times New Roman" w:cs="Times New Roman"/>
                  <w:sz w:val="20"/>
                  <w:szCs w:val="20"/>
                  <w:rPrChange w:id="14372" w:author="Mohammad Nayeem Hasan" w:date="2023-01-21T03:28:00Z">
                    <w:rPr>
                      <w:rFonts w:ascii="Times New Roman" w:hAnsi="Times New Roman" w:cs="Times New Roman"/>
                      <w:sz w:val="24"/>
                      <w:szCs w:val="24"/>
                    </w:rPr>
                  </w:rPrChange>
                </w:rPr>
                <w:t>-</w:t>
              </w:r>
            </w:ins>
          </w:p>
        </w:tc>
        <w:tc>
          <w:tcPr>
            <w:tcW w:w="481" w:type="pct"/>
            <w:vAlign w:val="center"/>
            <w:tcPrChange w:id="14373" w:author="Mohammad Nayeem Hasan" w:date="2023-01-21T12:41:00Z">
              <w:tcPr>
                <w:tcW w:w="481" w:type="pct"/>
                <w:gridSpan w:val="2"/>
                <w:vAlign w:val="center"/>
              </w:tcPr>
            </w:tcPrChange>
          </w:tcPr>
          <w:p w14:paraId="10EDFC61" w14:textId="77777777" w:rsidR="00AE3CAD" w:rsidRPr="00C91A19" w:rsidRDefault="00AE3CAD">
            <w:pPr>
              <w:rPr>
                <w:ins w:id="14374" w:author="Mohammad Nayeem Hasan" w:date="2023-01-21T00:39:00Z"/>
                <w:rFonts w:ascii="Times New Roman" w:hAnsi="Times New Roman" w:cs="Times New Roman"/>
                <w:sz w:val="20"/>
                <w:szCs w:val="20"/>
                <w:rPrChange w:id="14375" w:author="Mohammad Nayeem Hasan" w:date="2023-01-21T03:28:00Z">
                  <w:rPr>
                    <w:ins w:id="14376" w:author="Mohammad Nayeem Hasan" w:date="2023-01-21T00:39:00Z"/>
                    <w:rFonts w:ascii="Times New Roman" w:hAnsi="Times New Roman" w:cs="Times New Roman"/>
                    <w:sz w:val="24"/>
                    <w:szCs w:val="24"/>
                  </w:rPr>
                </w:rPrChange>
              </w:rPr>
              <w:pPrChange w:id="14377" w:author="Mohammad Nayeem Hasan" w:date="2023-01-21T14:56:00Z">
                <w:pPr>
                  <w:jc w:val="both"/>
                </w:pPr>
              </w:pPrChange>
            </w:pPr>
            <w:ins w:id="14378" w:author="Mohammad Nayeem Hasan" w:date="2023-01-21T00:39:00Z">
              <w:r w:rsidRPr="00C91A19">
                <w:rPr>
                  <w:rFonts w:ascii="Times New Roman" w:hAnsi="Times New Roman" w:cs="Times New Roman"/>
                  <w:sz w:val="20"/>
                  <w:szCs w:val="20"/>
                  <w:rPrChange w:id="14379" w:author="Mohammad Nayeem Hasan" w:date="2023-01-21T03:28:00Z">
                    <w:rPr>
                      <w:rFonts w:ascii="Times New Roman" w:hAnsi="Times New Roman" w:cs="Times New Roman"/>
                      <w:sz w:val="24"/>
                      <w:szCs w:val="24"/>
                    </w:rPr>
                  </w:rPrChange>
                </w:rPr>
                <w:t>-</w:t>
              </w:r>
            </w:ins>
          </w:p>
        </w:tc>
        <w:tc>
          <w:tcPr>
            <w:tcW w:w="963" w:type="pct"/>
            <w:vAlign w:val="center"/>
            <w:tcPrChange w:id="14380" w:author="Mohammad Nayeem Hasan" w:date="2023-01-21T12:41:00Z">
              <w:tcPr>
                <w:tcW w:w="1169" w:type="pct"/>
                <w:gridSpan w:val="3"/>
                <w:vAlign w:val="center"/>
              </w:tcPr>
            </w:tcPrChange>
          </w:tcPr>
          <w:p w14:paraId="14F7DC0C" w14:textId="6988BB09" w:rsidR="00AE3CAD" w:rsidRPr="00C91A19" w:rsidRDefault="00AE3CAD">
            <w:pPr>
              <w:rPr>
                <w:ins w:id="14381" w:author="Mohammad Nayeem Hasan" w:date="2023-01-21T00:39:00Z"/>
                <w:rFonts w:ascii="Times New Roman" w:hAnsi="Times New Roman" w:cs="Times New Roman"/>
                <w:sz w:val="20"/>
                <w:szCs w:val="20"/>
                <w:rPrChange w:id="14382" w:author="Mohammad Nayeem Hasan" w:date="2023-01-21T03:28:00Z">
                  <w:rPr>
                    <w:ins w:id="14383" w:author="Mohammad Nayeem Hasan" w:date="2023-01-21T00:39:00Z"/>
                    <w:rFonts w:ascii="Times New Roman" w:hAnsi="Times New Roman" w:cs="Times New Roman"/>
                    <w:sz w:val="24"/>
                    <w:szCs w:val="24"/>
                  </w:rPr>
                </w:rPrChange>
              </w:rPr>
              <w:pPrChange w:id="14384" w:author="Mohammad Nayeem Hasan" w:date="2023-01-21T14:56:00Z">
                <w:pPr>
                  <w:jc w:val="both"/>
                </w:pPr>
              </w:pPrChange>
            </w:pPr>
            <w:ins w:id="14385" w:author="Mohammad Nayeem Hasan" w:date="2023-01-21T00:39:00Z">
              <w:r w:rsidRPr="00C91A19">
                <w:rPr>
                  <w:rFonts w:ascii="Times New Roman" w:hAnsi="Times New Roman" w:cs="Times New Roman"/>
                  <w:sz w:val="20"/>
                  <w:szCs w:val="20"/>
                  <w:rPrChange w:id="14386" w:author="Mohammad Nayeem Hasan" w:date="2023-01-21T03:28:00Z">
                    <w:rPr>
                      <w:rFonts w:ascii="Times New Roman" w:hAnsi="Times New Roman" w:cs="Times New Roman"/>
                      <w:sz w:val="24"/>
                      <w:szCs w:val="24"/>
                    </w:rPr>
                  </w:rPrChange>
                </w:rPr>
                <w:t>1.44</w:t>
              </w:r>
            </w:ins>
            <w:ins w:id="14387" w:author="Mohammad Nayeem Hasan" w:date="2023-01-21T03:59:00Z">
              <w:r>
                <w:rPr>
                  <w:rFonts w:ascii="Times New Roman" w:hAnsi="Times New Roman" w:cs="Times New Roman"/>
                  <w:sz w:val="20"/>
                  <w:szCs w:val="20"/>
                </w:rPr>
                <w:t xml:space="preserve"> (</w:t>
              </w:r>
              <w:r w:rsidRPr="00F13B5B">
                <w:rPr>
                  <w:rFonts w:ascii="Times New Roman" w:hAnsi="Times New Roman" w:cs="Times New Roman"/>
                  <w:sz w:val="20"/>
                  <w:szCs w:val="20"/>
                </w:rPr>
                <w:t>1.20, 1.73</w:t>
              </w:r>
              <w:r>
                <w:rPr>
                  <w:rFonts w:ascii="Times New Roman" w:hAnsi="Times New Roman" w:cs="Times New Roman"/>
                  <w:sz w:val="20"/>
                  <w:szCs w:val="20"/>
                </w:rPr>
                <w:t>)</w:t>
              </w:r>
            </w:ins>
          </w:p>
        </w:tc>
        <w:tc>
          <w:tcPr>
            <w:tcW w:w="478" w:type="pct"/>
            <w:vAlign w:val="center"/>
            <w:tcPrChange w:id="14388" w:author="Mohammad Nayeem Hasan" w:date="2023-01-21T12:41:00Z">
              <w:tcPr>
                <w:tcW w:w="417" w:type="pct"/>
                <w:vAlign w:val="center"/>
              </w:tcPr>
            </w:tcPrChange>
          </w:tcPr>
          <w:p w14:paraId="320FF75A" w14:textId="77777777" w:rsidR="00AE3CAD" w:rsidRPr="00C91A19" w:rsidRDefault="00AE3CAD">
            <w:pPr>
              <w:rPr>
                <w:ins w:id="14389" w:author="Mohammad Nayeem Hasan" w:date="2023-01-21T00:39:00Z"/>
                <w:rFonts w:ascii="Times New Roman" w:hAnsi="Times New Roman" w:cs="Times New Roman"/>
                <w:b/>
                <w:bCs/>
                <w:sz w:val="20"/>
                <w:szCs w:val="20"/>
                <w:rPrChange w:id="14390" w:author="Mohammad Nayeem Hasan" w:date="2023-01-21T03:28:00Z">
                  <w:rPr>
                    <w:ins w:id="14391" w:author="Mohammad Nayeem Hasan" w:date="2023-01-21T00:39:00Z"/>
                    <w:rFonts w:ascii="Times New Roman" w:hAnsi="Times New Roman" w:cs="Times New Roman"/>
                    <w:b/>
                    <w:bCs/>
                    <w:sz w:val="24"/>
                    <w:szCs w:val="24"/>
                  </w:rPr>
                </w:rPrChange>
              </w:rPr>
              <w:pPrChange w:id="14392" w:author="Mohammad Nayeem Hasan" w:date="2023-01-21T14:56:00Z">
                <w:pPr>
                  <w:jc w:val="both"/>
                </w:pPr>
              </w:pPrChange>
            </w:pPr>
            <w:ins w:id="14393" w:author="Mohammad Nayeem Hasan" w:date="2023-01-21T00:39:00Z">
              <w:r w:rsidRPr="00C91A19">
                <w:rPr>
                  <w:rFonts w:ascii="Times New Roman" w:hAnsi="Times New Roman" w:cs="Times New Roman"/>
                  <w:b/>
                  <w:bCs/>
                  <w:sz w:val="20"/>
                  <w:szCs w:val="20"/>
                  <w:rPrChange w:id="14394" w:author="Mohammad Nayeem Hasan" w:date="2023-01-21T03:28:00Z">
                    <w:rPr>
                      <w:rFonts w:ascii="Times New Roman" w:hAnsi="Times New Roman" w:cs="Times New Roman"/>
                      <w:b/>
                      <w:bCs/>
                      <w:sz w:val="24"/>
                      <w:szCs w:val="24"/>
                    </w:rPr>
                  </w:rPrChange>
                </w:rPr>
                <w:t>&lt;0.001</w:t>
              </w:r>
            </w:ins>
          </w:p>
        </w:tc>
      </w:tr>
      <w:tr w:rsidR="001C3626" w:rsidRPr="008E73D6" w14:paraId="5DC4F6E4" w14:textId="77777777" w:rsidTr="00A67133">
        <w:trPr>
          <w:trHeight w:val="138"/>
          <w:jc w:val="center"/>
          <w:ins w:id="14395" w:author="Mohammad Nayeem Hasan" w:date="2023-01-21T00:39:00Z"/>
          <w:trPrChange w:id="14396" w:author="Mohammad Nayeem Hasan" w:date="2023-01-21T12:41:00Z">
            <w:trPr>
              <w:trHeight w:val="138"/>
              <w:jc w:val="center"/>
            </w:trPr>
          </w:trPrChange>
        </w:trPr>
        <w:tc>
          <w:tcPr>
            <w:tcW w:w="751" w:type="pct"/>
            <w:vAlign w:val="center"/>
            <w:tcPrChange w:id="14397" w:author="Mohammad Nayeem Hasan" w:date="2023-01-21T12:41:00Z">
              <w:tcPr>
                <w:tcW w:w="751" w:type="pct"/>
                <w:vAlign w:val="center"/>
              </w:tcPr>
            </w:tcPrChange>
          </w:tcPr>
          <w:p w14:paraId="38D9DA4D" w14:textId="77777777" w:rsidR="00AE3CAD" w:rsidRPr="00C91A19" w:rsidRDefault="00AE3CAD">
            <w:pPr>
              <w:rPr>
                <w:ins w:id="14398" w:author="Mohammad Nayeem Hasan" w:date="2023-01-21T00:39:00Z"/>
                <w:rFonts w:ascii="Times New Roman" w:hAnsi="Times New Roman" w:cs="Times New Roman"/>
                <w:sz w:val="20"/>
                <w:szCs w:val="20"/>
                <w:rPrChange w:id="14399" w:author="Mohammad Nayeem Hasan" w:date="2023-01-21T03:28:00Z">
                  <w:rPr>
                    <w:ins w:id="14400" w:author="Mohammad Nayeem Hasan" w:date="2023-01-21T00:39:00Z"/>
                    <w:rFonts w:ascii="Times New Roman" w:hAnsi="Times New Roman" w:cs="Times New Roman"/>
                    <w:sz w:val="24"/>
                    <w:szCs w:val="24"/>
                  </w:rPr>
                </w:rPrChange>
              </w:rPr>
              <w:pPrChange w:id="14401" w:author="Mohammad Nayeem Hasan" w:date="2023-01-21T14:56:00Z">
                <w:pPr>
                  <w:jc w:val="both"/>
                </w:pPr>
              </w:pPrChange>
            </w:pPr>
            <w:ins w:id="14402" w:author="Mohammad Nayeem Hasan" w:date="2023-01-21T00:39:00Z">
              <w:r w:rsidRPr="00C91A19">
                <w:rPr>
                  <w:rFonts w:ascii="Times New Roman" w:hAnsi="Times New Roman" w:cs="Times New Roman"/>
                  <w:sz w:val="20"/>
                  <w:szCs w:val="20"/>
                  <w:rPrChange w:id="14403" w:author="Mohammad Nayeem Hasan" w:date="2023-01-21T03:28:00Z">
                    <w:rPr>
                      <w:rFonts w:ascii="Times New Roman" w:hAnsi="Times New Roman" w:cs="Times New Roman"/>
                      <w:sz w:val="24"/>
                      <w:szCs w:val="24"/>
                    </w:rPr>
                  </w:rPrChange>
                </w:rPr>
                <w:t>No</w:t>
              </w:r>
            </w:ins>
          </w:p>
        </w:tc>
        <w:tc>
          <w:tcPr>
            <w:tcW w:w="884" w:type="pct"/>
            <w:vAlign w:val="center"/>
            <w:tcPrChange w:id="14404" w:author="Mohammad Nayeem Hasan" w:date="2023-01-21T12:41:00Z">
              <w:tcPr>
                <w:tcW w:w="883" w:type="pct"/>
                <w:vAlign w:val="center"/>
              </w:tcPr>
            </w:tcPrChange>
          </w:tcPr>
          <w:p w14:paraId="18989849" w14:textId="77777777" w:rsidR="00AE3CAD" w:rsidRPr="00C91A19" w:rsidRDefault="00AE3CAD">
            <w:pPr>
              <w:rPr>
                <w:ins w:id="14405" w:author="Mohammad Nayeem Hasan" w:date="2023-01-21T00:39:00Z"/>
                <w:rFonts w:ascii="Times New Roman" w:hAnsi="Times New Roman" w:cs="Times New Roman"/>
                <w:sz w:val="20"/>
                <w:szCs w:val="20"/>
                <w:rPrChange w:id="14406" w:author="Mohammad Nayeem Hasan" w:date="2023-01-21T03:28:00Z">
                  <w:rPr>
                    <w:ins w:id="14407" w:author="Mohammad Nayeem Hasan" w:date="2023-01-21T00:39:00Z"/>
                    <w:rFonts w:ascii="Times New Roman" w:hAnsi="Times New Roman" w:cs="Times New Roman"/>
                    <w:sz w:val="24"/>
                    <w:szCs w:val="24"/>
                  </w:rPr>
                </w:rPrChange>
              </w:rPr>
              <w:pPrChange w:id="14408" w:author="Mohammad Nayeem Hasan" w:date="2023-01-21T14:56:00Z">
                <w:pPr>
                  <w:jc w:val="both"/>
                </w:pPr>
              </w:pPrChange>
            </w:pPr>
            <w:ins w:id="14409" w:author="Mohammad Nayeem Hasan" w:date="2023-01-21T00:39:00Z">
              <w:r w:rsidRPr="00C91A19">
                <w:rPr>
                  <w:rFonts w:ascii="Times New Roman" w:hAnsi="Times New Roman" w:cs="Times New Roman"/>
                  <w:sz w:val="20"/>
                  <w:szCs w:val="20"/>
                  <w:rPrChange w:id="14410" w:author="Mohammad Nayeem Hasan" w:date="2023-01-21T03:28:00Z">
                    <w:rPr>
                      <w:rFonts w:ascii="Times New Roman" w:hAnsi="Times New Roman" w:cs="Times New Roman"/>
                      <w:sz w:val="24"/>
                      <w:szCs w:val="24"/>
                    </w:rPr>
                  </w:rPrChange>
                </w:rPr>
                <w:t>-</w:t>
              </w:r>
            </w:ins>
          </w:p>
        </w:tc>
        <w:tc>
          <w:tcPr>
            <w:tcW w:w="529" w:type="pct"/>
            <w:vAlign w:val="center"/>
            <w:tcPrChange w:id="14411" w:author="Mohammad Nayeem Hasan" w:date="2023-01-21T12:41:00Z">
              <w:tcPr>
                <w:tcW w:w="529" w:type="pct"/>
                <w:gridSpan w:val="2"/>
                <w:vAlign w:val="center"/>
              </w:tcPr>
            </w:tcPrChange>
          </w:tcPr>
          <w:p w14:paraId="59806394" w14:textId="77777777" w:rsidR="00AE3CAD" w:rsidRPr="00C91A19" w:rsidRDefault="00AE3CAD">
            <w:pPr>
              <w:rPr>
                <w:ins w:id="14412" w:author="Mohammad Nayeem Hasan" w:date="2023-01-21T00:39:00Z"/>
                <w:rFonts w:ascii="Times New Roman" w:hAnsi="Times New Roman" w:cs="Times New Roman"/>
                <w:sz w:val="20"/>
                <w:szCs w:val="20"/>
                <w:rPrChange w:id="14413" w:author="Mohammad Nayeem Hasan" w:date="2023-01-21T03:28:00Z">
                  <w:rPr>
                    <w:ins w:id="14414" w:author="Mohammad Nayeem Hasan" w:date="2023-01-21T00:39:00Z"/>
                    <w:rFonts w:ascii="Times New Roman" w:hAnsi="Times New Roman" w:cs="Times New Roman"/>
                    <w:sz w:val="24"/>
                    <w:szCs w:val="24"/>
                  </w:rPr>
                </w:rPrChange>
              </w:rPr>
              <w:pPrChange w:id="14415" w:author="Mohammad Nayeem Hasan" w:date="2023-01-21T14:56:00Z">
                <w:pPr>
                  <w:jc w:val="both"/>
                </w:pPr>
              </w:pPrChange>
            </w:pPr>
            <w:ins w:id="14416" w:author="Mohammad Nayeem Hasan" w:date="2023-01-21T00:39:00Z">
              <w:r w:rsidRPr="00C91A19">
                <w:rPr>
                  <w:rFonts w:ascii="Times New Roman" w:hAnsi="Times New Roman" w:cs="Times New Roman"/>
                  <w:sz w:val="20"/>
                  <w:szCs w:val="20"/>
                  <w:rPrChange w:id="14417" w:author="Mohammad Nayeem Hasan" w:date="2023-01-21T03:28:00Z">
                    <w:rPr>
                      <w:rFonts w:ascii="Times New Roman" w:hAnsi="Times New Roman" w:cs="Times New Roman"/>
                      <w:sz w:val="24"/>
                      <w:szCs w:val="24"/>
                    </w:rPr>
                  </w:rPrChange>
                </w:rPr>
                <w:t>-</w:t>
              </w:r>
            </w:ins>
          </w:p>
        </w:tc>
        <w:tc>
          <w:tcPr>
            <w:tcW w:w="914" w:type="pct"/>
            <w:vAlign w:val="center"/>
            <w:tcPrChange w:id="14418" w:author="Mohammad Nayeem Hasan" w:date="2023-01-21T12:41:00Z">
              <w:tcPr>
                <w:tcW w:w="770" w:type="pct"/>
                <w:gridSpan w:val="2"/>
                <w:vAlign w:val="center"/>
              </w:tcPr>
            </w:tcPrChange>
          </w:tcPr>
          <w:p w14:paraId="2D78FF5B" w14:textId="77777777" w:rsidR="00AE3CAD" w:rsidRPr="00C91A19" w:rsidRDefault="00AE3CAD">
            <w:pPr>
              <w:rPr>
                <w:ins w:id="14419" w:author="Mohammad Nayeem Hasan" w:date="2023-01-21T00:39:00Z"/>
                <w:rFonts w:ascii="Times New Roman" w:hAnsi="Times New Roman" w:cs="Times New Roman"/>
                <w:sz w:val="20"/>
                <w:szCs w:val="20"/>
                <w:rPrChange w:id="14420" w:author="Mohammad Nayeem Hasan" w:date="2023-01-21T03:28:00Z">
                  <w:rPr>
                    <w:ins w:id="14421" w:author="Mohammad Nayeem Hasan" w:date="2023-01-21T00:39:00Z"/>
                    <w:rFonts w:ascii="Times New Roman" w:hAnsi="Times New Roman" w:cs="Times New Roman"/>
                    <w:sz w:val="24"/>
                    <w:szCs w:val="24"/>
                  </w:rPr>
                </w:rPrChange>
              </w:rPr>
              <w:pPrChange w:id="14422" w:author="Mohammad Nayeem Hasan" w:date="2023-01-21T14:56:00Z">
                <w:pPr>
                  <w:jc w:val="both"/>
                </w:pPr>
              </w:pPrChange>
            </w:pPr>
            <w:ins w:id="14423" w:author="Mohammad Nayeem Hasan" w:date="2023-01-21T00:39:00Z">
              <w:r w:rsidRPr="00C91A19">
                <w:rPr>
                  <w:rFonts w:ascii="Times New Roman" w:hAnsi="Times New Roman" w:cs="Times New Roman"/>
                  <w:sz w:val="20"/>
                  <w:szCs w:val="20"/>
                  <w:rPrChange w:id="14424" w:author="Mohammad Nayeem Hasan" w:date="2023-01-21T03:28:00Z">
                    <w:rPr>
                      <w:rFonts w:ascii="Times New Roman" w:hAnsi="Times New Roman" w:cs="Times New Roman"/>
                      <w:sz w:val="24"/>
                      <w:szCs w:val="24"/>
                    </w:rPr>
                  </w:rPrChange>
                </w:rPr>
                <w:t>-</w:t>
              </w:r>
            </w:ins>
          </w:p>
        </w:tc>
        <w:tc>
          <w:tcPr>
            <w:tcW w:w="481" w:type="pct"/>
            <w:vAlign w:val="center"/>
            <w:tcPrChange w:id="14425" w:author="Mohammad Nayeem Hasan" w:date="2023-01-21T12:41:00Z">
              <w:tcPr>
                <w:tcW w:w="481" w:type="pct"/>
                <w:gridSpan w:val="2"/>
                <w:vAlign w:val="center"/>
              </w:tcPr>
            </w:tcPrChange>
          </w:tcPr>
          <w:p w14:paraId="2932067B" w14:textId="77777777" w:rsidR="00AE3CAD" w:rsidRPr="00C91A19" w:rsidRDefault="00AE3CAD">
            <w:pPr>
              <w:rPr>
                <w:ins w:id="14426" w:author="Mohammad Nayeem Hasan" w:date="2023-01-21T00:39:00Z"/>
                <w:rFonts w:ascii="Times New Roman" w:hAnsi="Times New Roman" w:cs="Times New Roman"/>
                <w:sz w:val="20"/>
                <w:szCs w:val="20"/>
                <w:rPrChange w:id="14427" w:author="Mohammad Nayeem Hasan" w:date="2023-01-21T03:28:00Z">
                  <w:rPr>
                    <w:ins w:id="14428" w:author="Mohammad Nayeem Hasan" w:date="2023-01-21T00:39:00Z"/>
                    <w:rFonts w:ascii="Times New Roman" w:hAnsi="Times New Roman" w:cs="Times New Roman"/>
                    <w:sz w:val="24"/>
                    <w:szCs w:val="24"/>
                  </w:rPr>
                </w:rPrChange>
              </w:rPr>
              <w:pPrChange w:id="14429" w:author="Mohammad Nayeem Hasan" w:date="2023-01-21T14:56:00Z">
                <w:pPr>
                  <w:jc w:val="both"/>
                </w:pPr>
              </w:pPrChange>
            </w:pPr>
            <w:ins w:id="14430" w:author="Mohammad Nayeem Hasan" w:date="2023-01-21T00:39:00Z">
              <w:r w:rsidRPr="00C91A19">
                <w:rPr>
                  <w:rFonts w:ascii="Times New Roman" w:hAnsi="Times New Roman" w:cs="Times New Roman"/>
                  <w:sz w:val="20"/>
                  <w:szCs w:val="20"/>
                  <w:rPrChange w:id="14431" w:author="Mohammad Nayeem Hasan" w:date="2023-01-21T03:28:00Z">
                    <w:rPr>
                      <w:rFonts w:ascii="Times New Roman" w:hAnsi="Times New Roman" w:cs="Times New Roman"/>
                      <w:sz w:val="24"/>
                      <w:szCs w:val="24"/>
                    </w:rPr>
                  </w:rPrChange>
                </w:rPr>
                <w:t>-</w:t>
              </w:r>
            </w:ins>
          </w:p>
        </w:tc>
        <w:tc>
          <w:tcPr>
            <w:tcW w:w="963" w:type="pct"/>
            <w:vAlign w:val="center"/>
            <w:tcPrChange w:id="14432" w:author="Mohammad Nayeem Hasan" w:date="2023-01-21T12:41:00Z">
              <w:tcPr>
                <w:tcW w:w="1169" w:type="pct"/>
                <w:gridSpan w:val="3"/>
                <w:vAlign w:val="center"/>
              </w:tcPr>
            </w:tcPrChange>
          </w:tcPr>
          <w:p w14:paraId="7F2F6EA7" w14:textId="77777777" w:rsidR="00AE3CAD" w:rsidRPr="00C91A19" w:rsidRDefault="00AE3CAD">
            <w:pPr>
              <w:rPr>
                <w:ins w:id="14433" w:author="Mohammad Nayeem Hasan" w:date="2023-01-21T00:39:00Z"/>
                <w:rFonts w:ascii="Times New Roman" w:hAnsi="Times New Roman" w:cs="Times New Roman"/>
                <w:sz w:val="20"/>
                <w:szCs w:val="20"/>
                <w:rPrChange w:id="14434" w:author="Mohammad Nayeem Hasan" w:date="2023-01-21T03:28:00Z">
                  <w:rPr>
                    <w:ins w:id="14435" w:author="Mohammad Nayeem Hasan" w:date="2023-01-21T00:39:00Z"/>
                    <w:rFonts w:ascii="Times New Roman" w:hAnsi="Times New Roman" w:cs="Times New Roman"/>
                    <w:sz w:val="24"/>
                    <w:szCs w:val="24"/>
                  </w:rPr>
                </w:rPrChange>
              </w:rPr>
              <w:pPrChange w:id="14436" w:author="Mohammad Nayeem Hasan" w:date="2023-01-21T14:56:00Z">
                <w:pPr>
                  <w:jc w:val="both"/>
                </w:pPr>
              </w:pPrChange>
            </w:pPr>
            <w:ins w:id="14437" w:author="Mohammad Nayeem Hasan" w:date="2023-01-21T00:39:00Z">
              <w:r w:rsidRPr="00C91A19">
                <w:rPr>
                  <w:rFonts w:ascii="Times New Roman" w:hAnsi="Times New Roman" w:cs="Times New Roman"/>
                  <w:sz w:val="20"/>
                  <w:szCs w:val="20"/>
                  <w:rPrChange w:id="14438" w:author="Mohammad Nayeem Hasan" w:date="2023-01-21T03:28:00Z">
                    <w:rPr>
                      <w:rFonts w:ascii="Times New Roman" w:hAnsi="Times New Roman" w:cs="Times New Roman"/>
                      <w:sz w:val="24"/>
                      <w:szCs w:val="24"/>
                    </w:rPr>
                  </w:rPrChange>
                </w:rPr>
                <w:t>Ref.</w:t>
              </w:r>
            </w:ins>
          </w:p>
        </w:tc>
        <w:tc>
          <w:tcPr>
            <w:tcW w:w="478" w:type="pct"/>
            <w:vAlign w:val="center"/>
            <w:tcPrChange w:id="14439" w:author="Mohammad Nayeem Hasan" w:date="2023-01-21T12:41:00Z">
              <w:tcPr>
                <w:tcW w:w="417" w:type="pct"/>
                <w:vAlign w:val="center"/>
              </w:tcPr>
            </w:tcPrChange>
          </w:tcPr>
          <w:p w14:paraId="0DB21BA5" w14:textId="77777777" w:rsidR="00AE3CAD" w:rsidRPr="00C91A19" w:rsidRDefault="00AE3CAD">
            <w:pPr>
              <w:rPr>
                <w:ins w:id="14440" w:author="Mohammad Nayeem Hasan" w:date="2023-01-21T00:39:00Z"/>
                <w:rFonts w:ascii="Times New Roman" w:hAnsi="Times New Roman" w:cs="Times New Roman"/>
                <w:sz w:val="20"/>
                <w:szCs w:val="20"/>
                <w:rPrChange w:id="14441" w:author="Mohammad Nayeem Hasan" w:date="2023-01-21T03:28:00Z">
                  <w:rPr>
                    <w:ins w:id="14442" w:author="Mohammad Nayeem Hasan" w:date="2023-01-21T00:39:00Z"/>
                    <w:rFonts w:ascii="Times New Roman" w:hAnsi="Times New Roman" w:cs="Times New Roman"/>
                    <w:sz w:val="24"/>
                    <w:szCs w:val="24"/>
                  </w:rPr>
                </w:rPrChange>
              </w:rPr>
              <w:pPrChange w:id="14443" w:author="Mohammad Nayeem Hasan" w:date="2023-01-21T14:56:00Z">
                <w:pPr>
                  <w:jc w:val="both"/>
                </w:pPr>
              </w:pPrChange>
            </w:pPr>
            <w:ins w:id="14444" w:author="Mohammad Nayeem Hasan" w:date="2023-01-21T00:39:00Z">
              <w:r w:rsidRPr="00C91A19">
                <w:rPr>
                  <w:rFonts w:ascii="Times New Roman" w:hAnsi="Times New Roman" w:cs="Times New Roman"/>
                  <w:sz w:val="20"/>
                  <w:szCs w:val="20"/>
                  <w:rPrChange w:id="14445" w:author="Mohammad Nayeem Hasan" w:date="2023-01-21T03:28:00Z">
                    <w:rPr>
                      <w:rFonts w:ascii="Times New Roman" w:hAnsi="Times New Roman" w:cs="Times New Roman"/>
                      <w:sz w:val="24"/>
                      <w:szCs w:val="24"/>
                    </w:rPr>
                  </w:rPrChange>
                </w:rPr>
                <w:t>-</w:t>
              </w:r>
            </w:ins>
          </w:p>
        </w:tc>
      </w:tr>
      <w:tr w:rsidR="001C3626" w:rsidRPr="008E73D6" w14:paraId="5DC5F616" w14:textId="142CCC84" w:rsidTr="00A67133">
        <w:trPr>
          <w:trHeight w:val="138"/>
          <w:jc w:val="center"/>
          <w:ins w:id="14446" w:author="Mohammad Nayeem Hasan" w:date="2023-01-21T00:39:00Z"/>
          <w:trPrChange w:id="14447" w:author="Mohammad Nayeem Hasan" w:date="2023-01-21T12:41:00Z">
            <w:trPr>
              <w:trHeight w:val="138"/>
              <w:jc w:val="center"/>
            </w:trPr>
          </w:trPrChange>
        </w:trPr>
        <w:tc>
          <w:tcPr>
            <w:tcW w:w="1635" w:type="pct"/>
            <w:gridSpan w:val="2"/>
            <w:vAlign w:val="center"/>
            <w:tcPrChange w:id="14448" w:author="Mohammad Nayeem Hasan" w:date="2023-01-21T12:41:00Z">
              <w:tcPr>
                <w:tcW w:w="1634" w:type="pct"/>
                <w:gridSpan w:val="2"/>
                <w:vAlign w:val="center"/>
              </w:tcPr>
            </w:tcPrChange>
          </w:tcPr>
          <w:p w14:paraId="68D2103D" w14:textId="77777777" w:rsidR="00AE3CAD" w:rsidRPr="00C91A19" w:rsidRDefault="00AE3CAD">
            <w:pPr>
              <w:rPr>
                <w:ins w:id="14449" w:author="Mohammad Nayeem Hasan" w:date="2023-01-21T00:39:00Z"/>
                <w:rFonts w:ascii="Times New Roman" w:hAnsi="Times New Roman" w:cs="Times New Roman"/>
                <w:sz w:val="20"/>
                <w:szCs w:val="20"/>
                <w:rPrChange w:id="14450" w:author="Mohammad Nayeem Hasan" w:date="2023-01-21T03:28:00Z">
                  <w:rPr>
                    <w:ins w:id="14451" w:author="Mohammad Nayeem Hasan" w:date="2023-01-21T00:39:00Z"/>
                    <w:rFonts w:ascii="Times New Roman" w:hAnsi="Times New Roman" w:cs="Times New Roman"/>
                    <w:sz w:val="24"/>
                    <w:szCs w:val="24"/>
                  </w:rPr>
                </w:rPrChange>
              </w:rPr>
              <w:pPrChange w:id="14452" w:author="Mohammad Nayeem Hasan" w:date="2023-01-21T14:56:00Z">
                <w:pPr>
                  <w:jc w:val="both"/>
                </w:pPr>
              </w:pPrChange>
            </w:pPr>
            <w:ins w:id="14453" w:author="Mohammad Nayeem Hasan" w:date="2023-01-21T00:39:00Z">
              <w:r w:rsidRPr="00C91A19">
                <w:rPr>
                  <w:rFonts w:ascii="Times New Roman" w:hAnsi="Times New Roman" w:cs="Times New Roman"/>
                  <w:sz w:val="20"/>
                  <w:szCs w:val="20"/>
                  <w:rPrChange w:id="14454" w:author="Mohammad Nayeem Hasan" w:date="2023-01-21T03:28:00Z">
                    <w:rPr>
                      <w:rFonts w:ascii="Times New Roman" w:hAnsi="Times New Roman" w:cs="Times New Roman"/>
                      <w:sz w:val="24"/>
                      <w:szCs w:val="24"/>
                    </w:rPr>
                  </w:rPrChange>
                </w:rPr>
                <w:t>Stunned</w:t>
              </w:r>
            </w:ins>
          </w:p>
        </w:tc>
        <w:tc>
          <w:tcPr>
            <w:tcW w:w="1443" w:type="pct"/>
            <w:gridSpan w:val="2"/>
            <w:vAlign w:val="center"/>
            <w:tcPrChange w:id="14455" w:author="Mohammad Nayeem Hasan" w:date="2023-01-21T12:41:00Z">
              <w:tcPr>
                <w:tcW w:w="1299" w:type="pct"/>
                <w:gridSpan w:val="4"/>
                <w:vAlign w:val="center"/>
              </w:tcPr>
            </w:tcPrChange>
          </w:tcPr>
          <w:p w14:paraId="39DE567A" w14:textId="77777777" w:rsidR="00AE3CAD" w:rsidRPr="008E73D6" w:rsidRDefault="00AE3CAD">
            <w:pPr>
              <w:rPr>
                <w:ins w:id="14456" w:author="Mohammad Nayeem Hasan" w:date="2023-01-21T00:39:00Z"/>
                <w:rFonts w:ascii="Times New Roman" w:hAnsi="Times New Roman" w:cs="Times New Roman"/>
                <w:sz w:val="20"/>
                <w:szCs w:val="20"/>
              </w:rPr>
              <w:pPrChange w:id="14457" w:author="Mohammad Nayeem Hasan" w:date="2023-01-21T14:56:00Z">
                <w:pPr>
                  <w:jc w:val="both"/>
                </w:pPr>
              </w:pPrChange>
            </w:pPr>
          </w:p>
        </w:tc>
        <w:tc>
          <w:tcPr>
            <w:tcW w:w="1444" w:type="pct"/>
            <w:gridSpan w:val="2"/>
            <w:vAlign w:val="center"/>
            <w:tcPrChange w:id="14458" w:author="Mohammad Nayeem Hasan" w:date="2023-01-21T12:41:00Z">
              <w:tcPr>
                <w:tcW w:w="1650" w:type="pct"/>
                <w:gridSpan w:val="5"/>
                <w:vAlign w:val="center"/>
              </w:tcPr>
            </w:tcPrChange>
          </w:tcPr>
          <w:p w14:paraId="71152AD7" w14:textId="77777777" w:rsidR="00AE3CAD" w:rsidRPr="008E73D6" w:rsidRDefault="00AE3CAD">
            <w:pPr>
              <w:rPr>
                <w:ins w:id="14459" w:author="Mohammad Nayeem Hasan" w:date="2023-01-21T00:39:00Z"/>
                <w:rFonts w:ascii="Times New Roman" w:hAnsi="Times New Roman" w:cs="Times New Roman"/>
                <w:sz w:val="20"/>
                <w:szCs w:val="20"/>
              </w:rPr>
              <w:pPrChange w:id="14460" w:author="Mohammad Nayeem Hasan" w:date="2023-01-21T14:56:00Z">
                <w:pPr>
                  <w:jc w:val="both"/>
                </w:pPr>
              </w:pPrChange>
            </w:pPr>
          </w:p>
        </w:tc>
        <w:tc>
          <w:tcPr>
            <w:tcW w:w="478" w:type="pct"/>
            <w:vAlign w:val="center"/>
            <w:tcPrChange w:id="14461" w:author="Mohammad Nayeem Hasan" w:date="2023-01-21T12:41:00Z">
              <w:tcPr>
                <w:tcW w:w="417" w:type="pct"/>
                <w:vAlign w:val="center"/>
              </w:tcPr>
            </w:tcPrChange>
          </w:tcPr>
          <w:p w14:paraId="15AE8ED1" w14:textId="77777777" w:rsidR="00AE3CAD" w:rsidRPr="008E73D6" w:rsidRDefault="00AE3CAD">
            <w:pPr>
              <w:rPr>
                <w:ins w:id="14462" w:author="Mohammad Nayeem Hasan" w:date="2023-01-21T00:39:00Z"/>
                <w:rFonts w:ascii="Times New Roman" w:hAnsi="Times New Roman" w:cs="Times New Roman"/>
                <w:sz w:val="20"/>
                <w:szCs w:val="20"/>
              </w:rPr>
              <w:pPrChange w:id="14463" w:author="Mohammad Nayeem Hasan" w:date="2023-01-21T14:56:00Z">
                <w:pPr>
                  <w:jc w:val="both"/>
                </w:pPr>
              </w:pPrChange>
            </w:pPr>
          </w:p>
        </w:tc>
      </w:tr>
      <w:tr w:rsidR="001C3626" w:rsidRPr="008E73D6" w14:paraId="35FC9888" w14:textId="77777777" w:rsidTr="00A67133">
        <w:trPr>
          <w:trHeight w:val="138"/>
          <w:jc w:val="center"/>
          <w:ins w:id="14464" w:author="Mohammad Nayeem Hasan" w:date="2023-01-21T00:39:00Z"/>
          <w:trPrChange w:id="14465" w:author="Mohammad Nayeem Hasan" w:date="2023-01-21T12:41:00Z">
            <w:trPr>
              <w:trHeight w:val="138"/>
              <w:jc w:val="center"/>
            </w:trPr>
          </w:trPrChange>
        </w:trPr>
        <w:tc>
          <w:tcPr>
            <w:tcW w:w="751" w:type="pct"/>
            <w:vAlign w:val="center"/>
            <w:tcPrChange w:id="14466" w:author="Mohammad Nayeem Hasan" w:date="2023-01-21T12:41:00Z">
              <w:tcPr>
                <w:tcW w:w="751" w:type="pct"/>
                <w:vAlign w:val="center"/>
              </w:tcPr>
            </w:tcPrChange>
          </w:tcPr>
          <w:p w14:paraId="0E7E827C" w14:textId="77777777" w:rsidR="00AE3CAD" w:rsidRPr="00C91A19" w:rsidRDefault="00AE3CAD">
            <w:pPr>
              <w:rPr>
                <w:ins w:id="14467" w:author="Mohammad Nayeem Hasan" w:date="2023-01-21T00:39:00Z"/>
                <w:rFonts w:ascii="Times New Roman" w:hAnsi="Times New Roman" w:cs="Times New Roman"/>
                <w:sz w:val="20"/>
                <w:szCs w:val="20"/>
                <w:rPrChange w:id="14468" w:author="Mohammad Nayeem Hasan" w:date="2023-01-21T03:28:00Z">
                  <w:rPr>
                    <w:ins w:id="14469" w:author="Mohammad Nayeem Hasan" w:date="2023-01-21T00:39:00Z"/>
                    <w:rFonts w:ascii="Times New Roman" w:hAnsi="Times New Roman" w:cs="Times New Roman"/>
                    <w:sz w:val="24"/>
                    <w:szCs w:val="24"/>
                  </w:rPr>
                </w:rPrChange>
              </w:rPr>
              <w:pPrChange w:id="14470" w:author="Mohammad Nayeem Hasan" w:date="2023-01-21T14:56:00Z">
                <w:pPr>
                  <w:jc w:val="both"/>
                </w:pPr>
              </w:pPrChange>
            </w:pPr>
            <w:ins w:id="14471" w:author="Mohammad Nayeem Hasan" w:date="2023-01-21T00:39:00Z">
              <w:r w:rsidRPr="00C91A19">
                <w:rPr>
                  <w:rFonts w:ascii="Times New Roman" w:hAnsi="Times New Roman" w:cs="Times New Roman"/>
                  <w:sz w:val="20"/>
                  <w:szCs w:val="20"/>
                  <w:rPrChange w:id="14472" w:author="Mohammad Nayeem Hasan" w:date="2023-01-21T03:28:00Z">
                    <w:rPr>
                      <w:rFonts w:ascii="Times New Roman" w:hAnsi="Times New Roman" w:cs="Times New Roman"/>
                      <w:sz w:val="24"/>
                      <w:szCs w:val="24"/>
                    </w:rPr>
                  </w:rPrChange>
                </w:rPr>
                <w:t>Yes</w:t>
              </w:r>
            </w:ins>
          </w:p>
        </w:tc>
        <w:tc>
          <w:tcPr>
            <w:tcW w:w="884" w:type="pct"/>
            <w:vAlign w:val="center"/>
            <w:tcPrChange w:id="14473" w:author="Mohammad Nayeem Hasan" w:date="2023-01-21T12:41:00Z">
              <w:tcPr>
                <w:tcW w:w="883" w:type="pct"/>
                <w:vAlign w:val="center"/>
              </w:tcPr>
            </w:tcPrChange>
          </w:tcPr>
          <w:p w14:paraId="26609661" w14:textId="77777777" w:rsidR="00AE3CAD" w:rsidRPr="00C91A19" w:rsidRDefault="00AE3CAD">
            <w:pPr>
              <w:rPr>
                <w:ins w:id="14474" w:author="Mohammad Nayeem Hasan" w:date="2023-01-21T00:39:00Z"/>
                <w:rFonts w:ascii="Times New Roman" w:hAnsi="Times New Roman" w:cs="Times New Roman"/>
                <w:sz w:val="20"/>
                <w:szCs w:val="20"/>
                <w:rPrChange w:id="14475" w:author="Mohammad Nayeem Hasan" w:date="2023-01-21T03:28:00Z">
                  <w:rPr>
                    <w:ins w:id="14476" w:author="Mohammad Nayeem Hasan" w:date="2023-01-21T00:39:00Z"/>
                    <w:rFonts w:ascii="Times New Roman" w:hAnsi="Times New Roman" w:cs="Times New Roman"/>
                    <w:sz w:val="24"/>
                    <w:szCs w:val="24"/>
                  </w:rPr>
                </w:rPrChange>
              </w:rPr>
              <w:pPrChange w:id="14477" w:author="Mohammad Nayeem Hasan" w:date="2023-01-21T14:56:00Z">
                <w:pPr>
                  <w:jc w:val="both"/>
                </w:pPr>
              </w:pPrChange>
            </w:pPr>
            <w:ins w:id="14478" w:author="Mohammad Nayeem Hasan" w:date="2023-01-21T00:39:00Z">
              <w:r w:rsidRPr="00C91A19">
                <w:rPr>
                  <w:rFonts w:ascii="Times New Roman" w:hAnsi="Times New Roman" w:cs="Times New Roman"/>
                  <w:sz w:val="20"/>
                  <w:szCs w:val="20"/>
                  <w:rPrChange w:id="14479" w:author="Mohammad Nayeem Hasan" w:date="2023-01-21T03:28:00Z">
                    <w:rPr>
                      <w:rFonts w:ascii="Times New Roman" w:hAnsi="Times New Roman" w:cs="Times New Roman"/>
                      <w:sz w:val="24"/>
                      <w:szCs w:val="24"/>
                    </w:rPr>
                  </w:rPrChange>
                </w:rPr>
                <w:t>-</w:t>
              </w:r>
            </w:ins>
          </w:p>
        </w:tc>
        <w:tc>
          <w:tcPr>
            <w:tcW w:w="529" w:type="pct"/>
            <w:vAlign w:val="center"/>
            <w:tcPrChange w:id="14480" w:author="Mohammad Nayeem Hasan" w:date="2023-01-21T12:41:00Z">
              <w:tcPr>
                <w:tcW w:w="529" w:type="pct"/>
                <w:gridSpan w:val="2"/>
                <w:vAlign w:val="center"/>
              </w:tcPr>
            </w:tcPrChange>
          </w:tcPr>
          <w:p w14:paraId="5ED5931C" w14:textId="77777777" w:rsidR="00AE3CAD" w:rsidRPr="00C91A19" w:rsidRDefault="00AE3CAD">
            <w:pPr>
              <w:rPr>
                <w:ins w:id="14481" w:author="Mohammad Nayeem Hasan" w:date="2023-01-21T00:39:00Z"/>
                <w:rFonts w:ascii="Times New Roman" w:hAnsi="Times New Roman" w:cs="Times New Roman"/>
                <w:sz w:val="20"/>
                <w:szCs w:val="20"/>
                <w:rPrChange w:id="14482" w:author="Mohammad Nayeem Hasan" w:date="2023-01-21T03:28:00Z">
                  <w:rPr>
                    <w:ins w:id="14483" w:author="Mohammad Nayeem Hasan" w:date="2023-01-21T00:39:00Z"/>
                    <w:rFonts w:ascii="Times New Roman" w:hAnsi="Times New Roman" w:cs="Times New Roman"/>
                    <w:sz w:val="24"/>
                    <w:szCs w:val="24"/>
                  </w:rPr>
                </w:rPrChange>
              </w:rPr>
              <w:pPrChange w:id="14484" w:author="Mohammad Nayeem Hasan" w:date="2023-01-21T14:56:00Z">
                <w:pPr>
                  <w:jc w:val="both"/>
                </w:pPr>
              </w:pPrChange>
            </w:pPr>
            <w:ins w:id="14485" w:author="Mohammad Nayeem Hasan" w:date="2023-01-21T00:39:00Z">
              <w:r w:rsidRPr="00C91A19">
                <w:rPr>
                  <w:rFonts w:ascii="Times New Roman" w:hAnsi="Times New Roman" w:cs="Times New Roman"/>
                  <w:sz w:val="20"/>
                  <w:szCs w:val="20"/>
                  <w:rPrChange w:id="14486" w:author="Mohammad Nayeem Hasan" w:date="2023-01-21T03:28:00Z">
                    <w:rPr>
                      <w:rFonts w:ascii="Times New Roman" w:hAnsi="Times New Roman" w:cs="Times New Roman"/>
                      <w:sz w:val="24"/>
                      <w:szCs w:val="24"/>
                    </w:rPr>
                  </w:rPrChange>
                </w:rPr>
                <w:t>-</w:t>
              </w:r>
            </w:ins>
          </w:p>
        </w:tc>
        <w:tc>
          <w:tcPr>
            <w:tcW w:w="914" w:type="pct"/>
            <w:vAlign w:val="center"/>
            <w:tcPrChange w:id="14487" w:author="Mohammad Nayeem Hasan" w:date="2023-01-21T12:41:00Z">
              <w:tcPr>
                <w:tcW w:w="770" w:type="pct"/>
                <w:gridSpan w:val="2"/>
                <w:vAlign w:val="center"/>
              </w:tcPr>
            </w:tcPrChange>
          </w:tcPr>
          <w:p w14:paraId="42797DF3" w14:textId="77777777" w:rsidR="00AE3CAD" w:rsidRPr="00C91A19" w:rsidRDefault="00AE3CAD">
            <w:pPr>
              <w:rPr>
                <w:ins w:id="14488" w:author="Mohammad Nayeem Hasan" w:date="2023-01-21T00:39:00Z"/>
                <w:rFonts w:ascii="Times New Roman" w:hAnsi="Times New Roman" w:cs="Times New Roman"/>
                <w:sz w:val="20"/>
                <w:szCs w:val="20"/>
                <w:rPrChange w:id="14489" w:author="Mohammad Nayeem Hasan" w:date="2023-01-21T03:28:00Z">
                  <w:rPr>
                    <w:ins w:id="14490" w:author="Mohammad Nayeem Hasan" w:date="2023-01-21T00:39:00Z"/>
                    <w:rFonts w:ascii="Times New Roman" w:hAnsi="Times New Roman" w:cs="Times New Roman"/>
                    <w:sz w:val="24"/>
                    <w:szCs w:val="24"/>
                  </w:rPr>
                </w:rPrChange>
              </w:rPr>
              <w:pPrChange w:id="14491" w:author="Mohammad Nayeem Hasan" w:date="2023-01-21T14:56:00Z">
                <w:pPr>
                  <w:jc w:val="both"/>
                </w:pPr>
              </w:pPrChange>
            </w:pPr>
            <w:ins w:id="14492" w:author="Mohammad Nayeem Hasan" w:date="2023-01-21T00:39:00Z">
              <w:r w:rsidRPr="00C91A19">
                <w:rPr>
                  <w:rFonts w:ascii="Times New Roman" w:hAnsi="Times New Roman" w:cs="Times New Roman"/>
                  <w:sz w:val="20"/>
                  <w:szCs w:val="20"/>
                  <w:rPrChange w:id="14493" w:author="Mohammad Nayeem Hasan" w:date="2023-01-21T03:28:00Z">
                    <w:rPr>
                      <w:rFonts w:ascii="Times New Roman" w:hAnsi="Times New Roman" w:cs="Times New Roman"/>
                      <w:sz w:val="24"/>
                      <w:szCs w:val="24"/>
                    </w:rPr>
                  </w:rPrChange>
                </w:rPr>
                <w:t>-</w:t>
              </w:r>
            </w:ins>
          </w:p>
        </w:tc>
        <w:tc>
          <w:tcPr>
            <w:tcW w:w="481" w:type="pct"/>
            <w:vAlign w:val="center"/>
            <w:tcPrChange w:id="14494" w:author="Mohammad Nayeem Hasan" w:date="2023-01-21T12:41:00Z">
              <w:tcPr>
                <w:tcW w:w="481" w:type="pct"/>
                <w:gridSpan w:val="2"/>
                <w:vAlign w:val="center"/>
              </w:tcPr>
            </w:tcPrChange>
          </w:tcPr>
          <w:p w14:paraId="737E7543" w14:textId="77777777" w:rsidR="00AE3CAD" w:rsidRPr="00C91A19" w:rsidRDefault="00AE3CAD">
            <w:pPr>
              <w:rPr>
                <w:ins w:id="14495" w:author="Mohammad Nayeem Hasan" w:date="2023-01-21T00:39:00Z"/>
                <w:rFonts w:ascii="Times New Roman" w:hAnsi="Times New Roman" w:cs="Times New Roman"/>
                <w:sz w:val="20"/>
                <w:szCs w:val="20"/>
                <w:rPrChange w:id="14496" w:author="Mohammad Nayeem Hasan" w:date="2023-01-21T03:28:00Z">
                  <w:rPr>
                    <w:ins w:id="14497" w:author="Mohammad Nayeem Hasan" w:date="2023-01-21T00:39:00Z"/>
                    <w:rFonts w:ascii="Times New Roman" w:hAnsi="Times New Roman" w:cs="Times New Roman"/>
                    <w:sz w:val="24"/>
                    <w:szCs w:val="24"/>
                  </w:rPr>
                </w:rPrChange>
              </w:rPr>
              <w:pPrChange w:id="14498" w:author="Mohammad Nayeem Hasan" w:date="2023-01-21T14:56:00Z">
                <w:pPr>
                  <w:jc w:val="both"/>
                </w:pPr>
              </w:pPrChange>
            </w:pPr>
            <w:ins w:id="14499" w:author="Mohammad Nayeem Hasan" w:date="2023-01-21T00:39:00Z">
              <w:r w:rsidRPr="00C91A19">
                <w:rPr>
                  <w:rFonts w:ascii="Times New Roman" w:hAnsi="Times New Roman" w:cs="Times New Roman"/>
                  <w:sz w:val="20"/>
                  <w:szCs w:val="20"/>
                  <w:rPrChange w:id="14500" w:author="Mohammad Nayeem Hasan" w:date="2023-01-21T03:28:00Z">
                    <w:rPr>
                      <w:rFonts w:ascii="Times New Roman" w:hAnsi="Times New Roman" w:cs="Times New Roman"/>
                      <w:sz w:val="24"/>
                      <w:szCs w:val="24"/>
                    </w:rPr>
                  </w:rPrChange>
                </w:rPr>
                <w:t>-</w:t>
              </w:r>
            </w:ins>
          </w:p>
        </w:tc>
        <w:tc>
          <w:tcPr>
            <w:tcW w:w="963" w:type="pct"/>
            <w:vAlign w:val="center"/>
            <w:tcPrChange w:id="14501" w:author="Mohammad Nayeem Hasan" w:date="2023-01-21T12:41:00Z">
              <w:tcPr>
                <w:tcW w:w="1169" w:type="pct"/>
                <w:gridSpan w:val="3"/>
                <w:vAlign w:val="center"/>
              </w:tcPr>
            </w:tcPrChange>
          </w:tcPr>
          <w:p w14:paraId="55659043" w14:textId="6AFA0E2B" w:rsidR="00AE3CAD" w:rsidRPr="00C91A19" w:rsidRDefault="00AE3CAD">
            <w:pPr>
              <w:rPr>
                <w:ins w:id="14502" w:author="Mohammad Nayeem Hasan" w:date="2023-01-21T00:39:00Z"/>
                <w:rFonts w:ascii="Times New Roman" w:hAnsi="Times New Roman" w:cs="Times New Roman"/>
                <w:sz w:val="20"/>
                <w:szCs w:val="20"/>
                <w:rPrChange w:id="14503" w:author="Mohammad Nayeem Hasan" w:date="2023-01-21T03:28:00Z">
                  <w:rPr>
                    <w:ins w:id="14504" w:author="Mohammad Nayeem Hasan" w:date="2023-01-21T00:39:00Z"/>
                    <w:rFonts w:ascii="Times New Roman" w:hAnsi="Times New Roman" w:cs="Times New Roman"/>
                    <w:sz w:val="24"/>
                    <w:szCs w:val="24"/>
                  </w:rPr>
                </w:rPrChange>
              </w:rPr>
              <w:pPrChange w:id="14505" w:author="Mohammad Nayeem Hasan" w:date="2023-01-21T14:56:00Z">
                <w:pPr>
                  <w:jc w:val="both"/>
                </w:pPr>
              </w:pPrChange>
            </w:pPr>
            <w:ins w:id="14506" w:author="Mohammad Nayeem Hasan" w:date="2023-01-21T00:39:00Z">
              <w:r w:rsidRPr="00C91A19">
                <w:rPr>
                  <w:rFonts w:ascii="Times New Roman" w:hAnsi="Times New Roman" w:cs="Times New Roman"/>
                  <w:sz w:val="20"/>
                  <w:szCs w:val="20"/>
                  <w:rPrChange w:id="14507" w:author="Mohammad Nayeem Hasan" w:date="2023-01-21T03:28:00Z">
                    <w:rPr>
                      <w:rFonts w:ascii="Times New Roman" w:hAnsi="Times New Roman" w:cs="Times New Roman"/>
                      <w:sz w:val="24"/>
                      <w:szCs w:val="24"/>
                    </w:rPr>
                  </w:rPrChange>
                </w:rPr>
                <w:t>0.93</w:t>
              </w:r>
            </w:ins>
            <w:ins w:id="14508" w:author="Mohammad Nayeem Hasan" w:date="2023-01-21T03:59:00Z">
              <w:r>
                <w:rPr>
                  <w:rFonts w:ascii="Times New Roman" w:hAnsi="Times New Roman" w:cs="Times New Roman"/>
                  <w:sz w:val="20"/>
                  <w:szCs w:val="20"/>
                </w:rPr>
                <w:t xml:space="preserve"> (</w:t>
              </w:r>
            </w:ins>
            <w:ins w:id="14509" w:author="Mohammad Nayeem Hasan" w:date="2023-01-21T04:00:00Z">
              <w:r w:rsidRPr="00F13B5B">
                <w:rPr>
                  <w:rFonts w:ascii="Times New Roman" w:hAnsi="Times New Roman" w:cs="Times New Roman"/>
                  <w:sz w:val="20"/>
                  <w:szCs w:val="20"/>
                </w:rPr>
                <w:t>0.77, 1.10</w:t>
              </w:r>
              <w:r>
                <w:rPr>
                  <w:rFonts w:ascii="Times New Roman" w:hAnsi="Times New Roman" w:cs="Times New Roman"/>
                  <w:sz w:val="20"/>
                  <w:szCs w:val="20"/>
                </w:rPr>
                <w:t>)</w:t>
              </w:r>
            </w:ins>
          </w:p>
        </w:tc>
        <w:tc>
          <w:tcPr>
            <w:tcW w:w="478" w:type="pct"/>
            <w:vAlign w:val="center"/>
            <w:tcPrChange w:id="14510" w:author="Mohammad Nayeem Hasan" w:date="2023-01-21T12:41:00Z">
              <w:tcPr>
                <w:tcW w:w="417" w:type="pct"/>
                <w:vAlign w:val="center"/>
              </w:tcPr>
            </w:tcPrChange>
          </w:tcPr>
          <w:p w14:paraId="51A38ADD" w14:textId="77777777" w:rsidR="00AE3CAD" w:rsidRPr="00C91A19" w:rsidRDefault="00AE3CAD">
            <w:pPr>
              <w:rPr>
                <w:ins w:id="14511" w:author="Mohammad Nayeem Hasan" w:date="2023-01-21T00:39:00Z"/>
                <w:rFonts w:ascii="Times New Roman" w:hAnsi="Times New Roman" w:cs="Times New Roman"/>
                <w:sz w:val="20"/>
                <w:szCs w:val="20"/>
                <w:rPrChange w:id="14512" w:author="Mohammad Nayeem Hasan" w:date="2023-01-21T03:28:00Z">
                  <w:rPr>
                    <w:ins w:id="14513" w:author="Mohammad Nayeem Hasan" w:date="2023-01-21T00:39:00Z"/>
                    <w:rFonts w:ascii="Times New Roman" w:hAnsi="Times New Roman" w:cs="Times New Roman"/>
                    <w:sz w:val="24"/>
                    <w:szCs w:val="24"/>
                  </w:rPr>
                </w:rPrChange>
              </w:rPr>
              <w:pPrChange w:id="14514" w:author="Mohammad Nayeem Hasan" w:date="2023-01-21T14:56:00Z">
                <w:pPr>
                  <w:jc w:val="both"/>
                </w:pPr>
              </w:pPrChange>
            </w:pPr>
            <w:ins w:id="14515" w:author="Mohammad Nayeem Hasan" w:date="2023-01-21T00:39:00Z">
              <w:r w:rsidRPr="00C91A19">
                <w:rPr>
                  <w:rFonts w:ascii="Times New Roman" w:hAnsi="Times New Roman" w:cs="Times New Roman"/>
                  <w:sz w:val="20"/>
                  <w:szCs w:val="20"/>
                  <w:rPrChange w:id="14516" w:author="Mohammad Nayeem Hasan" w:date="2023-01-21T03:28:00Z">
                    <w:rPr>
                      <w:rFonts w:ascii="Times New Roman" w:hAnsi="Times New Roman" w:cs="Times New Roman"/>
                      <w:sz w:val="24"/>
                      <w:szCs w:val="24"/>
                    </w:rPr>
                  </w:rPrChange>
                </w:rPr>
                <w:t>0.385</w:t>
              </w:r>
            </w:ins>
          </w:p>
        </w:tc>
      </w:tr>
      <w:tr w:rsidR="001C3626" w:rsidRPr="008E73D6" w14:paraId="3D51E4FA" w14:textId="77777777" w:rsidTr="00A67133">
        <w:trPr>
          <w:trHeight w:val="138"/>
          <w:jc w:val="center"/>
          <w:ins w:id="14517" w:author="Mohammad Nayeem Hasan" w:date="2023-01-21T00:39:00Z"/>
          <w:trPrChange w:id="14518" w:author="Mohammad Nayeem Hasan" w:date="2023-01-21T12:41:00Z">
            <w:trPr>
              <w:trHeight w:val="138"/>
              <w:jc w:val="center"/>
            </w:trPr>
          </w:trPrChange>
        </w:trPr>
        <w:tc>
          <w:tcPr>
            <w:tcW w:w="751" w:type="pct"/>
            <w:vAlign w:val="center"/>
            <w:tcPrChange w:id="14519" w:author="Mohammad Nayeem Hasan" w:date="2023-01-21T12:41:00Z">
              <w:tcPr>
                <w:tcW w:w="751" w:type="pct"/>
                <w:vAlign w:val="center"/>
              </w:tcPr>
            </w:tcPrChange>
          </w:tcPr>
          <w:p w14:paraId="1A6DC8D5" w14:textId="77777777" w:rsidR="00AE3CAD" w:rsidRPr="00C91A19" w:rsidRDefault="00AE3CAD">
            <w:pPr>
              <w:rPr>
                <w:ins w:id="14520" w:author="Mohammad Nayeem Hasan" w:date="2023-01-21T00:39:00Z"/>
                <w:rFonts w:ascii="Times New Roman" w:hAnsi="Times New Roman" w:cs="Times New Roman"/>
                <w:sz w:val="20"/>
                <w:szCs w:val="20"/>
                <w:rPrChange w:id="14521" w:author="Mohammad Nayeem Hasan" w:date="2023-01-21T03:28:00Z">
                  <w:rPr>
                    <w:ins w:id="14522" w:author="Mohammad Nayeem Hasan" w:date="2023-01-21T00:39:00Z"/>
                    <w:rFonts w:ascii="Times New Roman" w:hAnsi="Times New Roman" w:cs="Times New Roman"/>
                    <w:sz w:val="24"/>
                    <w:szCs w:val="24"/>
                  </w:rPr>
                </w:rPrChange>
              </w:rPr>
              <w:pPrChange w:id="14523" w:author="Mohammad Nayeem Hasan" w:date="2023-01-21T14:56:00Z">
                <w:pPr>
                  <w:jc w:val="both"/>
                </w:pPr>
              </w:pPrChange>
            </w:pPr>
            <w:ins w:id="14524" w:author="Mohammad Nayeem Hasan" w:date="2023-01-21T00:39:00Z">
              <w:r w:rsidRPr="00C91A19">
                <w:rPr>
                  <w:rFonts w:ascii="Times New Roman" w:hAnsi="Times New Roman" w:cs="Times New Roman"/>
                  <w:sz w:val="20"/>
                  <w:szCs w:val="20"/>
                  <w:rPrChange w:id="14525" w:author="Mohammad Nayeem Hasan" w:date="2023-01-21T03:28:00Z">
                    <w:rPr>
                      <w:rFonts w:ascii="Times New Roman" w:hAnsi="Times New Roman" w:cs="Times New Roman"/>
                      <w:sz w:val="24"/>
                      <w:szCs w:val="24"/>
                    </w:rPr>
                  </w:rPrChange>
                </w:rPr>
                <w:t>No</w:t>
              </w:r>
            </w:ins>
          </w:p>
        </w:tc>
        <w:tc>
          <w:tcPr>
            <w:tcW w:w="884" w:type="pct"/>
            <w:vAlign w:val="center"/>
            <w:tcPrChange w:id="14526" w:author="Mohammad Nayeem Hasan" w:date="2023-01-21T12:41:00Z">
              <w:tcPr>
                <w:tcW w:w="883" w:type="pct"/>
                <w:vAlign w:val="center"/>
              </w:tcPr>
            </w:tcPrChange>
          </w:tcPr>
          <w:p w14:paraId="00BE5E89" w14:textId="77777777" w:rsidR="00AE3CAD" w:rsidRPr="00C91A19" w:rsidRDefault="00AE3CAD">
            <w:pPr>
              <w:rPr>
                <w:ins w:id="14527" w:author="Mohammad Nayeem Hasan" w:date="2023-01-21T00:39:00Z"/>
                <w:rFonts w:ascii="Times New Roman" w:hAnsi="Times New Roman" w:cs="Times New Roman"/>
                <w:sz w:val="20"/>
                <w:szCs w:val="20"/>
                <w:rPrChange w:id="14528" w:author="Mohammad Nayeem Hasan" w:date="2023-01-21T03:28:00Z">
                  <w:rPr>
                    <w:ins w:id="14529" w:author="Mohammad Nayeem Hasan" w:date="2023-01-21T00:39:00Z"/>
                    <w:rFonts w:ascii="Times New Roman" w:hAnsi="Times New Roman" w:cs="Times New Roman"/>
                    <w:sz w:val="24"/>
                    <w:szCs w:val="24"/>
                  </w:rPr>
                </w:rPrChange>
              </w:rPr>
              <w:pPrChange w:id="14530" w:author="Mohammad Nayeem Hasan" w:date="2023-01-21T14:56:00Z">
                <w:pPr>
                  <w:jc w:val="both"/>
                </w:pPr>
              </w:pPrChange>
            </w:pPr>
            <w:ins w:id="14531" w:author="Mohammad Nayeem Hasan" w:date="2023-01-21T00:39:00Z">
              <w:r w:rsidRPr="00C91A19">
                <w:rPr>
                  <w:rFonts w:ascii="Times New Roman" w:hAnsi="Times New Roman" w:cs="Times New Roman"/>
                  <w:sz w:val="20"/>
                  <w:szCs w:val="20"/>
                  <w:rPrChange w:id="14532" w:author="Mohammad Nayeem Hasan" w:date="2023-01-21T03:28:00Z">
                    <w:rPr>
                      <w:rFonts w:ascii="Times New Roman" w:hAnsi="Times New Roman" w:cs="Times New Roman"/>
                      <w:sz w:val="24"/>
                      <w:szCs w:val="24"/>
                    </w:rPr>
                  </w:rPrChange>
                </w:rPr>
                <w:t>-</w:t>
              </w:r>
            </w:ins>
          </w:p>
        </w:tc>
        <w:tc>
          <w:tcPr>
            <w:tcW w:w="529" w:type="pct"/>
            <w:vAlign w:val="center"/>
            <w:tcPrChange w:id="14533" w:author="Mohammad Nayeem Hasan" w:date="2023-01-21T12:41:00Z">
              <w:tcPr>
                <w:tcW w:w="529" w:type="pct"/>
                <w:gridSpan w:val="2"/>
                <w:vAlign w:val="center"/>
              </w:tcPr>
            </w:tcPrChange>
          </w:tcPr>
          <w:p w14:paraId="28D99347" w14:textId="77777777" w:rsidR="00AE3CAD" w:rsidRPr="00C91A19" w:rsidRDefault="00AE3CAD">
            <w:pPr>
              <w:rPr>
                <w:ins w:id="14534" w:author="Mohammad Nayeem Hasan" w:date="2023-01-21T00:39:00Z"/>
                <w:rFonts w:ascii="Times New Roman" w:hAnsi="Times New Roman" w:cs="Times New Roman"/>
                <w:sz w:val="20"/>
                <w:szCs w:val="20"/>
                <w:rPrChange w:id="14535" w:author="Mohammad Nayeem Hasan" w:date="2023-01-21T03:28:00Z">
                  <w:rPr>
                    <w:ins w:id="14536" w:author="Mohammad Nayeem Hasan" w:date="2023-01-21T00:39:00Z"/>
                    <w:rFonts w:ascii="Times New Roman" w:hAnsi="Times New Roman" w:cs="Times New Roman"/>
                    <w:sz w:val="24"/>
                    <w:szCs w:val="24"/>
                  </w:rPr>
                </w:rPrChange>
              </w:rPr>
              <w:pPrChange w:id="14537" w:author="Mohammad Nayeem Hasan" w:date="2023-01-21T14:56:00Z">
                <w:pPr>
                  <w:jc w:val="both"/>
                </w:pPr>
              </w:pPrChange>
            </w:pPr>
            <w:ins w:id="14538" w:author="Mohammad Nayeem Hasan" w:date="2023-01-21T00:39:00Z">
              <w:r w:rsidRPr="00C91A19">
                <w:rPr>
                  <w:rFonts w:ascii="Times New Roman" w:hAnsi="Times New Roman" w:cs="Times New Roman"/>
                  <w:sz w:val="20"/>
                  <w:szCs w:val="20"/>
                  <w:rPrChange w:id="14539" w:author="Mohammad Nayeem Hasan" w:date="2023-01-21T03:28:00Z">
                    <w:rPr>
                      <w:rFonts w:ascii="Times New Roman" w:hAnsi="Times New Roman" w:cs="Times New Roman"/>
                      <w:sz w:val="24"/>
                      <w:szCs w:val="24"/>
                    </w:rPr>
                  </w:rPrChange>
                </w:rPr>
                <w:t>-</w:t>
              </w:r>
            </w:ins>
          </w:p>
        </w:tc>
        <w:tc>
          <w:tcPr>
            <w:tcW w:w="914" w:type="pct"/>
            <w:vAlign w:val="center"/>
            <w:tcPrChange w:id="14540" w:author="Mohammad Nayeem Hasan" w:date="2023-01-21T12:41:00Z">
              <w:tcPr>
                <w:tcW w:w="770" w:type="pct"/>
                <w:gridSpan w:val="2"/>
                <w:vAlign w:val="center"/>
              </w:tcPr>
            </w:tcPrChange>
          </w:tcPr>
          <w:p w14:paraId="3DF3C174" w14:textId="77777777" w:rsidR="00AE3CAD" w:rsidRPr="00C91A19" w:rsidRDefault="00AE3CAD">
            <w:pPr>
              <w:rPr>
                <w:ins w:id="14541" w:author="Mohammad Nayeem Hasan" w:date="2023-01-21T00:39:00Z"/>
                <w:rFonts w:ascii="Times New Roman" w:hAnsi="Times New Roman" w:cs="Times New Roman"/>
                <w:sz w:val="20"/>
                <w:szCs w:val="20"/>
                <w:rPrChange w:id="14542" w:author="Mohammad Nayeem Hasan" w:date="2023-01-21T03:28:00Z">
                  <w:rPr>
                    <w:ins w:id="14543" w:author="Mohammad Nayeem Hasan" w:date="2023-01-21T00:39:00Z"/>
                    <w:rFonts w:ascii="Times New Roman" w:hAnsi="Times New Roman" w:cs="Times New Roman"/>
                    <w:sz w:val="24"/>
                    <w:szCs w:val="24"/>
                  </w:rPr>
                </w:rPrChange>
              </w:rPr>
              <w:pPrChange w:id="14544" w:author="Mohammad Nayeem Hasan" w:date="2023-01-21T14:56:00Z">
                <w:pPr>
                  <w:jc w:val="both"/>
                </w:pPr>
              </w:pPrChange>
            </w:pPr>
            <w:ins w:id="14545" w:author="Mohammad Nayeem Hasan" w:date="2023-01-21T00:39:00Z">
              <w:r w:rsidRPr="00C91A19">
                <w:rPr>
                  <w:rFonts w:ascii="Times New Roman" w:hAnsi="Times New Roman" w:cs="Times New Roman"/>
                  <w:sz w:val="20"/>
                  <w:szCs w:val="20"/>
                  <w:rPrChange w:id="14546" w:author="Mohammad Nayeem Hasan" w:date="2023-01-21T03:28:00Z">
                    <w:rPr>
                      <w:rFonts w:ascii="Times New Roman" w:hAnsi="Times New Roman" w:cs="Times New Roman"/>
                      <w:sz w:val="24"/>
                      <w:szCs w:val="24"/>
                    </w:rPr>
                  </w:rPrChange>
                </w:rPr>
                <w:t>-</w:t>
              </w:r>
            </w:ins>
          </w:p>
        </w:tc>
        <w:tc>
          <w:tcPr>
            <w:tcW w:w="481" w:type="pct"/>
            <w:vAlign w:val="center"/>
            <w:tcPrChange w:id="14547" w:author="Mohammad Nayeem Hasan" w:date="2023-01-21T12:41:00Z">
              <w:tcPr>
                <w:tcW w:w="481" w:type="pct"/>
                <w:gridSpan w:val="2"/>
                <w:vAlign w:val="center"/>
              </w:tcPr>
            </w:tcPrChange>
          </w:tcPr>
          <w:p w14:paraId="0AD97672" w14:textId="77777777" w:rsidR="00AE3CAD" w:rsidRPr="00C91A19" w:rsidRDefault="00AE3CAD">
            <w:pPr>
              <w:rPr>
                <w:ins w:id="14548" w:author="Mohammad Nayeem Hasan" w:date="2023-01-21T00:39:00Z"/>
                <w:rFonts w:ascii="Times New Roman" w:hAnsi="Times New Roman" w:cs="Times New Roman"/>
                <w:sz w:val="20"/>
                <w:szCs w:val="20"/>
                <w:rPrChange w:id="14549" w:author="Mohammad Nayeem Hasan" w:date="2023-01-21T03:28:00Z">
                  <w:rPr>
                    <w:ins w:id="14550" w:author="Mohammad Nayeem Hasan" w:date="2023-01-21T00:39:00Z"/>
                    <w:rFonts w:ascii="Times New Roman" w:hAnsi="Times New Roman" w:cs="Times New Roman"/>
                    <w:sz w:val="24"/>
                    <w:szCs w:val="24"/>
                  </w:rPr>
                </w:rPrChange>
              </w:rPr>
              <w:pPrChange w:id="14551" w:author="Mohammad Nayeem Hasan" w:date="2023-01-21T14:56:00Z">
                <w:pPr>
                  <w:jc w:val="both"/>
                </w:pPr>
              </w:pPrChange>
            </w:pPr>
            <w:ins w:id="14552" w:author="Mohammad Nayeem Hasan" w:date="2023-01-21T00:39:00Z">
              <w:r w:rsidRPr="00C91A19">
                <w:rPr>
                  <w:rFonts w:ascii="Times New Roman" w:hAnsi="Times New Roman" w:cs="Times New Roman"/>
                  <w:sz w:val="20"/>
                  <w:szCs w:val="20"/>
                  <w:rPrChange w:id="14553" w:author="Mohammad Nayeem Hasan" w:date="2023-01-21T03:28:00Z">
                    <w:rPr>
                      <w:rFonts w:ascii="Times New Roman" w:hAnsi="Times New Roman" w:cs="Times New Roman"/>
                      <w:sz w:val="24"/>
                      <w:szCs w:val="24"/>
                    </w:rPr>
                  </w:rPrChange>
                </w:rPr>
                <w:t>-</w:t>
              </w:r>
            </w:ins>
          </w:p>
        </w:tc>
        <w:tc>
          <w:tcPr>
            <w:tcW w:w="963" w:type="pct"/>
            <w:vAlign w:val="center"/>
            <w:tcPrChange w:id="14554" w:author="Mohammad Nayeem Hasan" w:date="2023-01-21T12:41:00Z">
              <w:tcPr>
                <w:tcW w:w="1169" w:type="pct"/>
                <w:gridSpan w:val="3"/>
                <w:vAlign w:val="center"/>
              </w:tcPr>
            </w:tcPrChange>
          </w:tcPr>
          <w:p w14:paraId="53A19B80" w14:textId="77777777" w:rsidR="00AE3CAD" w:rsidRPr="00C91A19" w:rsidRDefault="00AE3CAD">
            <w:pPr>
              <w:rPr>
                <w:ins w:id="14555" w:author="Mohammad Nayeem Hasan" w:date="2023-01-21T00:39:00Z"/>
                <w:rFonts w:ascii="Times New Roman" w:hAnsi="Times New Roman" w:cs="Times New Roman"/>
                <w:sz w:val="20"/>
                <w:szCs w:val="20"/>
                <w:rPrChange w:id="14556" w:author="Mohammad Nayeem Hasan" w:date="2023-01-21T03:28:00Z">
                  <w:rPr>
                    <w:ins w:id="14557" w:author="Mohammad Nayeem Hasan" w:date="2023-01-21T00:39:00Z"/>
                    <w:rFonts w:ascii="Times New Roman" w:hAnsi="Times New Roman" w:cs="Times New Roman"/>
                    <w:sz w:val="24"/>
                    <w:szCs w:val="24"/>
                  </w:rPr>
                </w:rPrChange>
              </w:rPr>
              <w:pPrChange w:id="14558" w:author="Mohammad Nayeem Hasan" w:date="2023-01-21T14:56:00Z">
                <w:pPr>
                  <w:jc w:val="both"/>
                </w:pPr>
              </w:pPrChange>
            </w:pPr>
            <w:ins w:id="14559" w:author="Mohammad Nayeem Hasan" w:date="2023-01-21T00:39:00Z">
              <w:r w:rsidRPr="00C91A19">
                <w:rPr>
                  <w:rFonts w:ascii="Times New Roman" w:hAnsi="Times New Roman" w:cs="Times New Roman"/>
                  <w:sz w:val="20"/>
                  <w:szCs w:val="20"/>
                  <w:rPrChange w:id="14560" w:author="Mohammad Nayeem Hasan" w:date="2023-01-21T03:28:00Z">
                    <w:rPr>
                      <w:rFonts w:ascii="Times New Roman" w:hAnsi="Times New Roman" w:cs="Times New Roman"/>
                      <w:sz w:val="24"/>
                      <w:szCs w:val="24"/>
                    </w:rPr>
                  </w:rPrChange>
                </w:rPr>
                <w:t>Ref.</w:t>
              </w:r>
            </w:ins>
          </w:p>
        </w:tc>
        <w:tc>
          <w:tcPr>
            <w:tcW w:w="478" w:type="pct"/>
            <w:vAlign w:val="center"/>
            <w:tcPrChange w:id="14561" w:author="Mohammad Nayeem Hasan" w:date="2023-01-21T12:41:00Z">
              <w:tcPr>
                <w:tcW w:w="417" w:type="pct"/>
                <w:vAlign w:val="center"/>
              </w:tcPr>
            </w:tcPrChange>
          </w:tcPr>
          <w:p w14:paraId="56440A82" w14:textId="77777777" w:rsidR="00AE3CAD" w:rsidRPr="00C91A19" w:rsidRDefault="00AE3CAD">
            <w:pPr>
              <w:rPr>
                <w:ins w:id="14562" w:author="Mohammad Nayeem Hasan" w:date="2023-01-21T00:39:00Z"/>
                <w:rFonts w:ascii="Times New Roman" w:hAnsi="Times New Roman" w:cs="Times New Roman"/>
                <w:sz w:val="20"/>
                <w:szCs w:val="20"/>
                <w:rPrChange w:id="14563" w:author="Mohammad Nayeem Hasan" w:date="2023-01-21T03:28:00Z">
                  <w:rPr>
                    <w:ins w:id="14564" w:author="Mohammad Nayeem Hasan" w:date="2023-01-21T00:39:00Z"/>
                    <w:rFonts w:ascii="Times New Roman" w:hAnsi="Times New Roman" w:cs="Times New Roman"/>
                    <w:sz w:val="24"/>
                    <w:szCs w:val="24"/>
                  </w:rPr>
                </w:rPrChange>
              </w:rPr>
              <w:pPrChange w:id="14565" w:author="Mohammad Nayeem Hasan" w:date="2023-01-21T14:56:00Z">
                <w:pPr>
                  <w:jc w:val="both"/>
                </w:pPr>
              </w:pPrChange>
            </w:pPr>
            <w:ins w:id="14566" w:author="Mohammad Nayeem Hasan" w:date="2023-01-21T00:39:00Z">
              <w:r w:rsidRPr="00C91A19">
                <w:rPr>
                  <w:rFonts w:ascii="Times New Roman" w:hAnsi="Times New Roman" w:cs="Times New Roman"/>
                  <w:sz w:val="20"/>
                  <w:szCs w:val="20"/>
                  <w:rPrChange w:id="14567" w:author="Mohammad Nayeem Hasan" w:date="2023-01-21T03:28:00Z">
                    <w:rPr>
                      <w:rFonts w:ascii="Times New Roman" w:hAnsi="Times New Roman" w:cs="Times New Roman"/>
                      <w:sz w:val="24"/>
                      <w:szCs w:val="24"/>
                    </w:rPr>
                  </w:rPrChange>
                </w:rPr>
                <w:t>-</w:t>
              </w:r>
            </w:ins>
          </w:p>
        </w:tc>
      </w:tr>
      <w:tr w:rsidR="001C3626" w:rsidRPr="008E73D6" w14:paraId="45199632" w14:textId="22C673C4" w:rsidTr="00A67133">
        <w:trPr>
          <w:trHeight w:val="138"/>
          <w:jc w:val="center"/>
          <w:ins w:id="14568" w:author="Mohammad Nayeem Hasan" w:date="2023-01-21T00:39:00Z"/>
          <w:trPrChange w:id="14569" w:author="Mohammad Nayeem Hasan" w:date="2023-01-21T12:41:00Z">
            <w:trPr>
              <w:trHeight w:val="138"/>
              <w:jc w:val="center"/>
            </w:trPr>
          </w:trPrChange>
        </w:trPr>
        <w:tc>
          <w:tcPr>
            <w:tcW w:w="1635" w:type="pct"/>
            <w:gridSpan w:val="2"/>
            <w:vAlign w:val="center"/>
            <w:tcPrChange w:id="14570" w:author="Mohammad Nayeem Hasan" w:date="2023-01-21T12:41:00Z">
              <w:tcPr>
                <w:tcW w:w="1634" w:type="pct"/>
                <w:gridSpan w:val="2"/>
                <w:vAlign w:val="center"/>
              </w:tcPr>
            </w:tcPrChange>
          </w:tcPr>
          <w:p w14:paraId="30764AA0" w14:textId="77777777" w:rsidR="00AE3CAD" w:rsidRPr="00C91A19" w:rsidRDefault="00AE3CAD">
            <w:pPr>
              <w:rPr>
                <w:ins w:id="14571" w:author="Mohammad Nayeem Hasan" w:date="2023-01-21T00:39:00Z"/>
                <w:rFonts w:ascii="Times New Roman" w:hAnsi="Times New Roman" w:cs="Times New Roman"/>
                <w:sz w:val="20"/>
                <w:szCs w:val="20"/>
                <w:rPrChange w:id="14572" w:author="Mohammad Nayeem Hasan" w:date="2023-01-21T03:28:00Z">
                  <w:rPr>
                    <w:ins w:id="14573" w:author="Mohammad Nayeem Hasan" w:date="2023-01-21T00:39:00Z"/>
                    <w:rFonts w:ascii="Times New Roman" w:hAnsi="Times New Roman" w:cs="Times New Roman"/>
                    <w:sz w:val="24"/>
                    <w:szCs w:val="24"/>
                  </w:rPr>
                </w:rPrChange>
              </w:rPr>
              <w:pPrChange w:id="14574" w:author="Mohammad Nayeem Hasan" w:date="2023-01-21T14:56:00Z">
                <w:pPr>
                  <w:jc w:val="both"/>
                </w:pPr>
              </w:pPrChange>
            </w:pPr>
            <w:ins w:id="14575" w:author="Mohammad Nayeem Hasan" w:date="2023-01-21T00:39:00Z">
              <w:r w:rsidRPr="00C91A19">
                <w:rPr>
                  <w:rFonts w:ascii="Times New Roman" w:hAnsi="Times New Roman" w:cs="Times New Roman"/>
                  <w:sz w:val="20"/>
                  <w:szCs w:val="20"/>
                  <w:rPrChange w:id="14576" w:author="Mohammad Nayeem Hasan" w:date="2023-01-21T03:28:00Z">
                    <w:rPr>
                      <w:rFonts w:ascii="Times New Roman" w:hAnsi="Times New Roman" w:cs="Times New Roman"/>
                      <w:sz w:val="24"/>
                      <w:szCs w:val="24"/>
                    </w:rPr>
                  </w:rPrChange>
                </w:rPr>
                <w:t>Wasted</w:t>
              </w:r>
            </w:ins>
          </w:p>
        </w:tc>
        <w:tc>
          <w:tcPr>
            <w:tcW w:w="1443" w:type="pct"/>
            <w:gridSpan w:val="2"/>
            <w:vAlign w:val="center"/>
            <w:tcPrChange w:id="14577" w:author="Mohammad Nayeem Hasan" w:date="2023-01-21T12:41:00Z">
              <w:tcPr>
                <w:tcW w:w="1299" w:type="pct"/>
                <w:gridSpan w:val="4"/>
                <w:vAlign w:val="center"/>
              </w:tcPr>
            </w:tcPrChange>
          </w:tcPr>
          <w:p w14:paraId="2F6F403C" w14:textId="77777777" w:rsidR="00AE3CAD" w:rsidRPr="008E73D6" w:rsidRDefault="00AE3CAD">
            <w:pPr>
              <w:rPr>
                <w:ins w:id="14578" w:author="Mohammad Nayeem Hasan" w:date="2023-01-21T00:39:00Z"/>
                <w:rFonts w:ascii="Times New Roman" w:hAnsi="Times New Roman" w:cs="Times New Roman"/>
                <w:sz w:val="20"/>
                <w:szCs w:val="20"/>
              </w:rPr>
              <w:pPrChange w:id="14579" w:author="Mohammad Nayeem Hasan" w:date="2023-01-21T14:56:00Z">
                <w:pPr>
                  <w:jc w:val="both"/>
                </w:pPr>
              </w:pPrChange>
            </w:pPr>
          </w:p>
        </w:tc>
        <w:tc>
          <w:tcPr>
            <w:tcW w:w="1444" w:type="pct"/>
            <w:gridSpan w:val="2"/>
            <w:vAlign w:val="center"/>
            <w:tcPrChange w:id="14580" w:author="Mohammad Nayeem Hasan" w:date="2023-01-21T12:41:00Z">
              <w:tcPr>
                <w:tcW w:w="1650" w:type="pct"/>
                <w:gridSpan w:val="5"/>
                <w:vAlign w:val="center"/>
              </w:tcPr>
            </w:tcPrChange>
          </w:tcPr>
          <w:p w14:paraId="2E2C8EAC" w14:textId="77777777" w:rsidR="00AE3CAD" w:rsidRPr="008E73D6" w:rsidRDefault="00AE3CAD">
            <w:pPr>
              <w:rPr>
                <w:ins w:id="14581" w:author="Mohammad Nayeem Hasan" w:date="2023-01-21T00:39:00Z"/>
                <w:rFonts w:ascii="Times New Roman" w:hAnsi="Times New Roman" w:cs="Times New Roman"/>
                <w:sz w:val="20"/>
                <w:szCs w:val="20"/>
              </w:rPr>
              <w:pPrChange w:id="14582" w:author="Mohammad Nayeem Hasan" w:date="2023-01-21T14:56:00Z">
                <w:pPr>
                  <w:jc w:val="both"/>
                </w:pPr>
              </w:pPrChange>
            </w:pPr>
          </w:p>
        </w:tc>
        <w:tc>
          <w:tcPr>
            <w:tcW w:w="478" w:type="pct"/>
            <w:vAlign w:val="center"/>
            <w:tcPrChange w:id="14583" w:author="Mohammad Nayeem Hasan" w:date="2023-01-21T12:41:00Z">
              <w:tcPr>
                <w:tcW w:w="417" w:type="pct"/>
                <w:vAlign w:val="center"/>
              </w:tcPr>
            </w:tcPrChange>
          </w:tcPr>
          <w:p w14:paraId="3253FAE0" w14:textId="77777777" w:rsidR="00AE3CAD" w:rsidRPr="008E73D6" w:rsidRDefault="00AE3CAD">
            <w:pPr>
              <w:rPr>
                <w:ins w:id="14584" w:author="Mohammad Nayeem Hasan" w:date="2023-01-21T00:39:00Z"/>
                <w:rFonts w:ascii="Times New Roman" w:hAnsi="Times New Roman" w:cs="Times New Roman"/>
                <w:sz w:val="20"/>
                <w:szCs w:val="20"/>
              </w:rPr>
              <w:pPrChange w:id="14585" w:author="Mohammad Nayeem Hasan" w:date="2023-01-21T14:56:00Z">
                <w:pPr>
                  <w:jc w:val="both"/>
                </w:pPr>
              </w:pPrChange>
            </w:pPr>
          </w:p>
        </w:tc>
      </w:tr>
      <w:tr w:rsidR="001C3626" w:rsidRPr="00786204" w14:paraId="5DC6F1EB" w14:textId="77777777" w:rsidTr="00A67133">
        <w:trPr>
          <w:trHeight w:val="138"/>
          <w:jc w:val="center"/>
          <w:ins w:id="14586" w:author="Mohammad Nayeem Hasan" w:date="2023-01-21T00:39:00Z"/>
          <w:trPrChange w:id="14587" w:author="Mohammad Nayeem Hasan" w:date="2023-01-21T12:41:00Z">
            <w:trPr>
              <w:trHeight w:val="138"/>
              <w:jc w:val="center"/>
            </w:trPr>
          </w:trPrChange>
        </w:trPr>
        <w:tc>
          <w:tcPr>
            <w:tcW w:w="751" w:type="pct"/>
            <w:vAlign w:val="center"/>
            <w:tcPrChange w:id="14588" w:author="Mohammad Nayeem Hasan" w:date="2023-01-21T12:41:00Z">
              <w:tcPr>
                <w:tcW w:w="751" w:type="pct"/>
                <w:vAlign w:val="center"/>
              </w:tcPr>
            </w:tcPrChange>
          </w:tcPr>
          <w:p w14:paraId="01A3CD3E" w14:textId="77777777" w:rsidR="00AE3CAD" w:rsidRPr="00C91A19" w:rsidRDefault="00AE3CAD">
            <w:pPr>
              <w:rPr>
                <w:ins w:id="14589" w:author="Mohammad Nayeem Hasan" w:date="2023-01-21T00:39:00Z"/>
                <w:rFonts w:ascii="Times New Roman" w:hAnsi="Times New Roman" w:cs="Times New Roman"/>
                <w:sz w:val="20"/>
                <w:szCs w:val="20"/>
                <w:rPrChange w:id="14590" w:author="Mohammad Nayeem Hasan" w:date="2023-01-21T03:28:00Z">
                  <w:rPr>
                    <w:ins w:id="14591" w:author="Mohammad Nayeem Hasan" w:date="2023-01-21T00:39:00Z"/>
                    <w:rFonts w:ascii="Times New Roman" w:hAnsi="Times New Roman" w:cs="Times New Roman"/>
                    <w:sz w:val="24"/>
                    <w:szCs w:val="24"/>
                  </w:rPr>
                </w:rPrChange>
              </w:rPr>
              <w:pPrChange w:id="14592" w:author="Mohammad Nayeem Hasan" w:date="2023-01-21T14:56:00Z">
                <w:pPr>
                  <w:jc w:val="both"/>
                </w:pPr>
              </w:pPrChange>
            </w:pPr>
            <w:ins w:id="14593" w:author="Mohammad Nayeem Hasan" w:date="2023-01-21T00:39:00Z">
              <w:r w:rsidRPr="00C91A19">
                <w:rPr>
                  <w:rFonts w:ascii="Times New Roman" w:hAnsi="Times New Roman" w:cs="Times New Roman"/>
                  <w:sz w:val="20"/>
                  <w:szCs w:val="20"/>
                  <w:rPrChange w:id="14594" w:author="Mohammad Nayeem Hasan" w:date="2023-01-21T03:28:00Z">
                    <w:rPr>
                      <w:rFonts w:ascii="Times New Roman" w:hAnsi="Times New Roman" w:cs="Times New Roman"/>
                      <w:sz w:val="24"/>
                      <w:szCs w:val="24"/>
                    </w:rPr>
                  </w:rPrChange>
                </w:rPr>
                <w:t>Yes</w:t>
              </w:r>
            </w:ins>
          </w:p>
        </w:tc>
        <w:tc>
          <w:tcPr>
            <w:tcW w:w="884" w:type="pct"/>
            <w:vAlign w:val="center"/>
            <w:tcPrChange w:id="14595" w:author="Mohammad Nayeem Hasan" w:date="2023-01-21T12:41:00Z">
              <w:tcPr>
                <w:tcW w:w="883" w:type="pct"/>
                <w:vAlign w:val="center"/>
              </w:tcPr>
            </w:tcPrChange>
          </w:tcPr>
          <w:p w14:paraId="0405652C" w14:textId="77777777" w:rsidR="00AE3CAD" w:rsidRPr="00C91A19" w:rsidRDefault="00AE3CAD">
            <w:pPr>
              <w:rPr>
                <w:ins w:id="14596" w:author="Mohammad Nayeem Hasan" w:date="2023-01-21T00:39:00Z"/>
                <w:rFonts w:ascii="Times New Roman" w:hAnsi="Times New Roman" w:cs="Times New Roman"/>
                <w:sz w:val="20"/>
                <w:szCs w:val="20"/>
                <w:rPrChange w:id="14597" w:author="Mohammad Nayeem Hasan" w:date="2023-01-21T03:28:00Z">
                  <w:rPr>
                    <w:ins w:id="14598" w:author="Mohammad Nayeem Hasan" w:date="2023-01-21T00:39:00Z"/>
                    <w:rFonts w:ascii="Times New Roman" w:hAnsi="Times New Roman" w:cs="Times New Roman"/>
                    <w:sz w:val="24"/>
                    <w:szCs w:val="24"/>
                  </w:rPr>
                </w:rPrChange>
              </w:rPr>
              <w:pPrChange w:id="14599" w:author="Mohammad Nayeem Hasan" w:date="2023-01-21T14:56:00Z">
                <w:pPr>
                  <w:jc w:val="both"/>
                </w:pPr>
              </w:pPrChange>
            </w:pPr>
            <w:ins w:id="14600" w:author="Mohammad Nayeem Hasan" w:date="2023-01-21T00:39:00Z">
              <w:r w:rsidRPr="00C91A19">
                <w:rPr>
                  <w:rFonts w:ascii="Times New Roman" w:hAnsi="Times New Roman" w:cs="Times New Roman"/>
                  <w:sz w:val="20"/>
                  <w:szCs w:val="20"/>
                  <w:rPrChange w:id="14601" w:author="Mohammad Nayeem Hasan" w:date="2023-01-21T03:28:00Z">
                    <w:rPr>
                      <w:rFonts w:ascii="Times New Roman" w:hAnsi="Times New Roman" w:cs="Times New Roman"/>
                      <w:sz w:val="24"/>
                      <w:szCs w:val="24"/>
                    </w:rPr>
                  </w:rPrChange>
                </w:rPr>
                <w:t>-</w:t>
              </w:r>
            </w:ins>
          </w:p>
        </w:tc>
        <w:tc>
          <w:tcPr>
            <w:tcW w:w="529" w:type="pct"/>
            <w:vAlign w:val="center"/>
            <w:tcPrChange w:id="14602" w:author="Mohammad Nayeem Hasan" w:date="2023-01-21T12:41:00Z">
              <w:tcPr>
                <w:tcW w:w="529" w:type="pct"/>
                <w:gridSpan w:val="2"/>
                <w:vAlign w:val="center"/>
              </w:tcPr>
            </w:tcPrChange>
          </w:tcPr>
          <w:p w14:paraId="4A839564" w14:textId="77777777" w:rsidR="00AE3CAD" w:rsidRPr="00C91A19" w:rsidRDefault="00AE3CAD">
            <w:pPr>
              <w:rPr>
                <w:ins w:id="14603" w:author="Mohammad Nayeem Hasan" w:date="2023-01-21T00:39:00Z"/>
                <w:rFonts w:ascii="Times New Roman" w:hAnsi="Times New Roman" w:cs="Times New Roman"/>
                <w:sz w:val="20"/>
                <w:szCs w:val="20"/>
                <w:rPrChange w:id="14604" w:author="Mohammad Nayeem Hasan" w:date="2023-01-21T03:28:00Z">
                  <w:rPr>
                    <w:ins w:id="14605" w:author="Mohammad Nayeem Hasan" w:date="2023-01-21T00:39:00Z"/>
                    <w:rFonts w:ascii="Times New Roman" w:hAnsi="Times New Roman" w:cs="Times New Roman"/>
                    <w:sz w:val="24"/>
                    <w:szCs w:val="24"/>
                  </w:rPr>
                </w:rPrChange>
              </w:rPr>
              <w:pPrChange w:id="14606" w:author="Mohammad Nayeem Hasan" w:date="2023-01-21T14:56:00Z">
                <w:pPr>
                  <w:jc w:val="both"/>
                </w:pPr>
              </w:pPrChange>
            </w:pPr>
            <w:ins w:id="14607" w:author="Mohammad Nayeem Hasan" w:date="2023-01-21T00:39:00Z">
              <w:r w:rsidRPr="00C91A19">
                <w:rPr>
                  <w:rFonts w:ascii="Times New Roman" w:hAnsi="Times New Roman" w:cs="Times New Roman"/>
                  <w:sz w:val="20"/>
                  <w:szCs w:val="20"/>
                  <w:rPrChange w:id="14608" w:author="Mohammad Nayeem Hasan" w:date="2023-01-21T03:28:00Z">
                    <w:rPr>
                      <w:rFonts w:ascii="Times New Roman" w:hAnsi="Times New Roman" w:cs="Times New Roman"/>
                      <w:sz w:val="24"/>
                      <w:szCs w:val="24"/>
                    </w:rPr>
                  </w:rPrChange>
                </w:rPr>
                <w:t>-</w:t>
              </w:r>
            </w:ins>
          </w:p>
        </w:tc>
        <w:tc>
          <w:tcPr>
            <w:tcW w:w="914" w:type="pct"/>
            <w:vAlign w:val="center"/>
            <w:tcPrChange w:id="14609" w:author="Mohammad Nayeem Hasan" w:date="2023-01-21T12:41:00Z">
              <w:tcPr>
                <w:tcW w:w="770" w:type="pct"/>
                <w:gridSpan w:val="2"/>
                <w:vAlign w:val="center"/>
              </w:tcPr>
            </w:tcPrChange>
          </w:tcPr>
          <w:p w14:paraId="35070C86" w14:textId="174C6898" w:rsidR="00AE3CAD" w:rsidRPr="00C91A19" w:rsidRDefault="0042074B">
            <w:pPr>
              <w:rPr>
                <w:ins w:id="14610" w:author="Mohammad Nayeem Hasan" w:date="2023-01-21T00:39:00Z"/>
                <w:rFonts w:ascii="Times New Roman" w:hAnsi="Times New Roman" w:cs="Times New Roman"/>
                <w:sz w:val="20"/>
                <w:szCs w:val="20"/>
                <w:rPrChange w:id="14611" w:author="Mohammad Nayeem Hasan" w:date="2023-01-21T03:28:00Z">
                  <w:rPr>
                    <w:ins w:id="14612" w:author="Mohammad Nayeem Hasan" w:date="2023-01-21T00:39:00Z"/>
                    <w:rFonts w:ascii="Times New Roman" w:hAnsi="Times New Roman" w:cs="Times New Roman"/>
                    <w:sz w:val="24"/>
                    <w:szCs w:val="24"/>
                  </w:rPr>
                </w:rPrChange>
              </w:rPr>
              <w:pPrChange w:id="14613" w:author="Mohammad Nayeem Hasan" w:date="2023-01-21T14:56:00Z">
                <w:pPr>
                  <w:jc w:val="both"/>
                </w:pPr>
              </w:pPrChange>
            </w:pPr>
            <w:ins w:id="14614" w:author="Mohammad Nayeem Hasan" w:date="2023-01-27T19:46:00Z">
              <w:r>
                <w:rPr>
                  <w:rFonts w:ascii="Times New Roman" w:hAnsi="Times New Roman" w:cs="Times New Roman"/>
                  <w:sz w:val="20"/>
                  <w:szCs w:val="20"/>
                </w:rPr>
                <w:t>1.</w:t>
              </w:r>
            </w:ins>
            <w:ins w:id="14615" w:author="Mohammad Nayeem Hasan" w:date="2023-01-27T20:01:00Z">
              <w:r w:rsidR="00A90AA3">
                <w:rPr>
                  <w:rFonts w:ascii="Times New Roman" w:hAnsi="Times New Roman" w:cs="Times New Roman"/>
                  <w:sz w:val="20"/>
                  <w:szCs w:val="20"/>
                </w:rPr>
                <w:t>61</w:t>
              </w:r>
            </w:ins>
            <w:ins w:id="14616" w:author="Mohammad Nayeem Hasan" w:date="2023-01-27T19:46:00Z">
              <w:r>
                <w:rPr>
                  <w:rFonts w:ascii="Times New Roman" w:hAnsi="Times New Roman" w:cs="Times New Roman"/>
                  <w:sz w:val="20"/>
                  <w:szCs w:val="20"/>
                </w:rPr>
                <w:t xml:space="preserve"> (0.9</w:t>
              </w:r>
            </w:ins>
            <w:ins w:id="14617" w:author="Mohammad Nayeem Hasan" w:date="2023-01-27T20:01:00Z">
              <w:r w:rsidR="00A90AA3">
                <w:rPr>
                  <w:rFonts w:ascii="Times New Roman" w:hAnsi="Times New Roman" w:cs="Times New Roman"/>
                  <w:sz w:val="20"/>
                  <w:szCs w:val="20"/>
                </w:rPr>
                <w:t>2</w:t>
              </w:r>
            </w:ins>
            <w:ins w:id="14618" w:author="Mohammad Nayeem Hasan" w:date="2023-01-27T19:46:00Z">
              <w:r>
                <w:rPr>
                  <w:rFonts w:ascii="Times New Roman" w:hAnsi="Times New Roman" w:cs="Times New Roman"/>
                  <w:sz w:val="20"/>
                  <w:szCs w:val="20"/>
                </w:rPr>
                <w:t xml:space="preserve">, </w:t>
              </w:r>
            </w:ins>
            <w:ins w:id="14619" w:author="Mohammad Nayeem Hasan" w:date="2023-01-27T19:47:00Z">
              <w:r>
                <w:rPr>
                  <w:rFonts w:ascii="Times New Roman" w:hAnsi="Times New Roman" w:cs="Times New Roman"/>
                  <w:sz w:val="20"/>
                  <w:szCs w:val="20"/>
                </w:rPr>
                <w:t>2.</w:t>
              </w:r>
            </w:ins>
            <w:ins w:id="14620" w:author="Mohammad Nayeem Hasan" w:date="2023-01-27T20:02:00Z">
              <w:r w:rsidR="00A90AA3">
                <w:rPr>
                  <w:rFonts w:ascii="Times New Roman" w:hAnsi="Times New Roman" w:cs="Times New Roman"/>
                  <w:sz w:val="20"/>
                  <w:szCs w:val="20"/>
                </w:rPr>
                <w:t>84</w:t>
              </w:r>
            </w:ins>
            <w:ins w:id="14621" w:author="Mohammad Nayeem Hasan" w:date="2023-01-27T19:47:00Z">
              <w:r>
                <w:rPr>
                  <w:rFonts w:ascii="Times New Roman" w:hAnsi="Times New Roman" w:cs="Times New Roman"/>
                  <w:sz w:val="20"/>
                  <w:szCs w:val="20"/>
                </w:rPr>
                <w:t>)</w:t>
              </w:r>
            </w:ins>
          </w:p>
        </w:tc>
        <w:tc>
          <w:tcPr>
            <w:tcW w:w="481" w:type="pct"/>
            <w:vAlign w:val="center"/>
            <w:tcPrChange w:id="14622" w:author="Mohammad Nayeem Hasan" w:date="2023-01-21T12:41:00Z">
              <w:tcPr>
                <w:tcW w:w="481" w:type="pct"/>
                <w:gridSpan w:val="2"/>
                <w:vAlign w:val="center"/>
              </w:tcPr>
            </w:tcPrChange>
          </w:tcPr>
          <w:p w14:paraId="21403F7A" w14:textId="497E0EFE" w:rsidR="00AE3CAD" w:rsidRPr="00C91A19" w:rsidRDefault="00A90AA3">
            <w:pPr>
              <w:rPr>
                <w:ins w:id="14623" w:author="Mohammad Nayeem Hasan" w:date="2023-01-21T00:39:00Z"/>
                <w:rFonts w:ascii="Times New Roman" w:hAnsi="Times New Roman" w:cs="Times New Roman"/>
                <w:sz w:val="20"/>
                <w:szCs w:val="20"/>
                <w:rPrChange w:id="14624" w:author="Mohammad Nayeem Hasan" w:date="2023-01-21T03:28:00Z">
                  <w:rPr>
                    <w:ins w:id="14625" w:author="Mohammad Nayeem Hasan" w:date="2023-01-21T00:39:00Z"/>
                    <w:rFonts w:ascii="Times New Roman" w:hAnsi="Times New Roman" w:cs="Times New Roman"/>
                    <w:sz w:val="24"/>
                    <w:szCs w:val="24"/>
                  </w:rPr>
                </w:rPrChange>
              </w:rPr>
              <w:pPrChange w:id="14626" w:author="Mohammad Nayeem Hasan" w:date="2023-01-21T14:56:00Z">
                <w:pPr>
                  <w:jc w:val="both"/>
                </w:pPr>
              </w:pPrChange>
            </w:pPr>
            <w:ins w:id="14627" w:author="Mohammad Nayeem Hasan" w:date="2023-01-27T20:02:00Z">
              <w:r>
                <w:rPr>
                  <w:rFonts w:ascii="Times New Roman" w:hAnsi="Times New Roman" w:cs="Times New Roman"/>
                  <w:sz w:val="20"/>
                  <w:szCs w:val="20"/>
                </w:rPr>
                <w:t>0.097</w:t>
              </w:r>
            </w:ins>
          </w:p>
        </w:tc>
        <w:tc>
          <w:tcPr>
            <w:tcW w:w="963" w:type="pct"/>
            <w:vAlign w:val="center"/>
            <w:tcPrChange w:id="14628" w:author="Mohammad Nayeem Hasan" w:date="2023-01-21T12:41:00Z">
              <w:tcPr>
                <w:tcW w:w="1169" w:type="pct"/>
                <w:gridSpan w:val="3"/>
                <w:vAlign w:val="center"/>
              </w:tcPr>
            </w:tcPrChange>
          </w:tcPr>
          <w:p w14:paraId="38CFF13B" w14:textId="068DC013" w:rsidR="00AE3CAD" w:rsidRPr="00C91A19" w:rsidRDefault="00AE3CAD">
            <w:pPr>
              <w:rPr>
                <w:ins w:id="14629" w:author="Mohammad Nayeem Hasan" w:date="2023-01-21T00:39:00Z"/>
                <w:rFonts w:ascii="Times New Roman" w:hAnsi="Times New Roman" w:cs="Times New Roman"/>
                <w:sz w:val="20"/>
                <w:szCs w:val="20"/>
                <w:rPrChange w:id="14630" w:author="Mohammad Nayeem Hasan" w:date="2023-01-21T03:28:00Z">
                  <w:rPr>
                    <w:ins w:id="14631" w:author="Mohammad Nayeem Hasan" w:date="2023-01-21T00:39:00Z"/>
                    <w:rFonts w:ascii="Times New Roman" w:hAnsi="Times New Roman" w:cs="Times New Roman"/>
                    <w:sz w:val="24"/>
                    <w:szCs w:val="24"/>
                  </w:rPr>
                </w:rPrChange>
              </w:rPr>
              <w:pPrChange w:id="14632" w:author="Mohammad Nayeem Hasan" w:date="2023-01-21T14:56:00Z">
                <w:pPr>
                  <w:jc w:val="both"/>
                </w:pPr>
              </w:pPrChange>
            </w:pPr>
            <w:ins w:id="14633" w:author="Mohammad Nayeem Hasan" w:date="2023-01-21T00:39:00Z">
              <w:r w:rsidRPr="00C91A19">
                <w:rPr>
                  <w:rFonts w:ascii="Times New Roman" w:hAnsi="Times New Roman" w:cs="Times New Roman"/>
                  <w:sz w:val="20"/>
                  <w:szCs w:val="20"/>
                  <w:rPrChange w:id="14634" w:author="Mohammad Nayeem Hasan" w:date="2023-01-21T03:28:00Z">
                    <w:rPr>
                      <w:rFonts w:ascii="Times New Roman" w:hAnsi="Times New Roman" w:cs="Times New Roman"/>
                      <w:sz w:val="24"/>
                      <w:szCs w:val="24"/>
                    </w:rPr>
                  </w:rPrChange>
                </w:rPr>
                <w:t>0.89</w:t>
              </w:r>
            </w:ins>
            <w:ins w:id="14635" w:author="Mohammad Nayeem Hasan" w:date="2023-01-21T04:00:00Z">
              <w:r>
                <w:rPr>
                  <w:rFonts w:ascii="Times New Roman" w:hAnsi="Times New Roman" w:cs="Times New Roman"/>
                  <w:sz w:val="20"/>
                  <w:szCs w:val="20"/>
                </w:rPr>
                <w:t xml:space="preserve"> (</w:t>
              </w:r>
              <w:r w:rsidRPr="00F13B5B">
                <w:rPr>
                  <w:rFonts w:ascii="Times New Roman" w:hAnsi="Times New Roman" w:cs="Times New Roman"/>
                  <w:sz w:val="20"/>
                  <w:szCs w:val="20"/>
                </w:rPr>
                <w:t>0.72, 1.10</w:t>
              </w:r>
              <w:r>
                <w:rPr>
                  <w:rFonts w:ascii="Times New Roman" w:hAnsi="Times New Roman" w:cs="Times New Roman"/>
                  <w:sz w:val="20"/>
                  <w:szCs w:val="20"/>
                </w:rPr>
                <w:t>)</w:t>
              </w:r>
            </w:ins>
          </w:p>
        </w:tc>
        <w:tc>
          <w:tcPr>
            <w:tcW w:w="478" w:type="pct"/>
            <w:vAlign w:val="center"/>
            <w:tcPrChange w:id="14636" w:author="Mohammad Nayeem Hasan" w:date="2023-01-21T12:41:00Z">
              <w:tcPr>
                <w:tcW w:w="417" w:type="pct"/>
                <w:vAlign w:val="center"/>
              </w:tcPr>
            </w:tcPrChange>
          </w:tcPr>
          <w:p w14:paraId="1664D827" w14:textId="77777777" w:rsidR="00AE3CAD" w:rsidRPr="00C91A19" w:rsidRDefault="00AE3CAD">
            <w:pPr>
              <w:rPr>
                <w:ins w:id="14637" w:author="Mohammad Nayeem Hasan" w:date="2023-01-21T00:39:00Z"/>
                <w:rFonts w:ascii="Times New Roman" w:hAnsi="Times New Roman" w:cs="Times New Roman"/>
                <w:sz w:val="20"/>
                <w:szCs w:val="20"/>
                <w:rPrChange w:id="14638" w:author="Mohammad Nayeem Hasan" w:date="2023-01-21T03:28:00Z">
                  <w:rPr>
                    <w:ins w:id="14639" w:author="Mohammad Nayeem Hasan" w:date="2023-01-21T00:39:00Z"/>
                    <w:rFonts w:ascii="Times New Roman" w:hAnsi="Times New Roman" w:cs="Times New Roman"/>
                    <w:sz w:val="24"/>
                    <w:szCs w:val="24"/>
                  </w:rPr>
                </w:rPrChange>
              </w:rPr>
              <w:pPrChange w:id="14640" w:author="Mohammad Nayeem Hasan" w:date="2023-01-21T14:56:00Z">
                <w:pPr>
                  <w:jc w:val="both"/>
                </w:pPr>
              </w:pPrChange>
            </w:pPr>
            <w:ins w:id="14641" w:author="Mohammad Nayeem Hasan" w:date="2023-01-21T00:39:00Z">
              <w:r w:rsidRPr="00C91A19">
                <w:rPr>
                  <w:rFonts w:ascii="Times New Roman" w:hAnsi="Times New Roman" w:cs="Times New Roman"/>
                  <w:sz w:val="20"/>
                  <w:szCs w:val="20"/>
                  <w:rPrChange w:id="14642" w:author="Mohammad Nayeem Hasan" w:date="2023-01-21T03:28:00Z">
                    <w:rPr>
                      <w:rFonts w:ascii="Times New Roman" w:hAnsi="Times New Roman" w:cs="Times New Roman"/>
                      <w:sz w:val="24"/>
                      <w:szCs w:val="24"/>
                    </w:rPr>
                  </w:rPrChange>
                </w:rPr>
                <w:t>0.294</w:t>
              </w:r>
            </w:ins>
          </w:p>
        </w:tc>
      </w:tr>
      <w:tr w:rsidR="001C3626" w:rsidRPr="00786204" w14:paraId="0D745C96" w14:textId="77777777" w:rsidTr="00A67133">
        <w:trPr>
          <w:trHeight w:val="138"/>
          <w:jc w:val="center"/>
          <w:ins w:id="14643" w:author="Mohammad Nayeem Hasan" w:date="2023-01-21T00:39:00Z"/>
          <w:trPrChange w:id="14644" w:author="Mohammad Nayeem Hasan" w:date="2023-01-21T12:41:00Z">
            <w:trPr>
              <w:trHeight w:val="138"/>
              <w:jc w:val="center"/>
            </w:trPr>
          </w:trPrChange>
        </w:trPr>
        <w:tc>
          <w:tcPr>
            <w:tcW w:w="751" w:type="pct"/>
            <w:vAlign w:val="center"/>
            <w:tcPrChange w:id="14645" w:author="Mohammad Nayeem Hasan" w:date="2023-01-21T12:41:00Z">
              <w:tcPr>
                <w:tcW w:w="751" w:type="pct"/>
                <w:vAlign w:val="center"/>
              </w:tcPr>
            </w:tcPrChange>
          </w:tcPr>
          <w:p w14:paraId="62BC3C04" w14:textId="77777777" w:rsidR="00AE3CAD" w:rsidRPr="00C91A19" w:rsidRDefault="00AE3CAD">
            <w:pPr>
              <w:rPr>
                <w:ins w:id="14646" w:author="Mohammad Nayeem Hasan" w:date="2023-01-21T00:39:00Z"/>
                <w:rFonts w:ascii="Times New Roman" w:hAnsi="Times New Roman" w:cs="Times New Roman"/>
                <w:sz w:val="20"/>
                <w:szCs w:val="20"/>
                <w:rPrChange w:id="14647" w:author="Mohammad Nayeem Hasan" w:date="2023-01-21T03:28:00Z">
                  <w:rPr>
                    <w:ins w:id="14648" w:author="Mohammad Nayeem Hasan" w:date="2023-01-21T00:39:00Z"/>
                    <w:rFonts w:ascii="Times New Roman" w:hAnsi="Times New Roman" w:cs="Times New Roman"/>
                    <w:sz w:val="24"/>
                    <w:szCs w:val="24"/>
                  </w:rPr>
                </w:rPrChange>
              </w:rPr>
              <w:pPrChange w:id="14649" w:author="Mohammad Nayeem Hasan" w:date="2023-01-21T14:56:00Z">
                <w:pPr>
                  <w:jc w:val="both"/>
                </w:pPr>
              </w:pPrChange>
            </w:pPr>
            <w:ins w:id="14650" w:author="Mohammad Nayeem Hasan" w:date="2023-01-21T00:39:00Z">
              <w:r w:rsidRPr="00C91A19">
                <w:rPr>
                  <w:rFonts w:ascii="Times New Roman" w:hAnsi="Times New Roman" w:cs="Times New Roman"/>
                  <w:sz w:val="20"/>
                  <w:szCs w:val="20"/>
                  <w:rPrChange w:id="14651" w:author="Mohammad Nayeem Hasan" w:date="2023-01-21T03:28:00Z">
                    <w:rPr>
                      <w:rFonts w:ascii="Times New Roman" w:hAnsi="Times New Roman" w:cs="Times New Roman"/>
                      <w:sz w:val="24"/>
                      <w:szCs w:val="24"/>
                    </w:rPr>
                  </w:rPrChange>
                </w:rPr>
                <w:t>No</w:t>
              </w:r>
            </w:ins>
          </w:p>
        </w:tc>
        <w:tc>
          <w:tcPr>
            <w:tcW w:w="884" w:type="pct"/>
            <w:vAlign w:val="center"/>
            <w:tcPrChange w:id="14652" w:author="Mohammad Nayeem Hasan" w:date="2023-01-21T12:41:00Z">
              <w:tcPr>
                <w:tcW w:w="883" w:type="pct"/>
                <w:vAlign w:val="center"/>
              </w:tcPr>
            </w:tcPrChange>
          </w:tcPr>
          <w:p w14:paraId="6A5752D9" w14:textId="77777777" w:rsidR="00AE3CAD" w:rsidRPr="00C91A19" w:rsidRDefault="00AE3CAD">
            <w:pPr>
              <w:rPr>
                <w:ins w:id="14653" w:author="Mohammad Nayeem Hasan" w:date="2023-01-21T00:39:00Z"/>
                <w:rFonts w:ascii="Times New Roman" w:hAnsi="Times New Roman" w:cs="Times New Roman"/>
                <w:sz w:val="20"/>
                <w:szCs w:val="20"/>
                <w:rPrChange w:id="14654" w:author="Mohammad Nayeem Hasan" w:date="2023-01-21T03:28:00Z">
                  <w:rPr>
                    <w:ins w:id="14655" w:author="Mohammad Nayeem Hasan" w:date="2023-01-21T00:39:00Z"/>
                    <w:rFonts w:ascii="Times New Roman" w:hAnsi="Times New Roman" w:cs="Times New Roman"/>
                    <w:sz w:val="24"/>
                    <w:szCs w:val="24"/>
                  </w:rPr>
                </w:rPrChange>
              </w:rPr>
              <w:pPrChange w:id="14656" w:author="Mohammad Nayeem Hasan" w:date="2023-01-21T14:56:00Z">
                <w:pPr>
                  <w:jc w:val="both"/>
                </w:pPr>
              </w:pPrChange>
            </w:pPr>
            <w:ins w:id="14657" w:author="Mohammad Nayeem Hasan" w:date="2023-01-21T00:39:00Z">
              <w:r w:rsidRPr="00C91A19">
                <w:rPr>
                  <w:rFonts w:ascii="Times New Roman" w:hAnsi="Times New Roman" w:cs="Times New Roman"/>
                  <w:sz w:val="20"/>
                  <w:szCs w:val="20"/>
                  <w:rPrChange w:id="14658" w:author="Mohammad Nayeem Hasan" w:date="2023-01-21T03:28:00Z">
                    <w:rPr>
                      <w:rFonts w:ascii="Times New Roman" w:hAnsi="Times New Roman" w:cs="Times New Roman"/>
                      <w:sz w:val="24"/>
                      <w:szCs w:val="24"/>
                    </w:rPr>
                  </w:rPrChange>
                </w:rPr>
                <w:t>-</w:t>
              </w:r>
            </w:ins>
          </w:p>
        </w:tc>
        <w:tc>
          <w:tcPr>
            <w:tcW w:w="529" w:type="pct"/>
            <w:vAlign w:val="center"/>
            <w:tcPrChange w:id="14659" w:author="Mohammad Nayeem Hasan" w:date="2023-01-21T12:41:00Z">
              <w:tcPr>
                <w:tcW w:w="529" w:type="pct"/>
                <w:gridSpan w:val="2"/>
                <w:vAlign w:val="center"/>
              </w:tcPr>
            </w:tcPrChange>
          </w:tcPr>
          <w:p w14:paraId="5BCE9339" w14:textId="77777777" w:rsidR="00AE3CAD" w:rsidRPr="00C91A19" w:rsidRDefault="00AE3CAD">
            <w:pPr>
              <w:rPr>
                <w:ins w:id="14660" w:author="Mohammad Nayeem Hasan" w:date="2023-01-21T00:39:00Z"/>
                <w:rFonts w:ascii="Times New Roman" w:hAnsi="Times New Roman" w:cs="Times New Roman"/>
                <w:sz w:val="20"/>
                <w:szCs w:val="20"/>
                <w:rPrChange w:id="14661" w:author="Mohammad Nayeem Hasan" w:date="2023-01-21T03:28:00Z">
                  <w:rPr>
                    <w:ins w:id="14662" w:author="Mohammad Nayeem Hasan" w:date="2023-01-21T00:39:00Z"/>
                    <w:rFonts w:ascii="Times New Roman" w:hAnsi="Times New Roman" w:cs="Times New Roman"/>
                    <w:sz w:val="24"/>
                    <w:szCs w:val="24"/>
                  </w:rPr>
                </w:rPrChange>
              </w:rPr>
              <w:pPrChange w:id="14663" w:author="Mohammad Nayeem Hasan" w:date="2023-01-21T14:56:00Z">
                <w:pPr>
                  <w:jc w:val="both"/>
                </w:pPr>
              </w:pPrChange>
            </w:pPr>
            <w:ins w:id="14664" w:author="Mohammad Nayeem Hasan" w:date="2023-01-21T00:39:00Z">
              <w:r w:rsidRPr="00C91A19">
                <w:rPr>
                  <w:rFonts w:ascii="Times New Roman" w:hAnsi="Times New Roman" w:cs="Times New Roman"/>
                  <w:sz w:val="20"/>
                  <w:szCs w:val="20"/>
                  <w:rPrChange w:id="14665" w:author="Mohammad Nayeem Hasan" w:date="2023-01-21T03:28:00Z">
                    <w:rPr>
                      <w:rFonts w:ascii="Times New Roman" w:hAnsi="Times New Roman" w:cs="Times New Roman"/>
                      <w:sz w:val="24"/>
                      <w:szCs w:val="24"/>
                    </w:rPr>
                  </w:rPrChange>
                </w:rPr>
                <w:t>-</w:t>
              </w:r>
            </w:ins>
          </w:p>
        </w:tc>
        <w:tc>
          <w:tcPr>
            <w:tcW w:w="914" w:type="pct"/>
            <w:vAlign w:val="center"/>
            <w:tcPrChange w:id="14666" w:author="Mohammad Nayeem Hasan" w:date="2023-01-21T12:41:00Z">
              <w:tcPr>
                <w:tcW w:w="770" w:type="pct"/>
                <w:gridSpan w:val="2"/>
                <w:vAlign w:val="center"/>
              </w:tcPr>
            </w:tcPrChange>
          </w:tcPr>
          <w:p w14:paraId="1EF2D4FD" w14:textId="7A90C108" w:rsidR="00AE3CAD" w:rsidRPr="00C91A19" w:rsidRDefault="0042074B">
            <w:pPr>
              <w:rPr>
                <w:ins w:id="14667" w:author="Mohammad Nayeem Hasan" w:date="2023-01-21T00:39:00Z"/>
                <w:rFonts w:ascii="Times New Roman" w:hAnsi="Times New Roman" w:cs="Times New Roman"/>
                <w:sz w:val="20"/>
                <w:szCs w:val="20"/>
                <w:rPrChange w:id="14668" w:author="Mohammad Nayeem Hasan" w:date="2023-01-21T03:28:00Z">
                  <w:rPr>
                    <w:ins w:id="14669" w:author="Mohammad Nayeem Hasan" w:date="2023-01-21T00:39:00Z"/>
                    <w:rFonts w:ascii="Times New Roman" w:hAnsi="Times New Roman" w:cs="Times New Roman"/>
                    <w:sz w:val="24"/>
                    <w:szCs w:val="24"/>
                  </w:rPr>
                </w:rPrChange>
              </w:rPr>
              <w:pPrChange w:id="14670" w:author="Mohammad Nayeem Hasan" w:date="2023-01-21T14:56:00Z">
                <w:pPr>
                  <w:jc w:val="both"/>
                </w:pPr>
              </w:pPrChange>
            </w:pPr>
            <w:ins w:id="14671" w:author="Mohammad Nayeem Hasan" w:date="2023-01-27T19:47:00Z">
              <w:r>
                <w:rPr>
                  <w:rFonts w:ascii="Times New Roman" w:hAnsi="Times New Roman" w:cs="Times New Roman"/>
                  <w:sz w:val="20"/>
                  <w:szCs w:val="20"/>
                </w:rPr>
                <w:t>Ref.</w:t>
              </w:r>
            </w:ins>
          </w:p>
        </w:tc>
        <w:tc>
          <w:tcPr>
            <w:tcW w:w="481" w:type="pct"/>
            <w:vAlign w:val="center"/>
            <w:tcPrChange w:id="14672" w:author="Mohammad Nayeem Hasan" w:date="2023-01-21T12:41:00Z">
              <w:tcPr>
                <w:tcW w:w="481" w:type="pct"/>
                <w:gridSpan w:val="2"/>
                <w:vAlign w:val="center"/>
              </w:tcPr>
            </w:tcPrChange>
          </w:tcPr>
          <w:p w14:paraId="42D8D805" w14:textId="77777777" w:rsidR="00AE3CAD" w:rsidRPr="00C91A19" w:rsidRDefault="00AE3CAD">
            <w:pPr>
              <w:rPr>
                <w:ins w:id="14673" w:author="Mohammad Nayeem Hasan" w:date="2023-01-21T00:39:00Z"/>
                <w:rFonts w:ascii="Times New Roman" w:hAnsi="Times New Roman" w:cs="Times New Roman"/>
                <w:sz w:val="20"/>
                <w:szCs w:val="20"/>
                <w:rPrChange w:id="14674" w:author="Mohammad Nayeem Hasan" w:date="2023-01-21T03:28:00Z">
                  <w:rPr>
                    <w:ins w:id="14675" w:author="Mohammad Nayeem Hasan" w:date="2023-01-21T00:39:00Z"/>
                    <w:rFonts w:ascii="Times New Roman" w:hAnsi="Times New Roman" w:cs="Times New Roman"/>
                    <w:sz w:val="24"/>
                    <w:szCs w:val="24"/>
                  </w:rPr>
                </w:rPrChange>
              </w:rPr>
              <w:pPrChange w:id="14676" w:author="Mohammad Nayeem Hasan" w:date="2023-01-21T14:56:00Z">
                <w:pPr>
                  <w:jc w:val="both"/>
                </w:pPr>
              </w:pPrChange>
            </w:pPr>
            <w:ins w:id="14677" w:author="Mohammad Nayeem Hasan" w:date="2023-01-21T00:39:00Z">
              <w:r w:rsidRPr="00C91A19">
                <w:rPr>
                  <w:rFonts w:ascii="Times New Roman" w:hAnsi="Times New Roman" w:cs="Times New Roman"/>
                  <w:sz w:val="20"/>
                  <w:szCs w:val="20"/>
                  <w:rPrChange w:id="14678" w:author="Mohammad Nayeem Hasan" w:date="2023-01-21T03:28:00Z">
                    <w:rPr>
                      <w:rFonts w:ascii="Times New Roman" w:hAnsi="Times New Roman" w:cs="Times New Roman"/>
                      <w:sz w:val="24"/>
                      <w:szCs w:val="24"/>
                    </w:rPr>
                  </w:rPrChange>
                </w:rPr>
                <w:t>-</w:t>
              </w:r>
            </w:ins>
          </w:p>
        </w:tc>
        <w:tc>
          <w:tcPr>
            <w:tcW w:w="963" w:type="pct"/>
            <w:vAlign w:val="center"/>
            <w:tcPrChange w:id="14679" w:author="Mohammad Nayeem Hasan" w:date="2023-01-21T12:41:00Z">
              <w:tcPr>
                <w:tcW w:w="1169" w:type="pct"/>
                <w:gridSpan w:val="3"/>
                <w:vAlign w:val="center"/>
              </w:tcPr>
            </w:tcPrChange>
          </w:tcPr>
          <w:p w14:paraId="13E40EE3" w14:textId="77777777" w:rsidR="00AE3CAD" w:rsidRPr="00C91A19" w:rsidRDefault="00AE3CAD">
            <w:pPr>
              <w:rPr>
                <w:ins w:id="14680" w:author="Mohammad Nayeem Hasan" w:date="2023-01-21T00:39:00Z"/>
                <w:rFonts w:ascii="Times New Roman" w:hAnsi="Times New Roman" w:cs="Times New Roman"/>
                <w:sz w:val="20"/>
                <w:szCs w:val="20"/>
                <w:rPrChange w:id="14681" w:author="Mohammad Nayeem Hasan" w:date="2023-01-21T03:28:00Z">
                  <w:rPr>
                    <w:ins w:id="14682" w:author="Mohammad Nayeem Hasan" w:date="2023-01-21T00:39:00Z"/>
                    <w:rFonts w:ascii="Times New Roman" w:hAnsi="Times New Roman" w:cs="Times New Roman"/>
                    <w:sz w:val="24"/>
                    <w:szCs w:val="24"/>
                  </w:rPr>
                </w:rPrChange>
              </w:rPr>
              <w:pPrChange w:id="14683" w:author="Mohammad Nayeem Hasan" w:date="2023-01-21T14:56:00Z">
                <w:pPr>
                  <w:jc w:val="both"/>
                </w:pPr>
              </w:pPrChange>
            </w:pPr>
            <w:ins w:id="14684" w:author="Mohammad Nayeem Hasan" w:date="2023-01-21T00:39:00Z">
              <w:r w:rsidRPr="00C91A19">
                <w:rPr>
                  <w:rFonts w:ascii="Times New Roman" w:hAnsi="Times New Roman" w:cs="Times New Roman"/>
                  <w:sz w:val="20"/>
                  <w:szCs w:val="20"/>
                  <w:rPrChange w:id="14685" w:author="Mohammad Nayeem Hasan" w:date="2023-01-21T03:28:00Z">
                    <w:rPr>
                      <w:rFonts w:ascii="Times New Roman" w:hAnsi="Times New Roman" w:cs="Times New Roman"/>
                      <w:sz w:val="24"/>
                      <w:szCs w:val="24"/>
                    </w:rPr>
                  </w:rPrChange>
                </w:rPr>
                <w:t>Ref.</w:t>
              </w:r>
            </w:ins>
          </w:p>
        </w:tc>
        <w:tc>
          <w:tcPr>
            <w:tcW w:w="478" w:type="pct"/>
            <w:vAlign w:val="center"/>
            <w:tcPrChange w:id="14686" w:author="Mohammad Nayeem Hasan" w:date="2023-01-21T12:41:00Z">
              <w:tcPr>
                <w:tcW w:w="417" w:type="pct"/>
                <w:vAlign w:val="center"/>
              </w:tcPr>
            </w:tcPrChange>
          </w:tcPr>
          <w:p w14:paraId="591A23D3" w14:textId="77777777" w:rsidR="00AE3CAD" w:rsidRPr="00C91A19" w:rsidRDefault="00AE3CAD">
            <w:pPr>
              <w:rPr>
                <w:ins w:id="14687" w:author="Mohammad Nayeem Hasan" w:date="2023-01-21T00:39:00Z"/>
                <w:rFonts w:ascii="Times New Roman" w:hAnsi="Times New Roman" w:cs="Times New Roman"/>
                <w:sz w:val="20"/>
                <w:szCs w:val="20"/>
                <w:rPrChange w:id="14688" w:author="Mohammad Nayeem Hasan" w:date="2023-01-21T03:28:00Z">
                  <w:rPr>
                    <w:ins w:id="14689" w:author="Mohammad Nayeem Hasan" w:date="2023-01-21T00:39:00Z"/>
                    <w:rFonts w:ascii="Times New Roman" w:hAnsi="Times New Roman" w:cs="Times New Roman"/>
                    <w:sz w:val="24"/>
                    <w:szCs w:val="24"/>
                  </w:rPr>
                </w:rPrChange>
              </w:rPr>
              <w:pPrChange w:id="14690" w:author="Mohammad Nayeem Hasan" w:date="2023-01-21T14:56:00Z">
                <w:pPr>
                  <w:jc w:val="both"/>
                </w:pPr>
              </w:pPrChange>
            </w:pPr>
            <w:ins w:id="14691" w:author="Mohammad Nayeem Hasan" w:date="2023-01-21T00:39:00Z">
              <w:r w:rsidRPr="00C91A19">
                <w:rPr>
                  <w:rFonts w:ascii="Times New Roman" w:hAnsi="Times New Roman" w:cs="Times New Roman"/>
                  <w:sz w:val="20"/>
                  <w:szCs w:val="20"/>
                  <w:rPrChange w:id="14692" w:author="Mohammad Nayeem Hasan" w:date="2023-01-21T03:28:00Z">
                    <w:rPr>
                      <w:rFonts w:ascii="Times New Roman" w:hAnsi="Times New Roman" w:cs="Times New Roman"/>
                      <w:sz w:val="24"/>
                      <w:szCs w:val="24"/>
                    </w:rPr>
                  </w:rPrChange>
                </w:rPr>
                <w:t>-</w:t>
              </w:r>
            </w:ins>
          </w:p>
        </w:tc>
      </w:tr>
      <w:tr w:rsidR="001C3626" w:rsidRPr="008E73D6" w14:paraId="75E001FF" w14:textId="732F2EA9" w:rsidTr="00A67133">
        <w:trPr>
          <w:trHeight w:val="138"/>
          <w:jc w:val="center"/>
          <w:ins w:id="14693" w:author="Mohammad Nayeem Hasan" w:date="2023-01-21T00:39:00Z"/>
          <w:trPrChange w:id="14694" w:author="Mohammad Nayeem Hasan" w:date="2023-01-21T12:41:00Z">
            <w:trPr>
              <w:trHeight w:val="138"/>
              <w:jc w:val="center"/>
            </w:trPr>
          </w:trPrChange>
        </w:trPr>
        <w:tc>
          <w:tcPr>
            <w:tcW w:w="1635" w:type="pct"/>
            <w:gridSpan w:val="2"/>
            <w:vAlign w:val="center"/>
            <w:tcPrChange w:id="14695" w:author="Mohammad Nayeem Hasan" w:date="2023-01-21T12:41:00Z">
              <w:tcPr>
                <w:tcW w:w="1634" w:type="pct"/>
                <w:gridSpan w:val="2"/>
                <w:vAlign w:val="center"/>
              </w:tcPr>
            </w:tcPrChange>
          </w:tcPr>
          <w:p w14:paraId="74623033" w14:textId="77777777" w:rsidR="00AE3CAD" w:rsidRPr="00C91A19" w:rsidRDefault="00AE3CAD">
            <w:pPr>
              <w:rPr>
                <w:ins w:id="14696" w:author="Mohammad Nayeem Hasan" w:date="2023-01-21T00:39:00Z"/>
                <w:rFonts w:ascii="Times New Roman" w:hAnsi="Times New Roman" w:cs="Times New Roman"/>
                <w:sz w:val="20"/>
                <w:szCs w:val="20"/>
                <w:rPrChange w:id="14697" w:author="Mohammad Nayeem Hasan" w:date="2023-01-21T03:28:00Z">
                  <w:rPr>
                    <w:ins w:id="14698" w:author="Mohammad Nayeem Hasan" w:date="2023-01-21T00:39:00Z"/>
                    <w:rFonts w:ascii="Times New Roman" w:hAnsi="Times New Roman" w:cs="Times New Roman"/>
                    <w:sz w:val="24"/>
                    <w:szCs w:val="24"/>
                  </w:rPr>
                </w:rPrChange>
              </w:rPr>
              <w:pPrChange w:id="14699" w:author="Mohammad Nayeem Hasan" w:date="2023-01-21T14:56:00Z">
                <w:pPr>
                  <w:jc w:val="both"/>
                </w:pPr>
              </w:pPrChange>
            </w:pPr>
            <w:ins w:id="14700" w:author="Mohammad Nayeem Hasan" w:date="2023-01-21T00:39:00Z">
              <w:r w:rsidRPr="00C91A19">
                <w:rPr>
                  <w:rFonts w:ascii="Times New Roman" w:hAnsi="Times New Roman" w:cs="Times New Roman"/>
                  <w:sz w:val="20"/>
                  <w:szCs w:val="20"/>
                  <w:rPrChange w:id="14701" w:author="Mohammad Nayeem Hasan" w:date="2023-01-21T03:28:00Z">
                    <w:rPr>
                      <w:rFonts w:ascii="Times New Roman" w:hAnsi="Times New Roman" w:cs="Times New Roman"/>
                      <w:sz w:val="24"/>
                      <w:szCs w:val="24"/>
                    </w:rPr>
                  </w:rPrChange>
                </w:rPr>
                <w:t>Overweight</w:t>
              </w:r>
            </w:ins>
          </w:p>
        </w:tc>
        <w:tc>
          <w:tcPr>
            <w:tcW w:w="1443" w:type="pct"/>
            <w:gridSpan w:val="2"/>
            <w:vAlign w:val="center"/>
            <w:tcPrChange w:id="14702" w:author="Mohammad Nayeem Hasan" w:date="2023-01-21T12:41:00Z">
              <w:tcPr>
                <w:tcW w:w="1299" w:type="pct"/>
                <w:gridSpan w:val="4"/>
                <w:vAlign w:val="center"/>
              </w:tcPr>
            </w:tcPrChange>
          </w:tcPr>
          <w:p w14:paraId="4E2844EB" w14:textId="77777777" w:rsidR="00AE3CAD" w:rsidRPr="008E73D6" w:rsidRDefault="00AE3CAD">
            <w:pPr>
              <w:rPr>
                <w:ins w:id="14703" w:author="Mohammad Nayeem Hasan" w:date="2023-01-21T00:39:00Z"/>
                <w:rFonts w:ascii="Times New Roman" w:hAnsi="Times New Roman" w:cs="Times New Roman"/>
                <w:sz w:val="20"/>
                <w:szCs w:val="20"/>
              </w:rPr>
              <w:pPrChange w:id="14704" w:author="Mohammad Nayeem Hasan" w:date="2023-01-21T14:56:00Z">
                <w:pPr>
                  <w:jc w:val="both"/>
                </w:pPr>
              </w:pPrChange>
            </w:pPr>
          </w:p>
        </w:tc>
        <w:tc>
          <w:tcPr>
            <w:tcW w:w="1444" w:type="pct"/>
            <w:gridSpan w:val="2"/>
            <w:vAlign w:val="center"/>
            <w:tcPrChange w:id="14705" w:author="Mohammad Nayeem Hasan" w:date="2023-01-21T12:41:00Z">
              <w:tcPr>
                <w:tcW w:w="1650" w:type="pct"/>
                <w:gridSpan w:val="5"/>
                <w:vAlign w:val="center"/>
              </w:tcPr>
            </w:tcPrChange>
          </w:tcPr>
          <w:p w14:paraId="6B5D5F76" w14:textId="77777777" w:rsidR="00AE3CAD" w:rsidRPr="008E73D6" w:rsidRDefault="00AE3CAD">
            <w:pPr>
              <w:rPr>
                <w:ins w:id="14706" w:author="Mohammad Nayeem Hasan" w:date="2023-01-21T00:39:00Z"/>
                <w:rFonts w:ascii="Times New Roman" w:hAnsi="Times New Roman" w:cs="Times New Roman"/>
                <w:sz w:val="20"/>
                <w:szCs w:val="20"/>
              </w:rPr>
              <w:pPrChange w:id="14707" w:author="Mohammad Nayeem Hasan" w:date="2023-01-21T14:56:00Z">
                <w:pPr>
                  <w:jc w:val="both"/>
                </w:pPr>
              </w:pPrChange>
            </w:pPr>
          </w:p>
        </w:tc>
        <w:tc>
          <w:tcPr>
            <w:tcW w:w="478" w:type="pct"/>
            <w:vAlign w:val="center"/>
            <w:tcPrChange w:id="14708" w:author="Mohammad Nayeem Hasan" w:date="2023-01-21T12:41:00Z">
              <w:tcPr>
                <w:tcW w:w="417" w:type="pct"/>
                <w:vAlign w:val="center"/>
              </w:tcPr>
            </w:tcPrChange>
          </w:tcPr>
          <w:p w14:paraId="741DF79C" w14:textId="77777777" w:rsidR="00AE3CAD" w:rsidRPr="008E73D6" w:rsidRDefault="00AE3CAD">
            <w:pPr>
              <w:rPr>
                <w:ins w:id="14709" w:author="Mohammad Nayeem Hasan" w:date="2023-01-21T00:39:00Z"/>
                <w:rFonts w:ascii="Times New Roman" w:hAnsi="Times New Roman" w:cs="Times New Roman"/>
                <w:sz w:val="20"/>
                <w:szCs w:val="20"/>
              </w:rPr>
              <w:pPrChange w:id="14710" w:author="Mohammad Nayeem Hasan" w:date="2023-01-21T14:56:00Z">
                <w:pPr>
                  <w:jc w:val="both"/>
                </w:pPr>
              </w:pPrChange>
            </w:pPr>
          </w:p>
        </w:tc>
      </w:tr>
      <w:tr w:rsidR="001C3626" w:rsidRPr="00786204" w14:paraId="4C7032A7" w14:textId="77777777" w:rsidTr="00A67133">
        <w:trPr>
          <w:trHeight w:val="138"/>
          <w:jc w:val="center"/>
          <w:ins w:id="14711" w:author="Mohammad Nayeem Hasan" w:date="2023-01-21T00:39:00Z"/>
          <w:trPrChange w:id="14712" w:author="Mohammad Nayeem Hasan" w:date="2023-01-21T12:41:00Z">
            <w:trPr>
              <w:trHeight w:val="138"/>
              <w:jc w:val="center"/>
            </w:trPr>
          </w:trPrChange>
        </w:trPr>
        <w:tc>
          <w:tcPr>
            <w:tcW w:w="751" w:type="pct"/>
            <w:vAlign w:val="center"/>
            <w:tcPrChange w:id="14713" w:author="Mohammad Nayeem Hasan" w:date="2023-01-21T12:41:00Z">
              <w:tcPr>
                <w:tcW w:w="751" w:type="pct"/>
                <w:vAlign w:val="center"/>
              </w:tcPr>
            </w:tcPrChange>
          </w:tcPr>
          <w:p w14:paraId="2DB97C03" w14:textId="0FF3C57D" w:rsidR="00AE3CAD" w:rsidRPr="00C91A19" w:rsidRDefault="00A90AA3">
            <w:pPr>
              <w:rPr>
                <w:ins w:id="14714" w:author="Mohammad Nayeem Hasan" w:date="2023-01-21T00:39:00Z"/>
                <w:rFonts w:ascii="Times New Roman" w:hAnsi="Times New Roman" w:cs="Times New Roman"/>
                <w:sz w:val="20"/>
                <w:szCs w:val="20"/>
                <w:rPrChange w:id="14715" w:author="Mohammad Nayeem Hasan" w:date="2023-01-21T03:28:00Z">
                  <w:rPr>
                    <w:ins w:id="14716" w:author="Mohammad Nayeem Hasan" w:date="2023-01-21T00:39:00Z"/>
                    <w:rFonts w:ascii="Times New Roman" w:hAnsi="Times New Roman" w:cs="Times New Roman"/>
                    <w:sz w:val="24"/>
                    <w:szCs w:val="24"/>
                  </w:rPr>
                </w:rPrChange>
              </w:rPr>
              <w:pPrChange w:id="14717" w:author="Mohammad Nayeem Hasan" w:date="2023-01-21T14:56:00Z">
                <w:pPr>
                  <w:jc w:val="both"/>
                </w:pPr>
              </w:pPrChange>
            </w:pPr>
            <w:ins w:id="14718" w:author="Mohammad Nayeem Hasan" w:date="2023-01-27T20:03:00Z">
              <w:r>
                <w:rPr>
                  <w:rFonts w:ascii="Times New Roman" w:hAnsi="Times New Roman" w:cs="Times New Roman"/>
                  <w:sz w:val="20"/>
                  <w:szCs w:val="20"/>
                </w:rPr>
                <w:t>No</w:t>
              </w:r>
            </w:ins>
          </w:p>
        </w:tc>
        <w:tc>
          <w:tcPr>
            <w:tcW w:w="884" w:type="pct"/>
            <w:vAlign w:val="center"/>
            <w:tcPrChange w:id="14719" w:author="Mohammad Nayeem Hasan" w:date="2023-01-21T12:41:00Z">
              <w:tcPr>
                <w:tcW w:w="883" w:type="pct"/>
                <w:vAlign w:val="center"/>
              </w:tcPr>
            </w:tcPrChange>
          </w:tcPr>
          <w:p w14:paraId="3FD759FA" w14:textId="77777777" w:rsidR="00AE3CAD" w:rsidRPr="00C91A19" w:rsidRDefault="00AE3CAD">
            <w:pPr>
              <w:rPr>
                <w:ins w:id="14720" w:author="Mohammad Nayeem Hasan" w:date="2023-01-21T00:39:00Z"/>
                <w:rFonts w:ascii="Times New Roman" w:hAnsi="Times New Roman" w:cs="Times New Roman"/>
                <w:sz w:val="20"/>
                <w:szCs w:val="20"/>
                <w:rPrChange w:id="14721" w:author="Mohammad Nayeem Hasan" w:date="2023-01-21T03:28:00Z">
                  <w:rPr>
                    <w:ins w:id="14722" w:author="Mohammad Nayeem Hasan" w:date="2023-01-21T00:39:00Z"/>
                    <w:rFonts w:ascii="Times New Roman" w:hAnsi="Times New Roman" w:cs="Times New Roman"/>
                    <w:sz w:val="24"/>
                    <w:szCs w:val="24"/>
                  </w:rPr>
                </w:rPrChange>
              </w:rPr>
              <w:pPrChange w:id="14723" w:author="Mohammad Nayeem Hasan" w:date="2023-01-21T14:56:00Z">
                <w:pPr>
                  <w:jc w:val="both"/>
                </w:pPr>
              </w:pPrChange>
            </w:pPr>
            <w:ins w:id="14724" w:author="Mohammad Nayeem Hasan" w:date="2023-01-21T00:39:00Z">
              <w:r w:rsidRPr="00C91A19">
                <w:rPr>
                  <w:rFonts w:ascii="Times New Roman" w:hAnsi="Times New Roman" w:cs="Times New Roman"/>
                  <w:sz w:val="20"/>
                  <w:szCs w:val="20"/>
                  <w:rPrChange w:id="14725" w:author="Mohammad Nayeem Hasan" w:date="2023-01-21T03:28:00Z">
                    <w:rPr>
                      <w:rFonts w:ascii="Times New Roman" w:hAnsi="Times New Roman" w:cs="Times New Roman"/>
                      <w:sz w:val="24"/>
                      <w:szCs w:val="24"/>
                    </w:rPr>
                  </w:rPrChange>
                </w:rPr>
                <w:t>-</w:t>
              </w:r>
            </w:ins>
          </w:p>
        </w:tc>
        <w:tc>
          <w:tcPr>
            <w:tcW w:w="529" w:type="pct"/>
            <w:vAlign w:val="center"/>
            <w:tcPrChange w:id="14726" w:author="Mohammad Nayeem Hasan" w:date="2023-01-21T12:41:00Z">
              <w:tcPr>
                <w:tcW w:w="529" w:type="pct"/>
                <w:gridSpan w:val="2"/>
                <w:vAlign w:val="center"/>
              </w:tcPr>
            </w:tcPrChange>
          </w:tcPr>
          <w:p w14:paraId="79FCE035" w14:textId="77777777" w:rsidR="00AE3CAD" w:rsidRPr="00C91A19" w:rsidRDefault="00AE3CAD">
            <w:pPr>
              <w:rPr>
                <w:ins w:id="14727" w:author="Mohammad Nayeem Hasan" w:date="2023-01-21T00:39:00Z"/>
                <w:rFonts w:ascii="Times New Roman" w:hAnsi="Times New Roman" w:cs="Times New Roman"/>
                <w:sz w:val="20"/>
                <w:szCs w:val="20"/>
                <w:rPrChange w:id="14728" w:author="Mohammad Nayeem Hasan" w:date="2023-01-21T03:28:00Z">
                  <w:rPr>
                    <w:ins w:id="14729" w:author="Mohammad Nayeem Hasan" w:date="2023-01-21T00:39:00Z"/>
                    <w:rFonts w:ascii="Times New Roman" w:hAnsi="Times New Roman" w:cs="Times New Roman"/>
                    <w:sz w:val="24"/>
                    <w:szCs w:val="24"/>
                  </w:rPr>
                </w:rPrChange>
              </w:rPr>
              <w:pPrChange w:id="14730" w:author="Mohammad Nayeem Hasan" w:date="2023-01-21T14:56:00Z">
                <w:pPr>
                  <w:jc w:val="both"/>
                </w:pPr>
              </w:pPrChange>
            </w:pPr>
            <w:ins w:id="14731" w:author="Mohammad Nayeem Hasan" w:date="2023-01-21T00:39:00Z">
              <w:r w:rsidRPr="00C91A19">
                <w:rPr>
                  <w:rFonts w:ascii="Times New Roman" w:hAnsi="Times New Roman" w:cs="Times New Roman"/>
                  <w:sz w:val="20"/>
                  <w:szCs w:val="20"/>
                  <w:rPrChange w:id="14732" w:author="Mohammad Nayeem Hasan" w:date="2023-01-21T03:28:00Z">
                    <w:rPr>
                      <w:rFonts w:ascii="Times New Roman" w:hAnsi="Times New Roman" w:cs="Times New Roman"/>
                      <w:sz w:val="24"/>
                      <w:szCs w:val="24"/>
                    </w:rPr>
                  </w:rPrChange>
                </w:rPr>
                <w:t>-</w:t>
              </w:r>
            </w:ins>
          </w:p>
        </w:tc>
        <w:tc>
          <w:tcPr>
            <w:tcW w:w="914" w:type="pct"/>
            <w:vAlign w:val="center"/>
            <w:tcPrChange w:id="14733" w:author="Mohammad Nayeem Hasan" w:date="2023-01-21T12:41:00Z">
              <w:tcPr>
                <w:tcW w:w="770" w:type="pct"/>
                <w:gridSpan w:val="2"/>
                <w:vAlign w:val="center"/>
              </w:tcPr>
            </w:tcPrChange>
          </w:tcPr>
          <w:p w14:paraId="75324B16" w14:textId="5A0CF84C" w:rsidR="00AE3CAD" w:rsidRPr="00C91A19" w:rsidRDefault="0042074B">
            <w:pPr>
              <w:rPr>
                <w:ins w:id="14734" w:author="Mohammad Nayeem Hasan" w:date="2023-01-21T00:39:00Z"/>
                <w:rFonts w:ascii="Times New Roman" w:hAnsi="Times New Roman" w:cs="Times New Roman"/>
                <w:sz w:val="20"/>
                <w:szCs w:val="20"/>
                <w:rPrChange w:id="14735" w:author="Mohammad Nayeem Hasan" w:date="2023-01-21T03:28:00Z">
                  <w:rPr>
                    <w:ins w:id="14736" w:author="Mohammad Nayeem Hasan" w:date="2023-01-21T00:39:00Z"/>
                    <w:rFonts w:ascii="Times New Roman" w:hAnsi="Times New Roman" w:cs="Times New Roman"/>
                    <w:sz w:val="24"/>
                    <w:szCs w:val="24"/>
                  </w:rPr>
                </w:rPrChange>
              </w:rPr>
              <w:pPrChange w:id="14737" w:author="Mohammad Nayeem Hasan" w:date="2023-01-21T14:56:00Z">
                <w:pPr>
                  <w:jc w:val="both"/>
                </w:pPr>
              </w:pPrChange>
            </w:pPr>
            <w:ins w:id="14738" w:author="Mohammad Nayeem Hasan" w:date="2023-01-27T19:47:00Z">
              <w:r>
                <w:rPr>
                  <w:rFonts w:ascii="Times New Roman" w:hAnsi="Times New Roman" w:cs="Times New Roman"/>
                  <w:sz w:val="20"/>
                  <w:szCs w:val="20"/>
                </w:rPr>
                <w:t>3.4</w:t>
              </w:r>
            </w:ins>
            <w:ins w:id="14739" w:author="Mohammad Nayeem Hasan" w:date="2023-01-27T20:02:00Z">
              <w:r w:rsidR="00A90AA3">
                <w:rPr>
                  <w:rFonts w:ascii="Times New Roman" w:hAnsi="Times New Roman" w:cs="Times New Roman"/>
                  <w:sz w:val="20"/>
                  <w:szCs w:val="20"/>
                </w:rPr>
                <w:t>6</w:t>
              </w:r>
            </w:ins>
            <w:ins w:id="14740" w:author="Mohammad Nayeem Hasan" w:date="2023-01-27T19:47:00Z">
              <w:r>
                <w:rPr>
                  <w:rFonts w:ascii="Times New Roman" w:hAnsi="Times New Roman" w:cs="Times New Roman"/>
                  <w:sz w:val="20"/>
                  <w:szCs w:val="20"/>
                </w:rPr>
                <w:t xml:space="preserve"> (0.40, 2</w:t>
              </w:r>
            </w:ins>
            <w:ins w:id="14741" w:author="Mohammad Nayeem Hasan" w:date="2023-01-27T19:49:00Z">
              <w:r>
                <w:rPr>
                  <w:rFonts w:ascii="Times New Roman" w:hAnsi="Times New Roman" w:cs="Times New Roman"/>
                  <w:sz w:val="20"/>
                  <w:szCs w:val="20"/>
                </w:rPr>
                <w:t>9</w:t>
              </w:r>
            </w:ins>
            <w:ins w:id="14742" w:author="Mohammad Nayeem Hasan" w:date="2023-01-27T19:47:00Z">
              <w:r>
                <w:rPr>
                  <w:rFonts w:ascii="Times New Roman" w:hAnsi="Times New Roman" w:cs="Times New Roman"/>
                  <w:sz w:val="20"/>
                  <w:szCs w:val="20"/>
                </w:rPr>
                <w:t>.</w:t>
              </w:r>
            </w:ins>
            <w:ins w:id="14743" w:author="Mohammad Nayeem Hasan" w:date="2023-01-27T20:04:00Z">
              <w:r w:rsidR="00A90AA3">
                <w:rPr>
                  <w:rFonts w:ascii="Times New Roman" w:hAnsi="Times New Roman" w:cs="Times New Roman"/>
                  <w:sz w:val="20"/>
                  <w:szCs w:val="20"/>
                </w:rPr>
                <w:t>65</w:t>
              </w:r>
            </w:ins>
            <w:ins w:id="14744" w:author="Mohammad Nayeem Hasan" w:date="2023-01-27T19:47:00Z">
              <w:r>
                <w:rPr>
                  <w:rFonts w:ascii="Times New Roman" w:hAnsi="Times New Roman" w:cs="Times New Roman"/>
                  <w:sz w:val="20"/>
                  <w:szCs w:val="20"/>
                </w:rPr>
                <w:t>)</w:t>
              </w:r>
            </w:ins>
          </w:p>
        </w:tc>
        <w:tc>
          <w:tcPr>
            <w:tcW w:w="481" w:type="pct"/>
            <w:vAlign w:val="center"/>
            <w:tcPrChange w:id="14745" w:author="Mohammad Nayeem Hasan" w:date="2023-01-21T12:41:00Z">
              <w:tcPr>
                <w:tcW w:w="481" w:type="pct"/>
                <w:gridSpan w:val="2"/>
                <w:vAlign w:val="center"/>
              </w:tcPr>
            </w:tcPrChange>
          </w:tcPr>
          <w:p w14:paraId="726979D8" w14:textId="038DC11E" w:rsidR="00AE3CAD" w:rsidRPr="00C91A19" w:rsidRDefault="00661DA1">
            <w:pPr>
              <w:rPr>
                <w:ins w:id="14746" w:author="Mohammad Nayeem Hasan" w:date="2023-01-21T00:39:00Z"/>
                <w:rFonts w:ascii="Times New Roman" w:hAnsi="Times New Roman" w:cs="Times New Roman"/>
                <w:sz w:val="20"/>
                <w:szCs w:val="20"/>
                <w:rPrChange w:id="14747" w:author="Mohammad Nayeem Hasan" w:date="2023-01-21T03:28:00Z">
                  <w:rPr>
                    <w:ins w:id="14748" w:author="Mohammad Nayeem Hasan" w:date="2023-01-21T00:39:00Z"/>
                    <w:rFonts w:ascii="Times New Roman" w:hAnsi="Times New Roman" w:cs="Times New Roman"/>
                    <w:sz w:val="24"/>
                    <w:szCs w:val="24"/>
                  </w:rPr>
                </w:rPrChange>
              </w:rPr>
              <w:pPrChange w:id="14749" w:author="Mohammad Nayeem Hasan" w:date="2023-01-21T14:56:00Z">
                <w:pPr>
                  <w:jc w:val="both"/>
                </w:pPr>
              </w:pPrChange>
            </w:pPr>
            <w:ins w:id="14750" w:author="Mohammad Nayeem Hasan" w:date="2023-01-27T20:39:00Z">
              <w:r>
                <w:rPr>
                  <w:rFonts w:ascii="Times New Roman" w:hAnsi="Times New Roman" w:cs="Times New Roman"/>
                  <w:sz w:val="20"/>
                  <w:szCs w:val="20"/>
                </w:rPr>
                <w:t>0.310</w:t>
              </w:r>
            </w:ins>
          </w:p>
        </w:tc>
        <w:tc>
          <w:tcPr>
            <w:tcW w:w="963" w:type="pct"/>
            <w:vAlign w:val="center"/>
            <w:tcPrChange w:id="14751" w:author="Mohammad Nayeem Hasan" w:date="2023-01-21T12:41:00Z">
              <w:tcPr>
                <w:tcW w:w="1169" w:type="pct"/>
                <w:gridSpan w:val="3"/>
                <w:vAlign w:val="center"/>
              </w:tcPr>
            </w:tcPrChange>
          </w:tcPr>
          <w:p w14:paraId="53744D4D" w14:textId="37E9AD08" w:rsidR="00AE3CAD" w:rsidRPr="00C91A19" w:rsidRDefault="00AE3CAD">
            <w:pPr>
              <w:rPr>
                <w:ins w:id="14752" w:author="Mohammad Nayeem Hasan" w:date="2023-01-21T00:39:00Z"/>
                <w:rFonts w:ascii="Times New Roman" w:hAnsi="Times New Roman" w:cs="Times New Roman"/>
                <w:sz w:val="20"/>
                <w:szCs w:val="20"/>
                <w:rPrChange w:id="14753" w:author="Mohammad Nayeem Hasan" w:date="2023-01-21T03:28:00Z">
                  <w:rPr>
                    <w:ins w:id="14754" w:author="Mohammad Nayeem Hasan" w:date="2023-01-21T00:39:00Z"/>
                    <w:rFonts w:ascii="Times New Roman" w:hAnsi="Times New Roman" w:cs="Times New Roman"/>
                    <w:sz w:val="24"/>
                    <w:szCs w:val="24"/>
                  </w:rPr>
                </w:rPrChange>
              </w:rPr>
              <w:pPrChange w:id="14755" w:author="Mohammad Nayeem Hasan" w:date="2023-01-21T14:56:00Z">
                <w:pPr>
                  <w:jc w:val="both"/>
                </w:pPr>
              </w:pPrChange>
            </w:pPr>
            <w:ins w:id="14756" w:author="Mohammad Nayeem Hasan" w:date="2023-01-21T00:39:00Z">
              <w:r w:rsidRPr="00C91A19">
                <w:rPr>
                  <w:rFonts w:ascii="Times New Roman" w:hAnsi="Times New Roman" w:cs="Times New Roman"/>
                  <w:sz w:val="20"/>
                  <w:szCs w:val="20"/>
                  <w:rPrChange w:id="14757" w:author="Mohammad Nayeem Hasan" w:date="2023-01-21T03:28:00Z">
                    <w:rPr>
                      <w:rFonts w:ascii="Times New Roman" w:hAnsi="Times New Roman" w:cs="Times New Roman"/>
                      <w:sz w:val="24"/>
                      <w:szCs w:val="24"/>
                    </w:rPr>
                  </w:rPrChange>
                </w:rPr>
                <w:t>1.43</w:t>
              </w:r>
            </w:ins>
            <w:ins w:id="14758" w:author="Mohammad Nayeem Hasan" w:date="2023-01-21T04:00:00Z">
              <w:r>
                <w:rPr>
                  <w:rFonts w:ascii="Times New Roman" w:hAnsi="Times New Roman" w:cs="Times New Roman"/>
                  <w:sz w:val="20"/>
                  <w:szCs w:val="20"/>
                </w:rPr>
                <w:t xml:space="preserve"> (</w:t>
              </w:r>
              <w:r w:rsidRPr="00F13B5B">
                <w:rPr>
                  <w:rFonts w:ascii="Times New Roman" w:hAnsi="Times New Roman" w:cs="Times New Roman"/>
                  <w:sz w:val="20"/>
                  <w:szCs w:val="20"/>
                </w:rPr>
                <w:t>0.86, 2.38</w:t>
              </w:r>
              <w:r>
                <w:rPr>
                  <w:rFonts w:ascii="Times New Roman" w:hAnsi="Times New Roman" w:cs="Times New Roman"/>
                  <w:sz w:val="20"/>
                  <w:szCs w:val="20"/>
                </w:rPr>
                <w:t>)</w:t>
              </w:r>
            </w:ins>
          </w:p>
        </w:tc>
        <w:tc>
          <w:tcPr>
            <w:tcW w:w="478" w:type="pct"/>
            <w:vAlign w:val="center"/>
            <w:tcPrChange w:id="14759" w:author="Mohammad Nayeem Hasan" w:date="2023-01-21T12:41:00Z">
              <w:tcPr>
                <w:tcW w:w="417" w:type="pct"/>
                <w:vAlign w:val="center"/>
              </w:tcPr>
            </w:tcPrChange>
          </w:tcPr>
          <w:p w14:paraId="69E8D1F4" w14:textId="77777777" w:rsidR="00AE3CAD" w:rsidRPr="00C91A19" w:rsidRDefault="00AE3CAD">
            <w:pPr>
              <w:rPr>
                <w:ins w:id="14760" w:author="Mohammad Nayeem Hasan" w:date="2023-01-21T00:39:00Z"/>
                <w:rFonts w:ascii="Times New Roman" w:hAnsi="Times New Roman" w:cs="Times New Roman"/>
                <w:sz w:val="20"/>
                <w:szCs w:val="20"/>
                <w:rPrChange w:id="14761" w:author="Mohammad Nayeem Hasan" w:date="2023-01-21T03:28:00Z">
                  <w:rPr>
                    <w:ins w:id="14762" w:author="Mohammad Nayeem Hasan" w:date="2023-01-21T00:39:00Z"/>
                    <w:rFonts w:ascii="Times New Roman" w:hAnsi="Times New Roman" w:cs="Times New Roman"/>
                    <w:sz w:val="24"/>
                    <w:szCs w:val="24"/>
                  </w:rPr>
                </w:rPrChange>
              </w:rPr>
              <w:pPrChange w:id="14763" w:author="Mohammad Nayeem Hasan" w:date="2023-01-21T14:56:00Z">
                <w:pPr>
                  <w:jc w:val="both"/>
                </w:pPr>
              </w:pPrChange>
            </w:pPr>
            <w:ins w:id="14764" w:author="Mohammad Nayeem Hasan" w:date="2023-01-21T00:39:00Z">
              <w:r w:rsidRPr="00C91A19">
                <w:rPr>
                  <w:rFonts w:ascii="Times New Roman" w:hAnsi="Times New Roman" w:cs="Times New Roman"/>
                  <w:sz w:val="20"/>
                  <w:szCs w:val="20"/>
                  <w:rPrChange w:id="14765" w:author="Mohammad Nayeem Hasan" w:date="2023-01-21T03:28:00Z">
                    <w:rPr>
                      <w:rFonts w:ascii="Times New Roman" w:hAnsi="Times New Roman" w:cs="Times New Roman"/>
                      <w:sz w:val="24"/>
                      <w:szCs w:val="24"/>
                    </w:rPr>
                  </w:rPrChange>
                </w:rPr>
                <w:t>0.165</w:t>
              </w:r>
            </w:ins>
          </w:p>
        </w:tc>
      </w:tr>
      <w:tr w:rsidR="001C3626" w:rsidRPr="00786204" w14:paraId="22F567A5" w14:textId="77777777" w:rsidTr="00A67133">
        <w:trPr>
          <w:trHeight w:val="138"/>
          <w:jc w:val="center"/>
          <w:ins w:id="14766" w:author="Mohammad Nayeem Hasan" w:date="2023-01-21T00:39:00Z"/>
          <w:trPrChange w:id="14767" w:author="Mohammad Nayeem Hasan" w:date="2023-01-21T12:41:00Z">
            <w:trPr>
              <w:trHeight w:val="138"/>
              <w:jc w:val="center"/>
            </w:trPr>
          </w:trPrChange>
        </w:trPr>
        <w:tc>
          <w:tcPr>
            <w:tcW w:w="751" w:type="pct"/>
            <w:vAlign w:val="center"/>
            <w:tcPrChange w:id="14768" w:author="Mohammad Nayeem Hasan" w:date="2023-01-21T12:41:00Z">
              <w:tcPr>
                <w:tcW w:w="751" w:type="pct"/>
                <w:vAlign w:val="center"/>
              </w:tcPr>
            </w:tcPrChange>
          </w:tcPr>
          <w:p w14:paraId="4EA7F029" w14:textId="64B9EC05" w:rsidR="00AE3CAD" w:rsidRPr="00C91A19" w:rsidRDefault="00A90AA3">
            <w:pPr>
              <w:rPr>
                <w:ins w:id="14769" w:author="Mohammad Nayeem Hasan" w:date="2023-01-21T00:39:00Z"/>
                <w:rFonts w:ascii="Times New Roman" w:hAnsi="Times New Roman" w:cs="Times New Roman"/>
                <w:sz w:val="20"/>
                <w:szCs w:val="20"/>
                <w:rPrChange w:id="14770" w:author="Mohammad Nayeem Hasan" w:date="2023-01-21T03:28:00Z">
                  <w:rPr>
                    <w:ins w:id="14771" w:author="Mohammad Nayeem Hasan" w:date="2023-01-21T00:39:00Z"/>
                    <w:rFonts w:ascii="Times New Roman" w:hAnsi="Times New Roman" w:cs="Times New Roman"/>
                    <w:sz w:val="24"/>
                    <w:szCs w:val="24"/>
                  </w:rPr>
                </w:rPrChange>
              </w:rPr>
              <w:pPrChange w:id="14772" w:author="Mohammad Nayeem Hasan" w:date="2023-01-21T14:56:00Z">
                <w:pPr>
                  <w:jc w:val="both"/>
                </w:pPr>
              </w:pPrChange>
            </w:pPr>
            <w:ins w:id="14773" w:author="Mohammad Nayeem Hasan" w:date="2023-01-27T20:03:00Z">
              <w:r>
                <w:rPr>
                  <w:rFonts w:ascii="Times New Roman" w:hAnsi="Times New Roman" w:cs="Times New Roman"/>
                  <w:sz w:val="20"/>
                  <w:szCs w:val="20"/>
                </w:rPr>
                <w:t>Yes</w:t>
              </w:r>
            </w:ins>
          </w:p>
        </w:tc>
        <w:tc>
          <w:tcPr>
            <w:tcW w:w="884" w:type="pct"/>
            <w:vAlign w:val="center"/>
            <w:tcPrChange w:id="14774" w:author="Mohammad Nayeem Hasan" w:date="2023-01-21T12:41:00Z">
              <w:tcPr>
                <w:tcW w:w="883" w:type="pct"/>
                <w:vAlign w:val="center"/>
              </w:tcPr>
            </w:tcPrChange>
          </w:tcPr>
          <w:p w14:paraId="1BB532EF" w14:textId="77777777" w:rsidR="00AE3CAD" w:rsidRPr="00C91A19" w:rsidRDefault="00AE3CAD">
            <w:pPr>
              <w:rPr>
                <w:ins w:id="14775" w:author="Mohammad Nayeem Hasan" w:date="2023-01-21T00:39:00Z"/>
                <w:rFonts w:ascii="Times New Roman" w:hAnsi="Times New Roman" w:cs="Times New Roman"/>
                <w:sz w:val="20"/>
                <w:szCs w:val="20"/>
                <w:rPrChange w:id="14776" w:author="Mohammad Nayeem Hasan" w:date="2023-01-21T03:28:00Z">
                  <w:rPr>
                    <w:ins w:id="14777" w:author="Mohammad Nayeem Hasan" w:date="2023-01-21T00:39:00Z"/>
                    <w:rFonts w:ascii="Times New Roman" w:hAnsi="Times New Roman" w:cs="Times New Roman"/>
                    <w:sz w:val="24"/>
                    <w:szCs w:val="24"/>
                  </w:rPr>
                </w:rPrChange>
              </w:rPr>
              <w:pPrChange w:id="14778" w:author="Mohammad Nayeem Hasan" w:date="2023-01-21T14:56:00Z">
                <w:pPr>
                  <w:jc w:val="both"/>
                </w:pPr>
              </w:pPrChange>
            </w:pPr>
            <w:ins w:id="14779" w:author="Mohammad Nayeem Hasan" w:date="2023-01-21T00:39:00Z">
              <w:r w:rsidRPr="00C91A19">
                <w:rPr>
                  <w:rFonts w:ascii="Times New Roman" w:hAnsi="Times New Roman" w:cs="Times New Roman"/>
                  <w:sz w:val="20"/>
                  <w:szCs w:val="20"/>
                  <w:rPrChange w:id="14780" w:author="Mohammad Nayeem Hasan" w:date="2023-01-21T03:28:00Z">
                    <w:rPr>
                      <w:rFonts w:ascii="Times New Roman" w:hAnsi="Times New Roman" w:cs="Times New Roman"/>
                      <w:sz w:val="24"/>
                      <w:szCs w:val="24"/>
                    </w:rPr>
                  </w:rPrChange>
                </w:rPr>
                <w:t>-</w:t>
              </w:r>
            </w:ins>
          </w:p>
        </w:tc>
        <w:tc>
          <w:tcPr>
            <w:tcW w:w="529" w:type="pct"/>
            <w:vAlign w:val="center"/>
            <w:tcPrChange w:id="14781" w:author="Mohammad Nayeem Hasan" w:date="2023-01-21T12:41:00Z">
              <w:tcPr>
                <w:tcW w:w="529" w:type="pct"/>
                <w:gridSpan w:val="2"/>
                <w:vAlign w:val="center"/>
              </w:tcPr>
            </w:tcPrChange>
          </w:tcPr>
          <w:p w14:paraId="0442345D" w14:textId="77777777" w:rsidR="00AE3CAD" w:rsidRPr="00C91A19" w:rsidRDefault="00AE3CAD">
            <w:pPr>
              <w:rPr>
                <w:ins w:id="14782" w:author="Mohammad Nayeem Hasan" w:date="2023-01-21T00:39:00Z"/>
                <w:rFonts w:ascii="Times New Roman" w:hAnsi="Times New Roman" w:cs="Times New Roman"/>
                <w:sz w:val="20"/>
                <w:szCs w:val="20"/>
                <w:rPrChange w:id="14783" w:author="Mohammad Nayeem Hasan" w:date="2023-01-21T03:28:00Z">
                  <w:rPr>
                    <w:ins w:id="14784" w:author="Mohammad Nayeem Hasan" w:date="2023-01-21T00:39:00Z"/>
                    <w:rFonts w:ascii="Times New Roman" w:hAnsi="Times New Roman" w:cs="Times New Roman"/>
                    <w:sz w:val="24"/>
                    <w:szCs w:val="24"/>
                  </w:rPr>
                </w:rPrChange>
              </w:rPr>
              <w:pPrChange w:id="14785" w:author="Mohammad Nayeem Hasan" w:date="2023-01-21T14:56:00Z">
                <w:pPr>
                  <w:jc w:val="both"/>
                </w:pPr>
              </w:pPrChange>
            </w:pPr>
            <w:ins w:id="14786" w:author="Mohammad Nayeem Hasan" w:date="2023-01-21T00:39:00Z">
              <w:r w:rsidRPr="00C91A19">
                <w:rPr>
                  <w:rFonts w:ascii="Times New Roman" w:hAnsi="Times New Roman" w:cs="Times New Roman"/>
                  <w:sz w:val="20"/>
                  <w:szCs w:val="20"/>
                  <w:rPrChange w:id="14787" w:author="Mohammad Nayeem Hasan" w:date="2023-01-21T03:28:00Z">
                    <w:rPr>
                      <w:rFonts w:ascii="Times New Roman" w:hAnsi="Times New Roman" w:cs="Times New Roman"/>
                      <w:sz w:val="24"/>
                      <w:szCs w:val="24"/>
                    </w:rPr>
                  </w:rPrChange>
                </w:rPr>
                <w:t>-</w:t>
              </w:r>
            </w:ins>
          </w:p>
        </w:tc>
        <w:tc>
          <w:tcPr>
            <w:tcW w:w="914" w:type="pct"/>
            <w:vAlign w:val="center"/>
            <w:tcPrChange w:id="14788" w:author="Mohammad Nayeem Hasan" w:date="2023-01-21T12:41:00Z">
              <w:tcPr>
                <w:tcW w:w="770" w:type="pct"/>
                <w:gridSpan w:val="2"/>
                <w:vAlign w:val="center"/>
              </w:tcPr>
            </w:tcPrChange>
          </w:tcPr>
          <w:p w14:paraId="7ADF90A0" w14:textId="18C58E98" w:rsidR="00AE3CAD" w:rsidRPr="00C91A19" w:rsidRDefault="0042074B">
            <w:pPr>
              <w:rPr>
                <w:ins w:id="14789" w:author="Mohammad Nayeem Hasan" w:date="2023-01-21T00:39:00Z"/>
                <w:rFonts w:ascii="Times New Roman" w:hAnsi="Times New Roman" w:cs="Times New Roman"/>
                <w:sz w:val="20"/>
                <w:szCs w:val="20"/>
                <w:rPrChange w:id="14790" w:author="Mohammad Nayeem Hasan" w:date="2023-01-21T03:28:00Z">
                  <w:rPr>
                    <w:ins w:id="14791" w:author="Mohammad Nayeem Hasan" w:date="2023-01-21T00:39:00Z"/>
                    <w:rFonts w:ascii="Times New Roman" w:hAnsi="Times New Roman" w:cs="Times New Roman"/>
                    <w:sz w:val="24"/>
                    <w:szCs w:val="24"/>
                  </w:rPr>
                </w:rPrChange>
              </w:rPr>
              <w:pPrChange w:id="14792" w:author="Mohammad Nayeem Hasan" w:date="2023-01-21T14:56:00Z">
                <w:pPr>
                  <w:jc w:val="both"/>
                </w:pPr>
              </w:pPrChange>
            </w:pPr>
            <w:ins w:id="14793" w:author="Mohammad Nayeem Hasan" w:date="2023-01-27T19:47:00Z">
              <w:r>
                <w:rPr>
                  <w:rFonts w:ascii="Times New Roman" w:hAnsi="Times New Roman" w:cs="Times New Roman"/>
                  <w:sz w:val="20"/>
                  <w:szCs w:val="20"/>
                </w:rPr>
                <w:t>Ref.</w:t>
              </w:r>
            </w:ins>
          </w:p>
        </w:tc>
        <w:tc>
          <w:tcPr>
            <w:tcW w:w="481" w:type="pct"/>
            <w:vAlign w:val="center"/>
            <w:tcPrChange w:id="14794" w:author="Mohammad Nayeem Hasan" w:date="2023-01-21T12:41:00Z">
              <w:tcPr>
                <w:tcW w:w="481" w:type="pct"/>
                <w:gridSpan w:val="2"/>
                <w:vAlign w:val="center"/>
              </w:tcPr>
            </w:tcPrChange>
          </w:tcPr>
          <w:p w14:paraId="6890EBE3" w14:textId="77777777" w:rsidR="00AE3CAD" w:rsidRPr="00C91A19" w:rsidRDefault="00AE3CAD">
            <w:pPr>
              <w:rPr>
                <w:ins w:id="14795" w:author="Mohammad Nayeem Hasan" w:date="2023-01-21T00:39:00Z"/>
                <w:rFonts w:ascii="Times New Roman" w:hAnsi="Times New Roman" w:cs="Times New Roman"/>
                <w:sz w:val="20"/>
                <w:szCs w:val="20"/>
                <w:rPrChange w:id="14796" w:author="Mohammad Nayeem Hasan" w:date="2023-01-21T03:28:00Z">
                  <w:rPr>
                    <w:ins w:id="14797" w:author="Mohammad Nayeem Hasan" w:date="2023-01-21T00:39:00Z"/>
                    <w:rFonts w:ascii="Times New Roman" w:hAnsi="Times New Roman" w:cs="Times New Roman"/>
                    <w:sz w:val="24"/>
                    <w:szCs w:val="24"/>
                  </w:rPr>
                </w:rPrChange>
              </w:rPr>
              <w:pPrChange w:id="14798" w:author="Mohammad Nayeem Hasan" w:date="2023-01-21T14:56:00Z">
                <w:pPr>
                  <w:jc w:val="both"/>
                </w:pPr>
              </w:pPrChange>
            </w:pPr>
            <w:ins w:id="14799" w:author="Mohammad Nayeem Hasan" w:date="2023-01-21T00:39:00Z">
              <w:r w:rsidRPr="00C91A19">
                <w:rPr>
                  <w:rFonts w:ascii="Times New Roman" w:hAnsi="Times New Roman" w:cs="Times New Roman"/>
                  <w:sz w:val="20"/>
                  <w:szCs w:val="20"/>
                  <w:rPrChange w:id="14800" w:author="Mohammad Nayeem Hasan" w:date="2023-01-21T03:28:00Z">
                    <w:rPr>
                      <w:rFonts w:ascii="Times New Roman" w:hAnsi="Times New Roman" w:cs="Times New Roman"/>
                      <w:sz w:val="24"/>
                      <w:szCs w:val="24"/>
                    </w:rPr>
                  </w:rPrChange>
                </w:rPr>
                <w:t>-</w:t>
              </w:r>
            </w:ins>
          </w:p>
        </w:tc>
        <w:tc>
          <w:tcPr>
            <w:tcW w:w="963" w:type="pct"/>
            <w:vAlign w:val="center"/>
            <w:tcPrChange w:id="14801" w:author="Mohammad Nayeem Hasan" w:date="2023-01-21T12:41:00Z">
              <w:tcPr>
                <w:tcW w:w="1169" w:type="pct"/>
                <w:gridSpan w:val="3"/>
                <w:vAlign w:val="center"/>
              </w:tcPr>
            </w:tcPrChange>
          </w:tcPr>
          <w:p w14:paraId="1AB64134" w14:textId="77777777" w:rsidR="00AE3CAD" w:rsidRPr="00C91A19" w:rsidRDefault="00AE3CAD">
            <w:pPr>
              <w:rPr>
                <w:ins w:id="14802" w:author="Mohammad Nayeem Hasan" w:date="2023-01-21T00:39:00Z"/>
                <w:rFonts w:ascii="Times New Roman" w:hAnsi="Times New Roman" w:cs="Times New Roman"/>
                <w:sz w:val="20"/>
                <w:szCs w:val="20"/>
                <w:rPrChange w:id="14803" w:author="Mohammad Nayeem Hasan" w:date="2023-01-21T03:28:00Z">
                  <w:rPr>
                    <w:ins w:id="14804" w:author="Mohammad Nayeem Hasan" w:date="2023-01-21T00:39:00Z"/>
                    <w:rFonts w:ascii="Times New Roman" w:hAnsi="Times New Roman" w:cs="Times New Roman"/>
                    <w:sz w:val="24"/>
                    <w:szCs w:val="24"/>
                  </w:rPr>
                </w:rPrChange>
              </w:rPr>
              <w:pPrChange w:id="14805" w:author="Mohammad Nayeem Hasan" w:date="2023-01-21T14:56:00Z">
                <w:pPr>
                  <w:jc w:val="both"/>
                </w:pPr>
              </w:pPrChange>
            </w:pPr>
            <w:ins w:id="14806" w:author="Mohammad Nayeem Hasan" w:date="2023-01-21T00:39:00Z">
              <w:r w:rsidRPr="00C91A19">
                <w:rPr>
                  <w:rFonts w:ascii="Times New Roman" w:hAnsi="Times New Roman" w:cs="Times New Roman"/>
                  <w:sz w:val="20"/>
                  <w:szCs w:val="20"/>
                  <w:rPrChange w:id="14807" w:author="Mohammad Nayeem Hasan" w:date="2023-01-21T03:28:00Z">
                    <w:rPr>
                      <w:rFonts w:ascii="Times New Roman" w:hAnsi="Times New Roman" w:cs="Times New Roman"/>
                      <w:sz w:val="24"/>
                      <w:szCs w:val="24"/>
                    </w:rPr>
                  </w:rPrChange>
                </w:rPr>
                <w:t>Ref.</w:t>
              </w:r>
            </w:ins>
          </w:p>
        </w:tc>
        <w:tc>
          <w:tcPr>
            <w:tcW w:w="478" w:type="pct"/>
            <w:vAlign w:val="center"/>
            <w:tcPrChange w:id="14808" w:author="Mohammad Nayeem Hasan" w:date="2023-01-21T12:41:00Z">
              <w:tcPr>
                <w:tcW w:w="417" w:type="pct"/>
                <w:vAlign w:val="center"/>
              </w:tcPr>
            </w:tcPrChange>
          </w:tcPr>
          <w:p w14:paraId="03ACC76F" w14:textId="77777777" w:rsidR="00AE3CAD" w:rsidRPr="00C91A19" w:rsidRDefault="00AE3CAD">
            <w:pPr>
              <w:rPr>
                <w:ins w:id="14809" w:author="Mohammad Nayeem Hasan" w:date="2023-01-21T00:39:00Z"/>
                <w:rFonts w:ascii="Times New Roman" w:hAnsi="Times New Roman" w:cs="Times New Roman"/>
                <w:sz w:val="20"/>
                <w:szCs w:val="20"/>
                <w:rPrChange w:id="14810" w:author="Mohammad Nayeem Hasan" w:date="2023-01-21T03:28:00Z">
                  <w:rPr>
                    <w:ins w:id="14811" w:author="Mohammad Nayeem Hasan" w:date="2023-01-21T00:39:00Z"/>
                    <w:rFonts w:ascii="Times New Roman" w:hAnsi="Times New Roman" w:cs="Times New Roman"/>
                    <w:sz w:val="24"/>
                    <w:szCs w:val="24"/>
                  </w:rPr>
                </w:rPrChange>
              </w:rPr>
              <w:pPrChange w:id="14812" w:author="Mohammad Nayeem Hasan" w:date="2023-01-21T14:56:00Z">
                <w:pPr>
                  <w:jc w:val="both"/>
                </w:pPr>
              </w:pPrChange>
            </w:pPr>
            <w:ins w:id="14813" w:author="Mohammad Nayeem Hasan" w:date="2023-01-21T00:39:00Z">
              <w:r w:rsidRPr="00C91A19">
                <w:rPr>
                  <w:rFonts w:ascii="Times New Roman" w:hAnsi="Times New Roman" w:cs="Times New Roman"/>
                  <w:sz w:val="20"/>
                  <w:szCs w:val="20"/>
                  <w:rPrChange w:id="14814" w:author="Mohammad Nayeem Hasan" w:date="2023-01-21T03:28:00Z">
                    <w:rPr>
                      <w:rFonts w:ascii="Times New Roman" w:hAnsi="Times New Roman" w:cs="Times New Roman"/>
                      <w:sz w:val="24"/>
                      <w:szCs w:val="24"/>
                    </w:rPr>
                  </w:rPrChange>
                </w:rPr>
                <w:t>-</w:t>
              </w:r>
            </w:ins>
          </w:p>
        </w:tc>
      </w:tr>
      <w:tr w:rsidR="001C3626" w:rsidRPr="008E73D6" w14:paraId="1AE1955A" w14:textId="7549617D" w:rsidTr="00A67133">
        <w:trPr>
          <w:trHeight w:val="138"/>
          <w:jc w:val="center"/>
          <w:ins w:id="14815" w:author="Mohammad Nayeem Hasan" w:date="2023-01-21T00:39:00Z"/>
          <w:trPrChange w:id="14816" w:author="Mohammad Nayeem Hasan" w:date="2023-01-21T12:41:00Z">
            <w:trPr>
              <w:trHeight w:val="138"/>
              <w:jc w:val="center"/>
            </w:trPr>
          </w:trPrChange>
        </w:trPr>
        <w:tc>
          <w:tcPr>
            <w:tcW w:w="1635" w:type="pct"/>
            <w:gridSpan w:val="2"/>
            <w:vAlign w:val="center"/>
            <w:tcPrChange w:id="14817" w:author="Mohammad Nayeem Hasan" w:date="2023-01-21T12:41:00Z">
              <w:tcPr>
                <w:tcW w:w="1634" w:type="pct"/>
                <w:gridSpan w:val="2"/>
                <w:vAlign w:val="center"/>
              </w:tcPr>
            </w:tcPrChange>
          </w:tcPr>
          <w:p w14:paraId="3B327C91" w14:textId="77777777" w:rsidR="00AE3CAD" w:rsidRPr="00C91A19" w:rsidRDefault="00AE3CAD">
            <w:pPr>
              <w:rPr>
                <w:ins w:id="14818" w:author="Mohammad Nayeem Hasan" w:date="2023-01-21T00:39:00Z"/>
                <w:rFonts w:ascii="Times New Roman" w:hAnsi="Times New Roman" w:cs="Times New Roman"/>
                <w:sz w:val="20"/>
                <w:szCs w:val="20"/>
                <w:rPrChange w:id="14819" w:author="Mohammad Nayeem Hasan" w:date="2023-01-21T03:28:00Z">
                  <w:rPr>
                    <w:ins w:id="14820" w:author="Mohammad Nayeem Hasan" w:date="2023-01-21T00:39:00Z"/>
                    <w:rFonts w:ascii="Times New Roman" w:hAnsi="Times New Roman" w:cs="Times New Roman"/>
                    <w:sz w:val="24"/>
                    <w:szCs w:val="24"/>
                  </w:rPr>
                </w:rPrChange>
              </w:rPr>
              <w:pPrChange w:id="14821" w:author="Mohammad Nayeem Hasan" w:date="2023-01-21T14:56:00Z">
                <w:pPr>
                  <w:jc w:val="both"/>
                </w:pPr>
              </w:pPrChange>
            </w:pPr>
            <w:ins w:id="14822" w:author="Mohammad Nayeem Hasan" w:date="2023-01-21T00:39:00Z">
              <w:r w:rsidRPr="00C91A19">
                <w:rPr>
                  <w:rFonts w:ascii="Times New Roman" w:hAnsi="Times New Roman" w:cs="Times New Roman"/>
                  <w:sz w:val="20"/>
                  <w:szCs w:val="20"/>
                  <w:rPrChange w:id="14823" w:author="Mohammad Nayeem Hasan" w:date="2023-01-21T03:28:00Z">
                    <w:rPr>
                      <w:rFonts w:ascii="Times New Roman" w:hAnsi="Times New Roman" w:cs="Times New Roman"/>
                      <w:sz w:val="24"/>
                      <w:szCs w:val="24"/>
                    </w:rPr>
                  </w:rPrChange>
                </w:rPr>
                <w:t>COMMUNITY CHARACTERISTICS</w:t>
              </w:r>
            </w:ins>
          </w:p>
        </w:tc>
        <w:tc>
          <w:tcPr>
            <w:tcW w:w="1443" w:type="pct"/>
            <w:gridSpan w:val="2"/>
            <w:vAlign w:val="center"/>
            <w:tcPrChange w:id="14824" w:author="Mohammad Nayeem Hasan" w:date="2023-01-21T12:41:00Z">
              <w:tcPr>
                <w:tcW w:w="1299" w:type="pct"/>
                <w:gridSpan w:val="4"/>
                <w:vAlign w:val="center"/>
              </w:tcPr>
            </w:tcPrChange>
          </w:tcPr>
          <w:p w14:paraId="01C5B5D6" w14:textId="77777777" w:rsidR="00AE3CAD" w:rsidRPr="008E73D6" w:rsidRDefault="00AE3CAD">
            <w:pPr>
              <w:rPr>
                <w:ins w:id="14825" w:author="Mohammad Nayeem Hasan" w:date="2023-01-21T00:39:00Z"/>
                <w:rFonts w:ascii="Times New Roman" w:hAnsi="Times New Roman" w:cs="Times New Roman"/>
                <w:sz w:val="20"/>
                <w:szCs w:val="20"/>
              </w:rPr>
              <w:pPrChange w:id="14826" w:author="Mohammad Nayeem Hasan" w:date="2023-01-21T14:56:00Z">
                <w:pPr>
                  <w:jc w:val="both"/>
                </w:pPr>
              </w:pPrChange>
            </w:pPr>
          </w:p>
        </w:tc>
        <w:tc>
          <w:tcPr>
            <w:tcW w:w="1444" w:type="pct"/>
            <w:gridSpan w:val="2"/>
            <w:vAlign w:val="center"/>
            <w:tcPrChange w:id="14827" w:author="Mohammad Nayeem Hasan" w:date="2023-01-21T12:41:00Z">
              <w:tcPr>
                <w:tcW w:w="1650" w:type="pct"/>
                <w:gridSpan w:val="5"/>
                <w:vAlign w:val="center"/>
              </w:tcPr>
            </w:tcPrChange>
          </w:tcPr>
          <w:p w14:paraId="579D94EC" w14:textId="77777777" w:rsidR="00AE3CAD" w:rsidRPr="008E73D6" w:rsidRDefault="00AE3CAD">
            <w:pPr>
              <w:rPr>
                <w:ins w:id="14828" w:author="Mohammad Nayeem Hasan" w:date="2023-01-21T00:39:00Z"/>
                <w:rFonts w:ascii="Times New Roman" w:hAnsi="Times New Roman" w:cs="Times New Roman"/>
                <w:sz w:val="20"/>
                <w:szCs w:val="20"/>
              </w:rPr>
              <w:pPrChange w:id="14829" w:author="Mohammad Nayeem Hasan" w:date="2023-01-21T14:56:00Z">
                <w:pPr>
                  <w:jc w:val="both"/>
                </w:pPr>
              </w:pPrChange>
            </w:pPr>
          </w:p>
        </w:tc>
        <w:tc>
          <w:tcPr>
            <w:tcW w:w="478" w:type="pct"/>
            <w:vAlign w:val="center"/>
            <w:tcPrChange w:id="14830" w:author="Mohammad Nayeem Hasan" w:date="2023-01-21T12:41:00Z">
              <w:tcPr>
                <w:tcW w:w="417" w:type="pct"/>
                <w:vAlign w:val="center"/>
              </w:tcPr>
            </w:tcPrChange>
          </w:tcPr>
          <w:p w14:paraId="1B2DF10C" w14:textId="77777777" w:rsidR="00AE3CAD" w:rsidRPr="008E73D6" w:rsidRDefault="00AE3CAD">
            <w:pPr>
              <w:rPr>
                <w:ins w:id="14831" w:author="Mohammad Nayeem Hasan" w:date="2023-01-21T00:39:00Z"/>
                <w:rFonts w:ascii="Times New Roman" w:hAnsi="Times New Roman" w:cs="Times New Roman"/>
                <w:sz w:val="20"/>
                <w:szCs w:val="20"/>
              </w:rPr>
              <w:pPrChange w:id="14832" w:author="Mohammad Nayeem Hasan" w:date="2023-01-21T14:56:00Z">
                <w:pPr>
                  <w:jc w:val="both"/>
                </w:pPr>
              </w:pPrChange>
            </w:pPr>
          </w:p>
        </w:tc>
      </w:tr>
      <w:tr w:rsidR="001C3626" w:rsidRPr="008E73D6" w14:paraId="2BFD66CF" w14:textId="1E1DB38B" w:rsidTr="00A67133">
        <w:trPr>
          <w:trHeight w:val="138"/>
          <w:jc w:val="center"/>
          <w:ins w:id="14833" w:author="Mohammad Nayeem Hasan" w:date="2023-01-21T00:39:00Z"/>
          <w:trPrChange w:id="14834" w:author="Mohammad Nayeem Hasan" w:date="2023-01-21T12:41:00Z">
            <w:trPr>
              <w:trHeight w:val="138"/>
              <w:jc w:val="center"/>
            </w:trPr>
          </w:trPrChange>
        </w:trPr>
        <w:tc>
          <w:tcPr>
            <w:tcW w:w="1635" w:type="pct"/>
            <w:gridSpan w:val="2"/>
            <w:vAlign w:val="center"/>
            <w:tcPrChange w:id="14835" w:author="Mohammad Nayeem Hasan" w:date="2023-01-21T12:41:00Z">
              <w:tcPr>
                <w:tcW w:w="1634" w:type="pct"/>
                <w:gridSpan w:val="2"/>
                <w:vAlign w:val="center"/>
              </w:tcPr>
            </w:tcPrChange>
          </w:tcPr>
          <w:p w14:paraId="5B2B6CE5" w14:textId="77777777" w:rsidR="00AE3CAD" w:rsidRPr="00C91A19" w:rsidRDefault="00AE3CAD">
            <w:pPr>
              <w:rPr>
                <w:ins w:id="14836" w:author="Mohammad Nayeem Hasan" w:date="2023-01-21T00:39:00Z"/>
                <w:rFonts w:ascii="Times New Roman" w:hAnsi="Times New Roman" w:cs="Times New Roman"/>
                <w:sz w:val="20"/>
                <w:szCs w:val="20"/>
                <w:rPrChange w:id="14837" w:author="Mohammad Nayeem Hasan" w:date="2023-01-21T03:28:00Z">
                  <w:rPr>
                    <w:ins w:id="14838" w:author="Mohammad Nayeem Hasan" w:date="2023-01-21T00:39:00Z"/>
                    <w:rFonts w:ascii="Times New Roman" w:hAnsi="Times New Roman" w:cs="Times New Roman"/>
                    <w:sz w:val="24"/>
                    <w:szCs w:val="24"/>
                  </w:rPr>
                </w:rPrChange>
              </w:rPr>
              <w:pPrChange w:id="14839" w:author="Mohammad Nayeem Hasan" w:date="2023-01-21T14:56:00Z">
                <w:pPr>
                  <w:jc w:val="both"/>
                </w:pPr>
              </w:pPrChange>
            </w:pPr>
            <w:ins w:id="14840" w:author="Mohammad Nayeem Hasan" w:date="2023-01-21T00:39:00Z">
              <w:r w:rsidRPr="00C91A19">
                <w:rPr>
                  <w:rFonts w:ascii="Times New Roman" w:hAnsi="Times New Roman" w:cs="Times New Roman"/>
                  <w:sz w:val="20"/>
                  <w:szCs w:val="20"/>
                  <w:rPrChange w:id="14841" w:author="Mohammad Nayeem Hasan" w:date="2023-01-21T03:28:00Z">
                    <w:rPr>
                      <w:rFonts w:ascii="Times New Roman" w:hAnsi="Times New Roman" w:cs="Times New Roman"/>
                      <w:sz w:val="24"/>
                      <w:szCs w:val="24"/>
                    </w:rPr>
                  </w:rPrChange>
                </w:rPr>
                <w:t>Place of residence</w:t>
              </w:r>
            </w:ins>
          </w:p>
        </w:tc>
        <w:tc>
          <w:tcPr>
            <w:tcW w:w="1443" w:type="pct"/>
            <w:gridSpan w:val="2"/>
            <w:vAlign w:val="center"/>
            <w:tcPrChange w:id="14842" w:author="Mohammad Nayeem Hasan" w:date="2023-01-21T12:41:00Z">
              <w:tcPr>
                <w:tcW w:w="1299" w:type="pct"/>
                <w:gridSpan w:val="4"/>
                <w:vAlign w:val="center"/>
              </w:tcPr>
            </w:tcPrChange>
          </w:tcPr>
          <w:p w14:paraId="44497D31" w14:textId="77777777" w:rsidR="00AE3CAD" w:rsidRPr="008E73D6" w:rsidRDefault="00AE3CAD">
            <w:pPr>
              <w:rPr>
                <w:ins w:id="14843" w:author="Mohammad Nayeem Hasan" w:date="2023-01-21T00:39:00Z"/>
                <w:rFonts w:ascii="Times New Roman" w:hAnsi="Times New Roman" w:cs="Times New Roman"/>
                <w:sz w:val="20"/>
                <w:szCs w:val="20"/>
              </w:rPr>
              <w:pPrChange w:id="14844" w:author="Mohammad Nayeem Hasan" w:date="2023-01-21T14:56:00Z">
                <w:pPr>
                  <w:jc w:val="both"/>
                </w:pPr>
              </w:pPrChange>
            </w:pPr>
          </w:p>
        </w:tc>
        <w:tc>
          <w:tcPr>
            <w:tcW w:w="1444" w:type="pct"/>
            <w:gridSpan w:val="2"/>
            <w:vAlign w:val="center"/>
            <w:tcPrChange w:id="14845" w:author="Mohammad Nayeem Hasan" w:date="2023-01-21T12:41:00Z">
              <w:tcPr>
                <w:tcW w:w="1650" w:type="pct"/>
                <w:gridSpan w:val="5"/>
                <w:vAlign w:val="center"/>
              </w:tcPr>
            </w:tcPrChange>
          </w:tcPr>
          <w:p w14:paraId="1F61AA5F" w14:textId="77777777" w:rsidR="00AE3CAD" w:rsidRPr="008E73D6" w:rsidRDefault="00AE3CAD">
            <w:pPr>
              <w:rPr>
                <w:ins w:id="14846" w:author="Mohammad Nayeem Hasan" w:date="2023-01-21T00:39:00Z"/>
                <w:rFonts w:ascii="Times New Roman" w:hAnsi="Times New Roman" w:cs="Times New Roman"/>
                <w:sz w:val="20"/>
                <w:szCs w:val="20"/>
              </w:rPr>
              <w:pPrChange w:id="14847" w:author="Mohammad Nayeem Hasan" w:date="2023-01-21T14:56:00Z">
                <w:pPr>
                  <w:jc w:val="both"/>
                </w:pPr>
              </w:pPrChange>
            </w:pPr>
          </w:p>
        </w:tc>
        <w:tc>
          <w:tcPr>
            <w:tcW w:w="478" w:type="pct"/>
            <w:vAlign w:val="center"/>
            <w:tcPrChange w:id="14848" w:author="Mohammad Nayeem Hasan" w:date="2023-01-21T12:41:00Z">
              <w:tcPr>
                <w:tcW w:w="417" w:type="pct"/>
                <w:vAlign w:val="center"/>
              </w:tcPr>
            </w:tcPrChange>
          </w:tcPr>
          <w:p w14:paraId="747D95CA" w14:textId="77777777" w:rsidR="00AE3CAD" w:rsidRPr="008E73D6" w:rsidRDefault="00AE3CAD">
            <w:pPr>
              <w:rPr>
                <w:ins w:id="14849" w:author="Mohammad Nayeem Hasan" w:date="2023-01-21T00:39:00Z"/>
                <w:rFonts w:ascii="Times New Roman" w:hAnsi="Times New Roman" w:cs="Times New Roman"/>
                <w:sz w:val="20"/>
                <w:szCs w:val="20"/>
              </w:rPr>
              <w:pPrChange w:id="14850" w:author="Mohammad Nayeem Hasan" w:date="2023-01-21T14:56:00Z">
                <w:pPr>
                  <w:jc w:val="both"/>
                </w:pPr>
              </w:pPrChange>
            </w:pPr>
          </w:p>
        </w:tc>
      </w:tr>
      <w:tr w:rsidR="001D6F0C" w:rsidRPr="00786204" w14:paraId="10ED652A" w14:textId="77777777" w:rsidTr="00A67133">
        <w:trPr>
          <w:trHeight w:val="250"/>
          <w:jc w:val="center"/>
          <w:ins w:id="14851" w:author="Mohammad Nayeem Hasan" w:date="2023-01-27T19:49:00Z"/>
        </w:trPr>
        <w:tc>
          <w:tcPr>
            <w:tcW w:w="751" w:type="pct"/>
            <w:vAlign w:val="center"/>
          </w:tcPr>
          <w:p w14:paraId="57C350BF" w14:textId="1D1AD436" w:rsidR="001D6F0C" w:rsidRPr="0042074B" w:rsidRDefault="001D6F0C" w:rsidP="001D6F0C">
            <w:pPr>
              <w:rPr>
                <w:ins w:id="14852" w:author="Mohammad Nayeem Hasan" w:date="2023-01-27T19:49:00Z"/>
                <w:rFonts w:ascii="Times New Roman" w:hAnsi="Times New Roman" w:cs="Times New Roman"/>
                <w:sz w:val="20"/>
                <w:szCs w:val="20"/>
              </w:rPr>
            </w:pPr>
            <w:ins w:id="14853" w:author="Mohammad Nayeem Hasan" w:date="2023-01-27T19:56:00Z">
              <w:r w:rsidRPr="007866B0">
                <w:rPr>
                  <w:rFonts w:ascii="Times New Roman" w:hAnsi="Times New Roman" w:cs="Times New Roman"/>
                  <w:sz w:val="20"/>
                  <w:szCs w:val="20"/>
                </w:rPr>
                <w:t>Rural</w:t>
              </w:r>
            </w:ins>
          </w:p>
        </w:tc>
        <w:tc>
          <w:tcPr>
            <w:tcW w:w="884" w:type="pct"/>
            <w:vAlign w:val="center"/>
          </w:tcPr>
          <w:p w14:paraId="7AFD8B8C" w14:textId="294BEAD1" w:rsidR="001D6F0C" w:rsidRPr="0042074B" w:rsidRDefault="001D6F0C" w:rsidP="001D6F0C">
            <w:pPr>
              <w:rPr>
                <w:ins w:id="14854" w:author="Mohammad Nayeem Hasan" w:date="2023-01-27T19:49:00Z"/>
                <w:rFonts w:ascii="Times New Roman" w:hAnsi="Times New Roman" w:cs="Times New Roman"/>
                <w:sz w:val="20"/>
                <w:szCs w:val="20"/>
              </w:rPr>
            </w:pPr>
            <w:ins w:id="14855" w:author="Mohammad Nayeem Hasan" w:date="2023-01-27T19:56:00Z">
              <w:r w:rsidRPr="007866B0">
                <w:rPr>
                  <w:rFonts w:ascii="Times New Roman" w:hAnsi="Times New Roman" w:cs="Times New Roman"/>
                  <w:sz w:val="20"/>
                  <w:szCs w:val="20"/>
                </w:rPr>
                <w:t>1.16</w:t>
              </w:r>
              <w:r>
                <w:rPr>
                  <w:rFonts w:ascii="Times New Roman" w:hAnsi="Times New Roman" w:cs="Times New Roman"/>
                  <w:sz w:val="20"/>
                  <w:szCs w:val="20"/>
                </w:rPr>
                <w:t xml:space="preserve"> (</w:t>
              </w:r>
              <w:r w:rsidRPr="00F13B5B">
                <w:rPr>
                  <w:rFonts w:ascii="Times New Roman" w:hAnsi="Times New Roman" w:cs="Times New Roman"/>
                  <w:sz w:val="20"/>
                  <w:szCs w:val="20"/>
                </w:rPr>
                <w:t>0.65, 2.06</w:t>
              </w:r>
              <w:r>
                <w:rPr>
                  <w:rFonts w:ascii="Times New Roman" w:hAnsi="Times New Roman" w:cs="Times New Roman"/>
                  <w:sz w:val="20"/>
                  <w:szCs w:val="20"/>
                </w:rPr>
                <w:t>)</w:t>
              </w:r>
            </w:ins>
          </w:p>
        </w:tc>
        <w:tc>
          <w:tcPr>
            <w:tcW w:w="529" w:type="pct"/>
            <w:vAlign w:val="center"/>
          </w:tcPr>
          <w:p w14:paraId="6BDF63BB" w14:textId="607C2D8A" w:rsidR="001D6F0C" w:rsidRPr="0042074B" w:rsidRDefault="001D6F0C" w:rsidP="001D6F0C">
            <w:pPr>
              <w:rPr>
                <w:ins w:id="14856" w:author="Mohammad Nayeem Hasan" w:date="2023-01-27T19:49:00Z"/>
                <w:rFonts w:ascii="Times New Roman" w:hAnsi="Times New Roman" w:cs="Times New Roman"/>
                <w:sz w:val="20"/>
                <w:szCs w:val="20"/>
              </w:rPr>
            </w:pPr>
            <w:ins w:id="14857" w:author="Mohammad Nayeem Hasan" w:date="2023-01-27T19:56:00Z">
              <w:r w:rsidRPr="007866B0">
                <w:rPr>
                  <w:rFonts w:ascii="Times New Roman" w:hAnsi="Times New Roman" w:cs="Times New Roman"/>
                  <w:sz w:val="20"/>
                  <w:szCs w:val="20"/>
                </w:rPr>
                <w:t>0.610</w:t>
              </w:r>
            </w:ins>
          </w:p>
        </w:tc>
        <w:tc>
          <w:tcPr>
            <w:tcW w:w="914" w:type="pct"/>
            <w:vAlign w:val="center"/>
          </w:tcPr>
          <w:p w14:paraId="7401F018" w14:textId="33B41537" w:rsidR="001D6F0C" w:rsidRPr="0042074B" w:rsidRDefault="001D6F0C" w:rsidP="001D6F0C">
            <w:pPr>
              <w:rPr>
                <w:ins w:id="14858" w:author="Mohammad Nayeem Hasan" w:date="2023-01-27T19:49:00Z"/>
                <w:rFonts w:ascii="Times New Roman" w:hAnsi="Times New Roman" w:cs="Times New Roman"/>
                <w:sz w:val="20"/>
                <w:szCs w:val="20"/>
              </w:rPr>
            </w:pPr>
            <w:ins w:id="14859" w:author="Mohammad Nayeem Hasan" w:date="2023-01-27T19:56:00Z">
              <w:r w:rsidRPr="007866B0">
                <w:rPr>
                  <w:rFonts w:ascii="Times New Roman" w:hAnsi="Times New Roman" w:cs="Times New Roman"/>
                  <w:sz w:val="20"/>
                  <w:szCs w:val="20"/>
                </w:rPr>
                <w:t>1.</w:t>
              </w:r>
            </w:ins>
            <w:ins w:id="14860" w:author="Mohammad Nayeem Hasan" w:date="2023-01-27T20:04:00Z">
              <w:r w:rsidR="00A90AA3">
                <w:rPr>
                  <w:rFonts w:ascii="Times New Roman" w:hAnsi="Times New Roman" w:cs="Times New Roman"/>
                  <w:sz w:val="20"/>
                  <w:szCs w:val="20"/>
                </w:rPr>
                <w:t>29</w:t>
              </w:r>
            </w:ins>
            <w:ins w:id="14861" w:author="Mohammad Nayeem Hasan" w:date="2023-01-27T19:56:00Z">
              <w:r>
                <w:rPr>
                  <w:rFonts w:ascii="Times New Roman" w:hAnsi="Times New Roman" w:cs="Times New Roman"/>
                  <w:sz w:val="20"/>
                  <w:szCs w:val="20"/>
                </w:rPr>
                <w:t xml:space="preserve"> (</w:t>
              </w:r>
              <w:r w:rsidRPr="00F13B5B">
                <w:rPr>
                  <w:rFonts w:ascii="Times New Roman" w:hAnsi="Times New Roman" w:cs="Times New Roman"/>
                  <w:sz w:val="20"/>
                  <w:szCs w:val="20"/>
                </w:rPr>
                <w:t>0</w:t>
              </w:r>
            </w:ins>
            <w:ins w:id="14862" w:author="Mohammad Nayeem Hasan" w:date="2023-01-27T19:57:00Z">
              <w:r>
                <w:rPr>
                  <w:rFonts w:ascii="Times New Roman" w:hAnsi="Times New Roman" w:cs="Times New Roman"/>
                  <w:sz w:val="20"/>
                  <w:szCs w:val="20"/>
                </w:rPr>
                <w:t>.7</w:t>
              </w:r>
            </w:ins>
            <w:ins w:id="14863" w:author="Mohammad Nayeem Hasan" w:date="2023-01-27T20:04:00Z">
              <w:r w:rsidR="00A90AA3">
                <w:rPr>
                  <w:rFonts w:ascii="Times New Roman" w:hAnsi="Times New Roman" w:cs="Times New Roman"/>
                  <w:sz w:val="20"/>
                  <w:szCs w:val="20"/>
                </w:rPr>
                <w:t>5</w:t>
              </w:r>
            </w:ins>
            <w:ins w:id="14864" w:author="Mohammad Nayeem Hasan" w:date="2023-01-27T19:56:00Z">
              <w:r w:rsidRPr="00F13B5B">
                <w:rPr>
                  <w:rFonts w:ascii="Times New Roman" w:hAnsi="Times New Roman" w:cs="Times New Roman"/>
                  <w:sz w:val="20"/>
                  <w:szCs w:val="20"/>
                </w:rPr>
                <w:t>, 2.</w:t>
              </w:r>
            </w:ins>
            <w:ins w:id="14865" w:author="Mohammad Nayeem Hasan" w:date="2023-01-27T19:57:00Z">
              <w:r>
                <w:rPr>
                  <w:rFonts w:ascii="Times New Roman" w:hAnsi="Times New Roman" w:cs="Times New Roman"/>
                  <w:sz w:val="20"/>
                  <w:szCs w:val="20"/>
                </w:rPr>
                <w:t>23</w:t>
              </w:r>
            </w:ins>
            <w:ins w:id="14866" w:author="Mohammad Nayeem Hasan" w:date="2023-01-27T19:56:00Z">
              <w:r>
                <w:rPr>
                  <w:rFonts w:ascii="Times New Roman" w:hAnsi="Times New Roman" w:cs="Times New Roman"/>
                  <w:sz w:val="20"/>
                  <w:szCs w:val="20"/>
                </w:rPr>
                <w:t>)</w:t>
              </w:r>
            </w:ins>
          </w:p>
        </w:tc>
        <w:tc>
          <w:tcPr>
            <w:tcW w:w="481" w:type="pct"/>
            <w:vAlign w:val="center"/>
          </w:tcPr>
          <w:p w14:paraId="0964CFF8" w14:textId="49864965" w:rsidR="001D6F0C" w:rsidRPr="0042074B" w:rsidRDefault="001D6F0C" w:rsidP="001D6F0C">
            <w:pPr>
              <w:rPr>
                <w:ins w:id="14867" w:author="Mohammad Nayeem Hasan" w:date="2023-01-27T19:49:00Z"/>
                <w:rFonts w:ascii="Times New Roman" w:hAnsi="Times New Roman" w:cs="Times New Roman"/>
                <w:sz w:val="20"/>
                <w:szCs w:val="20"/>
              </w:rPr>
            </w:pPr>
            <w:ins w:id="14868" w:author="Mohammad Nayeem Hasan" w:date="2023-01-27T19:56:00Z">
              <w:r w:rsidRPr="007866B0">
                <w:rPr>
                  <w:rFonts w:ascii="Times New Roman" w:hAnsi="Times New Roman" w:cs="Times New Roman"/>
                  <w:sz w:val="20"/>
                  <w:szCs w:val="20"/>
                </w:rPr>
                <w:t>0.</w:t>
              </w:r>
            </w:ins>
            <w:ins w:id="14869" w:author="Mohammad Nayeem Hasan" w:date="2023-01-27T19:57:00Z">
              <w:r>
                <w:rPr>
                  <w:rFonts w:ascii="Times New Roman" w:hAnsi="Times New Roman" w:cs="Times New Roman"/>
                  <w:sz w:val="20"/>
                  <w:szCs w:val="20"/>
                </w:rPr>
                <w:t>3</w:t>
              </w:r>
            </w:ins>
            <w:ins w:id="14870" w:author="Mohammad Nayeem Hasan" w:date="2023-01-27T20:04:00Z">
              <w:r w:rsidR="00A90AA3">
                <w:rPr>
                  <w:rFonts w:ascii="Times New Roman" w:hAnsi="Times New Roman" w:cs="Times New Roman"/>
                  <w:sz w:val="20"/>
                  <w:szCs w:val="20"/>
                </w:rPr>
                <w:t>63</w:t>
              </w:r>
            </w:ins>
          </w:p>
        </w:tc>
        <w:tc>
          <w:tcPr>
            <w:tcW w:w="963" w:type="pct"/>
            <w:vAlign w:val="center"/>
          </w:tcPr>
          <w:p w14:paraId="7B8B0B52" w14:textId="1B024FD3" w:rsidR="001D6F0C" w:rsidRPr="0042074B" w:rsidRDefault="001D6F0C" w:rsidP="001D6F0C">
            <w:pPr>
              <w:rPr>
                <w:ins w:id="14871" w:author="Mohammad Nayeem Hasan" w:date="2023-01-27T19:49:00Z"/>
                <w:rFonts w:ascii="Times New Roman" w:hAnsi="Times New Roman" w:cs="Times New Roman"/>
                <w:sz w:val="20"/>
                <w:szCs w:val="20"/>
              </w:rPr>
            </w:pPr>
            <w:ins w:id="14872" w:author="Mohammad Nayeem Hasan" w:date="2023-01-27T19:56:00Z">
              <w:r w:rsidRPr="007866B0">
                <w:rPr>
                  <w:rFonts w:ascii="Times New Roman" w:hAnsi="Times New Roman" w:cs="Times New Roman"/>
                  <w:sz w:val="20"/>
                  <w:szCs w:val="20"/>
                </w:rPr>
                <w:t>-</w:t>
              </w:r>
            </w:ins>
          </w:p>
        </w:tc>
        <w:tc>
          <w:tcPr>
            <w:tcW w:w="478" w:type="pct"/>
            <w:vAlign w:val="center"/>
          </w:tcPr>
          <w:p w14:paraId="203E4BC4" w14:textId="42BD01AE" w:rsidR="001D6F0C" w:rsidRPr="0042074B" w:rsidRDefault="001D6F0C" w:rsidP="001D6F0C">
            <w:pPr>
              <w:rPr>
                <w:ins w:id="14873" w:author="Mohammad Nayeem Hasan" w:date="2023-01-27T19:49:00Z"/>
                <w:rFonts w:ascii="Times New Roman" w:hAnsi="Times New Roman" w:cs="Times New Roman"/>
                <w:sz w:val="20"/>
                <w:szCs w:val="20"/>
              </w:rPr>
            </w:pPr>
            <w:ins w:id="14874" w:author="Mohammad Nayeem Hasan" w:date="2023-01-27T19:56:00Z">
              <w:r w:rsidRPr="007866B0">
                <w:rPr>
                  <w:rFonts w:ascii="Times New Roman" w:hAnsi="Times New Roman" w:cs="Times New Roman"/>
                  <w:sz w:val="20"/>
                  <w:szCs w:val="20"/>
                </w:rPr>
                <w:t>-</w:t>
              </w:r>
            </w:ins>
          </w:p>
        </w:tc>
      </w:tr>
      <w:tr w:rsidR="001D6F0C" w:rsidRPr="00786204" w14:paraId="5427F3FC" w14:textId="77777777" w:rsidTr="00A67133">
        <w:trPr>
          <w:trHeight w:val="250"/>
          <w:jc w:val="center"/>
          <w:ins w:id="14875" w:author="Mohammad Nayeem Hasan" w:date="2023-01-21T00:39:00Z"/>
          <w:trPrChange w:id="14876" w:author="Mohammad Nayeem Hasan" w:date="2023-01-21T12:41:00Z">
            <w:trPr>
              <w:trHeight w:val="250"/>
              <w:jc w:val="center"/>
            </w:trPr>
          </w:trPrChange>
        </w:trPr>
        <w:tc>
          <w:tcPr>
            <w:tcW w:w="751" w:type="pct"/>
            <w:vAlign w:val="center"/>
            <w:tcPrChange w:id="14877" w:author="Mohammad Nayeem Hasan" w:date="2023-01-21T12:41:00Z">
              <w:tcPr>
                <w:tcW w:w="751" w:type="pct"/>
                <w:vAlign w:val="center"/>
              </w:tcPr>
            </w:tcPrChange>
          </w:tcPr>
          <w:p w14:paraId="335DCFF8" w14:textId="77777777" w:rsidR="001D6F0C" w:rsidRPr="00C91A19" w:rsidRDefault="001D6F0C" w:rsidP="001D6F0C">
            <w:pPr>
              <w:rPr>
                <w:ins w:id="14878" w:author="Mohammad Nayeem Hasan" w:date="2023-01-21T00:39:00Z"/>
                <w:rFonts w:ascii="Times New Roman" w:hAnsi="Times New Roman" w:cs="Times New Roman"/>
                <w:sz w:val="20"/>
                <w:szCs w:val="20"/>
                <w:rPrChange w:id="14879" w:author="Mohammad Nayeem Hasan" w:date="2023-01-21T03:28:00Z">
                  <w:rPr>
                    <w:ins w:id="14880" w:author="Mohammad Nayeem Hasan" w:date="2023-01-21T00:39:00Z"/>
                    <w:rFonts w:ascii="Times New Roman" w:hAnsi="Times New Roman" w:cs="Times New Roman"/>
                    <w:sz w:val="24"/>
                    <w:szCs w:val="24"/>
                  </w:rPr>
                </w:rPrChange>
              </w:rPr>
              <w:pPrChange w:id="14881" w:author="Mohammad Nayeem Hasan" w:date="2023-01-21T14:56:00Z">
                <w:pPr>
                  <w:jc w:val="both"/>
                </w:pPr>
              </w:pPrChange>
            </w:pPr>
            <w:ins w:id="14882" w:author="Mohammad Nayeem Hasan" w:date="2023-01-21T00:39:00Z">
              <w:r w:rsidRPr="00C91A19">
                <w:rPr>
                  <w:rFonts w:ascii="Times New Roman" w:hAnsi="Times New Roman" w:cs="Times New Roman"/>
                  <w:sz w:val="20"/>
                  <w:szCs w:val="20"/>
                  <w:rPrChange w:id="14883" w:author="Mohammad Nayeem Hasan" w:date="2023-01-21T03:28:00Z">
                    <w:rPr>
                      <w:rFonts w:ascii="Times New Roman" w:hAnsi="Times New Roman" w:cs="Times New Roman"/>
                      <w:sz w:val="24"/>
                      <w:szCs w:val="24"/>
                    </w:rPr>
                  </w:rPrChange>
                </w:rPr>
                <w:t>Urban</w:t>
              </w:r>
            </w:ins>
          </w:p>
        </w:tc>
        <w:tc>
          <w:tcPr>
            <w:tcW w:w="884" w:type="pct"/>
            <w:vAlign w:val="center"/>
            <w:tcPrChange w:id="14884" w:author="Mohammad Nayeem Hasan" w:date="2023-01-21T12:41:00Z">
              <w:tcPr>
                <w:tcW w:w="883" w:type="pct"/>
                <w:vAlign w:val="center"/>
              </w:tcPr>
            </w:tcPrChange>
          </w:tcPr>
          <w:p w14:paraId="31001C7C" w14:textId="2CE89867" w:rsidR="001D6F0C" w:rsidRPr="00C91A19" w:rsidRDefault="001D6F0C" w:rsidP="001D6F0C">
            <w:pPr>
              <w:rPr>
                <w:ins w:id="14885" w:author="Mohammad Nayeem Hasan" w:date="2023-01-21T00:39:00Z"/>
                <w:rFonts w:ascii="Times New Roman" w:hAnsi="Times New Roman" w:cs="Times New Roman"/>
                <w:sz w:val="20"/>
                <w:szCs w:val="20"/>
                <w:rPrChange w:id="14886" w:author="Mohammad Nayeem Hasan" w:date="2023-01-21T03:28:00Z">
                  <w:rPr>
                    <w:ins w:id="14887" w:author="Mohammad Nayeem Hasan" w:date="2023-01-21T00:39:00Z"/>
                    <w:rFonts w:ascii="Times New Roman" w:hAnsi="Times New Roman" w:cs="Times New Roman"/>
                    <w:sz w:val="24"/>
                    <w:szCs w:val="24"/>
                  </w:rPr>
                </w:rPrChange>
              </w:rPr>
              <w:pPrChange w:id="14888" w:author="Mohammad Nayeem Hasan" w:date="2023-01-21T14:56:00Z">
                <w:pPr>
                  <w:jc w:val="both"/>
                </w:pPr>
              </w:pPrChange>
            </w:pPr>
            <w:ins w:id="14889" w:author="Mohammad Nayeem Hasan" w:date="2023-01-21T00:39:00Z">
              <w:r w:rsidRPr="00C91A19">
                <w:rPr>
                  <w:rFonts w:ascii="Times New Roman" w:hAnsi="Times New Roman" w:cs="Times New Roman"/>
                  <w:sz w:val="20"/>
                  <w:szCs w:val="20"/>
                  <w:rPrChange w:id="14890" w:author="Mohammad Nayeem Hasan" w:date="2023-01-21T03:28:00Z">
                    <w:rPr>
                      <w:rFonts w:ascii="Times New Roman" w:hAnsi="Times New Roman" w:cs="Times New Roman"/>
                      <w:sz w:val="24"/>
                      <w:szCs w:val="24"/>
                    </w:rPr>
                  </w:rPrChange>
                </w:rPr>
                <w:t>1.46</w:t>
              </w:r>
            </w:ins>
            <w:ins w:id="14891" w:author="Mohammad Nayeem Hasan" w:date="2023-01-21T03:46:00Z">
              <w:r>
                <w:rPr>
                  <w:rFonts w:ascii="Times New Roman" w:hAnsi="Times New Roman" w:cs="Times New Roman"/>
                  <w:sz w:val="20"/>
                  <w:szCs w:val="20"/>
                </w:rPr>
                <w:t xml:space="preserve"> (</w:t>
              </w:r>
              <w:r w:rsidRPr="00F13B5B">
                <w:rPr>
                  <w:rFonts w:ascii="Times New Roman" w:hAnsi="Times New Roman" w:cs="Times New Roman"/>
                  <w:sz w:val="20"/>
                  <w:szCs w:val="20"/>
                </w:rPr>
                <w:t>0.81, 2.62</w:t>
              </w:r>
              <w:r>
                <w:rPr>
                  <w:rFonts w:ascii="Times New Roman" w:hAnsi="Times New Roman" w:cs="Times New Roman"/>
                  <w:sz w:val="20"/>
                  <w:szCs w:val="20"/>
                </w:rPr>
                <w:t>)</w:t>
              </w:r>
            </w:ins>
          </w:p>
        </w:tc>
        <w:tc>
          <w:tcPr>
            <w:tcW w:w="529" w:type="pct"/>
            <w:vAlign w:val="center"/>
            <w:tcPrChange w:id="14892" w:author="Mohammad Nayeem Hasan" w:date="2023-01-21T12:41:00Z">
              <w:tcPr>
                <w:tcW w:w="529" w:type="pct"/>
                <w:gridSpan w:val="2"/>
                <w:vAlign w:val="center"/>
              </w:tcPr>
            </w:tcPrChange>
          </w:tcPr>
          <w:p w14:paraId="0FC71E20" w14:textId="77777777" w:rsidR="001D6F0C" w:rsidRPr="00C91A19" w:rsidRDefault="001D6F0C" w:rsidP="001D6F0C">
            <w:pPr>
              <w:rPr>
                <w:ins w:id="14893" w:author="Mohammad Nayeem Hasan" w:date="2023-01-21T00:39:00Z"/>
                <w:rFonts w:ascii="Times New Roman" w:hAnsi="Times New Roman" w:cs="Times New Roman"/>
                <w:sz w:val="20"/>
                <w:szCs w:val="20"/>
                <w:rPrChange w:id="14894" w:author="Mohammad Nayeem Hasan" w:date="2023-01-21T03:28:00Z">
                  <w:rPr>
                    <w:ins w:id="14895" w:author="Mohammad Nayeem Hasan" w:date="2023-01-21T00:39:00Z"/>
                    <w:rFonts w:ascii="Times New Roman" w:hAnsi="Times New Roman" w:cs="Times New Roman"/>
                    <w:sz w:val="24"/>
                    <w:szCs w:val="24"/>
                  </w:rPr>
                </w:rPrChange>
              </w:rPr>
              <w:pPrChange w:id="14896" w:author="Mohammad Nayeem Hasan" w:date="2023-01-21T14:56:00Z">
                <w:pPr>
                  <w:jc w:val="both"/>
                </w:pPr>
              </w:pPrChange>
            </w:pPr>
            <w:ins w:id="14897" w:author="Mohammad Nayeem Hasan" w:date="2023-01-21T00:39:00Z">
              <w:r w:rsidRPr="00C91A19">
                <w:rPr>
                  <w:rFonts w:ascii="Times New Roman" w:hAnsi="Times New Roman" w:cs="Times New Roman"/>
                  <w:sz w:val="20"/>
                  <w:szCs w:val="20"/>
                  <w:rPrChange w:id="14898" w:author="Mohammad Nayeem Hasan" w:date="2023-01-21T03:28:00Z">
                    <w:rPr>
                      <w:rFonts w:ascii="Times New Roman" w:hAnsi="Times New Roman" w:cs="Times New Roman"/>
                      <w:sz w:val="24"/>
                      <w:szCs w:val="24"/>
                    </w:rPr>
                  </w:rPrChange>
                </w:rPr>
                <w:t>0.206</w:t>
              </w:r>
            </w:ins>
          </w:p>
        </w:tc>
        <w:tc>
          <w:tcPr>
            <w:tcW w:w="914" w:type="pct"/>
            <w:vAlign w:val="center"/>
            <w:tcPrChange w:id="14899" w:author="Mohammad Nayeem Hasan" w:date="2023-01-21T12:41:00Z">
              <w:tcPr>
                <w:tcW w:w="770" w:type="pct"/>
                <w:gridSpan w:val="2"/>
                <w:vAlign w:val="center"/>
              </w:tcPr>
            </w:tcPrChange>
          </w:tcPr>
          <w:p w14:paraId="64DB6EB1" w14:textId="50001D61" w:rsidR="001D6F0C" w:rsidRPr="00C91A19" w:rsidRDefault="001D6F0C" w:rsidP="001D6F0C">
            <w:pPr>
              <w:rPr>
                <w:ins w:id="14900" w:author="Mohammad Nayeem Hasan" w:date="2023-01-21T00:39:00Z"/>
                <w:rFonts w:ascii="Times New Roman" w:hAnsi="Times New Roman" w:cs="Times New Roman"/>
                <w:sz w:val="20"/>
                <w:szCs w:val="20"/>
                <w:rPrChange w:id="14901" w:author="Mohammad Nayeem Hasan" w:date="2023-01-21T03:28:00Z">
                  <w:rPr>
                    <w:ins w:id="14902" w:author="Mohammad Nayeem Hasan" w:date="2023-01-21T00:39:00Z"/>
                    <w:rFonts w:ascii="Times New Roman" w:hAnsi="Times New Roman" w:cs="Times New Roman"/>
                    <w:sz w:val="24"/>
                    <w:szCs w:val="24"/>
                  </w:rPr>
                </w:rPrChange>
              </w:rPr>
              <w:pPrChange w:id="14903" w:author="Mohammad Nayeem Hasan" w:date="2023-01-21T14:56:00Z">
                <w:pPr>
                  <w:jc w:val="both"/>
                </w:pPr>
              </w:pPrChange>
            </w:pPr>
            <w:ins w:id="14904" w:author="Mohammad Nayeem Hasan" w:date="2023-01-21T00:39:00Z">
              <w:r w:rsidRPr="00C91A19">
                <w:rPr>
                  <w:rFonts w:ascii="Times New Roman" w:hAnsi="Times New Roman" w:cs="Times New Roman"/>
                  <w:sz w:val="20"/>
                  <w:szCs w:val="20"/>
                  <w:rPrChange w:id="14905" w:author="Mohammad Nayeem Hasan" w:date="2023-01-21T03:28:00Z">
                    <w:rPr>
                      <w:rFonts w:ascii="Times New Roman" w:hAnsi="Times New Roman" w:cs="Times New Roman"/>
                      <w:sz w:val="24"/>
                      <w:szCs w:val="24"/>
                    </w:rPr>
                  </w:rPrChange>
                </w:rPr>
                <w:t>Ref</w:t>
              </w:r>
            </w:ins>
            <w:ins w:id="14906" w:author="Mohammad Nayeem Hasan" w:date="2023-01-27T19:57:00Z">
              <w:r>
                <w:rPr>
                  <w:rFonts w:ascii="Times New Roman" w:hAnsi="Times New Roman" w:cs="Times New Roman"/>
                  <w:sz w:val="20"/>
                  <w:szCs w:val="20"/>
                </w:rPr>
                <w:t>.</w:t>
              </w:r>
            </w:ins>
          </w:p>
        </w:tc>
        <w:tc>
          <w:tcPr>
            <w:tcW w:w="481" w:type="pct"/>
            <w:vAlign w:val="center"/>
            <w:tcPrChange w:id="14907" w:author="Mohammad Nayeem Hasan" w:date="2023-01-21T12:41:00Z">
              <w:tcPr>
                <w:tcW w:w="481" w:type="pct"/>
                <w:gridSpan w:val="2"/>
                <w:vAlign w:val="center"/>
              </w:tcPr>
            </w:tcPrChange>
          </w:tcPr>
          <w:p w14:paraId="1356124C" w14:textId="77777777" w:rsidR="001D6F0C" w:rsidRPr="00C91A19" w:rsidRDefault="001D6F0C" w:rsidP="001D6F0C">
            <w:pPr>
              <w:rPr>
                <w:ins w:id="14908" w:author="Mohammad Nayeem Hasan" w:date="2023-01-21T00:39:00Z"/>
                <w:rFonts w:ascii="Times New Roman" w:hAnsi="Times New Roman" w:cs="Times New Roman"/>
                <w:sz w:val="20"/>
                <w:szCs w:val="20"/>
                <w:rPrChange w:id="14909" w:author="Mohammad Nayeem Hasan" w:date="2023-01-21T03:28:00Z">
                  <w:rPr>
                    <w:ins w:id="14910" w:author="Mohammad Nayeem Hasan" w:date="2023-01-21T00:39:00Z"/>
                    <w:rFonts w:ascii="Times New Roman" w:hAnsi="Times New Roman" w:cs="Times New Roman"/>
                    <w:sz w:val="24"/>
                    <w:szCs w:val="24"/>
                  </w:rPr>
                </w:rPrChange>
              </w:rPr>
              <w:pPrChange w:id="14911" w:author="Mohammad Nayeem Hasan" w:date="2023-01-21T14:56:00Z">
                <w:pPr>
                  <w:jc w:val="both"/>
                </w:pPr>
              </w:pPrChange>
            </w:pPr>
            <w:ins w:id="14912" w:author="Mohammad Nayeem Hasan" w:date="2023-01-21T00:39:00Z">
              <w:r w:rsidRPr="00C91A19">
                <w:rPr>
                  <w:rFonts w:ascii="Times New Roman" w:hAnsi="Times New Roman" w:cs="Times New Roman"/>
                  <w:sz w:val="20"/>
                  <w:szCs w:val="20"/>
                  <w:rPrChange w:id="14913" w:author="Mohammad Nayeem Hasan" w:date="2023-01-21T03:28:00Z">
                    <w:rPr>
                      <w:rFonts w:ascii="Times New Roman" w:hAnsi="Times New Roman" w:cs="Times New Roman"/>
                      <w:sz w:val="24"/>
                      <w:szCs w:val="24"/>
                    </w:rPr>
                  </w:rPrChange>
                </w:rPr>
                <w:t>-</w:t>
              </w:r>
            </w:ins>
          </w:p>
        </w:tc>
        <w:tc>
          <w:tcPr>
            <w:tcW w:w="963" w:type="pct"/>
            <w:vAlign w:val="center"/>
            <w:tcPrChange w:id="14914" w:author="Mohammad Nayeem Hasan" w:date="2023-01-21T12:41:00Z">
              <w:tcPr>
                <w:tcW w:w="1169" w:type="pct"/>
                <w:gridSpan w:val="3"/>
                <w:vAlign w:val="center"/>
              </w:tcPr>
            </w:tcPrChange>
          </w:tcPr>
          <w:p w14:paraId="68089F0F" w14:textId="77777777" w:rsidR="001D6F0C" w:rsidRPr="00C91A19" w:rsidRDefault="001D6F0C" w:rsidP="001D6F0C">
            <w:pPr>
              <w:rPr>
                <w:ins w:id="14915" w:author="Mohammad Nayeem Hasan" w:date="2023-01-21T00:39:00Z"/>
                <w:rFonts w:ascii="Times New Roman" w:hAnsi="Times New Roman" w:cs="Times New Roman"/>
                <w:sz w:val="20"/>
                <w:szCs w:val="20"/>
                <w:rPrChange w:id="14916" w:author="Mohammad Nayeem Hasan" w:date="2023-01-21T03:28:00Z">
                  <w:rPr>
                    <w:ins w:id="14917" w:author="Mohammad Nayeem Hasan" w:date="2023-01-21T00:39:00Z"/>
                    <w:rFonts w:ascii="Times New Roman" w:hAnsi="Times New Roman" w:cs="Times New Roman"/>
                    <w:sz w:val="24"/>
                    <w:szCs w:val="24"/>
                  </w:rPr>
                </w:rPrChange>
              </w:rPr>
              <w:pPrChange w:id="14918" w:author="Mohammad Nayeem Hasan" w:date="2023-01-21T14:56:00Z">
                <w:pPr>
                  <w:jc w:val="both"/>
                </w:pPr>
              </w:pPrChange>
            </w:pPr>
            <w:ins w:id="14919" w:author="Mohammad Nayeem Hasan" w:date="2023-01-21T00:39:00Z">
              <w:r w:rsidRPr="00C91A19">
                <w:rPr>
                  <w:rFonts w:ascii="Times New Roman" w:hAnsi="Times New Roman" w:cs="Times New Roman"/>
                  <w:sz w:val="20"/>
                  <w:szCs w:val="20"/>
                  <w:rPrChange w:id="14920" w:author="Mohammad Nayeem Hasan" w:date="2023-01-21T03:28:00Z">
                    <w:rPr>
                      <w:rFonts w:ascii="Times New Roman" w:hAnsi="Times New Roman" w:cs="Times New Roman"/>
                      <w:sz w:val="24"/>
                      <w:szCs w:val="24"/>
                    </w:rPr>
                  </w:rPrChange>
                </w:rPr>
                <w:t>-</w:t>
              </w:r>
            </w:ins>
          </w:p>
        </w:tc>
        <w:tc>
          <w:tcPr>
            <w:tcW w:w="478" w:type="pct"/>
            <w:vAlign w:val="center"/>
            <w:tcPrChange w:id="14921" w:author="Mohammad Nayeem Hasan" w:date="2023-01-21T12:41:00Z">
              <w:tcPr>
                <w:tcW w:w="417" w:type="pct"/>
                <w:vAlign w:val="center"/>
              </w:tcPr>
            </w:tcPrChange>
          </w:tcPr>
          <w:p w14:paraId="5F851A19" w14:textId="77777777" w:rsidR="001D6F0C" w:rsidRPr="00C91A19" w:rsidRDefault="001D6F0C" w:rsidP="001D6F0C">
            <w:pPr>
              <w:rPr>
                <w:ins w:id="14922" w:author="Mohammad Nayeem Hasan" w:date="2023-01-21T00:39:00Z"/>
                <w:rFonts w:ascii="Times New Roman" w:hAnsi="Times New Roman" w:cs="Times New Roman"/>
                <w:sz w:val="20"/>
                <w:szCs w:val="20"/>
                <w:rPrChange w:id="14923" w:author="Mohammad Nayeem Hasan" w:date="2023-01-21T03:28:00Z">
                  <w:rPr>
                    <w:ins w:id="14924" w:author="Mohammad Nayeem Hasan" w:date="2023-01-21T00:39:00Z"/>
                    <w:rFonts w:ascii="Times New Roman" w:hAnsi="Times New Roman" w:cs="Times New Roman"/>
                    <w:sz w:val="24"/>
                    <w:szCs w:val="24"/>
                  </w:rPr>
                </w:rPrChange>
              </w:rPr>
              <w:pPrChange w:id="14925" w:author="Mohammad Nayeem Hasan" w:date="2023-01-21T14:56:00Z">
                <w:pPr>
                  <w:jc w:val="both"/>
                </w:pPr>
              </w:pPrChange>
            </w:pPr>
            <w:ins w:id="14926" w:author="Mohammad Nayeem Hasan" w:date="2023-01-21T00:39:00Z">
              <w:r w:rsidRPr="00C91A19">
                <w:rPr>
                  <w:rFonts w:ascii="Times New Roman" w:hAnsi="Times New Roman" w:cs="Times New Roman"/>
                  <w:sz w:val="20"/>
                  <w:szCs w:val="20"/>
                  <w:rPrChange w:id="14927" w:author="Mohammad Nayeem Hasan" w:date="2023-01-21T03:28:00Z">
                    <w:rPr>
                      <w:rFonts w:ascii="Times New Roman" w:hAnsi="Times New Roman" w:cs="Times New Roman"/>
                      <w:sz w:val="24"/>
                      <w:szCs w:val="24"/>
                    </w:rPr>
                  </w:rPrChange>
                </w:rPr>
                <w:t>-</w:t>
              </w:r>
            </w:ins>
          </w:p>
        </w:tc>
      </w:tr>
      <w:tr w:rsidR="001D6F0C" w:rsidRPr="00786204" w14:paraId="5CCCBDF9" w14:textId="77777777" w:rsidTr="00A67133">
        <w:trPr>
          <w:trHeight w:val="138"/>
          <w:jc w:val="center"/>
          <w:ins w:id="14928" w:author="Mohammad Nayeem Hasan" w:date="2023-01-21T00:39:00Z"/>
          <w:trPrChange w:id="14929" w:author="Mohammad Nayeem Hasan" w:date="2023-01-21T12:41:00Z">
            <w:trPr>
              <w:trHeight w:val="138"/>
              <w:jc w:val="center"/>
            </w:trPr>
          </w:trPrChange>
        </w:trPr>
        <w:tc>
          <w:tcPr>
            <w:tcW w:w="751" w:type="pct"/>
            <w:vAlign w:val="center"/>
            <w:tcPrChange w:id="14930" w:author="Mohammad Nayeem Hasan" w:date="2023-01-21T12:41:00Z">
              <w:tcPr>
                <w:tcW w:w="751" w:type="pct"/>
                <w:vAlign w:val="center"/>
              </w:tcPr>
            </w:tcPrChange>
          </w:tcPr>
          <w:p w14:paraId="236C50FD" w14:textId="77777777" w:rsidR="001D6F0C" w:rsidRPr="00C91A19" w:rsidRDefault="001D6F0C" w:rsidP="001D6F0C">
            <w:pPr>
              <w:rPr>
                <w:ins w:id="14931" w:author="Mohammad Nayeem Hasan" w:date="2023-01-21T00:39:00Z"/>
                <w:rFonts w:ascii="Times New Roman" w:hAnsi="Times New Roman" w:cs="Times New Roman"/>
                <w:sz w:val="20"/>
                <w:szCs w:val="20"/>
                <w:rPrChange w:id="14932" w:author="Mohammad Nayeem Hasan" w:date="2023-01-21T03:28:00Z">
                  <w:rPr>
                    <w:ins w:id="14933" w:author="Mohammad Nayeem Hasan" w:date="2023-01-21T00:39:00Z"/>
                    <w:rFonts w:ascii="Times New Roman" w:hAnsi="Times New Roman" w:cs="Times New Roman"/>
                    <w:sz w:val="24"/>
                    <w:szCs w:val="24"/>
                  </w:rPr>
                </w:rPrChange>
              </w:rPr>
              <w:pPrChange w:id="14934" w:author="Mohammad Nayeem Hasan" w:date="2023-01-21T14:56:00Z">
                <w:pPr>
                  <w:jc w:val="both"/>
                </w:pPr>
              </w:pPrChange>
            </w:pPr>
            <w:ins w:id="14935" w:author="Mohammad Nayeem Hasan" w:date="2023-01-21T00:39:00Z">
              <w:r w:rsidRPr="00C91A19">
                <w:rPr>
                  <w:rFonts w:ascii="Times New Roman" w:hAnsi="Times New Roman" w:cs="Times New Roman"/>
                  <w:sz w:val="20"/>
                  <w:szCs w:val="20"/>
                  <w:rPrChange w:id="14936" w:author="Mohammad Nayeem Hasan" w:date="2023-01-21T03:28:00Z">
                    <w:rPr>
                      <w:rFonts w:ascii="Times New Roman" w:hAnsi="Times New Roman" w:cs="Times New Roman"/>
                      <w:sz w:val="24"/>
                      <w:szCs w:val="24"/>
                    </w:rPr>
                  </w:rPrChange>
                </w:rPr>
                <w:t>Tribal</w:t>
              </w:r>
            </w:ins>
          </w:p>
        </w:tc>
        <w:tc>
          <w:tcPr>
            <w:tcW w:w="884" w:type="pct"/>
            <w:vAlign w:val="center"/>
            <w:tcPrChange w:id="14937" w:author="Mohammad Nayeem Hasan" w:date="2023-01-21T12:41:00Z">
              <w:tcPr>
                <w:tcW w:w="883" w:type="pct"/>
                <w:vAlign w:val="center"/>
              </w:tcPr>
            </w:tcPrChange>
          </w:tcPr>
          <w:p w14:paraId="0D6BCA29" w14:textId="77777777" w:rsidR="001D6F0C" w:rsidRPr="00C91A19" w:rsidRDefault="001D6F0C" w:rsidP="001D6F0C">
            <w:pPr>
              <w:rPr>
                <w:ins w:id="14938" w:author="Mohammad Nayeem Hasan" w:date="2023-01-21T00:39:00Z"/>
                <w:rFonts w:ascii="Times New Roman" w:hAnsi="Times New Roman" w:cs="Times New Roman"/>
                <w:sz w:val="20"/>
                <w:szCs w:val="20"/>
                <w:rPrChange w:id="14939" w:author="Mohammad Nayeem Hasan" w:date="2023-01-21T03:28:00Z">
                  <w:rPr>
                    <w:ins w:id="14940" w:author="Mohammad Nayeem Hasan" w:date="2023-01-21T00:39:00Z"/>
                    <w:rFonts w:ascii="Times New Roman" w:hAnsi="Times New Roman" w:cs="Times New Roman"/>
                    <w:sz w:val="24"/>
                    <w:szCs w:val="24"/>
                  </w:rPr>
                </w:rPrChange>
              </w:rPr>
              <w:pPrChange w:id="14941" w:author="Mohammad Nayeem Hasan" w:date="2023-01-21T14:56:00Z">
                <w:pPr>
                  <w:jc w:val="both"/>
                </w:pPr>
              </w:pPrChange>
            </w:pPr>
            <w:ins w:id="14942" w:author="Mohammad Nayeem Hasan" w:date="2023-01-21T00:39:00Z">
              <w:r w:rsidRPr="00C91A19">
                <w:rPr>
                  <w:rFonts w:ascii="Times New Roman" w:hAnsi="Times New Roman" w:cs="Times New Roman"/>
                  <w:sz w:val="20"/>
                  <w:szCs w:val="20"/>
                  <w:rPrChange w:id="14943" w:author="Mohammad Nayeem Hasan" w:date="2023-01-21T03:28:00Z">
                    <w:rPr>
                      <w:rFonts w:ascii="Times New Roman" w:hAnsi="Times New Roman" w:cs="Times New Roman"/>
                      <w:sz w:val="24"/>
                      <w:szCs w:val="24"/>
                    </w:rPr>
                  </w:rPrChange>
                </w:rPr>
                <w:t>Ref.</w:t>
              </w:r>
            </w:ins>
          </w:p>
        </w:tc>
        <w:tc>
          <w:tcPr>
            <w:tcW w:w="529" w:type="pct"/>
            <w:vAlign w:val="center"/>
            <w:tcPrChange w:id="14944" w:author="Mohammad Nayeem Hasan" w:date="2023-01-21T12:41:00Z">
              <w:tcPr>
                <w:tcW w:w="529" w:type="pct"/>
                <w:gridSpan w:val="2"/>
                <w:vAlign w:val="center"/>
              </w:tcPr>
            </w:tcPrChange>
          </w:tcPr>
          <w:p w14:paraId="13DD9C9F" w14:textId="77777777" w:rsidR="001D6F0C" w:rsidRPr="00C91A19" w:rsidRDefault="001D6F0C" w:rsidP="001D6F0C">
            <w:pPr>
              <w:rPr>
                <w:ins w:id="14945" w:author="Mohammad Nayeem Hasan" w:date="2023-01-21T00:39:00Z"/>
                <w:rFonts w:ascii="Times New Roman" w:hAnsi="Times New Roman" w:cs="Times New Roman"/>
                <w:sz w:val="20"/>
                <w:szCs w:val="20"/>
                <w:rPrChange w:id="14946" w:author="Mohammad Nayeem Hasan" w:date="2023-01-21T03:28:00Z">
                  <w:rPr>
                    <w:ins w:id="14947" w:author="Mohammad Nayeem Hasan" w:date="2023-01-21T00:39:00Z"/>
                    <w:rFonts w:ascii="Times New Roman" w:hAnsi="Times New Roman" w:cs="Times New Roman"/>
                    <w:sz w:val="24"/>
                    <w:szCs w:val="24"/>
                  </w:rPr>
                </w:rPrChange>
              </w:rPr>
              <w:pPrChange w:id="14948" w:author="Mohammad Nayeem Hasan" w:date="2023-01-21T14:56:00Z">
                <w:pPr>
                  <w:jc w:val="both"/>
                </w:pPr>
              </w:pPrChange>
            </w:pPr>
            <w:ins w:id="14949" w:author="Mohammad Nayeem Hasan" w:date="2023-01-21T00:39:00Z">
              <w:r w:rsidRPr="00C91A19">
                <w:rPr>
                  <w:rFonts w:ascii="Times New Roman" w:hAnsi="Times New Roman" w:cs="Times New Roman"/>
                  <w:sz w:val="20"/>
                  <w:szCs w:val="20"/>
                  <w:rPrChange w:id="14950" w:author="Mohammad Nayeem Hasan" w:date="2023-01-21T03:28:00Z">
                    <w:rPr>
                      <w:rFonts w:ascii="Times New Roman" w:hAnsi="Times New Roman" w:cs="Times New Roman"/>
                      <w:sz w:val="24"/>
                      <w:szCs w:val="24"/>
                    </w:rPr>
                  </w:rPrChange>
                </w:rPr>
                <w:t>-</w:t>
              </w:r>
            </w:ins>
          </w:p>
        </w:tc>
        <w:tc>
          <w:tcPr>
            <w:tcW w:w="914" w:type="pct"/>
            <w:vAlign w:val="center"/>
            <w:tcPrChange w:id="14951" w:author="Mohammad Nayeem Hasan" w:date="2023-01-21T12:41:00Z">
              <w:tcPr>
                <w:tcW w:w="770" w:type="pct"/>
                <w:gridSpan w:val="2"/>
                <w:vAlign w:val="center"/>
              </w:tcPr>
            </w:tcPrChange>
          </w:tcPr>
          <w:p w14:paraId="37CE4479" w14:textId="77777777" w:rsidR="001D6F0C" w:rsidRPr="00C91A19" w:rsidRDefault="001D6F0C" w:rsidP="001D6F0C">
            <w:pPr>
              <w:rPr>
                <w:ins w:id="14952" w:author="Mohammad Nayeem Hasan" w:date="2023-01-21T00:39:00Z"/>
                <w:rFonts w:ascii="Times New Roman" w:hAnsi="Times New Roman" w:cs="Times New Roman"/>
                <w:sz w:val="20"/>
                <w:szCs w:val="20"/>
                <w:rPrChange w:id="14953" w:author="Mohammad Nayeem Hasan" w:date="2023-01-21T03:28:00Z">
                  <w:rPr>
                    <w:ins w:id="14954" w:author="Mohammad Nayeem Hasan" w:date="2023-01-21T00:39:00Z"/>
                    <w:rFonts w:ascii="Times New Roman" w:hAnsi="Times New Roman" w:cs="Times New Roman"/>
                    <w:sz w:val="24"/>
                    <w:szCs w:val="24"/>
                  </w:rPr>
                </w:rPrChange>
              </w:rPr>
              <w:pPrChange w:id="14955" w:author="Mohammad Nayeem Hasan" w:date="2023-01-21T14:56:00Z">
                <w:pPr>
                  <w:jc w:val="both"/>
                </w:pPr>
              </w:pPrChange>
            </w:pPr>
            <w:ins w:id="14956" w:author="Mohammad Nayeem Hasan" w:date="2023-01-21T00:39:00Z">
              <w:r w:rsidRPr="00C91A19">
                <w:rPr>
                  <w:rFonts w:ascii="Times New Roman" w:hAnsi="Times New Roman" w:cs="Times New Roman"/>
                  <w:sz w:val="20"/>
                  <w:szCs w:val="20"/>
                  <w:rPrChange w:id="14957" w:author="Mohammad Nayeem Hasan" w:date="2023-01-21T03:28:00Z">
                    <w:rPr>
                      <w:rFonts w:ascii="Times New Roman" w:hAnsi="Times New Roman" w:cs="Times New Roman"/>
                      <w:sz w:val="24"/>
                      <w:szCs w:val="24"/>
                    </w:rPr>
                  </w:rPrChange>
                </w:rPr>
                <w:t>-</w:t>
              </w:r>
            </w:ins>
          </w:p>
        </w:tc>
        <w:tc>
          <w:tcPr>
            <w:tcW w:w="481" w:type="pct"/>
            <w:vAlign w:val="center"/>
            <w:tcPrChange w:id="14958" w:author="Mohammad Nayeem Hasan" w:date="2023-01-21T12:41:00Z">
              <w:tcPr>
                <w:tcW w:w="481" w:type="pct"/>
                <w:gridSpan w:val="2"/>
                <w:vAlign w:val="center"/>
              </w:tcPr>
            </w:tcPrChange>
          </w:tcPr>
          <w:p w14:paraId="6154F39F" w14:textId="77777777" w:rsidR="001D6F0C" w:rsidRPr="00C91A19" w:rsidRDefault="001D6F0C" w:rsidP="001D6F0C">
            <w:pPr>
              <w:rPr>
                <w:ins w:id="14959" w:author="Mohammad Nayeem Hasan" w:date="2023-01-21T00:39:00Z"/>
                <w:rFonts w:ascii="Times New Roman" w:hAnsi="Times New Roman" w:cs="Times New Roman"/>
                <w:sz w:val="20"/>
                <w:szCs w:val="20"/>
                <w:rPrChange w:id="14960" w:author="Mohammad Nayeem Hasan" w:date="2023-01-21T03:28:00Z">
                  <w:rPr>
                    <w:ins w:id="14961" w:author="Mohammad Nayeem Hasan" w:date="2023-01-21T00:39:00Z"/>
                    <w:rFonts w:ascii="Times New Roman" w:hAnsi="Times New Roman" w:cs="Times New Roman"/>
                    <w:sz w:val="24"/>
                    <w:szCs w:val="24"/>
                  </w:rPr>
                </w:rPrChange>
              </w:rPr>
              <w:pPrChange w:id="14962" w:author="Mohammad Nayeem Hasan" w:date="2023-01-21T14:56:00Z">
                <w:pPr>
                  <w:jc w:val="both"/>
                </w:pPr>
              </w:pPrChange>
            </w:pPr>
            <w:ins w:id="14963" w:author="Mohammad Nayeem Hasan" w:date="2023-01-21T00:39:00Z">
              <w:r w:rsidRPr="00C91A19">
                <w:rPr>
                  <w:rFonts w:ascii="Times New Roman" w:hAnsi="Times New Roman" w:cs="Times New Roman"/>
                  <w:sz w:val="20"/>
                  <w:szCs w:val="20"/>
                  <w:rPrChange w:id="14964" w:author="Mohammad Nayeem Hasan" w:date="2023-01-21T03:28:00Z">
                    <w:rPr>
                      <w:rFonts w:ascii="Times New Roman" w:hAnsi="Times New Roman" w:cs="Times New Roman"/>
                      <w:sz w:val="24"/>
                      <w:szCs w:val="24"/>
                    </w:rPr>
                  </w:rPrChange>
                </w:rPr>
                <w:t>-</w:t>
              </w:r>
            </w:ins>
          </w:p>
        </w:tc>
        <w:tc>
          <w:tcPr>
            <w:tcW w:w="963" w:type="pct"/>
            <w:vAlign w:val="center"/>
            <w:tcPrChange w:id="14965" w:author="Mohammad Nayeem Hasan" w:date="2023-01-21T12:41:00Z">
              <w:tcPr>
                <w:tcW w:w="1169" w:type="pct"/>
                <w:gridSpan w:val="3"/>
                <w:vAlign w:val="center"/>
              </w:tcPr>
            </w:tcPrChange>
          </w:tcPr>
          <w:p w14:paraId="1312F281" w14:textId="77777777" w:rsidR="001D6F0C" w:rsidRPr="00C91A19" w:rsidRDefault="001D6F0C" w:rsidP="001D6F0C">
            <w:pPr>
              <w:rPr>
                <w:ins w:id="14966" w:author="Mohammad Nayeem Hasan" w:date="2023-01-21T00:39:00Z"/>
                <w:rFonts w:ascii="Times New Roman" w:hAnsi="Times New Roman" w:cs="Times New Roman"/>
                <w:sz w:val="20"/>
                <w:szCs w:val="20"/>
                <w:rPrChange w:id="14967" w:author="Mohammad Nayeem Hasan" w:date="2023-01-21T03:28:00Z">
                  <w:rPr>
                    <w:ins w:id="14968" w:author="Mohammad Nayeem Hasan" w:date="2023-01-21T00:39:00Z"/>
                    <w:rFonts w:ascii="Times New Roman" w:hAnsi="Times New Roman" w:cs="Times New Roman"/>
                    <w:sz w:val="24"/>
                    <w:szCs w:val="24"/>
                  </w:rPr>
                </w:rPrChange>
              </w:rPr>
              <w:pPrChange w:id="14969" w:author="Mohammad Nayeem Hasan" w:date="2023-01-21T14:56:00Z">
                <w:pPr>
                  <w:jc w:val="both"/>
                </w:pPr>
              </w:pPrChange>
            </w:pPr>
            <w:ins w:id="14970" w:author="Mohammad Nayeem Hasan" w:date="2023-01-21T00:39:00Z">
              <w:r w:rsidRPr="00C91A19">
                <w:rPr>
                  <w:rFonts w:ascii="Times New Roman" w:hAnsi="Times New Roman" w:cs="Times New Roman"/>
                  <w:sz w:val="20"/>
                  <w:szCs w:val="20"/>
                  <w:rPrChange w:id="14971" w:author="Mohammad Nayeem Hasan" w:date="2023-01-21T03:28:00Z">
                    <w:rPr>
                      <w:rFonts w:ascii="Times New Roman" w:hAnsi="Times New Roman" w:cs="Times New Roman"/>
                      <w:sz w:val="24"/>
                      <w:szCs w:val="24"/>
                    </w:rPr>
                  </w:rPrChange>
                </w:rPr>
                <w:t>-</w:t>
              </w:r>
            </w:ins>
          </w:p>
        </w:tc>
        <w:tc>
          <w:tcPr>
            <w:tcW w:w="478" w:type="pct"/>
            <w:vAlign w:val="center"/>
            <w:tcPrChange w:id="14972" w:author="Mohammad Nayeem Hasan" w:date="2023-01-21T12:41:00Z">
              <w:tcPr>
                <w:tcW w:w="417" w:type="pct"/>
                <w:vAlign w:val="center"/>
              </w:tcPr>
            </w:tcPrChange>
          </w:tcPr>
          <w:p w14:paraId="3F7EB6DA" w14:textId="77777777" w:rsidR="001D6F0C" w:rsidRPr="00C91A19" w:rsidRDefault="001D6F0C" w:rsidP="001D6F0C">
            <w:pPr>
              <w:rPr>
                <w:ins w:id="14973" w:author="Mohammad Nayeem Hasan" w:date="2023-01-21T00:39:00Z"/>
                <w:rFonts w:ascii="Times New Roman" w:hAnsi="Times New Roman" w:cs="Times New Roman"/>
                <w:sz w:val="20"/>
                <w:szCs w:val="20"/>
                <w:rPrChange w:id="14974" w:author="Mohammad Nayeem Hasan" w:date="2023-01-21T03:28:00Z">
                  <w:rPr>
                    <w:ins w:id="14975" w:author="Mohammad Nayeem Hasan" w:date="2023-01-21T00:39:00Z"/>
                    <w:rFonts w:ascii="Times New Roman" w:hAnsi="Times New Roman" w:cs="Times New Roman"/>
                    <w:sz w:val="24"/>
                    <w:szCs w:val="24"/>
                  </w:rPr>
                </w:rPrChange>
              </w:rPr>
              <w:pPrChange w:id="14976" w:author="Mohammad Nayeem Hasan" w:date="2023-01-21T14:56:00Z">
                <w:pPr>
                  <w:jc w:val="both"/>
                </w:pPr>
              </w:pPrChange>
            </w:pPr>
          </w:p>
        </w:tc>
      </w:tr>
      <w:tr w:rsidR="001D6F0C" w:rsidRPr="008E73D6" w14:paraId="61062E45" w14:textId="107C4637" w:rsidTr="00A67133">
        <w:trPr>
          <w:trHeight w:val="138"/>
          <w:jc w:val="center"/>
          <w:ins w:id="14977" w:author="Mohammad Nayeem Hasan" w:date="2023-01-21T00:39:00Z"/>
          <w:trPrChange w:id="14978" w:author="Mohammad Nayeem Hasan" w:date="2023-01-21T12:41:00Z">
            <w:trPr>
              <w:trHeight w:val="138"/>
              <w:jc w:val="center"/>
            </w:trPr>
          </w:trPrChange>
        </w:trPr>
        <w:tc>
          <w:tcPr>
            <w:tcW w:w="1635" w:type="pct"/>
            <w:gridSpan w:val="2"/>
            <w:vAlign w:val="center"/>
            <w:tcPrChange w:id="14979" w:author="Mohammad Nayeem Hasan" w:date="2023-01-21T12:41:00Z">
              <w:tcPr>
                <w:tcW w:w="1634" w:type="pct"/>
                <w:gridSpan w:val="2"/>
                <w:vAlign w:val="center"/>
              </w:tcPr>
            </w:tcPrChange>
          </w:tcPr>
          <w:p w14:paraId="69E06817" w14:textId="77777777" w:rsidR="001D6F0C" w:rsidRPr="00C91A19" w:rsidRDefault="001D6F0C" w:rsidP="001D6F0C">
            <w:pPr>
              <w:rPr>
                <w:ins w:id="14980" w:author="Mohammad Nayeem Hasan" w:date="2023-01-21T00:39:00Z"/>
                <w:rFonts w:ascii="Times New Roman" w:hAnsi="Times New Roman" w:cs="Times New Roman"/>
                <w:sz w:val="20"/>
                <w:szCs w:val="20"/>
                <w:rPrChange w:id="14981" w:author="Mohammad Nayeem Hasan" w:date="2023-01-21T03:28:00Z">
                  <w:rPr>
                    <w:ins w:id="14982" w:author="Mohammad Nayeem Hasan" w:date="2023-01-21T00:39:00Z"/>
                    <w:rFonts w:ascii="Times New Roman" w:hAnsi="Times New Roman" w:cs="Times New Roman"/>
                    <w:sz w:val="24"/>
                    <w:szCs w:val="24"/>
                  </w:rPr>
                </w:rPrChange>
              </w:rPr>
              <w:pPrChange w:id="14983" w:author="Mohammad Nayeem Hasan" w:date="2023-01-21T14:56:00Z">
                <w:pPr>
                  <w:jc w:val="both"/>
                </w:pPr>
              </w:pPrChange>
            </w:pPr>
            <w:ins w:id="14984" w:author="Mohammad Nayeem Hasan" w:date="2023-01-21T00:39:00Z">
              <w:r w:rsidRPr="00C91A19">
                <w:rPr>
                  <w:rFonts w:ascii="Times New Roman" w:hAnsi="Times New Roman" w:cs="Times New Roman"/>
                  <w:sz w:val="20"/>
                  <w:szCs w:val="20"/>
                  <w:rPrChange w:id="14985" w:author="Mohammad Nayeem Hasan" w:date="2023-01-21T03:28:00Z">
                    <w:rPr>
                      <w:rFonts w:ascii="Times New Roman" w:hAnsi="Times New Roman" w:cs="Times New Roman"/>
                      <w:sz w:val="24"/>
                      <w:szCs w:val="24"/>
                    </w:rPr>
                  </w:rPrChange>
                </w:rPr>
                <w:t>Division</w:t>
              </w:r>
            </w:ins>
          </w:p>
        </w:tc>
        <w:tc>
          <w:tcPr>
            <w:tcW w:w="1443" w:type="pct"/>
            <w:gridSpan w:val="2"/>
            <w:vAlign w:val="center"/>
            <w:tcPrChange w:id="14986" w:author="Mohammad Nayeem Hasan" w:date="2023-01-21T12:41:00Z">
              <w:tcPr>
                <w:tcW w:w="1299" w:type="pct"/>
                <w:gridSpan w:val="4"/>
                <w:vAlign w:val="center"/>
              </w:tcPr>
            </w:tcPrChange>
          </w:tcPr>
          <w:p w14:paraId="53A6BE1C" w14:textId="77777777" w:rsidR="001D6F0C" w:rsidRPr="008E73D6" w:rsidRDefault="001D6F0C" w:rsidP="001D6F0C">
            <w:pPr>
              <w:rPr>
                <w:ins w:id="14987" w:author="Mohammad Nayeem Hasan" w:date="2023-01-21T00:39:00Z"/>
                <w:rFonts w:ascii="Times New Roman" w:hAnsi="Times New Roman" w:cs="Times New Roman"/>
                <w:sz w:val="20"/>
                <w:szCs w:val="20"/>
              </w:rPr>
              <w:pPrChange w:id="14988" w:author="Mohammad Nayeem Hasan" w:date="2023-01-21T14:56:00Z">
                <w:pPr>
                  <w:jc w:val="both"/>
                </w:pPr>
              </w:pPrChange>
            </w:pPr>
          </w:p>
        </w:tc>
        <w:tc>
          <w:tcPr>
            <w:tcW w:w="1444" w:type="pct"/>
            <w:gridSpan w:val="2"/>
            <w:vAlign w:val="center"/>
            <w:tcPrChange w:id="14989" w:author="Mohammad Nayeem Hasan" w:date="2023-01-21T12:41:00Z">
              <w:tcPr>
                <w:tcW w:w="1650" w:type="pct"/>
                <w:gridSpan w:val="5"/>
                <w:vAlign w:val="center"/>
              </w:tcPr>
            </w:tcPrChange>
          </w:tcPr>
          <w:p w14:paraId="2D7388AC" w14:textId="77777777" w:rsidR="001D6F0C" w:rsidRPr="008E73D6" w:rsidRDefault="001D6F0C" w:rsidP="001D6F0C">
            <w:pPr>
              <w:rPr>
                <w:ins w:id="14990" w:author="Mohammad Nayeem Hasan" w:date="2023-01-21T00:39:00Z"/>
                <w:rFonts w:ascii="Times New Roman" w:hAnsi="Times New Roman" w:cs="Times New Roman"/>
                <w:sz w:val="20"/>
                <w:szCs w:val="20"/>
              </w:rPr>
              <w:pPrChange w:id="14991" w:author="Mohammad Nayeem Hasan" w:date="2023-01-21T14:56:00Z">
                <w:pPr>
                  <w:jc w:val="both"/>
                </w:pPr>
              </w:pPrChange>
            </w:pPr>
          </w:p>
        </w:tc>
        <w:tc>
          <w:tcPr>
            <w:tcW w:w="478" w:type="pct"/>
            <w:vAlign w:val="center"/>
            <w:tcPrChange w:id="14992" w:author="Mohammad Nayeem Hasan" w:date="2023-01-21T12:41:00Z">
              <w:tcPr>
                <w:tcW w:w="417" w:type="pct"/>
                <w:vAlign w:val="center"/>
              </w:tcPr>
            </w:tcPrChange>
          </w:tcPr>
          <w:p w14:paraId="0A9E73FD" w14:textId="77777777" w:rsidR="001D6F0C" w:rsidRPr="008E73D6" w:rsidRDefault="001D6F0C" w:rsidP="001D6F0C">
            <w:pPr>
              <w:rPr>
                <w:ins w:id="14993" w:author="Mohammad Nayeem Hasan" w:date="2023-01-21T00:39:00Z"/>
                <w:rFonts w:ascii="Times New Roman" w:hAnsi="Times New Roman" w:cs="Times New Roman"/>
                <w:sz w:val="20"/>
                <w:szCs w:val="20"/>
              </w:rPr>
              <w:pPrChange w:id="14994" w:author="Mohammad Nayeem Hasan" w:date="2023-01-21T14:56:00Z">
                <w:pPr>
                  <w:jc w:val="both"/>
                </w:pPr>
              </w:pPrChange>
            </w:pPr>
          </w:p>
        </w:tc>
      </w:tr>
      <w:tr w:rsidR="001D6F0C" w:rsidRPr="00786204" w14:paraId="4ED787B1" w14:textId="77777777" w:rsidTr="00A67133">
        <w:trPr>
          <w:trHeight w:val="250"/>
          <w:jc w:val="center"/>
          <w:ins w:id="14995" w:author="Mohammad Nayeem Hasan" w:date="2023-01-21T00:39:00Z"/>
          <w:trPrChange w:id="14996" w:author="Mohammad Nayeem Hasan" w:date="2023-01-21T12:41:00Z">
            <w:trPr>
              <w:trHeight w:val="250"/>
              <w:jc w:val="center"/>
            </w:trPr>
          </w:trPrChange>
        </w:trPr>
        <w:tc>
          <w:tcPr>
            <w:tcW w:w="751" w:type="pct"/>
            <w:vAlign w:val="center"/>
            <w:tcPrChange w:id="14997" w:author="Mohammad Nayeem Hasan" w:date="2023-01-21T12:41:00Z">
              <w:tcPr>
                <w:tcW w:w="751" w:type="pct"/>
                <w:vAlign w:val="center"/>
              </w:tcPr>
            </w:tcPrChange>
          </w:tcPr>
          <w:p w14:paraId="4529E6D5" w14:textId="77777777" w:rsidR="001D6F0C" w:rsidRPr="00C91A19" w:rsidRDefault="001D6F0C" w:rsidP="001D6F0C">
            <w:pPr>
              <w:rPr>
                <w:ins w:id="14998" w:author="Mohammad Nayeem Hasan" w:date="2023-01-21T00:39:00Z"/>
                <w:rFonts w:ascii="Times New Roman" w:hAnsi="Times New Roman" w:cs="Times New Roman"/>
                <w:sz w:val="20"/>
                <w:szCs w:val="20"/>
                <w:rPrChange w:id="14999" w:author="Mohammad Nayeem Hasan" w:date="2023-01-21T03:28:00Z">
                  <w:rPr>
                    <w:ins w:id="15000" w:author="Mohammad Nayeem Hasan" w:date="2023-01-21T00:39:00Z"/>
                    <w:rFonts w:ascii="Times New Roman" w:hAnsi="Times New Roman" w:cs="Times New Roman"/>
                    <w:sz w:val="24"/>
                    <w:szCs w:val="24"/>
                  </w:rPr>
                </w:rPrChange>
              </w:rPr>
              <w:pPrChange w:id="15001" w:author="Mohammad Nayeem Hasan" w:date="2023-01-21T14:56:00Z">
                <w:pPr>
                  <w:jc w:val="both"/>
                </w:pPr>
              </w:pPrChange>
            </w:pPr>
            <w:ins w:id="15002" w:author="Mohammad Nayeem Hasan" w:date="2023-01-21T00:39:00Z">
              <w:r w:rsidRPr="00C91A19">
                <w:rPr>
                  <w:rFonts w:ascii="Times New Roman" w:hAnsi="Times New Roman" w:cs="Times New Roman"/>
                  <w:sz w:val="20"/>
                  <w:szCs w:val="20"/>
                  <w:rPrChange w:id="15003" w:author="Mohammad Nayeem Hasan" w:date="2023-01-21T03:28:00Z">
                    <w:rPr>
                      <w:rFonts w:ascii="Times New Roman" w:hAnsi="Times New Roman" w:cs="Times New Roman"/>
                      <w:sz w:val="24"/>
                      <w:szCs w:val="24"/>
                    </w:rPr>
                  </w:rPrChange>
                </w:rPr>
                <w:t>Barishal</w:t>
              </w:r>
            </w:ins>
          </w:p>
        </w:tc>
        <w:tc>
          <w:tcPr>
            <w:tcW w:w="884" w:type="pct"/>
            <w:vAlign w:val="center"/>
            <w:tcPrChange w:id="15004" w:author="Mohammad Nayeem Hasan" w:date="2023-01-21T12:41:00Z">
              <w:tcPr>
                <w:tcW w:w="883" w:type="pct"/>
                <w:vAlign w:val="center"/>
              </w:tcPr>
            </w:tcPrChange>
          </w:tcPr>
          <w:p w14:paraId="73894414" w14:textId="1D865421" w:rsidR="001D6F0C" w:rsidRPr="00C91A19" w:rsidRDefault="001D6F0C" w:rsidP="001D6F0C">
            <w:pPr>
              <w:rPr>
                <w:ins w:id="15005" w:author="Mohammad Nayeem Hasan" w:date="2023-01-21T00:39:00Z"/>
                <w:rFonts w:ascii="Times New Roman" w:hAnsi="Times New Roman" w:cs="Times New Roman"/>
                <w:sz w:val="20"/>
                <w:szCs w:val="20"/>
                <w:rPrChange w:id="15006" w:author="Mohammad Nayeem Hasan" w:date="2023-01-21T03:28:00Z">
                  <w:rPr>
                    <w:ins w:id="15007" w:author="Mohammad Nayeem Hasan" w:date="2023-01-21T00:39:00Z"/>
                    <w:rFonts w:ascii="Times New Roman" w:hAnsi="Times New Roman" w:cs="Times New Roman"/>
                    <w:sz w:val="24"/>
                    <w:szCs w:val="24"/>
                  </w:rPr>
                </w:rPrChange>
              </w:rPr>
              <w:pPrChange w:id="15008" w:author="Mohammad Nayeem Hasan" w:date="2023-01-21T14:56:00Z">
                <w:pPr>
                  <w:jc w:val="both"/>
                </w:pPr>
              </w:pPrChange>
            </w:pPr>
            <w:ins w:id="15009" w:author="Mohammad Nayeem Hasan" w:date="2023-01-21T00:39:00Z">
              <w:r w:rsidRPr="00C91A19">
                <w:rPr>
                  <w:rFonts w:ascii="Times New Roman" w:hAnsi="Times New Roman" w:cs="Times New Roman"/>
                  <w:sz w:val="20"/>
                  <w:szCs w:val="20"/>
                  <w:rPrChange w:id="15010" w:author="Mohammad Nayeem Hasan" w:date="2023-01-21T03:28:00Z">
                    <w:rPr>
                      <w:rFonts w:ascii="Times New Roman" w:hAnsi="Times New Roman" w:cs="Times New Roman"/>
                      <w:sz w:val="24"/>
                      <w:szCs w:val="24"/>
                    </w:rPr>
                  </w:rPrChange>
                </w:rPr>
                <w:t>1.27</w:t>
              </w:r>
            </w:ins>
            <w:ins w:id="15011" w:author="Mohammad Nayeem Hasan" w:date="2023-01-21T03:46:00Z">
              <w:r>
                <w:rPr>
                  <w:rFonts w:ascii="Times New Roman" w:hAnsi="Times New Roman" w:cs="Times New Roman"/>
                  <w:sz w:val="20"/>
                  <w:szCs w:val="20"/>
                </w:rPr>
                <w:t xml:space="preserve"> (</w:t>
              </w:r>
              <w:r w:rsidRPr="00F13B5B">
                <w:rPr>
                  <w:rFonts w:ascii="Times New Roman" w:hAnsi="Times New Roman" w:cs="Times New Roman"/>
                  <w:sz w:val="20"/>
                  <w:szCs w:val="20"/>
                </w:rPr>
                <w:t>0.99, 1.63</w:t>
              </w:r>
              <w:r>
                <w:rPr>
                  <w:rFonts w:ascii="Times New Roman" w:hAnsi="Times New Roman" w:cs="Times New Roman"/>
                  <w:sz w:val="20"/>
                  <w:szCs w:val="20"/>
                </w:rPr>
                <w:t>)</w:t>
              </w:r>
            </w:ins>
          </w:p>
        </w:tc>
        <w:tc>
          <w:tcPr>
            <w:tcW w:w="529" w:type="pct"/>
            <w:vAlign w:val="center"/>
            <w:tcPrChange w:id="15012" w:author="Mohammad Nayeem Hasan" w:date="2023-01-21T12:41:00Z">
              <w:tcPr>
                <w:tcW w:w="529" w:type="pct"/>
                <w:gridSpan w:val="2"/>
                <w:vAlign w:val="center"/>
              </w:tcPr>
            </w:tcPrChange>
          </w:tcPr>
          <w:p w14:paraId="1A4FADEE" w14:textId="77777777" w:rsidR="001D6F0C" w:rsidRPr="00C91A19" w:rsidRDefault="001D6F0C" w:rsidP="001D6F0C">
            <w:pPr>
              <w:rPr>
                <w:ins w:id="15013" w:author="Mohammad Nayeem Hasan" w:date="2023-01-21T00:39:00Z"/>
                <w:rFonts w:ascii="Times New Roman" w:hAnsi="Times New Roman" w:cs="Times New Roman"/>
                <w:sz w:val="20"/>
                <w:szCs w:val="20"/>
                <w:rPrChange w:id="15014" w:author="Mohammad Nayeem Hasan" w:date="2023-01-21T03:28:00Z">
                  <w:rPr>
                    <w:ins w:id="15015" w:author="Mohammad Nayeem Hasan" w:date="2023-01-21T00:39:00Z"/>
                    <w:rFonts w:ascii="Times New Roman" w:hAnsi="Times New Roman" w:cs="Times New Roman"/>
                    <w:sz w:val="24"/>
                    <w:szCs w:val="24"/>
                  </w:rPr>
                </w:rPrChange>
              </w:rPr>
              <w:pPrChange w:id="15016" w:author="Mohammad Nayeem Hasan" w:date="2023-01-21T14:56:00Z">
                <w:pPr>
                  <w:jc w:val="both"/>
                </w:pPr>
              </w:pPrChange>
            </w:pPr>
            <w:ins w:id="15017" w:author="Mohammad Nayeem Hasan" w:date="2023-01-21T00:39:00Z">
              <w:r w:rsidRPr="00C91A19">
                <w:rPr>
                  <w:rFonts w:ascii="Times New Roman" w:hAnsi="Times New Roman" w:cs="Times New Roman"/>
                  <w:sz w:val="20"/>
                  <w:szCs w:val="20"/>
                  <w:rPrChange w:id="15018" w:author="Mohammad Nayeem Hasan" w:date="2023-01-21T03:28:00Z">
                    <w:rPr>
                      <w:rFonts w:ascii="Times New Roman" w:hAnsi="Times New Roman" w:cs="Times New Roman"/>
                      <w:sz w:val="24"/>
                      <w:szCs w:val="24"/>
                    </w:rPr>
                  </w:rPrChange>
                </w:rPr>
                <w:t>0.063</w:t>
              </w:r>
            </w:ins>
          </w:p>
        </w:tc>
        <w:tc>
          <w:tcPr>
            <w:tcW w:w="914" w:type="pct"/>
            <w:vAlign w:val="center"/>
            <w:tcPrChange w:id="15019" w:author="Mohammad Nayeem Hasan" w:date="2023-01-21T12:41:00Z">
              <w:tcPr>
                <w:tcW w:w="770" w:type="pct"/>
                <w:gridSpan w:val="2"/>
                <w:vAlign w:val="center"/>
              </w:tcPr>
            </w:tcPrChange>
          </w:tcPr>
          <w:p w14:paraId="7DD052CE" w14:textId="3E2D6FC3" w:rsidR="001D6F0C" w:rsidRPr="00C91A19" w:rsidRDefault="001D6F0C" w:rsidP="001D6F0C">
            <w:pPr>
              <w:rPr>
                <w:ins w:id="15020" w:author="Mohammad Nayeem Hasan" w:date="2023-01-21T00:39:00Z"/>
                <w:rFonts w:ascii="Times New Roman" w:hAnsi="Times New Roman" w:cs="Times New Roman"/>
                <w:sz w:val="20"/>
                <w:szCs w:val="20"/>
                <w:rPrChange w:id="15021" w:author="Mohammad Nayeem Hasan" w:date="2023-01-21T03:28:00Z">
                  <w:rPr>
                    <w:ins w:id="15022" w:author="Mohammad Nayeem Hasan" w:date="2023-01-21T00:39:00Z"/>
                    <w:rFonts w:ascii="Times New Roman" w:hAnsi="Times New Roman" w:cs="Times New Roman"/>
                    <w:sz w:val="24"/>
                    <w:szCs w:val="24"/>
                  </w:rPr>
                </w:rPrChange>
              </w:rPr>
              <w:pPrChange w:id="15023" w:author="Mohammad Nayeem Hasan" w:date="2023-01-21T14:56:00Z">
                <w:pPr>
                  <w:jc w:val="both"/>
                </w:pPr>
              </w:pPrChange>
            </w:pPr>
            <w:ins w:id="15024" w:author="Mohammad Nayeem Hasan" w:date="2023-01-21T00:39:00Z">
              <w:r w:rsidRPr="00C91A19">
                <w:rPr>
                  <w:rFonts w:ascii="Times New Roman" w:hAnsi="Times New Roman" w:cs="Times New Roman"/>
                  <w:sz w:val="20"/>
                  <w:szCs w:val="20"/>
                  <w:rPrChange w:id="15025" w:author="Mohammad Nayeem Hasan" w:date="2023-01-21T03:28:00Z">
                    <w:rPr>
                      <w:rFonts w:ascii="Times New Roman" w:hAnsi="Times New Roman" w:cs="Times New Roman"/>
                      <w:sz w:val="24"/>
                      <w:szCs w:val="24"/>
                    </w:rPr>
                  </w:rPrChange>
                </w:rPr>
                <w:t>0.</w:t>
              </w:r>
            </w:ins>
            <w:ins w:id="15026" w:author="Mohammad Nayeem Hasan" w:date="2023-01-27T20:04:00Z">
              <w:r w:rsidR="00A90AA3">
                <w:rPr>
                  <w:rFonts w:ascii="Times New Roman" w:hAnsi="Times New Roman" w:cs="Times New Roman"/>
                  <w:sz w:val="20"/>
                  <w:szCs w:val="20"/>
                </w:rPr>
                <w:t>67</w:t>
              </w:r>
            </w:ins>
            <w:ins w:id="15027" w:author="Mohammad Nayeem Hasan" w:date="2023-01-21T03:52:00Z">
              <w:r>
                <w:rPr>
                  <w:rFonts w:ascii="Times New Roman" w:hAnsi="Times New Roman" w:cs="Times New Roman"/>
                  <w:sz w:val="20"/>
                  <w:szCs w:val="20"/>
                </w:rPr>
                <w:t xml:space="preserve"> (</w:t>
              </w:r>
              <w:r w:rsidRPr="00F13B5B">
                <w:rPr>
                  <w:rFonts w:ascii="Times New Roman" w:hAnsi="Times New Roman" w:cs="Times New Roman"/>
                  <w:sz w:val="20"/>
                  <w:szCs w:val="20"/>
                </w:rPr>
                <w:t>0.</w:t>
              </w:r>
            </w:ins>
            <w:ins w:id="15028" w:author="Mohammad Nayeem Hasan" w:date="2023-01-27T20:05:00Z">
              <w:r w:rsidR="00A90AA3">
                <w:rPr>
                  <w:rFonts w:ascii="Times New Roman" w:hAnsi="Times New Roman" w:cs="Times New Roman"/>
                  <w:sz w:val="20"/>
                  <w:szCs w:val="20"/>
                </w:rPr>
                <w:t>27</w:t>
              </w:r>
            </w:ins>
            <w:ins w:id="15029" w:author="Mohammad Nayeem Hasan" w:date="2023-01-21T03:52:00Z">
              <w:r w:rsidRPr="00F13B5B">
                <w:rPr>
                  <w:rFonts w:ascii="Times New Roman" w:hAnsi="Times New Roman" w:cs="Times New Roman"/>
                  <w:sz w:val="20"/>
                  <w:szCs w:val="20"/>
                </w:rPr>
                <w:t>, 1.</w:t>
              </w:r>
            </w:ins>
            <w:ins w:id="15030" w:author="Mohammad Nayeem Hasan" w:date="2023-01-27T20:06:00Z">
              <w:r w:rsidR="00A90AA3">
                <w:rPr>
                  <w:rFonts w:ascii="Times New Roman" w:hAnsi="Times New Roman" w:cs="Times New Roman"/>
                  <w:sz w:val="20"/>
                  <w:szCs w:val="20"/>
                </w:rPr>
                <w:t>63</w:t>
              </w:r>
            </w:ins>
            <w:ins w:id="15031" w:author="Mohammad Nayeem Hasan" w:date="2023-01-21T03:52:00Z">
              <w:r>
                <w:rPr>
                  <w:rFonts w:ascii="Times New Roman" w:hAnsi="Times New Roman" w:cs="Times New Roman"/>
                  <w:sz w:val="20"/>
                  <w:szCs w:val="20"/>
                </w:rPr>
                <w:t>)</w:t>
              </w:r>
            </w:ins>
          </w:p>
        </w:tc>
        <w:tc>
          <w:tcPr>
            <w:tcW w:w="481" w:type="pct"/>
            <w:vAlign w:val="center"/>
            <w:tcPrChange w:id="15032" w:author="Mohammad Nayeem Hasan" w:date="2023-01-21T12:41:00Z">
              <w:tcPr>
                <w:tcW w:w="481" w:type="pct"/>
                <w:gridSpan w:val="2"/>
                <w:vAlign w:val="center"/>
              </w:tcPr>
            </w:tcPrChange>
          </w:tcPr>
          <w:p w14:paraId="4240BECA" w14:textId="7412D8B8" w:rsidR="001D6F0C" w:rsidRPr="00C91A19" w:rsidRDefault="001D6F0C" w:rsidP="001D6F0C">
            <w:pPr>
              <w:rPr>
                <w:ins w:id="15033" w:author="Mohammad Nayeem Hasan" w:date="2023-01-21T00:39:00Z"/>
                <w:rFonts w:ascii="Times New Roman" w:hAnsi="Times New Roman" w:cs="Times New Roman"/>
                <w:sz w:val="20"/>
                <w:szCs w:val="20"/>
                <w:rPrChange w:id="15034" w:author="Mohammad Nayeem Hasan" w:date="2023-01-21T03:28:00Z">
                  <w:rPr>
                    <w:ins w:id="15035" w:author="Mohammad Nayeem Hasan" w:date="2023-01-21T00:39:00Z"/>
                    <w:rFonts w:ascii="Times New Roman" w:hAnsi="Times New Roman" w:cs="Times New Roman"/>
                    <w:sz w:val="24"/>
                    <w:szCs w:val="24"/>
                  </w:rPr>
                </w:rPrChange>
              </w:rPr>
              <w:pPrChange w:id="15036" w:author="Mohammad Nayeem Hasan" w:date="2023-01-21T14:56:00Z">
                <w:pPr>
                  <w:jc w:val="both"/>
                </w:pPr>
              </w:pPrChange>
            </w:pPr>
            <w:ins w:id="15037" w:author="Mohammad Nayeem Hasan" w:date="2023-01-21T00:39:00Z">
              <w:r w:rsidRPr="00C91A19">
                <w:rPr>
                  <w:rFonts w:ascii="Times New Roman" w:hAnsi="Times New Roman" w:cs="Times New Roman"/>
                  <w:sz w:val="20"/>
                  <w:szCs w:val="20"/>
                  <w:rPrChange w:id="15038" w:author="Mohammad Nayeem Hasan" w:date="2023-01-21T03:28:00Z">
                    <w:rPr>
                      <w:rFonts w:ascii="Times New Roman" w:hAnsi="Times New Roman" w:cs="Times New Roman"/>
                      <w:sz w:val="24"/>
                      <w:szCs w:val="24"/>
                    </w:rPr>
                  </w:rPrChange>
                </w:rPr>
                <w:t>0.</w:t>
              </w:r>
            </w:ins>
            <w:ins w:id="15039" w:author="Mohammad Nayeem Hasan" w:date="2023-01-27T20:08:00Z">
              <w:r w:rsidR="00A90AA3">
                <w:rPr>
                  <w:rFonts w:ascii="Times New Roman" w:hAnsi="Times New Roman" w:cs="Times New Roman"/>
                  <w:sz w:val="20"/>
                  <w:szCs w:val="20"/>
                </w:rPr>
                <w:t>375</w:t>
              </w:r>
            </w:ins>
          </w:p>
        </w:tc>
        <w:tc>
          <w:tcPr>
            <w:tcW w:w="963" w:type="pct"/>
            <w:vAlign w:val="center"/>
            <w:tcPrChange w:id="15040" w:author="Mohammad Nayeem Hasan" w:date="2023-01-21T12:41:00Z">
              <w:tcPr>
                <w:tcW w:w="1169" w:type="pct"/>
                <w:gridSpan w:val="3"/>
                <w:vAlign w:val="center"/>
              </w:tcPr>
            </w:tcPrChange>
          </w:tcPr>
          <w:p w14:paraId="48E41975" w14:textId="5D51B261" w:rsidR="001D6F0C" w:rsidRPr="00C91A19" w:rsidRDefault="001D6F0C" w:rsidP="001D6F0C">
            <w:pPr>
              <w:rPr>
                <w:ins w:id="15041" w:author="Mohammad Nayeem Hasan" w:date="2023-01-21T00:39:00Z"/>
                <w:rFonts w:ascii="Times New Roman" w:hAnsi="Times New Roman" w:cs="Times New Roman"/>
                <w:sz w:val="20"/>
                <w:szCs w:val="20"/>
                <w:rPrChange w:id="15042" w:author="Mohammad Nayeem Hasan" w:date="2023-01-21T03:28:00Z">
                  <w:rPr>
                    <w:ins w:id="15043" w:author="Mohammad Nayeem Hasan" w:date="2023-01-21T00:39:00Z"/>
                    <w:rFonts w:ascii="Times New Roman" w:hAnsi="Times New Roman" w:cs="Times New Roman"/>
                    <w:sz w:val="24"/>
                    <w:szCs w:val="24"/>
                  </w:rPr>
                </w:rPrChange>
              </w:rPr>
              <w:pPrChange w:id="15044" w:author="Mohammad Nayeem Hasan" w:date="2023-01-21T14:56:00Z">
                <w:pPr>
                  <w:jc w:val="both"/>
                </w:pPr>
              </w:pPrChange>
            </w:pPr>
            <w:ins w:id="15045" w:author="Mohammad Nayeem Hasan" w:date="2023-01-21T00:39:00Z">
              <w:r w:rsidRPr="00C91A19">
                <w:rPr>
                  <w:rFonts w:ascii="Times New Roman" w:hAnsi="Times New Roman" w:cs="Times New Roman"/>
                  <w:sz w:val="20"/>
                  <w:szCs w:val="20"/>
                  <w:rPrChange w:id="15046" w:author="Mohammad Nayeem Hasan" w:date="2023-01-21T03:28:00Z">
                    <w:rPr>
                      <w:rFonts w:ascii="Times New Roman" w:hAnsi="Times New Roman" w:cs="Times New Roman"/>
                      <w:sz w:val="24"/>
                      <w:szCs w:val="24"/>
                    </w:rPr>
                  </w:rPrChange>
                </w:rPr>
                <w:t>2.51</w:t>
              </w:r>
            </w:ins>
            <w:ins w:id="15047" w:author="Mohammad Nayeem Hasan" w:date="2023-01-21T04:00:00Z">
              <w:r>
                <w:rPr>
                  <w:rFonts w:ascii="Times New Roman" w:hAnsi="Times New Roman" w:cs="Times New Roman"/>
                  <w:sz w:val="20"/>
                  <w:szCs w:val="20"/>
                </w:rPr>
                <w:t xml:space="preserve"> (</w:t>
              </w:r>
              <w:r w:rsidRPr="00F13B5B">
                <w:rPr>
                  <w:rFonts w:ascii="Times New Roman" w:hAnsi="Times New Roman" w:cs="Times New Roman"/>
                  <w:sz w:val="20"/>
                  <w:szCs w:val="20"/>
                </w:rPr>
                <w:t>1.74, 3.63</w:t>
              </w:r>
              <w:r>
                <w:rPr>
                  <w:rFonts w:ascii="Times New Roman" w:hAnsi="Times New Roman" w:cs="Times New Roman"/>
                  <w:sz w:val="20"/>
                  <w:szCs w:val="20"/>
                </w:rPr>
                <w:t>)</w:t>
              </w:r>
            </w:ins>
          </w:p>
        </w:tc>
        <w:tc>
          <w:tcPr>
            <w:tcW w:w="478" w:type="pct"/>
            <w:vAlign w:val="center"/>
            <w:tcPrChange w:id="15048" w:author="Mohammad Nayeem Hasan" w:date="2023-01-21T12:41:00Z">
              <w:tcPr>
                <w:tcW w:w="417" w:type="pct"/>
                <w:vAlign w:val="center"/>
              </w:tcPr>
            </w:tcPrChange>
          </w:tcPr>
          <w:p w14:paraId="41C8EACB" w14:textId="77777777" w:rsidR="001D6F0C" w:rsidRPr="00C91A19" w:rsidRDefault="001D6F0C" w:rsidP="001D6F0C">
            <w:pPr>
              <w:rPr>
                <w:ins w:id="15049" w:author="Mohammad Nayeem Hasan" w:date="2023-01-21T00:39:00Z"/>
                <w:rFonts w:ascii="Times New Roman" w:hAnsi="Times New Roman" w:cs="Times New Roman"/>
                <w:b/>
                <w:bCs/>
                <w:sz w:val="20"/>
                <w:szCs w:val="20"/>
                <w:rPrChange w:id="15050" w:author="Mohammad Nayeem Hasan" w:date="2023-01-21T03:28:00Z">
                  <w:rPr>
                    <w:ins w:id="15051" w:author="Mohammad Nayeem Hasan" w:date="2023-01-21T00:39:00Z"/>
                    <w:rFonts w:ascii="Times New Roman" w:hAnsi="Times New Roman" w:cs="Times New Roman"/>
                    <w:b/>
                    <w:bCs/>
                    <w:sz w:val="24"/>
                    <w:szCs w:val="24"/>
                  </w:rPr>
                </w:rPrChange>
              </w:rPr>
              <w:pPrChange w:id="15052" w:author="Mohammad Nayeem Hasan" w:date="2023-01-21T14:56:00Z">
                <w:pPr>
                  <w:jc w:val="both"/>
                </w:pPr>
              </w:pPrChange>
            </w:pPr>
            <w:ins w:id="15053" w:author="Mohammad Nayeem Hasan" w:date="2023-01-21T00:39:00Z">
              <w:r w:rsidRPr="00C91A19">
                <w:rPr>
                  <w:rFonts w:ascii="Times New Roman" w:hAnsi="Times New Roman" w:cs="Times New Roman"/>
                  <w:b/>
                  <w:bCs/>
                  <w:sz w:val="20"/>
                  <w:szCs w:val="20"/>
                  <w:rPrChange w:id="15054" w:author="Mohammad Nayeem Hasan" w:date="2023-01-21T03:28:00Z">
                    <w:rPr>
                      <w:rFonts w:ascii="Times New Roman" w:hAnsi="Times New Roman" w:cs="Times New Roman"/>
                      <w:b/>
                      <w:bCs/>
                      <w:sz w:val="24"/>
                      <w:szCs w:val="24"/>
                    </w:rPr>
                  </w:rPrChange>
                </w:rPr>
                <w:t>&lt;0.001</w:t>
              </w:r>
            </w:ins>
          </w:p>
        </w:tc>
      </w:tr>
      <w:tr w:rsidR="001D6F0C" w:rsidRPr="00786204" w14:paraId="066351A1" w14:textId="77777777" w:rsidTr="00A67133">
        <w:trPr>
          <w:trHeight w:val="138"/>
          <w:jc w:val="center"/>
          <w:ins w:id="15055" w:author="Mohammad Nayeem Hasan" w:date="2023-01-21T00:39:00Z"/>
          <w:trPrChange w:id="15056" w:author="Mohammad Nayeem Hasan" w:date="2023-01-21T12:41:00Z">
            <w:trPr>
              <w:trHeight w:val="138"/>
              <w:jc w:val="center"/>
            </w:trPr>
          </w:trPrChange>
        </w:trPr>
        <w:tc>
          <w:tcPr>
            <w:tcW w:w="751" w:type="pct"/>
            <w:vAlign w:val="center"/>
            <w:tcPrChange w:id="15057" w:author="Mohammad Nayeem Hasan" w:date="2023-01-21T12:41:00Z">
              <w:tcPr>
                <w:tcW w:w="751" w:type="pct"/>
                <w:vAlign w:val="center"/>
              </w:tcPr>
            </w:tcPrChange>
          </w:tcPr>
          <w:p w14:paraId="788C8C4C" w14:textId="77777777" w:rsidR="001D6F0C" w:rsidRPr="00C91A19" w:rsidRDefault="001D6F0C" w:rsidP="001D6F0C">
            <w:pPr>
              <w:rPr>
                <w:ins w:id="15058" w:author="Mohammad Nayeem Hasan" w:date="2023-01-21T00:39:00Z"/>
                <w:rFonts w:ascii="Times New Roman" w:hAnsi="Times New Roman" w:cs="Times New Roman"/>
                <w:sz w:val="20"/>
                <w:szCs w:val="20"/>
                <w:rPrChange w:id="15059" w:author="Mohammad Nayeem Hasan" w:date="2023-01-21T03:28:00Z">
                  <w:rPr>
                    <w:ins w:id="15060" w:author="Mohammad Nayeem Hasan" w:date="2023-01-21T00:39:00Z"/>
                    <w:rFonts w:ascii="Times New Roman" w:hAnsi="Times New Roman" w:cs="Times New Roman"/>
                    <w:sz w:val="24"/>
                    <w:szCs w:val="24"/>
                  </w:rPr>
                </w:rPrChange>
              </w:rPr>
              <w:pPrChange w:id="15061" w:author="Mohammad Nayeem Hasan" w:date="2023-01-21T14:56:00Z">
                <w:pPr>
                  <w:jc w:val="both"/>
                </w:pPr>
              </w:pPrChange>
            </w:pPr>
            <w:ins w:id="15062" w:author="Mohammad Nayeem Hasan" w:date="2023-01-21T00:39:00Z">
              <w:r w:rsidRPr="00C91A19">
                <w:rPr>
                  <w:rFonts w:ascii="Times New Roman" w:hAnsi="Times New Roman" w:cs="Times New Roman"/>
                  <w:sz w:val="20"/>
                  <w:szCs w:val="20"/>
                  <w:rPrChange w:id="15063" w:author="Mohammad Nayeem Hasan" w:date="2023-01-21T03:28:00Z">
                    <w:rPr>
                      <w:rFonts w:ascii="Times New Roman" w:hAnsi="Times New Roman" w:cs="Times New Roman"/>
                      <w:sz w:val="24"/>
                      <w:szCs w:val="24"/>
                    </w:rPr>
                  </w:rPrChange>
                </w:rPr>
                <w:t>Chattogram</w:t>
              </w:r>
            </w:ins>
          </w:p>
        </w:tc>
        <w:tc>
          <w:tcPr>
            <w:tcW w:w="884" w:type="pct"/>
            <w:vAlign w:val="center"/>
            <w:tcPrChange w:id="15064" w:author="Mohammad Nayeem Hasan" w:date="2023-01-21T12:41:00Z">
              <w:tcPr>
                <w:tcW w:w="883" w:type="pct"/>
                <w:vAlign w:val="center"/>
              </w:tcPr>
            </w:tcPrChange>
          </w:tcPr>
          <w:p w14:paraId="42EF3E77" w14:textId="37D93015" w:rsidR="001D6F0C" w:rsidRPr="00C91A19" w:rsidRDefault="001D6F0C" w:rsidP="001D6F0C">
            <w:pPr>
              <w:rPr>
                <w:ins w:id="15065" w:author="Mohammad Nayeem Hasan" w:date="2023-01-21T00:39:00Z"/>
                <w:rFonts w:ascii="Times New Roman" w:hAnsi="Times New Roman" w:cs="Times New Roman"/>
                <w:sz w:val="20"/>
                <w:szCs w:val="20"/>
                <w:rPrChange w:id="15066" w:author="Mohammad Nayeem Hasan" w:date="2023-01-21T03:28:00Z">
                  <w:rPr>
                    <w:ins w:id="15067" w:author="Mohammad Nayeem Hasan" w:date="2023-01-21T00:39:00Z"/>
                    <w:rFonts w:ascii="Times New Roman" w:hAnsi="Times New Roman" w:cs="Times New Roman"/>
                    <w:sz w:val="24"/>
                    <w:szCs w:val="24"/>
                  </w:rPr>
                </w:rPrChange>
              </w:rPr>
              <w:pPrChange w:id="15068" w:author="Mohammad Nayeem Hasan" w:date="2023-01-21T14:56:00Z">
                <w:pPr>
                  <w:jc w:val="both"/>
                </w:pPr>
              </w:pPrChange>
            </w:pPr>
            <w:ins w:id="15069" w:author="Mohammad Nayeem Hasan" w:date="2023-01-21T00:39:00Z">
              <w:r w:rsidRPr="00C91A19">
                <w:rPr>
                  <w:rFonts w:ascii="Times New Roman" w:hAnsi="Times New Roman" w:cs="Times New Roman"/>
                  <w:sz w:val="20"/>
                  <w:szCs w:val="20"/>
                  <w:rPrChange w:id="15070" w:author="Mohammad Nayeem Hasan" w:date="2023-01-21T03:28:00Z">
                    <w:rPr>
                      <w:rFonts w:ascii="Times New Roman" w:hAnsi="Times New Roman" w:cs="Times New Roman"/>
                      <w:sz w:val="24"/>
                      <w:szCs w:val="24"/>
                    </w:rPr>
                  </w:rPrChange>
                </w:rPr>
                <w:t>1.09</w:t>
              </w:r>
            </w:ins>
            <w:ins w:id="15071" w:author="Mohammad Nayeem Hasan" w:date="2023-01-21T03:46:00Z">
              <w:r>
                <w:rPr>
                  <w:rFonts w:ascii="Times New Roman" w:hAnsi="Times New Roman" w:cs="Times New Roman"/>
                  <w:sz w:val="20"/>
                  <w:szCs w:val="20"/>
                </w:rPr>
                <w:t xml:space="preserve"> (</w:t>
              </w:r>
              <w:r w:rsidRPr="00F13B5B">
                <w:rPr>
                  <w:rFonts w:ascii="Times New Roman" w:hAnsi="Times New Roman" w:cs="Times New Roman"/>
                  <w:sz w:val="20"/>
                  <w:szCs w:val="20"/>
                </w:rPr>
                <w:t>0.87, 1.36</w:t>
              </w:r>
              <w:r>
                <w:rPr>
                  <w:rFonts w:ascii="Times New Roman" w:hAnsi="Times New Roman" w:cs="Times New Roman"/>
                  <w:sz w:val="20"/>
                  <w:szCs w:val="20"/>
                </w:rPr>
                <w:t>)</w:t>
              </w:r>
            </w:ins>
          </w:p>
        </w:tc>
        <w:tc>
          <w:tcPr>
            <w:tcW w:w="529" w:type="pct"/>
            <w:vAlign w:val="center"/>
            <w:tcPrChange w:id="15072" w:author="Mohammad Nayeem Hasan" w:date="2023-01-21T12:41:00Z">
              <w:tcPr>
                <w:tcW w:w="529" w:type="pct"/>
                <w:gridSpan w:val="2"/>
                <w:vAlign w:val="center"/>
              </w:tcPr>
            </w:tcPrChange>
          </w:tcPr>
          <w:p w14:paraId="7109A506" w14:textId="77777777" w:rsidR="001D6F0C" w:rsidRPr="00C91A19" w:rsidRDefault="001D6F0C" w:rsidP="001D6F0C">
            <w:pPr>
              <w:rPr>
                <w:ins w:id="15073" w:author="Mohammad Nayeem Hasan" w:date="2023-01-21T00:39:00Z"/>
                <w:rFonts w:ascii="Times New Roman" w:hAnsi="Times New Roman" w:cs="Times New Roman"/>
                <w:sz w:val="20"/>
                <w:szCs w:val="20"/>
                <w:rPrChange w:id="15074" w:author="Mohammad Nayeem Hasan" w:date="2023-01-21T03:28:00Z">
                  <w:rPr>
                    <w:ins w:id="15075" w:author="Mohammad Nayeem Hasan" w:date="2023-01-21T00:39:00Z"/>
                    <w:rFonts w:ascii="Times New Roman" w:hAnsi="Times New Roman" w:cs="Times New Roman"/>
                    <w:sz w:val="24"/>
                    <w:szCs w:val="24"/>
                  </w:rPr>
                </w:rPrChange>
              </w:rPr>
              <w:pPrChange w:id="15076" w:author="Mohammad Nayeem Hasan" w:date="2023-01-21T14:56:00Z">
                <w:pPr>
                  <w:jc w:val="both"/>
                </w:pPr>
              </w:pPrChange>
            </w:pPr>
            <w:ins w:id="15077" w:author="Mohammad Nayeem Hasan" w:date="2023-01-21T00:39:00Z">
              <w:r w:rsidRPr="00C91A19">
                <w:rPr>
                  <w:rFonts w:ascii="Times New Roman" w:hAnsi="Times New Roman" w:cs="Times New Roman"/>
                  <w:sz w:val="20"/>
                  <w:szCs w:val="20"/>
                  <w:rPrChange w:id="15078" w:author="Mohammad Nayeem Hasan" w:date="2023-01-21T03:28:00Z">
                    <w:rPr>
                      <w:rFonts w:ascii="Times New Roman" w:hAnsi="Times New Roman" w:cs="Times New Roman"/>
                      <w:sz w:val="24"/>
                      <w:szCs w:val="24"/>
                    </w:rPr>
                  </w:rPrChange>
                </w:rPr>
                <w:t>0.439</w:t>
              </w:r>
            </w:ins>
          </w:p>
        </w:tc>
        <w:tc>
          <w:tcPr>
            <w:tcW w:w="914" w:type="pct"/>
            <w:vAlign w:val="center"/>
            <w:tcPrChange w:id="15079" w:author="Mohammad Nayeem Hasan" w:date="2023-01-21T12:41:00Z">
              <w:tcPr>
                <w:tcW w:w="770" w:type="pct"/>
                <w:gridSpan w:val="2"/>
                <w:vAlign w:val="center"/>
              </w:tcPr>
            </w:tcPrChange>
          </w:tcPr>
          <w:p w14:paraId="1A0CC0E8" w14:textId="02A438EC" w:rsidR="001D6F0C" w:rsidRPr="00C91A19" w:rsidRDefault="001D6F0C" w:rsidP="001D6F0C">
            <w:pPr>
              <w:rPr>
                <w:ins w:id="15080" w:author="Mohammad Nayeem Hasan" w:date="2023-01-21T00:39:00Z"/>
                <w:rFonts w:ascii="Times New Roman" w:hAnsi="Times New Roman" w:cs="Times New Roman"/>
                <w:sz w:val="20"/>
                <w:szCs w:val="20"/>
                <w:rPrChange w:id="15081" w:author="Mohammad Nayeem Hasan" w:date="2023-01-21T03:28:00Z">
                  <w:rPr>
                    <w:ins w:id="15082" w:author="Mohammad Nayeem Hasan" w:date="2023-01-21T00:39:00Z"/>
                    <w:rFonts w:ascii="Times New Roman" w:hAnsi="Times New Roman" w:cs="Times New Roman"/>
                    <w:sz w:val="24"/>
                    <w:szCs w:val="24"/>
                  </w:rPr>
                </w:rPrChange>
              </w:rPr>
              <w:pPrChange w:id="15083" w:author="Mohammad Nayeem Hasan" w:date="2023-01-21T14:56:00Z">
                <w:pPr>
                  <w:jc w:val="both"/>
                </w:pPr>
              </w:pPrChange>
            </w:pPr>
            <w:ins w:id="15084" w:author="Mohammad Nayeem Hasan" w:date="2023-01-21T00:39:00Z">
              <w:r w:rsidRPr="00C91A19">
                <w:rPr>
                  <w:rFonts w:ascii="Times New Roman" w:hAnsi="Times New Roman" w:cs="Times New Roman"/>
                  <w:sz w:val="20"/>
                  <w:szCs w:val="20"/>
                  <w:rPrChange w:id="15085" w:author="Mohammad Nayeem Hasan" w:date="2023-01-21T03:28:00Z">
                    <w:rPr>
                      <w:rFonts w:ascii="Times New Roman" w:hAnsi="Times New Roman" w:cs="Times New Roman"/>
                      <w:sz w:val="24"/>
                      <w:szCs w:val="24"/>
                    </w:rPr>
                  </w:rPrChange>
                </w:rPr>
                <w:t>1.0</w:t>
              </w:r>
            </w:ins>
            <w:ins w:id="15086" w:author="Mohammad Nayeem Hasan" w:date="2023-01-27T20:04:00Z">
              <w:r w:rsidR="00A90AA3">
                <w:rPr>
                  <w:rFonts w:ascii="Times New Roman" w:hAnsi="Times New Roman" w:cs="Times New Roman"/>
                  <w:sz w:val="20"/>
                  <w:szCs w:val="20"/>
                </w:rPr>
                <w:t>1</w:t>
              </w:r>
            </w:ins>
            <w:ins w:id="15087" w:author="Mohammad Nayeem Hasan" w:date="2023-01-21T03:52:00Z">
              <w:r>
                <w:rPr>
                  <w:rFonts w:ascii="Times New Roman" w:hAnsi="Times New Roman" w:cs="Times New Roman"/>
                  <w:sz w:val="20"/>
                  <w:szCs w:val="20"/>
                </w:rPr>
                <w:t xml:space="preserve"> (</w:t>
              </w:r>
              <w:r w:rsidRPr="00F13B5B">
                <w:rPr>
                  <w:rFonts w:ascii="Times New Roman" w:hAnsi="Times New Roman" w:cs="Times New Roman"/>
                  <w:sz w:val="20"/>
                  <w:szCs w:val="20"/>
                </w:rPr>
                <w:t>0.</w:t>
              </w:r>
            </w:ins>
            <w:ins w:id="15088" w:author="Mohammad Nayeem Hasan" w:date="2023-01-27T20:06:00Z">
              <w:r w:rsidR="00A90AA3">
                <w:rPr>
                  <w:rFonts w:ascii="Times New Roman" w:hAnsi="Times New Roman" w:cs="Times New Roman"/>
                  <w:sz w:val="20"/>
                  <w:szCs w:val="20"/>
                </w:rPr>
                <w:t>47</w:t>
              </w:r>
            </w:ins>
            <w:ins w:id="15089" w:author="Mohammad Nayeem Hasan" w:date="2023-01-21T03:52:00Z">
              <w:r w:rsidRPr="00F13B5B">
                <w:rPr>
                  <w:rFonts w:ascii="Times New Roman" w:hAnsi="Times New Roman" w:cs="Times New Roman"/>
                  <w:sz w:val="20"/>
                  <w:szCs w:val="20"/>
                </w:rPr>
                <w:t>, 2.</w:t>
              </w:r>
            </w:ins>
            <w:ins w:id="15090" w:author="Mohammad Nayeem Hasan" w:date="2023-01-27T20:06:00Z">
              <w:r w:rsidR="00A90AA3">
                <w:rPr>
                  <w:rFonts w:ascii="Times New Roman" w:hAnsi="Times New Roman" w:cs="Times New Roman"/>
                  <w:sz w:val="20"/>
                  <w:szCs w:val="20"/>
                </w:rPr>
                <w:t>20</w:t>
              </w:r>
            </w:ins>
            <w:ins w:id="15091" w:author="Mohammad Nayeem Hasan" w:date="2023-01-21T03:52:00Z">
              <w:r>
                <w:rPr>
                  <w:rFonts w:ascii="Times New Roman" w:hAnsi="Times New Roman" w:cs="Times New Roman"/>
                  <w:sz w:val="20"/>
                  <w:szCs w:val="20"/>
                </w:rPr>
                <w:t>)</w:t>
              </w:r>
            </w:ins>
          </w:p>
        </w:tc>
        <w:tc>
          <w:tcPr>
            <w:tcW w:w="481" w:type="pct"/>
            <w:vAlign w:val="center"/>
            <w:tcPrChange w:id="15092" w:author="Mohammad Nayeem Hasan" w:date="2023-01-21T12:41:00Z">
              <w:tcPr>
                <w:tcW w:w="481" w:type="pct"/>
                <w:gridSpan w:val="2"/>
                <w:vAlign w:val="center"/>
              </w:tcPr>
            </w:tcPrChange>
          </w:tcPr>
          <w:p w14:paraId="2689CB7E" w14:textId="62518266" w:rsidR="001D6F0C" w:rsidRPr="00C91A19" w:rsidRDefault="001D6F0C" w:rsidP="001D6F0C">
            <w:pPr>
              <w:rPr>
                <w:ins w:id="15093" w:author="Mohammad Nayeem Hasan" w:date="2023-01-21T00:39:00Z"/>
                <w:rFonts w:ascii="Times New Roman" w:hAnsi="Times New Roman" w:cs="Times New Roman"/>
                <w:sz w:val="20"/>
                <w:szCs w:val="20"/>
                <w:rPrChange w:id="15094" w:author="Mohammad Nayeem Hasan" w:date="2023-01-21T03:28:00Z">
                  <w:rPr>
                    <w:ins w:id="15095" w:author="Mohammad Nayeem Hasan" w:date="2023-01-21T00:39:00Z"/>
                    <w:rFonts w:ascii="Times New Roman" w:hAnsi="Times New Roman" w:cs="Times New Roman"/>
                    <w:sz w:val="24"/>
                    <w:szCs w:val="24"/>
                  </w:rPr>
                </w:rPrChange>
              </w:rPr>
              <w:pPrChange w:id="15096" w:author="Mohammad Nayeem Hasan" w:date="2023-01-21T14:56:00Z">
                <w:pPr>
                  <w:jc w:val="both"/>
                </w:pPr>
              </w:pPrChange>
            </w:pPr>
            <w:ins w:id="15097" w:author="Mohammad Nayeem Hasan" w:date="2023-01-21T00:39:00Z">
              <w:r w:rsidRPr="00C91A19">
                <w:rPr>
                  <w:rFonts w:ascii="Times New Roman" w:hAnsi="Times New Roman" w:cs="Times New Roman"/>
                  <w:sz w:val="20"/>
                  <w:szCs w:val="20"/>
                  <w:rPrChange w:id="15098" w:author="Mohammad Nayeem Hasan" w:date="2023-01-21T03:28:00Z">
                    <w:rPr>
                      <w:rFonts w:ascii="Times New Roman" w:hAnsi="Times New Roman" w:cs="Times New Roman"/>
                      <w:sz w:val="24"/>
                      <w:szCs w:val="24"/>
                    </w:rPr>
                  </w:rPrChange>
                </w:rPr>
                <w:t>0.</w:t>
              </w:r>
            </w:ins>
            <w:ins w:id="15099" w:author="Mohammad Nayeem Hasan" w:date="2023-01-27T20:08:00Z">
              <w:r w:rsidR="00A90AA3">
                <w:rPr>
                  <w:rFonts w:ascii="Times New Roman" w:hAnsi="Times New Roman" w:cs="Times New Roman"/>
                  <w:sz w:val="20"/>
                  <w:szCs w:val="20"/>
                </w:rPr>
                <w:t>973</w:t>
              </w:r>
            </w:ins>
          </w:p>
        </w:tc>
        <w:tc>
          <w:tcPr>
            <w:tcW w:w="963" w:type="pct"/>
            <w:vAlign w:val="center"/>
            <w:tcPrChange w:id="15100" w:author="Mohammad Nayeem Hasan" w:date="2023-01-21T12:41:00Z">
              <w:tcPr>
                <w:tcW w:w="1169" w:type="pct"/>
                <w:gridSpan w:val="3"/>
                <w:vAlign w:val="center"/>
              </w:tcPr>
            </w:tcPrChange>
          </w:tcPr>
          <w:p w14:paraId="0F506DBA" w14:textId="2006B5AE" w:rsidR="001D6F0C" w:rsidRPr="00C91A19" w:rsidRDefault="001D6F0C" w:rsidP="001D6F0C">
            <w:pPr>
              <w:rPr>
                <w:ins w:id="15101" w:author="Mohammad Nayeem Hasan" w:date="2023-01-21T00:39:00Z"/>
                <w:rFonts w:ascii="Times New Roman" w:hAnsi="Times New Roman" w:cs="Times New Roman"/>
                <w:sz w:val="20"/>
                <w:szCs w:val="20"/>
                <w:rPrChange w:id="15102" w:author="Mohammad Nayeem Hasan" w:date="2023-01-21T03:28:00Z">
                  <w:rPr>
                    <w:ins w:id="15103" w:author="Mohammad Nayeem Hasan" w:date="2023-01-21T00:39:00Z"/>
                    <w:rFonts w:ascii="Times New Roman" w:hAnsi="Times New Roman" w:cs="Times New Roman"/>
                    <w:sz w:val="24"/>
                    <w:szCs w:val="24"/>
                  </w:rPr>
                </w:rPrChange>
              </w:rPr>
              <w:pPrChange w:id="15104" w:author="Mohammad Nayeem Hasan" w:date="2023-01-21T14:56:00Z">
                <w:pPr>
                  <w:jc w:val="both"/>
                </w:pPr>
              </w:pPrChange>
            </w:pPr>
            <w:ins w:id="15105" w:author="Mohammad Nayeem Hasan" w:date="2023-01-21T00:39:00Z">
              <w:r w:rsidRPr="00C91A19">
                <w:rPr>
                  <w:rFonts w:ascii="Times New Roman" w:hAnsi="Times New Roman" w:cs="Times New Roman"/>
                  <w:sz w:val="20"/>
                  <w:szCs w:val="20"/>
                  <w:rPrChange w:id="15106" w:author="Mohammad Nayeem Hasan" w:date="2023-01-21T03:28:00Z">
                    <w:rPr>
                      <w:rFonts w:ascii="Times New Roman" w:hAnsi="Times New Roman" w:cs="Times New Roman"/>
                      <w:sz w:val="24"/>
                      <w:szCs w:val="24"/>
                    </w:rPr>
                  </w:rPrChange>
                </w:rPr>
                <w:t>1.33</w:t>
              </w:r>
            </w:ins>
            <w:ins w:id="15107" w:author="Mohammad Nayeem Hasan" w:date="2023-01-21T04:00:00Z">
              <w:r>
                <w:rPr>
                  <w:rFonts w:ascii="Times New Roman" w:hAnsi="Times New Roman" w:cs="Times New Roman"/>
                  <w:sz w:val="20"/>
                  <w:szCs w:val="20"/>
                </w:rPr>
                <w:t xml:space="preserve"> (</w:t>
              </w:r>
              <w:r w:rsidRPr="00F13B5B">
                <w:rPr>
                  <w:rFonts w:ascii="Times New Roman" w:hAnsi="Times New Roman" w:cs="Times New Roman"/>
                  <w:sz w:val="20"/>
                  <w:szCs w:val="20"/>
                </w:rPr>
                <w:t>0.94, 1.90</w:t>
              </w:r>
              <w:r>
                <w:rPr>
                  <w:rFonts w:ascii="Times New Roman" w:hAnsi="Times New Roman" w:cs="Times New Roman"/>
                  <w:sz w:val="20"/>
                  <w:szCs w:val="20"/>
                </w:rPr>
                <w:t>)</w:t>
              </w:r>
            </w:ins>
          </w:p>
        </w:tc>
        <w:tc>
          <w:tcPr>
            <w:tcW w:w="478" w:type="pct"/>
            <w:vAlign w:val="center"/>
            <w:tcPrChange w:id="15108" w:author="Mohammad Nayeem Hasan" w:date="2023-01-21T12:41:00Z">
              <w:tcPr>
                <w:tcW w:w="417" w:type="pct"/>
                <w:vAlign w:val="center"/>
              </w:tcPr>
            </w:tcPrChange>
          </w:tcPr>
          <w:p w14:paraId="3B5E95F3" w14:textId="77777777" w:rsidR="001D6F0C" w:rsidRPr="00C91A19" w:rsidRDefault="001D6F0C" w:rsidP="001D6F0C">
            <w:pPr>
              <w:rPr>
                <w:ins w:id="15109" w:author="Mohammad Nayeem Hasan" w:date="2023-01-21T00:39:00Z"/>
                <w:rFonts w:ascii="Times New Roman" w:hAnsi="Times New Roman" w:cs="Times New Roman"/>
                <w:sz w:val="20"/>
                <w:szCs w:val="20"/>
                <w:rPrChange w:id="15110" w:author="Mohammad Nayeem Hasan" w:date="2023-01-21T03:28:00Z">
                  <w:rPr>
                    <w:ins w:id="15111" w:author="Mohammad Nayeem Hasan" w:date="2023-01-21T00:39:00Z"/>
                    <w:rFonts w:ascii="Times New Roman" w:hAnsi="Times New Roman" w:cs="Times New Roman"/>
                    <w:sz w:val="24"/>
                    <w:szCs w:val="24"/>
                  </w:rPr>
                </w:rPrChange>
              </w:rPr>
              <w:pPrChange w:id="15112" w:author="Mohammad Nayeem Hasan" w:date="2023-01-21T14:56:00Z">
                <w:pPr>
                  <w:jc w:val="both"/>
                </w:pPr>
              </w:pPrChange>
            </w:pPr>
            <w:ins w:id="15113" w:author="Mohammad Nayeem Hasan" w:date="2023-01-21T00:39:00Z">
              <w:r w:rsidRPr="00C91A19">
                <w:rPr>
                  <w:rFonts w:ascii="Times New Roman" w:hAnsi="Times New Roman" w:cs="Times New Roman"/>
                  <w:sz w:val="20"/>
                  <w:szCs w:val="20"/>
                  <w:rPrChange w:id="15114" w:author="Mohammad Nayeem Hasan" w:date="2023-01-21T03:28:00Z">
                    <w:rPr>
                      <w:rFonts w:ascii="Times New Roman" w:hAnsi="Times New Roman" w:cs="Times New Roman"/>
                      <w:sz w:val="24"/>
                      <w:szCs w:val="24"/>
                    </w:rPr>
                  </w:rPrChange>
                </w:rPr>
                <w:t>0.112</w:t>
              </w:r>
            </w:ins>
          </w:p>
        </w:tc>
      </w:tr>
      <w:tr w:rsidR="001D6F0C" w:rsidRPr="00786204" w14:paraId="164E1729" w14:textId="77777777" w:rsidTr="00A67133">
        <w:trPr>
          <w:trHeight w:val="138"/>
          <w:jc w:val="center"/>
          <w:ins w:id="15115" w:author="Mohammad Nayeem Hasan" w:date="2023-01-21T00:39:00Z"/>
          <w:trPrChange w:id="15116" w:author="Mohammad Nayeem Hasan" w:date="2023-01-21T12:41:00Z">
            <w:trPr>
              <w:trHeight w:val="138"/>
              <w:jc w:val="center"/>
            </w:trPr>
          </w:trPrChange>
        </w:trPr>
        <w:tc>
          <w:tcPr>
            <w:tcW w:w="751" w:type="pct"/>
            <w:vAlign w:val="center"/>
            <w:tcPrChange w:id="15117" w:author="Mohammad Nayeem Hasan" w:date="2023-01-21T12:41:00Z">
              <w:tcPr>
                <w:tcW w:w="751" w:type="pct"/>
                <w:vAlign w:val="center"/>
              </w:tcPr>
            </w:tcPrChange>
          </w:tcPr>
          <w:p w14:paraId="686CE067" w14:textId="77777777" w:rsidR="001D6F0C" w:rsidRPr="00C91A19" w:rsidRDefault="001D6F0C" w:rsidP="001D6F0C">
            <w:pPr>
              <w:rPr>
                <w:ins w:id="15118" w:author="Mohammad Nayeem Hasan" w:date="2023-01-21T00:39:00Z"/>
                <w:rFonts w:ascii="Times New Roman" w:hAnsi="Times New Roman" w:cs="Times New Roman"/>
                <w:sz w:val="20"/>
                <w:szCs w:val="20"/>
                <w:rPrChange w:id="15119" w:author="Mohammad Nayeem Hasan" w:date="2023-01-21T03:28:00Z">
                  <w:rPr>
                    <w:ins w:id="15120" w:author="Mohammad Nayeem Hasan" w:date="2023-01-21T00:39:00Z"/>
                    <w:rFonts w:ascii="Times New Roman" w:hAnsi="Times New Roman" w:cs="Times New Roman"/>
                    <w:sz w:val="24"/>
                    <w:szCs w:val="24"/>
                  </w:rPr>
                </w:rPrChange>
              </w:rPr>
              <w:pPrChange w:id="15121" w:author="Mohammad Nayeem Hasan" w:date="2023-01-21T14:56:00Z">
                <w:pPr>
                  <w:jc w:val="both"/>
                </w:pPr>
              </w:pPrChange>
            </w:pPr>
            <w:ins w:id="15122" w:author="Mohammad Nayeem Hasan" w:date="2023-01-21T00:39:00Z">
              <w:r w:rsidRPr="00C91A19">
                <w:rPr>
                  <w:rFonts w:ascii="Times New Roman" w:hAnsi="Times New Roman" w:cs="Times New Roman"/>
                  <w:sz w:val="20"/>
                  <w:szCs w:val="20"/>
                  <w:rPrChange w:id="15123" w:author="Mohammad Nayeem Hasan" w:date="2023-01-21T03:28:00Z">
                    <w:rPr>
                      <w:rFonts w:ascii="Times New Roman" w:hAnsi="Times New Roman" w:cs="Times New Roman"/>
                      <w:sz w:val="24"/>
                      <w:szCs w:val="24"/>
                    </w:rPr>
                  </w:rPrChange>
                </w:rPr>
                <w:t>Dhaka</w:t>
              </w:r>
            </w:ins>
          </w:p>
        </w:tc>
        <w:tc>
          <w:tcPr>
            <w:tcW w:w="884" w:type="pct"/>
            <w:vAlign w:val="center"/>
            <w:tcPrChange w:id="15124" w:author="Mohammad Nayeem Hasan" w:date="2023-01-21T12:41:00Z">
              <w:tcPr>
                <w:tcW w:w="883" w:type="pct"/>
                <w:vAlign w:val="center"/>
              </w:tcPr>
            </w:tcPrChange>
          </w:tcPr>
          <w:p w14:paraId="33E9D072" w14:textId="1544C4CE" w:rsidR="001D6F0C" w:rsidRPr="00C91A19" w:rsidRDefault="001D6F0C" w:rsidP="001D6F0C">
            <w:pPr>
              <w:rPr>
                <w:ins w:id="15125" w:author="Mohammad Nayeem Hasan" w:date="2023-01-21T00:39:00Z"/>
                <w:rFonts w:ascii="Times New Roman" w:hAnsi="Times New Roman" w:cs="Times New Roman"/>
                <w:sz w:val="20"/>
                <w:szCs w:val="20"/>
                <w:rPrChange w:id="15126" w:author="Mohammad Nayeem Hasan" w:date="2023-01-21T03:28:00Z">
                  <w:rPr>
                    <w:ins w:id="15127" w:author="Mohammad Nayeem Hasan" w:date="2023-01-21T00:39:00Z"/>
                    <w:rFonts w:ascii="Times New Roman" w:hAnsi="Times New Roman" w:cs="Times New Roman"/>
                    <w:sz w:val="24"/>
                    <w:szCs w:val="24"/>
                  </w:rPr>
                </w:rPrChange>
              </w:rPr>
              <w:pPrChange w:id="15128" w:author="Mohammad Nayeem Hasan" w:date="2023-01-21T14:56:00Z">
                <w:pPr>
                  <w:jc w:val="both"/>
                </w:pPr>
              </w:pPrChange>
            </w:pPr>
            <w:ins w:id="15129" w:author="Mohammad Nayeem Hasan" w:date="2023-01-21T00:39:00Z">
              <w:r w:rsidRPr="00C91A19">
                <w:rPr>
                  <w:rFonts w:ascii="Times New Roman" w:hAnsi="Times New Roman" w:cs="Times New Roman"/>
                  <w:sz w:val="20"/>
                  <w:szCs w:val="20"/>
                  <w:rPrChange w:id="15130" w:author="Mohammad Nayeem Hasan" w:date="2023-01-21T03:28:00Z">
                    <w:rPr>
                      <w:rFonts w:ascii="Times New Roman" w:hAnsi="Times New Roman" w:cs="Times New Roman"/>
                      <w:sz w:val="24"/>
                      <w:szCs w:val="24"/>
                    </w:rPr>
                  </w:rPrChange>
                </w:rPr>
                <w:t>0.96</w:t>
              </w:r>
            </w:ins>
            <w:ins w:id="15131" w:author="Mohammad Nayeem Hasan" w:date="2023-01-21T03:46:00Z">
              <w:r>
                <w:rPr>
                  <w:rFonts w:ascii="Times New Roman" w:hAnsi="Times New Roman" w:cs="Times New Roman"/>
                  <w:sz w:val="20"/>
                  <w:szCs w:val="20"/>
                </w:rPr>
                <w:t xml:space="preserve"> (</w:t>
              </w:r>
              <w:r w:rsidRPr="00F13B5B">
                <w:rPr>
                  <w:rFonts w:ascii="Times New Roman" w:hAnsi="Times New Roman" w:cs="Times New Roman"/>
                  <w:sz w:val="20"/>
                  <w:szCs w:val="20"/>
                </w:rPr>
                <w:t>0.78, 1.19</w:t>
              </w:r>
              <w:r>
                <w:rPr>
                  <w:rFonts w:ascii="Times New Roman" w:hAnsi="Times New Roman" w:cs="Times New Roman"/>
                  <w:sz w:val="20"/>
                  <w:szCs w:val="20"/>
                </w:rPr>
                <w:t>)</w:t>
              </w:r>
            </w:ins>
          </w:p>
        </w:tc>
        <w:tc>
          <w:tcPr>
            <w:tcW w:w="529" w:type="pct"/>
            <w:vAlign w:val="center"/>
            <w:tcPrChange w:id="15132" w:author="Mohammad Nayeem Hasan" w:date="2023-01-21T12:41:00Z">
              <w:tcPr>
                <w:tcW w:w="529" w:type="pct"/>
                <w:gridSpan w:val="2"/>
                <w:vAlign w:val="center"/>
              </w:tcPr>
            </w:tcPrChange>
          </w:tcPr>
          <w:p w14:paraId="76588082" w14:textId="77777777" w:rsidR="001D6F0C" w:rsidRPr="00C91A19" w:rsidRDefault="001D6F0C" w:rsidP="001D6F0C">
            <w:pPr>
              <w:rPr>
                <w:ins w:id="15133" w:author="Mohammad Nayeem Hasan" w:date="2023-01-21T00:39:00Z"/>
                <w:rFonts w:ascii="Times New Roman" w:hAnsi="Times New Roman" w:cs="Times New Roman"/>
                <w:sz w:val="20"/>
                <w:szCs w:val="20"/>
                <w:rPrChange w:id="15134" w:author="Mohammad Nayeem Hasan" w:date="2023-01-21T03:28:00Z">
                  <w:rPr>
                    <w:ins w:id="15135" w:author="Mohammad Nayeem Hasan" w:date="2023-01-21T00:39:00Z"/>
                    <w:rFonts w:ascii="Times New Roman" w:hAnsi="Times New Roman" w:cs="Times New Roman"/>
                    <w:sz w:val="24"/>
                    <w:szCs w:val="24"/>
                  </w:rPr>
                </w:rPrChange>
              </w:rPr>
              <w:pPrChange w:id="15136" w:author="Mohammad Nayeem Hasan" w:date="2023-01-21T14:56:00Z">
                <w:pPr>
                  <w:jc w:val="both"/>
                </w:pPr>
              </w:pPrChange>
            </w:pPr>
            <w:ins w:id="15137" w:author="Mohammad Nayeem Hasan" w:date="2023-01-21T00:39:00Z">
              <w:r w:rsidRPr="00C91A19">
                <w:rPr>
                  <w:rFonts w:ascii="Times New Roman" w:hAnsi="Times New Roman" w:cs="Times New Roman"/>
                  <w:sz w:val="20"/>
                  <w:szCs w:val="20"/>
                  <w:rPrChange w:id="15138" w:author="Mohammad Nayeem Hasan" w:date="2023-01-21T03:28:00Z">
                    <w:rPr>
                      <w:rFonts w:ascii="Times New Roman" w:hAnsi="Times New Roman" w:cs="Times New Roman"/>
                      <w:sz w:val="24"/>
                      <w:szCs w:val="24"/>
                    </w:rPr>
                  </w:rPrChange>
                </w:rPr>
                <w:t>0.724</w:t>
              </w:r>
            </w:ins>
          </w:p>
        </w:tc>
        <w:tc>
          <w:tcPr>
            <w:tcW w:w="914" w:type="pct"/>
            <w:vAlign w:val="center"/>
            <w:tcPrChange w:id="15139" w:author="Mohammad Nayeem Hasan" w:date="2023-01-21T12:41:00Z">
              <w:tcPr>
                <w:tcW w:w="770" w:type="pct"/>
                <w:gridSpan w:val="2"/>
                <w:vAlign w:val="center"/>
              </w:tcPr>
            </w:tcPrChange>
          </w:tcPr>
          <w:p w14:paraId="3C46F3F0" w14:textId="415E3075" w:rsidR="001D6F0C" w:rsidRPr="00C91A19" w:rsidRDefault="001D6F0C" w:rsidP="001D6F0C">
            <w:pPr>
              <w:rPr>
                <w:ins w:id="15140" w:author="Mohammad Nayeem Hasan" w:date="2023-01-21T00:39:00Z"/>
                <w:rFonts w:ascii="Times New Roman" w:hAnsi="Times New Roman" w:cs="Times New Roman"/>
                <w:sz w:val="20"/>
                <w:szCs w:val="20"/>
                <w:rPrChange w:id="15141" w:author="Mohammad Nayeem Hasan" w:date="2023-01-21T03:28:00Z">
                  <w:rPr>
                    <w:ins w:id="15142" w:author="Mohammad Nayeem Hasan" w:date="2023-01-21T00:39:00Z"/>
                    <w:rFonts w:ascii="Times New Roman" w:hAnsi="Times New Roman" w:cs="Times New Roman"/>
                    <w:sz w:val="24"/>
                    <w:szCs w:val="24"/>
                  </w:rPr>
                </w:rPrChange>
              </w:rPr>
              <w:pPrChange w:id="15143" w:author="Mohammad Nayeem Hasan" w:date="2023-01-21T14:56:00Z">
                <w:pPr>
                  <w:jc w:val="both"/>
                </w:pPr>
              </w:pPrChange>
            </w:pPr>
            <w:ins w:id="15144" w:author="Mohammad Nayeem Hasan" w:date="2023-01-21T00:39:00Z">
              <w:r w:rsidRPr="00C91A19">
                <w:rPr>
                  <w:rFonts w:ascii="Times New Roman" w:hAnsi="Times New Roman" w:cs="Times New Roman"/>
                  <w:sz w:val="20"/>
                  <w:szCs w:val="20"/>
                  <w:rPrChange w:id="15145" w:author="Mohammad Nayeem Hasan" w:date="2023-01-21T03:28:00Z">
                    <w:rPr>
                      <w:rFonts w:ascii="Times New Roman" w:hAnsi="Times New Roman" w:cs="Times New Roman"/>
                      <w:sz w:val="24"/>
                      <w:szCs w:val="24"/>
                    </w:rPr>
                  </w:rPrChange>
                </w:rPr>
                <w:t>1.01</w:t>
              </w:r>
            </w:ins>
            <w:ins w:id="15146" w:author="Mohammad Nayeem Hasan" w:date="2023-01-21T03:52:00Z">
              <w:r>
                <w:rPr>
                  <w:rFonts w:ascii="Times New Roman" w:hAnsi="Times New Roman" w:cs="Times New Roman"/>
                  <w:sz w:val="20"/>
                  <w:szCs w:val="20"/>
                </w:rPr>
                <w:t xml:space="preserve"> (</w:t>
              </w:r>
              <w:r w:rsidRPr="00F13B5B">
                <w:rPr>
                  <w:rFonts w:ascii="Times New Roman" w:hAnsi="Times New Roman" w:cs="Times New Roman"/>
                  <w:sz w:val="20"/>
                  <w:szCs w:val="20"/>
                </w:rPr>
                <w:t>0.4</w:t>
              </w:r>
            </w:ins>
            <w:ins w:id="15147" w:author="Mohammad Nayeem Hasan" w:date="2023-01-27T20:06:00Z">
              <w:r w:rsidR="00A90AA3">
                <w:rPr>
                  <w:rFonts w:ascii="Times New Roman" w:hAnsi="Times New Roman" w:cs="Times New Roman"/>
                  <w:sz w:val="20"/>
                  <w:szCs w:val="20"/>
                </w:rPr>
                <w:t>6</w:t>
              </w:r>
            </w:ins>
            <w:ins w:id="15148" w:author="Mohammad Nayeem Hasan" w:date="2023-01-21T03:52:00Z">
              <w:r w:rsidRPr="00F13B5B">
                <w:rPr>
                  <w:rFonts w:ascii="Times New Roman" w:hAnsi="Times New Roman" w:cs="Times New Roman"/>
                  <w:sz w:val="20"/>
                  <w:szCs w:val="20"/>
                </w:rPr>
                <w:t>, 2.1</w:t>
              </w:r>
            </w:ins>
            <w:ins w:id="15149" w:author="Mohammad Nayeem Hasan" w:date="2023-01-27T20:06:00Z">
              <w:r w:rsidR="00A90AA3">
                <w:rPr>
                  <w:rFonts w:ascii="Times New Roman" w:hAnsi="Times New Roman" w:cs="Times New Roman"/>
                  <w:sz w:val="20"/>
                  <w:szCs w:val="20"/>
                </w:rPr>
                <w:t>6</w:t>
              </w:r>
            </w:ins>
            <w:ins w:id="15150" w:author="Mohammad Nayeem Hasan" w:date="2023-01-21T03:52:00Z">
              <w:r>
                <w:rPr>
                  <w:rFonts w:ascii="Times New Roman" w:hAnsi="Times New Roman" w:cs="Times New Roman"/>
                  <w:sz w:val="20"/>
                  <w:szCs w:val="20"/>
                </w:rPr>
                <w:t>)</w:t>
              </w:r>
            </w:ins>
          </w:p>
        </w:tc>
        <w:tc>
          <w:tcPr>
            <w:tcW w:w="481" w:type="pct"/>
            <w:vAlign w:val="center"/>
            <w:tcPrChange w:id="15151" w:author="Mohammad Nayeem Hasan" w:date="2023-01-21T12:41:00Z">
              <w:tcPr>
                <w:tcW w:w="481" w:type="pct"/>
                <w:gridSpan w:val="2"/>
                <w:vAlign w:val="center"/>
              </w:tcPr>
            </w:tcPrChange>
          </w:tcPr>
          <w:p w14:paraId="3AC3AF0C" w14:textId="5EDCAC61" w:rsidR="001D6F0C" w:rsidRPr="00C91A19" w:rsidRDefault="001D6F0C" w:rsidP="001D6F0C">
            <w:pPr>
              <w:rPr>
                <w:ins w:id="15152" w:author="Mohammad Nayeem Hasan" w:date="2023-01-21T00:39:00Z"/>
                <w:rFonts w:ascii="Times New Roman" w:hAnsi="Times New Roman" w:cs="Times New Roman"/>
                <w:sz w:val="20"/>
                <w:szCs w:val="20"/>
                <w:rPrChange w:id="15153" w:author="Mohammad Nayeem Hasan" w:date="2023-01-21T03:28:00Z">
                  <w:rPr>
                    <w:ins w:id="15154" w:author="Mohammad Nayeem Hasan" w:date="2023-01-21T00:39:00Z"/>
                    <w:rFonts w:ascii="Times New Roman" w:hAnsi="Times New Roman" w:cs="Times New Roman"/>
                    <w:sz w:val="24"/>
                    <w:szCs w:val="24"/>
                  </w:rPr>
                </w:rPrChange>
              </w:rPr>
              <w:pPrChange w:id="15155" w:author="Mohammad Nayeem Hasan" w:date="2023-01-21T14:56:00Z">
                <w:pPr>
                  <w:jc w:val="both"/>
                </w:pPr>
              </w:pPrChange>
            </w:pPr>
            <w:ins w:id="15156" w:author="Mohammad Nayeem Hasan" w:date="2023-01-21T00:39:00Z">
              <w:r w:rsidRPr="00C91A19">
                <w:rPr>
                  <w:rFonts w:ascii="Times New Roman" w:hAnsi="Times New Roman" w:cs="Times New Roman"/>
                  <w:sz w:val="20"/>
                  <w:szCs w:val="20"/>
                  <w:rPrChange w:id="15157" w:author="Mohammad Nayeem Hasan" w:date="2023-01-21T03:28:00Z">
                    <w:rPr>
                      <w:rFonts w:ascii="Times New Roman" w:hAnsi="Times New Roman" w:cs="Times New Roman"/>
                      <w:sz w:val="24"/>
                      <w:szCs w:val="24"/>
                    </w:rPr>
                  </w:rPrChange>
                </w:rPr>
                <w:t>0.</w:t>
              </w:r>
            </w:ins>
            <w:ins w:id="15158" w:author="Mohammad Nayeem Hasan" w:date="2023-01-27T20:08:00Z">
              <w:r w:rsidR="00A90AA3">
                <w:rPr>
                  <w:rFonts w:ascii="Times New Roman" w:hAnsi="Times New Roman" w:cs="Times New Roman"/>
                  <w:sz w:val="20"/>
                  <w:szCs w:val="20"/>
                </w:rPr>
                <w:t>999</w:t>
              </w:r>
            </w:ins>
          </w:p>
        </w:tc>
        <w:tc>
          <w:tcPr>
            <w:tcW w:w="963" w:type="pct"/>
            <w:vAlign w:val="center"/>
            <w:tcPrChange w:id="15159" w:author="Mohammad Nayeem Hasan" w:date="2023-01-21T12:41:00Z">
              <w:tcPr>
                <w:tcW w:w="1169" w:type="pct"/>
                <w:gridSpan w:val="3"/>
                <w:vAlign w:val="center"/>
              </w:tcPr>
            </w:tcPrChange>
          </w:tcPr>
          <w:p w14:paraId="001F2A5E" w14:textId="0C0C5453" w:rsidR="001D6F0C" w:rsidRPr="00C91A19" w:rsidRDefault="001D6F0C" w:rsidP="001D6F0C">
            <w:pPr>
              <w:rPr>
                <w:ins w:id="15160" w:author="Mohammad Nayeem Hasan" w:date="2023-01-21T00:39:00Z"/>
                <w:rFonts w:ascii="Times New Roman" w:hAnsi="Times New Roman" w:cs="Times New Roman"/>
                <w:sz w:val="20"/>
                <w:szCs w:val="20"/>
                <w:rPrChange w:id="15161" w:author="Mohammad Nayeem Hasan" w:date="2023-01-21T03:28:00Z">
                  <w:rPr>
                    <w:ins w:id="15162" w:author="Mohammad Nayeem Hasan" w:date="2023-01-21T00:39:00Z"/>
                    <w:rFonts w:ascii="Times New Roman" w:hAnsi="Times New Roman" w:cs="Times New Roman"/>
                    <w:sz w:val="24"/>
                    <w:szCs w:val="24"/>
                  </w:rPr>
                </w:rPrChange>
              </w:rPr>
              <w:pPrChange w:id="15163" w:author="Mohammad Nayeem Hasan" w:date="2023-01-21T14:56:00Z">
                <w:pPr>
                  <w:jc w:val="both"/>
                </w:pPr>
              </w:pPrChange>
            </w:pPr>
            <w:ins w:id="15164" w:author="Mohammad Nayeem Hasan" w:date="2023-01-21T00:39:00Z">
              <w:r w:rsidRPr="00C91A19">
                <w:rPr>
                  <w:rFonts w:ascii="Times New Roman" w:hAnsi="Times New Roman" w:cs="Times New Roman"/>
                  <w:sz w:val="20"/>
                  <w:szCs w:val="20"/>
                  <w:rPrChange w:id="15165" w:author="Mohammad Nayeem Hasan" w:date="2023-01-21T03:28:00Z">
                    <w:rPr>
                      <w:rFonts w:ascii="Times New Roman" w:hAnsi="Times New Roman" w:cs="Times New Roman"/>
                      <w:sz w:val="24"/>
                      <w:szCs w:val="24"/>
                    </w:rPr>
                  </w:rPrChange>
                </w:rPr>
                <w:t>0.91</w:t>
              </w:r>
            </w:ins>
            <w:ins w:id="15166" w:author="Mohammad Nayeem Hasan" w:date="2023-01-21T04:00:00Z">
              <w:r>
                <w:rPr>
                  <w:rFonts w:ascii="Times New Roman" w:hAnsi="Times New Roman" w:cs="Times New Roman"/>
                  <w:sz w:val="20"/>
                  <w:szCs w:val="20"/>
                </w:rPr>
                <w:t xml:space="preserve"> (</w:t>
              </w:r>
              <w:r w:rsidRPr="00F13B5B">
                <w:rPr>
                  <w:rFonts w:ascii="Times New Roman" w:hAnsi="Times New Roman" w:cs="Times New Roman"/>
                  <w:sz w:val="20"/>
                  <w:szCs w:val="20"/>
                </w:rPr>
                <w:t>0.64, 1.30</w:t>
              </w:r>
              <w:r>
                <w:rPr>
                  <w:rFonts w:ascii="Times New Roman" w:hAnsi="Times New Roman" w:cs="Times New Roman"/>
                  <w:sz w:val="20"/>
                  <w:szCs w:val="20"/>
                </w:rPr>
                <w:t>)</w:t>
              </w:r>
            </w:ins>
          </w:p>
        </w:tc>
        <w:tc>
          <w:tcPr>
            <w:tcW w:w="478" w:type="pct"/>
            <w:vAlign w:val="center"/>
            <w:tcPrChange w:id="15167" w:author="Mohammad Nayeem Hasan" w:date="2023-01-21T12:41:00Z">
              <w:tcPr>
                <w:tcW w:w="417" w:type="pct"/>
                <w:vAlign w:val="center"/>
              </w:tcPr>
            </w:tcPrChange>
          </w:tcPr>
          <w:p w14:paraId="5D2A3691" w14:textId="77777777" w:rsidR="001D6F0C" w:rsidRPr="00C91A19" w:rsidRDefault="001D6F0C" w:rsidP="001D6F0C">
            <w:pPr>
              <w:rPr>
                <w:ins w:id="15168" w:author="Mohammad Nayeem Hasan" w:date="2023-01-21T00:39:00Z"/>
                <w:rFonts w:ascii="Times New Roman" w:hAnsi="Times New Roman" w:cs="Times New Roman"/>
                <w:sz w:val="20"/>
                <w:szCs w:val="20"/>
                <w:rPrChange w:id="15169" w:author="Mohammad Nayeem Hasan" w:date="2023-01-21T03:28:00Z">
                  <w:rPr>
                    <w:ins w:id="15170" w:author="Mohammad Nayeem Hasan" w:date="2023-01-21T00:39:00Z"/>
                    <w:rFonts w:ascii="Times New Roman" w:hAnsi="Times New Roman" w:cs="Times New Roman"/>
                    <w:sz w:val="24"/>
                    <w:szCs w:val="24"/>
                  </w:rPr>
                </w:rPrChange>
              </w:rPr>
              <w:pPrChange w:id="15171" w:author="Mohammad Nayeem Hasan" w:date="2023-01-21T14:56:00Z">
                <w:pPr>
                  <w:jc w:val="both"/>
                </w:pPr>
              </w:pPrChange>
            </w:pPr>
            <w:ins w:id="15172" w:author="Mohammad Nayeem Hasan" w:date="2023-01-21T00:39:00Z">
              <w:r w:rsidRPr="00C91A19">
                <w:rPr>
                  <w:rFonts w:ascii="Times New Roman" w:hAnsi="Times New Roman" w:cs="Times New Roman"/>
                  <w:sz w:val="20"/>
                  <w:szCs w:val="20"/>
                  <w:rPrChange w:id="15173" w:author="Mohammad Nayeem Hasan" w:date="2023-01-21T03:28:00Z">
                    <w:rPr>
                      <w:rFonts w:ascii="Times New Roman" w:hAnsi="Times New Roman" w:cs="Times New Roman"/>
                      <w:sz w:val="24"/>
                      <w:szCs w:val="24"/>
                    </w:rPr>
                  </w:rPrChange>
                </w:rPr>
                <w:t>0.597</w:t>
              </w:r>
            </w:ins>
          </w:p>
        </w:tc>
      </w:tr>
      <w:tr w:rsidR="001D6F0C" w:rsidRPr="00786204" w14:paraId="03A3C0F9" w14:textId="77777777" w:rsidTr="00A67133">
        <w:trPr>
          <w:trHeight w:val="138"/>
          <w:jc w:val="center"/>
          <w:ins w:id="15174" w:author="Mohammad Nayeem Hasan" w:date="2023-01-21T00:39:00Z"/>
          <w:trPrChange w:id="15175" w:author="Mohammad Nayeem Hasan" w:date="2023-01-21T12:41:00Z">
            <w:trPr>
              <w:trHeight w:val="138"/>
              <w:jc w:val="center"/>
            </w:trPr>
          </w:trPrChange>
        </w:trPr>
        <w:tc>
          <w:tcPr>
            <w:tcW w:w="751" w:type="pct"/>
            <w:vAlign w:val="center"/>
            <w:tcPrChange w:id="15176" w:author="Mohammad Nayeem Hasan" w:date="2023-01-21T12:41:00Z">
              <w:tcPr>
                <w:tcW w:w="751" w:type="pct"/>
                <w:vAlign w:val="center"/>
              </w:tcPr>
            </w:tcPrChange>
          </w:tcPr>
          <w:p w14:paraId="3376DA72" w14:textId="77777777" w:rsidR="001D6F0C" w:rsidRPr="00C91A19" w:rsidRDefault="001D6F0C" w:rsidP="001D6F0C">
            <w:pPr>
              <w:rPr>
                <w:ins w:id="15177" w:author="Mohammad Nayeem Hasan" w:date="2023-01-21T00:39:00Z"/>
                <w:rFonts w:ascii="Times New Roman" w:hAnsi="Times New Roman" w:cs="Times New Roman"/>
                <w:sz w:val="20"/>
                <w:szCs w:val="20"/>
                <w:rPrChange w:id="15178" w:author="Mohammad Nayeem Hasan" w:date="2023-01-21T03:28:00Z">
                  <w:rPr>
                    <w:ins w:id="15179" w:author="Mohammad Nayeem Hasan" w:date="2023-01-21T00:39:00Z"/>
                    <w:rFonts w:ascii="Times New Roman" w:hAnsi="Times New Roman" w:cs="Times New Roman"/>
                    <w:sz w:val="24"/>
                    <w:szCs w:val="24"/>
                  </w:rPr>
                </w:rPrChange>
              </w:rPr>
              <w:pPrChange w:id="15180" w:author="Mohammad Nayeem Hasan" w:date="2023-01-21T14:56:00Z">
                <w:pPr>
                  <w:jc w:val="both"/>
                </w:pPr>
              </w:pPrChange>
            </w:pPr>
            <w:ins w:id="15181" w:author="Mohammad Nayeem Hasan" w:date="2023-01-21T00:39:00Z">
              <w:r w:rsidRPr="00C91A19">
                <w:rPr>
                  <w:rFonts w:ascii="Times New Roman" w:hAnsi="Times New Roman" w:cs="Times New Roman"/>
                  <w:sz w:val="20"/>
                  <w:szCs w:val="20"/>
                  <w:rPrChange w:id="15182" w:author="Mohammad Nayeem Hasan" w:date="2023-01-21T03:28:00Z">
                    <w:rPr>
                      <w:rFonts w:ascii="Times New Roman" w:hAnsi="Times New Roman" w:cs="Times New Roman"/>
                      <w:sz w:val="24"/>
                      <w:szCs w:val="24"/>
                    </w:rPr>
                  </w:rPrChange>
                </w:rPr>
                <w:t>Khulna</w:t>
              </w:r>
            </w:ins>
          </w:p>
        </w:tc>
        <w:tc>
          <w:tcPr>
            <w:tcW w:w="884" w:type="pct"/>
            <w:vAlign w:val="center"/>
            <w:tcPrChange w:id="15183" w:author="Mohammad Nayeem Hasan" w:date="2023-01-21T12:41:00Z">
              <w:tcPr>
                <w:tcW w:w="883" w:type="pct"/>
                <w:vAlign w:val="center"/>
              </w:tcPr>
            </w:tcPrChange>
          </w:tcPr>
          <w:p w14:paraId="71A708C0" w14:textId="23AA4411" w:rsidR="001D6F0C" w:rsidRPr="00C91A19" w:rsidRDefault="001D6F0C" w:rsidP="001D6F0C">
            <w:pPr>
              <w:rPr>
                <w:ins w:id="15184" w:author="Mohammad Nayeem Hasan" w:date="2023-01-21T00:39:00Z"/>
                <w:rFonts w:ascii="Times New Roman" w:hAnsi="Times New Roman" w:cs="Times New Roman"/>
                <w:sz w:val="20"/>
                <w:szCs w:val="20"/>
                <w:rPrChange w:id="15185" w:author="Mohammad Nayeem Hasan" w:date="2023-01-21T03:28:00Z">
                  <w:rPr>
                    <w:ins w:id="15186" w:author="Mohammad Nayeem Hasan" w:date="2023-01-21T00:39:00Z"/>
                    <w:rFonts w:ascii="Times New Roman" w:hAnsi="Times New Roman" w:cs="Times New Roman"/>
                    <w:sz w:val="24"/>
                    <w:szCs w:val="24"/>
                  </w:rPr>
                </w:rPrChange>
              </w:rPr>
              <w:pPrChange w:id="15187" w:author="Mohammad Nayeem Hasan" w:date="2023-01-21T14:56:00Z">
                <w:pPr>
                  <w:jc w:val="both"/>
                </w:pPr>
              </w:pPrChange>
            </w:pPr>
            <w:ins w:id="15188" w:author="Mohammad Nayeem Hasan" w:date="2023-01-21T00:39:00Z">
              <w:r w:rsidRPr="00C91A19">
                <w:rPr>
                  <w:rFonts w:ascii="Times New Roman" w:hAnsi="Times New Roman" w:cs="Times New Roman"/>
                  <w:sz w:val="20"/>
                  <w:szCs w:val="20"/>
                  <w:rPrChange w:id="15189" w:author="Mohammad Nayeem Hasan" w:date="2023-01-21T03:28:00Z">
                    <w:rPr>
                      <w:rFonts w:ascii="Times New Roman" w:hAnsi="Times New Roman" w:cs="Times New Roman"/>
                      <w:sz w:val="24"/>
                      <w:szCs w:val="24"/>
                    </w:rPr>
                  </w:rPrChange>
                </w:rPr>
                <w:t>0.65</w:t>
              </w:r>
            </w:ins>
            <w:ins w:id="15190" w:author="Mohammad Nayeem Hasan" w:date="2023-01-21T03:46:00Z">
              <w:r>
                <w:rPr>
                  <w:rFonts w:ascii="Times New Roman" w:hAnsi="Times New Roman" w:cs="Times New Roman"/>
                  <w:sz w:val="20"/>
                  <w:szCs w:val="20"/>
                </w:rPr>
                <w:t xml:space="preserve"> (</w:t>
              </w:r>
              <w:r w:rsidRPr="00F13B5B">
                <w:rPr>
                  <w:rFonts w:ascii="Times New Roman" w:hAnsi="Times New Roman" w:cs="Times New Roman"/>
                  <w:sz w:val="20"/>
                  <w:szCs w:val="20"/>
                </w:rPr>
                <w:t>0.50, 0.85</w:t>
              </w:r>
              <w:r>
                <w:rPr>
                  <w:rFonts w:ascii="Times New Roman" w:hAnsi="Times New Roman" w:cs="Times New Roman"/>
                  <w:sz w:val="20"/>
                  <w:szCs w:val="20"/>
                </w:rPr>
                <w:t>)</w:t>
              </w:r>
            </w:ins>
          </w:p>
        </w:tc>
        <w:tc>
          <w:tcPr>
            <w:tcW w:w="529" w:type="pct"/>
            <w:vAlign w:val="center"/>
            <w:tcPrChange w:id="15191" w:author="Mohammad Nayeem Hasan" w:date="2023-01-21T12:41:00Z">
              <w:tcPr>
                <w:tcW w:w="529" w:type="pct"/>
                <w:gridSpan w:val="2"/>
                <w:vAlign w:val="center"/>
              </w:tcPr>
            </w:tcPrChange>
          </w:tcPr>
          <w:p w14:paraId="2E2863BD" w14:textId="77777777" w:rsidR="001D6F0C" w:rsidRPr="00C91A19" w:rsidRDefault="001D6F0C" w:rsidP="001D6F0C">
            <w:pPr>
              <w:rPr>
                <w:ins w:id="15192" w:author="Mohammad Nayeem Hasan" w:date="2023-01-21T00:39:00Z"/>
                <w:rFonts w:ascii="Times New Roman" w:hAnsi="Times New Roman" w:cs="Times New Roman"/>
                <w:b/>
                <w:bCs/>
                <w:sz w:val="20"/>
                <w:szCs w:val="20"/>
                <w:rPrChange w:id="15193" w:author="Mohammad Nayeem Hasan" w:date="2023-01-21T03:28:00Z">
                  <w:rPr>
                    <w:ins w:id="15194" w:author="Mohammad Nayeem Hasan" w:date="2023-01-21T00:39:00Z"/>
                    <w:rFonts w:ascii="Times New Roman" w:hAnsi="Times New Roman" w:cs="Times New Roman"/>
                    <w:b/>
                    <w:bCs/>
                    <w:sz w:val="24"/>
                    <w:szCs w:val="24"/>
                  </w:rPr>
                </w:rPrChange>
              </w:rPr>
              <w:pPrChange w:id="15195" w:author="Mohammad Nayeem Hasan" w:date="2023-01-21T14:56:00Z">
                <w:pPr>
                  <w:jc w:val="both"/>
                </w:pPr>
              </w:pPrChange>
            </w:pPr>
            <w:ins w:id="15196" w:author="Mohammad Nayeem Hasan" w:date="2023-01-21T00:39:00Z">
              <w:r w:rsidRPr="00C91A19">
                <w:rPr>
                  <w:rFonts w:ascii="Times New Roman" w:hAnsi="Times New Roman" w:cs="Times New Roman"/>
                  <w:b/>
                  <w:bCs/>
                  <w:sz w:val="20"/>
                  <w:szCs w:val="20"/>
                  <w:rPrChange w:id="15197" w:author="Mohammad Nayeem Hasan" w:date="2023-01-21T03:28:00Z">
                    <w:rPr>
                      <w:rFonts w:ascii="Times New Roman" w:hAnsi="Times New Roman" w:cs="Times New Roman"/>
                      <w:b/>
                      <w:bCs/>
                      <w:sz w:val="24"/>
                      <w:szCs w:val="24"/>
                    </w:rPr>
                  </w:rPrChange>
                </w:rPr>
                <w:t>0.002</w:t>
              </w:r>
            </w:ins>
          </w:p>
        </w:tc>
        <w:tc>
          <w:tcPr>
            <w:tcW w:w="914" w:type="pct"/>
            <w:vAlign w:val="center"/>
            <w:tcPrChange w:id="15198" w:author="Mohammad Nayeem Hasan" w:date="2023-01-21T12:41:00Z">
              <w:tcPr>
                <w:tcW w:w="770" w:type="pct"/>
                <w:gridSpan w:val="2"/>
                <w:vAlign w:val="center"/>
              </w:tcPr>
            </w:tcPrChange>
          </w:tcPr>
          <w:p w14:paraId="5E87176F" w14:textId="41F18568" w:rsidR="001D6F0C" w:rsidRPr="00C91A19" w:rsidRDefault="00A90AA3" w:rsidP="001D6F0C">
            <w:pPr>
              <w:rPr>
                <w:ins w:id="15199" w:author="Mohammad Nayeem Hasan" w:date="2023-01-21T00:39:00Z"/>
                <w:rFonts w:ascii="Times New Roman" w:hAnsi="Times New Roman" w:cs="Times New Roman"/>
                <w:sz w:val="20"/>
                <w:szCs w:val="20"/>
                <w:rPrChange w:id="15200" w:author="Mohammad Nayeem Hasan" w:date="2023-01-21T03:28:00Z">
                  <w:rPr>
                    <w:ins w:id="15201" w:author="Mohammad Nayeem Hasan" w:date="2023-01-21T00:39:00Z"/>
                    <w:rFonts w:ascii="Times New Roman" w:hAnsi="Times New Roman" w:cs="Times New Roman"/>
                    <w:sz w:val="24"/>
                    <w:szCs w:val="24"/>
                  </w:rPr>
                </w:rPrChange>
              </w:rPr>
              <w:pPrChange w:id="15202" w:author="Mohammad Nayeem Hasan" w:date="2023-01-21T14:56:00Z">
                <w:pPr>
                  <w:jc w:val="both"/>
                </w:pPr>
              </w:pPrChange>
            </w:pPr>
            <w:ins w:id="15203" w:author="Mohammad Nayeem Hasan" w:date="2023-01-27T20:04:00Z">
              <w:r>
                <w:rPr>
                  <w:rFonts w:ascii="Times New Roman" w:hAnsi="Times New Roman" w:cs="Times New Roman"/>
                  <w:sz w:val="20"/>
                  <w:szCs w:val="20"/>
                </w:rPr>
                <w:t>0.93</w:t>
              </w:r>
            </w:ins>
            <w:ins w:id="15204" w:author="Mohammad Nayeem Hasan" w:date="2023-01-21T03:52:00Z">
              <w:r w:rsidR="001D6F0C">
                <w:rPr>
                  <w:rFonts w:ascii="Times New Roman" w:hAnsi="Times New Roman" w:cs="Times New Roman"/>
                  <w:sz w:val="20"/>
                  <w:szCs w:val="20"/>
                </w:rPr>
                <w:t xml:space="preserve"> (</w:t>
              </w:r>
              <w:r w:rsidR="001D6F0C" w:rsidRPr="00F13B5B">
                <w:rPr>
                  <w:rFonts w:ascii="Times New Roman" w:hAnsi="Times New Roman" w:cs="Times New Roman"/>
                  <w:sz w:val="20"/>
                  <w:szCs w:val="20"/>
                </w:rPr>
                <w:t>0.4</w:t>
              </w:r>
            </w:ins>
            <w:ins w:id="15205" w:author="Mohammad Nayeem Hasan" w:date="2023-01-27T20:06:00Z">
              <w:r>
                <w:rPr>
                  <w:rFonts w:ascii="Times New Roman" w:hAnsi="Times New Roman" w:cs="Times New Roman"/>
                  <w:sz w:val="20"/>
                  <w:szCs w:val="20"/>
                </w:rPr>
                <w:t>1</w:t>
              </w:r>
            </w:ins>
            <w:ins w:id="15206" w:author="Mohammad Nayeem Hasan" w:date="2023-01-21T03:52:00Z">
              <w:r w:rsidR="001D6F0C" w:rsidRPr="00F13B5B">
                <w:rPr>
                  <w:rFonts w:ascii="Times New Roman" w:hAnsi="Times New Roman" w:cs="Times New Roman"/>
                  <w:sz w:val="20"/>
                  <w:szCs w:val="20"/>
                </w:rPr>
                <w:t>, 2.</w:t>
              </w:r>
            </w:ins>
            <w:ins w:id="15207" w:author="Mohammad Nayeem Hasan" w:date="2023-01-27T20:06:00Z">
              <w:r>
                <w:rPr>
                  <w:rFonts w:ascii="Times New Roman" w:hAnsi="Times New Roman" w:cs="Times New Roman"/>
                  <w:sz w:val="20"/>
                  <w:szCs w:val="20"/>
                </w:rPr>
                <w:t>13</w:t>
              </w:r>
            </w:ins>
            <w:ins w:id="15208" w:author="Mohammad Nayeem Hasan" w:date="2023-01-21T03:52:00Z">
              <w:r w:rsidR="001D6F0C">
                <w:rPr>
                  <w:rFonts w:ascii="Times New Roman" w:hAnsi="Times New Roman" w:cs="Times New Roman"/>
                  <w:sz w:val="20"/>
                  <w:szCs w:val="20"/>
                </w:rPr>
                <w:t>)</w:t>
              </w:r>
            </w:ins>
          </w:p>
        </w:tc>
        <w:tc>
          <w:tcPr>
            <w:tcW w:w="481" w:type="pct"/>
            <w:vAlign w:val="center"/>
            <w:tcPrChange w:id="15209" w:author="Mohammad Nayeem Hasan" w:date="2023-01-21T12:41:00Z">
              <w:tcPr>
                <w:tcW w:w="481" w:type="pct"/>
                <w:gridSpan w:val="2"/>
                <w:vAlign w:val="center"/>
              </w:tcPr>
            </w:tcPrChange>
          </w:tcPr>
          <w:p w14:paraId="755C53F9" w14:textId="1E00334B" w:rsidR="001D6F0C" w:rsidRPr="00C91A19" w:rsidRDefault="001D6F0C" w:rsidP="001D6F0C">
            <w:pPr>
              <w:rPr>
                <w:ins w:id="15210" w:author="Mohammad Nayeem Hasan" w:date="2023-01-21T00:39:00Z"/>
                <w:rFonts w:ascii="Times New Roman" w:hAnsi="Times New Roman" w:cs="Times New Roman"/>
                <w:sz w:val="20"/>
                <w:szCs w:val="20"/>
                <w:rPrChange w:id="15211" w:author="Mohammad Nayeem Hasan" w:date="2023-01-21T03:28:00Z">
                  <w:rPr>
                    <w:ins w:id="15212" w:author="Mohammad Nayeem Hasan" w:date="2023-01-21T00:39:00Z"/>
                    <w:rFonts w:ascii="Times New Roman" w:hAnsi="Times New Roman" w:cs="Times New Roman"/>
                    <w:sz w:val="24"/>
                    <w:szCs w:val="24"/>
                  </w:rPr>
                </w:rPrChange>
              </w:rPr>
              <w:pPrChange w:id="15213" w:author="Mohammad Nayeem Hasan" w:date="2023-01-21T14:56:00Z">
                <w:pPr>
                  <w:jc w:val="both"/>
                </w:pPr>
              </w:pPrChange>
            </w:pPr>
            <w:ins w:id="15214" w:author="Mohammad Nayeem Hasan" w:date="2023-01-21T00:39:00Z">
              <w:r w:rsidRPr="00C91A19">
                <w:rPr>
                  <w:rFonts w:ascii="Times New Roman" w:hAnsi="Times New Roman" w:cs="Times New Roman"/>
                  <w:sz w:val="20"/>
                  <w:szCs w:val="20"/>
                  <w:rPrChange w:id="15215" w:author="Mohammad Nayeem Hasan" w:date="2023-01-21T03:28:00Z">
                    <w:rPr>
                      <w:rFonts w:ascii="Times New Roman" w:hAnsi="Times New Roman" w:cs="Times New Roman"/>
                      <w:sz w:val="24"/>
                      <w:szCs w:val="24"/>
                    </w:rPr>
                  </w:rPrChange>
                </w:rPr>
                <w:t>0.8</w:t>
              </w:r>
            </w:ins>
            <w:ins w:id="15216" w:author="Mohammad Nayeem Hasan" w:date="2023-01-27T20:08:00Z">
              <w:r w:rsidR="00A90AA3">
                <w:rPr>
                  <w:rFonts w:ascii="Times New Roman" w:hAnsi="Times New Roman" w:cs="Times New Roman"/>
                  <w:sz w:val="20"/>
                  <w:szCs w:val="20"/>
                </w:rPr>
                <w:t>62</w:t>
              </w:r>
            </w:ins>
          </w:p>
        </w:tc>
        <w:tc>
          <w:tcPr>
            <w:tcW w:w="963" w:type="pct"/>
            <w:vAlign w:val="center"/>
            <w:tcPrChange w:id="15217" w:author="Mohammad Nayeem Hasan" w:date="2023-01-21T12:41:00Z">
              <w:tcPr>
                <w:tcW w:w="1169" w:type="pct"/>
                <w:gridSpan w:val="3"/>
                <w:vAlign w:val="center"/>
              </w:tcPr>
            </w:tcPrChange>
          </w:tcPr>
          <w:p w14:paraId="720E7C74" w14:textId="459D71B2" w:rsidR="001D6F0C" w:rsidRPr="00C91A19" w:rsidRDefault="001D6F0C" w:rsidP="001D6F0C">
            <w:pPr>
              <w:rPr>
                <w:ins w:id="15218" w:author="Mohammad Nayeem Hasan" w:date="2023-01-21T00:39:00Z"/>
                <w:rFonts w:ascii="Times New Roman" w:hAnsi="Times New Roman" w:cs="Times New Roman"/>
                <w:sz w:val="20"/>
                <w:szCs w:val="20"/>
                <w:rPrChange w:id="15219" w:author="Mohammad Nayeem Hasan" w:date="2023-01-21T03:28:00Z">
                  <w:rPr>
                    <w:ins w:id="15220" w:author="Mohammad Nayeem Hasan" w:date="2023-01-21T00:39:00Z"/>
                    <w:rFonts w:ascii="Times New Roman" w:hAnsi="Times New Roman" w:cs="Times New Roman"/>
                    <w:sz w:val="24"/>
                    <w:szCs w:val="24"/>
                  </w:rPr>
                </w:rPrChange>
              </w:rPr>
              <w:pPrChange w:id="15221" w:author="Mohammad Nayeem Hasan" w:date="2023-01-21T14:56:00Z">
                <w:pPr>
                  <w:jc w:val="both"/>
                </w:pPr>
              </w:pPrChange>
            </w:pPr>
            <w:ins w:id="15222" w:author="Mohammad Nayeem Hasan" w:date="2023-01-21T00:39:00Z">
              <w:r w:rsidRPr="00C91A19">
                <w:rPr>
                  <w:rFonts w:ascii="Times New Roman" w:hAnsi="Times New Roman" w:cs="Times New Roman"/>
                  <w:sz w:val="20"/>
                  <w:szCs w:val="20"/>
                  <w:rPrChange w:id="15223" w:author="Mohammad Nayeem Hasan" w:date="2023-01-21T03:28:00Z">
                    <w:rPr>
                      <w:rFonts w:ascii="Times New Roman" w:hAnsi="Times New Roman" w:cs="Times New Roman"/>
                      <w:sz w:val="24"/>
                      <w:szCs w:val="24"/>
                    </w:rPr>
                  </w:rPrChange>
                </w:rPr>
                <w:t>1.05</w:t>
              </w:r>
            </w:ins>
            <w:ins w:id="15224" w:author="Mohammad Nayeem Hasan" w:date="2023-01-21T04:00:00Z">
              <w:r>
                <w:rPr>
                  <w:rFonts w:ascii="Times New Roman" w:hAnsi="Times New Roman" w:cs="Times New Roman"/>
                  <w:sz w:val="20"/>
                  <w:szCs w:val="20"/>
                </w:rPr>
                <w:t xml:space="preserve"> (</w:t>
              </w:r>
              <w:r w:rsidRPr="00F13B5B">
                <w:rPr>
                  <w:rFonts w:ascii="Times New Roman" w:hAnsi="Times New Roman" w:cs="Times New Roman"/>
                  <w:sz w:val="20"/>
                  <w:szCs w:val="20"/>
                </w:rPr>
                <w:t>0.72, 1.53</w:t>
              </w:r>
              <w:r>
                <w:rPr>
                  <w:rFonts w:ascii="Times New Roman" w:hAnsi="Times New Roman" w:cs="Times New Roman"/>
                  <w:sz w:val="20"/>
                  <w:szCs w:val="20"/>
                </w:rPr>
                <w:t>)</w:t>
              </w:r>
            </w:ins>
          </w:p>
        </w:tc>
        <w:tc>
          <w:tcPr>
            <w:tcW w:w="478" w:type="pct"/>
            <w:vAlign w:val="center"/>
            <w:tcPrChange w:id="15225" w:author="Mohammad Nayeem Hasan" w:date="2023-01-21T12:41:00Z">
              <w:tcPr>
                <w:tcW w:w="417" w:type="pct"/>
                <w:vAlign w:val="center"/>
              </w:tcPr>
            </w:tcPrChange>
          </w:tcPr>
          <w:p w14:paraId="373C9E84" w14:textId="77777777" w:rsidR="001D6F0C" w:rsidRPr="00C91A19" w:rsidRDefault="001D6F0C" w:rsidP="001D6F0C">
            <w:pPr>
              <w:rPr>
                <w:ins w:id="15226" w:author="Mohammad Nayeem Hasan" w:date="2023-01-21T00:39:00Z"/>
                <w:rFonts w:ascii="Times New Roman" w:hAnsi="Times New Roman" w:cs="Times New Roman"/>
                <w:sz w:val="20"/>
                <w:szCs w:val="20"/>
                <w:rPrChange w:id="15227" w:author="Mohammad Nayeem Hasan" w:date="2023-01-21T03:28:00Z">
                  <w:rPr>
                    <w:ins w:id="15228" w:author="Mohammad Nayeem Hasan" w:date="2023-01-21T00:39:00Z"/>
                    <w:rFonts w:ascii="Times New Roman" w:hAnsi="Times New Roman" w:cs="Times New Roman"/>
                    <w:sz w:val="24"/>
                    <w:szCs w:val="24"/>
                  </w:rPr>
                </w:rPrChange>
              </w:rPr>
              <w:pPrChange w:id="15229" w:author="Mohammad Nayeem Hasan" w:date="2023-01-21T14:56:00Z">
                <w:pPr>
                  <w:jc w:val="both"/>
                </w:pPr>
              </w:pPrChange>
            </w:pPr>
            <w:ins w:id="15230" w:author="Mohammad Nayeem Hasan" w:date="2023-01-21T00:39:00Z">
              <w:r w:rsidRPr="00C91A19">
                <w:rPr>
                  <w:rFonts w:ascii="Times New Roman" w:hAnsi="Times New Roman" w:cs="Times New Roman"/>
                  <w:sz w:val="20"/>
                  <w:szCs w:val="20"/>
                  <w:rPrChange w:id="15231" w:author="Mohammad Nayeem Hasan" w:date="2023-01-21T03:28:00Z">
                    <w:rPr>
                      <w:rFonts w:ascii="Times New Roman" w:hAnsi="Times New Roman" w:cs="Times New Roman"/>
                      <w:sz w:val="24"/>
                      <w:szCs w:val="24"/>
                    </w:rPr>
                  </w:rPrChange>
                </w:rPr>
                <w:t>0.814</w:t>
              </w:r>
            </w:ins>
          </w:p>
        </w:tc>
      </w:tr>
      <w:tr w:rsidR="001D6F0C" w:rsidRPr="00786204" w14:paraId="3048EA9B" w14:textId="77777777" w:rsidTr="00A67133">
        <w:trPr>
          <w:trHeight w:val="138"/>
          <w:jc w:val="center"/>
          <w:ins w:id="15232" w:author="Mohammad Nayeem Hasan" w:date="2023-01-21T00:39:00Z"/>
          <w:trPrChange w:id="15233" w:author="Mohammad Nayeem Hasan" w:date="2023-01-21T12:41:00Z">
            <w:trPr>
              <w:trHeight w:val="138"/>
              <w:jc w:val="center"/>
            </w:trPr>
          </w:trPrChange>
        </w:trPr>
        <w:tc>
          <w:tcPr>
            <w:tcW w:w="751" w:type="pct"/>
            <w:vAlign w:val="center"/>
            <w:tcPrChange w:id="15234" w:author="Mohammad Nayeem Hasan" w:date="2023-01-21T12:41:00Z">
              <w:tcPr>
                <w:tcW w:w="751" w:type="pct"/>
                <w:vAlign w:val="center"/>
              </w:tcPr>
            </w:tcPrChange>
          </w:tcPr>
          <w:p w14:paraId="4BB19061" w14:textId="77777777" w:rsidR="001D6F0C" w:rsidRPr="00C91A19" w:rsidRDefault="001D6F0C" w:rsidP="001D6F0C">
            <w:pPr>
              <w:rPr>
                <w:ins w:id="15235" w:author="Mohammad Nayeem Hasan" w:date="2023-01-21T00:39:00Z"/>
                <w:rFonts w:ascii="Times New Roman" w:hAnsi="Times New Roman" w:cs="Times New Roman"/>
                <w:sz w:val="20"/>
                <w:szCs w:val="20"/>
                <w:rPrChange w:id="15236" w:author="Mohammad Nayeem Hasan" w:date="2023-01-21T03:28:00Z">
                  <w:rPr>
                    <w:ins w:id="15237" w:author="Mohammad Nayeem Hasan" w:date="2023-01-21T00:39:00Z"/>
                    <w:rFonts w:ascii="Times New Roman" w:hAnsi="Times New Roman" w:cs="Times New Roman"/>
                    <w:sz w:val="24"/>
                    <w:szCs w:val="24"/>
                  </w:rPr>
                </w:rPrChange>
              </w:rPr>
              <w:pPrChange w:id="15238" w:author="Mohammad Nayeem Hasan" w:date="2023-01-21T14:56:00Z">
                <w:pPr>
                  <w:jc w:val="both"/>
                </w:pPr>
              </w:pPrChange>
            </w:pPr>
            <w:ins w:id="15239" w:author="Mohammad Nayeem Hasan" w:date="2023-01-21T00:39:00Z">
              <w:r w:rsidRPr="00C91A19">
                <w:rPr>
                  <w:rFonts w:ascii="Times New Roman" w:hAnsi="Times New Roman" w:cs="Times New Roman"/>
                  <w:sz w:val="20"/>
                  <w:szCs w:val="20"/>
                  <w:rPrChange w:id="15240" w:author="Mohammad Nayeem Hasan" w:date="2023-01-21T03:28:00Z">
                    <w:rPr>
                      <w:rFonts w:ascii="Times New Roman" w:hAnsi="Times New Roman" w:cs="Times New Roman"/>
                      <w:sz w:val="24"/>
                      <w:szCs w:val="24"/>
                    </w:rPr>
                  </w:rPrChange>
                </w:rPr>
                <w:t>Mymensingh</w:t>
              </w:r>
            </w:ins>
          </w:p>
        </w:tc>
        <w:tc>
          <w:tcPr>
            <w:tcW w:w="884" w:type="pct"/>
            <w:vAlign w:val="center"/>
            <w:tcPrChange w:id="15241" w:author="Mohammad Nayeem Hasan" w:date="2023-01-21T12:41:00Z">
              <w:tcPr>
                <w:tcW w:w="883" w:type="pct"/>
                <w:vAlign w:val="center"/>
              </w:tcPr>
            </w:tcPrChange>
          </w:tcPr>
          <w:p w14:paraId="75FCBA0B" w14:textId="77777777" w:rsidR="001D6F0C" w:rsidRPr="00C91A19" w:rsidRDefault="001D6F0C" w:rsidP="001D6F0C">
            <w:pPr>
              <w:rPr>
                <w:ins w:id="15242" w:author="Mohammad Nayeem Hasan" w:date="2023-01-21T00:39:00Z"/>
                <w:rFonts w:ascii="Times New Roman" w:hAnsi="Times New Roman" w:cs="Times New Roman"/>
                <w:sz w:val="20"/>
                <w:szCs w:val="20"/>
                <w:rPrChange w:id="15243" w:author="Mohammad Nayeem Hasan" w:date="2023-01-21T03:28:00Z">
                  <w:rPr>
                    <w:ins w:id="15244" w:author="Mohammad Nayeem Hasan" w:date="2023-01-21T00:39:00Z"/>
                    <w:rFonts w:ascii="Times New Roman" w:hAnsi="Times New Roman" w:cs="Times New Roman"/>
                    <w:sz w:val="24"/>
                    <w:szCs w:val="24"/>
                  </w:rPr>
                </w:rPrChange>
              </w:rPr>
              <w:pPrChange w:id="15245" w:author="Mohammad Nayeem Hasan" w:date="2023-01-21T14:56:00Z">
                <w:pPr>
                  <w:jc w:val="both"/>
                </w:pPr>
              </w:pPrChange>
            </w:pPr>
            <w:ins w:id="15246" w:author="Mohammad Nayeem Hasan" w:date="2023-01-21T00:39:00Z">
              <w:r w:rsidRPr="00C91A19">
                <w:rPr>
                  <w:rFonts w:ascii="Times New Roman" w:hAnsi="Times New Roman" w:cs="Times New Roman"/>
                  <w:sz w:val="20"/>
                  <w:szCs w:val="20"/>
                  <w:rPrChange w:id="15247" w:author="Mohammad Nayeem Hasan" w:date="2023-01-21T03:28:00Z">
                    <w:rPr>
                      <w:rFonts w:ascii="Times New Roman" w:hAnsi="Times New Roman" w:cs="Times New Roman"/>
                      <w:sz w:val="24"/>
                      <w:szCs w:val="24"/>
                    </w:rPr>
                  </w:rPrChange>
                </w:rPr>
                <w:t>-</w:t>
              </w:r>
            </w:ins>
          </w:p>
        </w:tc>
        <w:tc>
          <w:tcPr>
            <w:tcW w:w="529" w:type="pct"/>
            <w:vAlign w:val="center"/>
            <w:tcPrChange w:id="15248" w:author="Mohammad Nayeem Hasan" w:date="2023-01-21T12:41:00Z">
              <w:tcPr>
                <w:tcW w:w="529" w:type="pct"/>
                <w:gridSpan w:val="2"/>
                <w:vAlign w:val="center"/>
              </w:tcPr>
            </w:tcPrChange>
          </w:tcPr>
          <w:p w14:paraId="18F3637C" w14:textId="77777777" w:rsidR="001D6F0C" w:rsidRPr="00C91A19" w:rsidRDefault="001D6F0C" w:rsidP="001D6F0C">
            <w:pPr>
              <w:rPr>
                <w:ins w:id="15249" w:author="Mohammad Nayeem Hasan" w:date="2023-01-21T00:39:00Z"/>
                <w:rFonts w:ascii="Times New Roman" w:hAnsi="Times New Roman" w:cs="Times New Roman"/>
                <w:sz w:val="20"/>
                <w:szCs w:val="20"/>
                <w:rPrChange w:id="15250" w:author="Mohammad Nayeem Hasan" w:date="2023-01-21T03:28:00Z">
                  <w:rPr>
                    <w:ins w:id="15251" w:author="Mohammad Nayeem Hasan" w:date="2023-01-21T00:39:00Z"/>
                    <w:rFonts w:ascii="Times New Roman" w:hAnsi="Times New Roman" w:cs="Times New Roman"/>
                    <w:sz w:val="24"/>
                    <w:szCs w:val="24"/>
                  </w:rPr>
                </w:rPrChange>
              </w:rPr>
              <w:pPrChange w:id="15252" w:author="Mohammad Nayeem Hasan" w:date="2023-01-21T14:56:00Z">
                <w:pPr>
                  <w:jc w:val="both"/>
                </w:pPr>
              </w:pPrChange>
            </w:pPr>
            <w:ins w:id="15253" w:author="Mohammad Nayeem Hasan" w:date="2023-01-21T00:39:00Z">
              <w:r w:rsidRPr="00C91A19">
                <w:rPr>
                  <w:rFonts w:ascii="Times New Roman" w:hAnsi="Times New Roman" w:cs="Times New Roman"/>
                  <w:sz w:val="20"/>
                  <w:szCs w:val="20"/>
                  <w:rPrChange w:id="15254" w:author="Mohammad Nayeem Hasan" w:date="2023-01-21T03:28:00Z">
                    <w:rPr>
                      <w:rFonts w:ascii="Times New Roman" w:hAnsi="Times New Roman" w:cs="Times New Roman"/>
                      <w:sz w:val="24"/>
                      <w:szCs w:val="24"/>
                    </w:rPr>
                  </w:rPrChange>
                </w:rPr>
                <w:t>-</w:t>
              </w:r>
            </w:ins>
          </w:p>
        </w:tc>
        <w:tc>
          <w:tcPr>
            <w:tcW w:w="914" w:type="pct"/>
            <w:vAlign w:val="center"/>
            <w:tcPrChange w:id="15255" w:author="Mohammad Nayeem Hasan" w:date="2023-01-21T12:41:00Z">
              <w:tcPr>
                <w:tcW w:w="770" w:type="pct"/>
                <w:gridSpan w:val="2"/>
                <w:vAlign w:val="center"/>
              </w:tcPr>
            </w:tcPrChange>
          </w:tcPr>
          <w:p w14:paraId="4C3C5DCB" w14:textId="77777777" w:rsidR="001D6F0C" w:rsidRPr="00C91A19" w:rsidRDefault="001D6F0C" w:rsidP="001D6F0C">
            <w:pPr>
              <w:rPr>
                <w:ins w:id="15256" w:author="Mohammad Nayeem Hasan" w:date="2023-01-21T00:39:00Z"/>
                <w:rFonts w:ascii="Times New Roman" w:hAnsi="Times New Roman" w:cs="Times New Roman"/>
                <w:sz w:val="20"/>
                <w:szCs w:val="20"/>
                <w:rPrChange w:id="15257" w:author="Mohammad Nayeem Hasan" w:date="2023-01-21T03:28:00Z">
                  <w:rPr>
                    <w:ins w:id="15258" w:author="Mohammad Nayeem Hasan" w:date="2023-01-21T00:39:00Z"/>
                    <w:rFonts w:ascii="Times New Roman" w:hAnsi="Times New Roman" w:cs="Times New Roman"/>
                    <w:sz w:val="24"/>
                    <w:szCs w:val="24"/>
                  </w:rPr>
                </w:rPrChange>
              </w:rPr>
              <w:pPrChange w:id="15259" w:author="Mohammad Nayeem Hasan" w:date="2023-01-21T14:56:00Z">
                <w:pPr>
                  <w:jc w:val="both"/>
                </w:pPr>
              </w:pPrChange>
            </w:pPr>
            <w:ins w:id="15260" w:author="Mohammad Nayeem Hasan" w:date="2023-01-21T00:39:00Z">
              <w:r w:rsidRPr="00C91A19">
                <w:rPr>
                  <w:rFonts w:ascii="Times New Roman" w:hAnsi="Times New Roman" w:cs="Times New Roman"/>
                  <w:sz w:val="20"/>
                  <w:szCs w:val="20"/>
                  <w:rPrChange w:id="15261" w:author="Mohammad Nayeem Hasan" w:date="2023-01-21T03:28:00Z">
                    <w:rPr>
                      <w:rFonts w:ascii="Times New Roman" w:hAnsi="Times New Roman" w:cs="Times New Roman"/>
                      <w:sz w:val="24"/>
                      <w:szCs w:val="24"/>
                    </w:rPr>
                  </w:rPrChange>
                </w:rPr>
                <w:t>-</w:t>
              </w:r>
            </w:ins>
          </w:p>
        </w:tc>
        <w:tc>
          <w:tcPr>
            <w:tcW w:w="481" w:type="pct"/>
            <w:vAlign w:val="center"/>
            <w:tcPrChange w:id="15262" w:author="Mohammad Nayeem Hasan" w:date="2023-01-21T12:41:00Z">
              <w:tcPr>
                <w:tcW w:w="481" w:type="pct"/>
                <w:gridSpan w:val="2"/>
                <w:vAlign w:val="center"/>
              </w:tcPr>
            </w:tcPrChange>
          </w:tcPr>
          <w:p w14:paraId="362176EA" w14:textId="77777777" w:rsidR="001D6F0C" w:rsidRPr="00C91A19" w:rsidRDefault="001D6F0C" w:rsidP="001D6F0C">
            <w:pPr>
              <w:rPr>
                <w:ins w:id="15263" w:author="Mohammad Nayeem Hasan" w:date="2023-01-21T00:39:00Z"/>
                <w:rFonts w:ascii="Times New Roman" w:hAnsi="Times New Roman" w:cs="Times New Roman"/>
                <w:sz w:val="20"/>
                <w:szCs w:val="20"/>
                <w:rPrChange w:id="15264" w:author="Mohammad Nayeem Hasan" w:date="2023-01-21T03:28:00Z">
                  <w:rPr>
                    <w:ins w:id="15265" w:author="Mohammad Nayeem Hasan" w:date="2023-01-21T00:39:00Z"/>
                    <w:rFonts w:ascii="Times New Roman" w:hAnsi="Times New Roman" w:cs="Times New Roman"/>
                    <w:sz w:val="24"/>
                    <w:szCs w:val="24"/>
                  </w:rPr>
                </w:rPrChange>
              </w:rPr>
              <w:pPrChange w:id="15266" w:author="Mohammad Nayeem Hasan" w:date="2023-01-21T14:56:00Z">
                <w:pPr>
                  <w:jc w:val="both"/>
                </w:pPr>
              </w:pPrChange>
            </w:pPr>
            <w:ins w:id="15267" w:author="Mohammad Nayeem Hasan" w:date="2023-01-21T00:39:00Z">
              <w:r w:rsidRPr="00C91A19">
                <w:rPr>
                  <w:rFonts w:ascii="Times New Roman" w:hAnsi="Times New Roman" w:cs="Times New Roman"/>
                  <w:sz w:val="20"/>
                  <w:szCs w:val="20"/>
                  <w:rPrChange w:id="15268" w:author="Mohammad Nayeem Hasan" w:date="2023-01-21T03:28:00Z">
                    <w:rPr>
                      <w:rFonts w:ascii="Times New Roman" w:hAnsi="Times New Roman" w:cs="Times New Roman"/>
                      <w:sz w:val="24"/>
                      <w:szCs w:val="24"/>
                    </w:rPr>
                  </w:rPrChange>
                </w:rPr>
                <w:t>-</w:t>
              </w:r>
            </w:ins>
          </w:p>
        </w:tc>
        <w:tc>
          <w:tcPr>
            <w:tcW w:w="963" w:type="pct"/>
            <w:vAlign w:val="center"/>
            <w:tcPrChange w:id="15269" w:author="Mohammad Nayeem Hasan" w:date="2023-01-21T12:41:00Z">
              <w:tcPr>
                <w:tcW w:w="1169" w:type="pct"/>
                <w:gridSpan w:val="3"/>
                <w:vAlign w:val="center"/>
              </w:tcPr>
            </w:tcPrChange>
          </w:tcPr>
          <w:p w14:paraId="3CDBBB23" w14:textId="5C0B57CE" w:rsidR="001D6F0C" w:rsidRPr="00C91A19" w:rsidRDefault="001D6F0C" w:rsidP="001D6F0C">
            <w:pPr>
              <w:rPr>
                <w:ins w:id="15270" w:author="Mohammad Nayeem Hasan" w:date="2023-01-21T00:39:00Z"/>
                <w:rFonts w:ascii="Times New Roman" w:hAnsi="Times New Roman" w:cs="Times New Roman"/>
                <w:sz w:val="20"/>
                <w:szCs w:val="20"/>
                <w:rPrChange w:id="15271" w:author="Mohammad Nayeem Hasan" w:date="2023-01-21T03:28:00Z">
                  <w:rPr>
                    <w:ins w:id="15272" w:author="Mohammad Nayeem Hasan" w:date="2023-01-21T00:39:00Z"/>
                    <w:rFonts w:ascii="Times New Roman" w:hAnsi="Times New Roman" w:cs="Times New Roman"/>
                    <w:sz w:val="24"/>
                    <w:szCs w:val="24"/>
                  </w:rPr>
                </w:rPrChange>
              </w:rPr>
              <w:pPrChange w:id="15273" w:author="Mohammad Nayeem Hasan" w:date="2023-01-21T14:56:00Z">
                <w:pPr>
                  <w:jc w:val="both"/>
                </w:pPr>
              </w:pPrChange>
            </w:pPr>
            <w:ins w:id="15274" w:author="Mohammad Nayeem Hasan" w:date="2023-01-21T00:39:00Z">
              <w:r w:rsidRPr="00C91A19">
                <w:rPr>
                  <w:rFonts w:ascii="Times New Roman" w:hAnsi="Times New Roman" w:cs="Times New Roman"/>
                  <w:sz w:val="20"/>
                  <w:szCs w:val="20"/>
                  <w:rPrChange w:id="15275" w:author="Mohammad Nayeem Hasan" w:date="2023-01-21T03:28:00Z">
                    <w:rPr>
                      <w:rFonts w:ascii="Times New Roman" w:hAnsi="Times New Roman" w:cs="Times New Roman"/>
                      <w:sz w:val="24"/>
                      <w:szCs w:val="24"/>
                    </w:rPr>
                  </w:rPrChange>
                </w:rPr>
                <w:t>1.22</w:t>
              </w:r>
            </w:ins>
            <w:ins w:id="15276" w:author="Mohammad Nayeem Hasan" w:date="2023-01-21T04:00:00Z">
              <w:r>
                <w:rPr>
                  <w:rFonts w:ascii="Times New Roman" w:hAnsi="Times New Roman" w:cs="Times New Roman"/>
                  <w:sz w:val="20"/>
                  <w:szCs w:val="20"/>
                </w:rPr>
                <w:t xml:space="preserve"> (</w:t>
              </w:r>
              <w:r w:rsidRPr="00F13B5B">
                <w:rPr>
                  <w:rFonts w:ascii="Times New Roman" w:hAnsi="Times New Roman" w:cs="Times New Roman"/>
                  <w:sz w:val="20"/>
                  <w:szCs w:val="20"/>
                </w:rPr>
                <w:t>0.84, 1.79</w:t>
              </w:r>
              <w:r>
                <w:rPr>
                  <w:rFonts w:ascii="Times New Roman" w:hAnsi="Times New Roman" w:cs="Times New Roman"/>
                  <w:sz w:val="20"/>
                  <w:szCs w:val="20"/>
                </w:rPr>
                <w:t>)</w:t>
              </w:r>
            </w:ins>
          </w:p>
        </w:tc>
        <w:tc>
          <w:tcPr>
            <w:tcW w:w="478" w:type="pct"/>
            <w:vAlign w:val="center"/>
            <w:tcPrChange w:id="15277" w:author="Mohammad Nayeem Hasan" w:date="2023-01-21T12:41:00Z">
              <w:tcPr>
                <w:tcW w:w="417" w:type="pct"/>
                <w:vAlign w:val="center"/>
              </w:tcPr>
            </w:tcPrChange>
          </w:tcPr>
          <w:p w14:paraId="243EC243" w14:textId="77777777" w:rsidR="001D6F0C" w:rsidRPr="00C91A19" w:rsidRDefault="001D6F0C" w:rsidP="001D6F0C">
            <w:pPr>
              <w:rPr>
                <w:ins w:id="15278" w:author="Mohammad Nayeem Hasan" w:date="2023-01-21T00:39:00Z"/>
                <w:rFonts w:ascii="Times New Roman" w:hAnsi="Times New Roman" w:cs="Times New Roman"/>
                <w:sz w:val="20"/>
                <w:szCs w:val="20"/>
                <w:rPrChange w:id="15279" w:author="Mohammad Nayeem Hasan" w:date="2023-01-21T03:28:00Z">
                  <w:rPr>
                    <w:ins w:id="15280" w:author="Mohammad Nayeem Hasan" w:date="2023-01-21T00:39:00Z"/>
                    <w:rFonts w:ascii="Times New Roman" w:hAnsi="Times New Roman" w:cs="Times New Roman"/>
                    <w:sz w:val="24"/>
                    <w:szCs w:val="24"/>
                  </w:rPr>
                </w:rPrChange>
              </w:rPr>
              <w:pPrChange w:id="15281" w:author="Mohammad Nayeem Hasan" w:date="2023-01-21T14:56:00Z">
                <w:pPr>
                  <w:jc w:val="both"/>
                </w:pPr>
              </w:pPrChange>
            </w:pPr>
            <w:ins w:id="15282" w:author="Mohammad Nayeem Hasan" w:date="2023-01-21T00:39:00Z">
              <w:r w:rsidRPr="00C91A19">
                <w:rPr>
                  <w:rFonts w:ascii="Times New Roman" w:hAnsi="Times New Roman" w:cs="Times New Roman"/>
                  <w:sz w:val="20"/>
                  <w:szCs w:val="20"/>
                  <w:rPrChange w:id="15283" w:author="Mohammad Nayeem Hasan" w:date="2023-01-21T03:28:00Z">
                    <w:rPr>
                      <w:rFonts w:ascii="Times New Roman" w:hAnsi="Times New Roman" w:cs="Times New Roman"/>
                      <w:sz w:val="24"/>
                      <w:szCs w:val="24"/>
                    </w:rPr>
                  </w:rPrChange>
                </w:rPr>
                <w:t>0.296</w:t>
              </w:r>
            </w:ins>
          </w:p>
        </w:tc>
      </w:tr>
      <w:tr w:rsidR="001D6F0C" w:rsidRPr="00786204" w14:paraId="0899DB96" w14:textId="77777777" w:rsidTr="00A67133">
        <w:trPr>
          <w:trHeight w:val="138"/>
          <w:jc w:val="center"/>
          <w:ins w:id="15284" w:author="Mohammad Nayeem Hasan" w:date="2023-01-21T00:39:00Z"/>
          <w:trPrChange w:id="15285" w:author="Mohammad Nayeem Hasan" w:date="2023-01-21T12:41:00Z">
            <w:trPr>
              <w:trHeight w:val="138"/>
              <w:jc w:val="center"/>
            </w:trPr>
          </w:trPrChange>
        </w:trPr>
        <w:tc>
          <w:tcPr>
            <w:tcW w:w="751" w:type="pct"/>
            <w:vAlign w:val="center"/>
            <w:tcPrChange w:id="15286" w:author="Mohammad Nayeem Hasan" w:date="2023-01-21T12:41:00Z">
              <w:tcPr>
                <w:tcW w:w="751" w:type="pct"/>
                <w:vAlign w:val="center"/>
              </w:tcPr>
            </w:tcPrChange>
          </w:tcPr>
          <w:p w14:paraId="6038A255" w14:textId="77777777" w:rsidR="001D6F0C" w:rsidRPr="00C91A19" w:rsidRDefault="001D6F0C" w:rsidP="001D6F0C">
            <w:pPr>
              <w:rPr>
                <w:ins w:id="15287" w:author="Mohammad Nayeem Hasan" w:date="2023-01-21T00:39:00Z"/>
                <w:rFonts w:ascii="Times New Roman" w:hAnsi="Times New Roman" w:cs="Times New Roman"/>
                <w:sz w:val="20"/>
                <w:szCs w:val="20"/>
                <w:rPrChange w:id="15288" w:author="Mohammad Nayeem Hasan" w:date="2023-01-21T03:28:00Z">
                  <w:rPr>
                    <w:ins w:id="15289" w:author="Mohammad Nayeem Hasan" w:date="2023-01-21T00:39:00Z"/>
                    <w:rFonts w:ascii="Times New Roman" w:hAnsi="Times New Roman" w:cs="Times New Roman"/>
                    <w:sz w:val="24"/>
                    <w:szCs w:val="24"/>
                  </w:rPr>
                </w:rPrChange>
              </w:rPr>
              <w:pPrChange w:id="15290" w:author="Mohammad Nayeem Hasan" w:date="2023-01-21T14:56:00Z">
                <w:pPr>
                  <w:jc w:val="both"/>
                </w:pPr>
              </w:pPrChange>
            </w:pPr>
            <w:ins w:id="15291" w:author="Mohammad Nayeem Hasan" w:date="2023-01-21T00:39:00Z">
              <w:r w:rsidRPr="00C91A19">
                <w:rPr>
                  <w:rFonts w:ascii="Times New Roman" w:hAnsi="Times New Roman" w:cs="Times New Roman"/>
                  <w:sz w:val="20"/>
                  <w:szCs w:val="20"/>
                  <w:rPrChange w:id="15292" w:author="Mohammad Nayeem Hasan" w:date="2023-01-21T03:28:00Z">
                    <w:rPr>
                      <w:rFonts w:ascii="Times New Roman" w:hAnsi="Times New Roman" w:cs="Times New Roman"/>
                      <w:sz w:val="24"/>
                      <w:szCs w:val="24"/>
                    </w:rPr>
                  </w:rPrChange>
                </w:rPr>
                <w:t>Rajshahi</w:t>
              </w:r>
            </w:ins>
          </w:p>
        </w:tc>
        <w:tc>
          <w:tcPr>
            <w:tcW w:w="884" w:type="pct"/>
            <w:vAlign w:val="center"/>
            <w:tcPrChange w:id="15293" w:author="Mohammad Nayeem Hasan" w:date="2023-01-21T12:41:00Z">
              <w:tcPr>
                <w:tcW w:w="883" w:type="pct"/>
                <w:vAlign w:val="center"/>
              </w:tcPr>
            </w:tcPrChange>
          </w:tcPr>
          <w:p w14:paraId="77B86E04" w14:textId="680368AA" w:rsidR="001D6F0C" w:rsidRPr="00C91A19" w:rsidRDefault="001D6F0C" w:rsidP="001D6F0C">
            <w:pPr>
              <w:rPr>
                <w:ins w:id="15294" w:author="Mohammad Nayeem Hasan" w:date="2023-01-21T00:39:00Z"/>
                <w:rFonts w:ascii="Times New Roman" w:hAnsi="Times New Roman" w:cs="Times New Roman"/>
                <w:sz w:val="20"/>
                <w:szCs w:val="20"/>
                <w:rPrChange w:id="15295" w:author="Mohammad Nayeem Hasan" w:date="2023-01-21T03:28:00Z">
                  <w:rPr>
                    <w:ins w:id="15296" w:author="Mohammad Nayeem Hasan" w:date="2023-01-21T00:39:00Z"/>
                    <w:rFonts w:ascii="Times New Roman" w:hAnsi="Times New Roman" w:cs="Times New Roman"/>
                    <w:sz w:val="24"/>
                    <w:szCs w:val="24"/>
                  </w:rPr>
                </w:rPrChange>
              </w:rPr>
              <w:pPrChange w:id="15297" w:author="Mohammad Nayeem Hasan" w:date="2023-01-21T14:56:00Z">
                <w:pPr>
                  <w:jc w:val="both"/>
                </w:pPr>
              </w:pPrChange>
            </w:pPr>
            <w:ins w:id="15298" w:author="Mohammad Nayeem Hasan" w:date="2023-01-21T00:39:00Z">
              <w:r w:rsidRPr="00C91A19">
                <w:rPr>
                  <w:rFonts w:ascii="Times New Roman" w:hAnsi="Times New Roman" w:cs="Times New Roman"/>
                  <w:sz w:val="20"/>
                  <w:szCs w:val="20"/>
                  <w:rPrChange w:id="15299" w:author="Mohammad Nayeem Hasan" w:date="2023-01-21T03:28:00Z">
                    <w:rPr>
                      <w:rFonts w:ascii="Times New Roman" w:hAnsi="Times New Roman" w:cs="Times New Roman"/>
                      <w:sz w:val="24"/>
                      <w:szCs w:val="24"/>
                    </w:rPr>
                  </w:rPrChange>
                </w:rPr>
                <w:t>1.04</w:t>
              </w:r>
            </w:ins>
            <w:ins w:id="15300" w:author="Mohammad Nayeem Hasan" w:date="2023-01-21T03:46:00Z">
              <w:r>
                <w:rPr>
                  <w:rFonts w:ascii="Times New Roman" w:hAnsi="Times New Roman" w:cs="Times New Roman"/>
                  <w:sz w:val="20"/>
                  <w:szCs w:val="20"/>
                </w:rPr>
                <w:t xml:space="preserve"> (</w:t>
              </w:r>
              <w:r w:rsidRPr="00F13B5B">
                <w:rPr>
                  <w:rFonts w:ascii="Times New Roman" w:hAnsi="Times New Roman" w:cs="Times New Roman"/>
                  <w:sz w:val="20"/>
                  <w:szCs w:val="20"/>
                </w:rPr>
                <w:t>0.83, 1.28</w:t>
              </w:r>
              <w:r>
                <w:rPr>
                  <w:rFonts w:ascii="Times New Roman" w:hAnsi="Times New Roman" w:cs="Times New Roman"/>
                  <w:sz w:val="20"/>
                  <w:szCs w:val="20"/>
                </w:rPr>
                <w:t>)</w:t>
              </w:r>
            </w:ins>
          </w:p>
        </w:tc>
        <w:tc>
          <w:tcPr>
            <w:tcW w:w="529" w:type="pct"/>
            <w:vAlign w:val="center"/>
            <w:tcPrChange w:id="15301" w:author="Mohammad Nayeem Hasan" w:date="2023-01-21T12:41:00Z">
              <w:tcPr>
                <w:tcW w:w="529" w:type="pct"/>
                <w:gridSpan w:val="2"/>
                <w:vAlign w:val="center"/>
              </w:tcPr>
            </w:tcPrChange>
          </w:tcPr>
          <w:p w14:paraId="303E016E" w14:textId="77777777" w:rsidR="001D6F0C" w:rsidRPr="00C91A19" w:rsidRDefault="001D6F0C" w:rsidP="001D6F0C">
            <w:pPr>
              <w:rPr>
                <w:ins w:id="15302" w:author="Mohammad Nayeem Hasan" w:date="2023-01-21T00:39:00Z"/>
                <w:rFonts w:ascii="Times New Roman" w:hAnsi="Times New Roman" w:cs="Times New Roman"/>
                <w:sz w:val="20"/>
                <w:szCs w:val="20"/>
                <w:rPrChange w:id="15303" w:author="Mohammad Nayeem Hasan" w:date="2023-01-21T03:28:00Z">
                  <w:rPr>
                    <w:ins w:id="15304" w:author="Mohammad Nayeem Hasan" w:date="2023-01-21T00:39:00Z"/>
                    <w:rFonts w:ascii="Times New Roman" w:hAnsi="Times New Roman" w:cs="Times New Roman"/>
                    <w:sz w:val="24"/>
                    <w:szCs w:val="24"/>
                  </w:rPr>
                </w:rPrChange>
              </w:rPr>
              <w:pPrChange w:id="15305" w:author="Mohammad Nayeem Hasan" w:date="2023-01-21T14:56:00Z">
                <w:pPr>
                  <w:jc w:val="both"/>
                </w:pPr>
              </w:pPrChange>
            </w:pPr>
            <w:ins w:id="15306" w:author="Mohammad Nayeem Hasan" w:date="2023-01-21T00:39:00Z">
              <w:r w:rsidRPr="00C91A19">
                <w:rPr>
                  <w:rFonts w:ascii="Times New Roman" w:hAnsi="Times New Roman" w:cs="Times New Roman"/>
                  <w:sz w:val="20"/>
                  <w:szCs w:val="20"/>
                  <w:rPrChange w:id="15307" w:author="Mohammad Nayeem Hasan" w:date="2023-01-21T03:28:00Z">
                    <w:rPr>
                      <w:rFonts w:ascii="Times New Roman" w:hAnsi="Times New Roman" w:cs="Times New Roman"/>
                      <w:sz w:val="24"/>
                      <w:szCs w:val="24"/>
                    </w:rPr>
                  </w:rPrChange>
                </w:rPr>
                <w:t>0.754</w:t>
              </w:r>
            </w:ins>
          </w:p>
        </w:tc>
        <w:tc>
          <w:tcPr>
            <w:tcW w:w="914" w:type="pct"/>
            <w:vAlign w:val="center"/>
            <w:tcPrChange w:id="15308" w:author="Mohammad Nayeem Hasan" w:date="2023-01-21T12:41:00Z">
              <w:tcPr>
                <w:tcW w:w="770" w:type="pct"/>
                <w:gridSpan w:val="2"/>
                <w:vAlign w:val="center"/>
              </w:tcPr>
            </w:tcPrChange>
          </w:tcPr>
          <w:p w14:paraId="55C9A7B6" w14:textId="049EAC98" w:rsidR="001D6F0C" w:rsidRPr="00C91A19" w:rsidRDefault="001D6F0C" w:rsidP="001D6F0C">
            <w:pPr>
              <w:rPr>
                <w:ins w:id="15309" w:author="Mohammad Nayeem Hasan" w:date="2023-01-21T00:39:00Z"/>
                <w:rFonts w:ascii="Times New Roman" w:hAnsi="Times New Roman" w:cs="Times New Roman"/>
                <w:sz w:val="20"/>
                <w:szCs w:val="20"/>
                <w:rPrChange w:id="15310" w:author="Mohammad Nayeem Hasan" w:date="2023-01-21T03:28:00Z">
                  <w:rPr>
                    <w:ins w:id="15311" w:author="Mohammad Nayeem Hasan" w:date="2023-01-21T00:39:00Z"/>
                    <w:rFonts w:ascii="Times New Roman" w:hAnsi="Times New Roman" w:cs="Times New Roman"/>
                    <w:sz w:val="24"/>
                    <w:szCs w:val="24"/>
                  </w:rPr>
                </w:rPrChange>
              </w:rPr>
              <w:pPrChange w:id="15312" w:author="Mohammad Nayeem Hasan" w:date="2023-01-21T14:56:00Z">
                <w:pPr>
                  <w:jc w:val="both"/>
                </w:pPr>
              </w:pPrChange>
            </w:pPr>
            <w:ins w:id="15313" w:author="Mohammad Nayeem Hasan" w:date="2023-01-21T00:39:00Z">
              <w:r w:rsidRPr="00C91A19">
                <w:rPr>
                  <w:rFonts w:ascii="Times New Roman" w:hAnsi="Times New Roman" w:cs="Times New Roman"/>
                  <w:sz w:val="20"/>
                  <w:szCs w:val="20"/>
                  <w:rPrChange w:id="15314" w:author="Mohammad Nayeem Hasan" w:date="2023-01-21T03:28:00Z">
                    <w:rPr>
                      <w:rFonts w:ascii="Times New Roman" w:hAnsi="Times New Roman" w:cs="Times New Roman"/>
                      <w:sz w:val="24"/>
                      <w:szCs w:val="24"/>
                    </w:rPr>
                  </w:rPrChange>
                </w:rPr>
                <w:t>0.90</w:t>
              </w:r>
            </w:ins>
            <w:ins w:id="15315" w:author="Mohammad Nayeem Hasan" w:date="2023-01-21T03:52:00Z">
              <w:r>
                <w:rPr>
                  <w:rFonts w:ascii="Times New Roman" w:hAnsi="Times New Roman" w:cs="Times New Roman"/>
                  <w:sz w:val="20"/>
                  <w:szCs w:val="20"/>
                </w:rPr>
                <w:t xml:space="preserve"> (</w:t>
              </w:r>
              <w:r w:rsidRPr="00F13B5B">
                <w:rPr>
                  <w:rFonts w:ascii="Times New Roman" w:hAnsi="Times New Roman" w:cs="Times New Roman"/>
                  <w:sz w:val="20"/>
                  <w:szCs w:val="20"/>
                </w:rPr>
                <w:t>0.3</w:t>
              </w:r>
            </w:ins>
            <w:ins w:id="15316" w:author="Mohammad Nayeem Hasan" w:date="2023-01-27T20:06:00Z">
              <w:r w:rsidR="00A90AA3">
                <w:rPr>
                  <w:rFonts w:ascii="Times New Roman" w:hAnsi="Times New Roman" w:cs="Times New Roman"/>
                  <w:sz w:val="20"/>
                  <w:szCs w:val="20"/>
                </w:rPr>
                <w:t>6</w:t>
              </w:r>
            </w:ins>
            <w:ins w:id="15317" w:author="Mohammad Nayeem Hasan" w:date="2023-01-21T03:52:00Z">
              <w:r w:rsidRPr="00F13B5B">
                <w:rPr>
                  <w:rFonts w:ascii="Times New Roman" w:hAnsi="Times New Roman" w:cs="Times New Roman"/>
                  <w:sz w:val="20"/>
                  <w:szCs w:val="20"/>
                </w:rPr>
                <w:t>, 2.</w:t>
              </w:r>
            </w:ins>
            <w:ins w:id="15318" w:author="Mohammad Nayeem Hasan" w:date="2023-01-27T20:06:00Z">
              <w:r w:rsidR="00A90AA3">
                <w:rPr>
                  <w:rFonts w:ascii="Times New Roman" w:hAnsi="Times New Roman" w:cs="Times New Roman"/>
                  <w:sz w:val="20"/>
                  <w:szCs w:val="20"/>
                </w:rPr>
                <w:t>22</w:t>
              </w:r>
            </w:ins>
            <w:ins w:id="15319" w:author="Mohammad Nayeem Hasan" w:date="2023-01-21T03:52:00Z">
              <w:r>
                <w:rPr>
                  <w:rFonts w:ascii="Times New Roman" w:hAnsi="Times New Roman" w:cs="Times New Roman"/>
                  <w:sz w:val="20"/>
                  <w:szCs w:val="20"/>
                </w:rPr>
                <w:t>)</w:t>
              </w:r>
            </w:ins>
          </w:p>
        </w:tc>
        <w:tc>
          <w:tcPr>
            <w:tcW w:w="481" w:type="pct"/>
            <w:vAlign w:val="center"/>
            <w:tcPrChange w:id="15320" w:author="Mohammad Nayeem Hasan" w:date="2023-01-21T12:41:00Z">
              <w:tcPr>
                <w:tcW w:w="481" w:type="pct"/>
                <w:gridSpan w:val="2"/>
                <w:vAlign w:val="center"/>
              </w:tcPr>
            </w:tcPrChange>
          </w:tcPr>
          <w:p w14:paraId="41711103" w14:textId="04CCFEA4" w:rsidR="001D6F0C" w:rsidRPr="00C91A19" w:rsidRDefault="001D6F0C" w:rsidP="001D6F0C">
            <w:pPr>
              <w:rPr>
                <w:ins w:id="15321" w:author="Mohammad Nayeem Hasan" w:date="2023-01-21T00:39:00Z"/>
                <w:rFonts w:ascii="Times New Roman" w:hAnsi="Times New Roman" w:cs="Times New Roman"/>
                <w:sz w:val="20"/>
                <w:szCs w:val="20"/>
                <w:rPrChange w:id="15322" w:author="Mohammad Nayeem Hasan" w:date="2023-01-21T03:28:00Z">
                  <w:rPr>
                    <w:ins w:id="15323" w:author="Mohammad Nayeem Hasan" w:date="2023-01-21T00:39:00Z"/>
                    <w:rFonts w:ascii="Times New Roman" w:hAnsi="Times New Roman" w:cs="Times New Roman"/>
                    <w:sz w:val="24"/>
                    <w:szCs w:val="24"/>
                  </w:rPr>
                </w:rPrChange>
              </w:rPr>
              <w:pPrChange w:id="15324" w:author="Mohammad Nayeem Hasan" w:date="2023-01-21T14:56:00Z">
                <w:pPr>
                  <w:jc w:val="both"/>
                </w:pPr>
              </w:pPrChange>
            </w:pPr>
            <w:ins w:id="15325" w:author="Mohammad Nayeem Hasan" w:date="2023-01-21T00:39:00Z">
              <w:r w:rsidRPr="00C91A19">
                <w:rPr>
                  <w:rFonts w:ascii="Times New Roman" w:hAnsi="Times New Roman" w:cs="Times New Roman"/>
                  <w:sz w:val="20"/>
                  <w:szCs w:val="20"/>
                  <w:rPrChange w:id="15326" w:author="Mohammad Nayeem Hasan" w:date="2023-01-21T03:28:00Z">
                    <w:rPr>
                      <w:rFonts w:ascii="Times New Roman" w:hAnsi="Times New Roman" w:cs="Times New Roman"/>
                      <w:sz w:val="24"/>
                      <w:szCs w:val="24"/>
                    </w:rPr>
                  </w:rPrChange>
                </w:rPr>
                <w:t>0.8</w:t>
              </w:r>
            </w:ins>
            <w:ins w:id="15327" w:author="Mohammad Nayeem Hasan" w:date="2023-01-27T20:08:00Z">
              <w:r w:rsidR="00A90AA3">
                <w:rPr>
                  <w:rFonts w:ascii="Times New Roman" w:hAnsi="Times New Roman" w:cs="Times New Roman"/>
                  <w:sz w:val="20"/>
                  <w:szCs w:val="20"/>
                </w:rPr>
                <w:t>11</w:t>
              </w:r>
            </w:ins>
          </w:p>
        </w:tc>
        <w:tc>
          <w:tcPr>
            <w:tcW w:w="963" w:type="pct"/>
            <w:vAlign w:val="center"/>
            <w:tcPrChange w:id="15328" w:author="Mohammad Nayeem Hasan" w:date="2023-01-21T12:41:00Z">
              <w:tcPr>
                <w:tcW w:w="1169" w:type="pct"/>
                <w:gridSpan w:val="3"/>
                <w:vAlign w:val="center"/>
              </w:tcPr>
            </w:tcPrChange>
          </w:tcPr>
          <w:p w14:paraId="29A68399" w14:textId="3A0533F8" w:rsidR="001D6F0C" w:rsidRPr="00C91A19" w:rsidRDefault="001D6F0C" w:rsidP="001D6F0C">
            <w:pPr>
              <w:rPr>
                <w:ins w:id="15329" w:author="Mohammad Nayeem Hasan" w:date="2023-01-21T00:39:00Z"/>
                <w:rFonts w:ascii="Times New Roman" w:hAnsi="Times New Roman" w:cs="Times New Roman"/>
                <w:sz w:val="20"/>
                <w:szCs w:val="20"/>
                <w:rPrChange w:id="15330" w:author="Mohammad Nayeem Hasan" w:date="2023-01-21T03:28:00Z">
                  <w:rPr>
                    <w:ins w:id="15331" w:author="Mohammad Nayeem Hasan" w:date="2023-01-21T00:39:00Z"/>
                    <w:rFonts w:ascii="Times New Roman" w:hAnsi="Times New Roman" w:cs="Times New Roman"/>
                    <w:sz w:val="24"/>
                    <w:szCs w:val="24"/>
                  </w:rPr>
                </w:rPrChange>
              </w:rPr>
              <w:pPrChange w:id="15332" w:author="Mohammad Nayeem Hasan" w:date="2023-01-21T14:56:00Z">
                <w:pPr>
                  <w:jc w:val="both"/>
                </w:pPr>
              </w:pPrChange>
            </w:pPr>
            <w:ins w:id="15333" w:author="Mohammad Nayeem Hasan" w:date="2023-01-21T00:39:00Z">
              <w:r w:rsidRPr="00C91A19">
                <w:rPr>
                  <w:rFonts w:ascii="Times New Roman" w:hAnsi="Times New Roman" w:cs="Times New Roman"/>
                  <w:sz w:val="20"/>
                  <w:szCs w:val="20"/>
                  <w:rPrChange w:id="15334" w:author="Mohammad Nayeem Hasan" w:date="2023-01-21T03:28:00Z">
                    <w:rPr>
                      <w:rFonts w:ascii="Times New Roman" w:hAnsi="Times New Roman" w:cs="Times New Roman"/>
                      <w:sz w:val="24"/>
                      <w:szCs w:val="24"/>
                    </w:rPr>
                  </w:rPrChange>
                </w:rPr>
                <w:t>0.93</w:t>
              </w:r>
            </w:ins>
            <w:ins w:id="15335" w:author="Mohammad Nayeem Hasan" w:date="2023-01-21T04:00:00Z">
              <w:r>
                <w:rPr>
                  <w:rFonts w:ascii="Times New Roman" w:hAnsi="Times New Roman" w:cs="Times New Roman"/>
                  <w:sz w:val="20"/>
                  <w:szCs w:val="20"/>
                </w:rPr>
                <w:t xml:space="preserve"> (</w:t>
              </w:r>
              <w:r w:rsidRPr="00F13B5B">
                <w:rPr>
                  <w:rFonts w:ascii="Times New Roman" w:hAnsi="Times New Roman" w:cs="Times New Roman"/>
                  <w:sz w:val="20"/>
                  <w:szCs w:val="20"/>
                </w:rPr>
                <w:t>0.64, 1.35</w:t>
              </w:r>
              <w:r>
                <w:rPr>
                  <w:rFonts w:ascii="Times New Roman" w:hAnsi="Times New Roman" w:cs="Times New Roman"/>
                  <w:sz w:val="20"/>
                  <w:szCs w:val="20"/>
                </w:rPr>
                <w:t>)</w:t>
              </w:r>
            </w:ins>
          </w:p>
        </w:tc>
        <w:tc>
          <w:tcPr>
            <w:tcW w:w="478" w:type="pct"/>
            <w:vAlign w:val="center"/>
            <w:tcPrChange w:id="15336" w:author="Mohammad Nayeem Hasan" w:date="2023-01-21T12:41:00Z">
              <w:tcPr>
                <w:tcW w:w="417" w:type="pct"/>
                <w:vAlign w:val="center"/>
              </w:tcPr>
            </w:tcPrChange>
          </w:tcPr>
          <w:p w14:paraId="219C5AA4" w14:textId="77777777" w:rsidR="001D6F0C" w:rsidRPr="00C91A19" w:rsidRDefault="001D6F0C" w:rsidP="001D6F0C">
            <w:pPr>
              <w:rPr>
                <w:ins w:id="15337" w:author="Mohammad Nayeem Hasan" w:date="2023-01-21T00:39:00Z"/>
                <w:rFonts w:ascii="Times New Roman" w:hAnsi="Times New Roman" w:cs="Times New Roman"/>
                <w:sz w:val="20"/>
                <w:szCs w:val="20"/>
                <w:rPrChange w:id="15338" w:author="Mohammad Nayeem Hasan" w:date="2023-01-21T03:28:00Z">
                  <w:rPr>
                    <w:ins w:id="15339" w:author="Mohammad Nayeem Hasan" w:date="2023-01-21T00:39:00Z"/>
                    <w:rFonts w:ascii="Times New Roman" w:hAnsi="Times New Roman" w:cs="Times New Roman"/>
                    <w:sz w:val="24"/>
                    <w:szCs w:val="24"/>
                  </w:rPr>
                </w:rPrChange>
              </w:rPr>
              <w:pPrChange w:id="15340" w:author="Mohammad Nayeem Hasan" w:date="2023-01-21T14:56:00Z">
                <w:pPr>
                  <w:jc w:val="both"/>
                </w:pPr>
              </w:pPrChange>
            </w:pPr>
            <w:ins w:id="15341" w:author="Mohammad Nayeem Hasan" w:date="2023-01-21T00:39:00Z">
              <w:r w:rsidRPr="00C91A19">
                <w:rPr>
                  <w:rFonts w:ascii="Times New Roman" w:hAnsi="Times New Roman" w:cs="Times New Roman"/>
                  <w:sz w:val="20"/>
                  <w:szCs w:val="20"/>
                  <w:rPrChange w:id="15342" w:author="Mohammad Nayeem Hasan" w:date="2023-01-21T03:28:00Z">
                    <w:rPr>
                      <w:rFonts w:ascii="Times New Roman" w:hAnsi="Times New Roman" w:cs="Times New Roman"/>
                      <w:sz w:val="24"/>
                      <w:szCs w:val="24"/>
                    </w:rPr>
                  </w:rPrChange>
                </w:rPr>
                <w:t>0.702</w:t>
              </w:r>
            </w:ins>
          </w:p>
        </w:tc>
      </w:tr>
      <w:tr w:rsidR="001D6F0C" w:rsidRPr="00786204" w14:paraId="451FB7E6" w14:textId="77777777" w:rsidTr="00A67133">
        <w:trPr>
          <w:trHeight w:val="138"/>
          <w:jc w:val="center"/>
          <w:ins w:id="15343" w:author="Mohammad Nayeem Hasan" w:date="2023-01-21T00:39:00Z"/>
          <w:trPrChange w:id="15344" w:author="Mohammad Nayeem Hasan" w:date="2023-01-21T12:41:00Z">
            <w:trPr>
              <w:trHeight w:val="138"/>
              <w:jc w:val="center"/>
            </w:trPr>
          </w:trPrChange>
        </w:trPr>
        <w:tc>
          <w:tcPr>
            <w:tcW w:w="751" w:type="pct"/>
            <w:vAlign w:val="center"/>
            <w:tcPrChange w:id="15345" w:author="Mohammad Nayeem Hasan" w:date="2023-01-21T12:41:00Z">
              <w:tcPr>
                <w:tcW w:w="751" w:type="pct"/>
                <w:vAlign w:val="center"/>
              </w:tcPr>
            </w:tcPrChange>
          </w:tcPr>
          <w:p w14:paraId="781EE257" w14:textId="77777777" w:rsidR="001D6F0C" w:rsidRPr="00C91A19" w:rsidRDefault="001D6F0C" w:rsidP="001D6F0C">
            <w:pPr>
              <w:rPr>
                <w:ins w:id="15346" w:author="Mohammad Nayeem Hasan" w:date="2023-01-21T00:39:00Z"/>
                <w:rFonts w:ascii="Times New Roman" w:hAnsi="Times New Roman" w:cs="Times New Roman"/>
                <w:sz w:val="20"/>
                <w:szCs w:val="20"/>
                <w:rPrChange w:id="15347" w:author="Mohammad Nayeem Hasan" w:date="2023-01-21T03:28:00Z">
                  <w:rPr>
                    <w:ins w:id="15348" w:author="Mohammad Nayeem Hasan" w:date="2023-01-21T00:39:00Z"/>
                    <w:rFonts w:ascii="Times New Roman" w:hAnsi="Times New Roman" w:cs="Times New Roman"/>
                    <w:sz w:val="24"/>
                    <w:szCs w:val="24"/>
                  </w:rPr>
                </w:rPrChange>
              </w:rPr>
              <w:pPrChange w:id="15349" w:author="Mohammad Nayeem Hasan" w:date="2023-01-21T14:56:00Z">
                <w:pPr>
                  <w:jc w:val="both"/>
                </w:pPr>
              </w:pPrChange>
            </w:pPr>
            <w:ins w:id="15350" w:author="Mohammad Nayeem Hasan" w:date="2023-01-21T00:39:00Z">
              <w:r w:rsidRPr="00C91A19">
                <w:rPr>
                  <w:rFonts w:ascii="Times New Roman" w:hAnsi="Times New Roman" w:cs="Times New Roman"/>
                  <w:sz w:val="20"/>
                  <w:szCs w:val="20"/>
                  <w:rPrChange w:id="15351" w:author="Mohammad Nayeem Hasan" w:date="2023-01-21T03:28:00Z">
                    <w:rPr>
                      <w:rFonts w:ascii="Times New Roman" w:hAnsi="Times New Roman" w:cs="Times New Roman"/>
                      <w:sz w:val="24"/>
                      <w:szCs w:val="24"/>
                    </w:rPr>
                  </w:rPrChange>
                </w:rPr>
                <w:t>Rangpur</w:t>
              </w:r>
            </w:ins>
          </w:p>
        </w:tc>
        <w:tc>
          <w:tcPr>
            <w:tcW w:w="884" w:type="pct"/>
            <w:vAlign w:val="center"/>
            <w:tcPrChange w:id="15352" w:author="Mohammad Nayeem Hasan" w:date="2023-01-21T12:41:00Z">
              <w:tcPr>
                <w:tcW w:w="883" w:type="pct"/>
                <w:vAlign w:val="center"/>
              </w:tcPr>
            </w:tcPrChange>
          </w:tcPr>
          <w:p w14:paraId="53DE290D" w14:textId="77777777" w:rsidR="001D6F0C" w:rsidRPr="00C91A19" w:rsidRDefault="001D6F0C" w:rsidP="001D6F0C">
            <w:pPr>
              <w:rPr>
                <w:ins w:id="15353" w:author="Mohammad Nayeem Hasan" w:date="2023-01-21T00:39:00Z"/>
                <w:rFonts w:ascii="Times New Roman" w:hAnsi="Times New Roman" w:cs="Times New Roman"/>
                <w:sz w:val="20"/>
                <w:szCs w:val="20"/>
                <w:rPrChange w:id="15354" w:author="Mohammad Nayeem Hasan" w:date="2023-01-21T03:28:00Z">
                  <w:rPr>
                    <w:ins w:id="15355" w:author="Mohammad Nayeem Hasan" w:date="2023-01-21T00:39:00Z"/>
                    <w:rFonts w:ascii="Times New Roman" w:hAnsi="Times New Roman" w:cs="Times New Roman"/>
                    <w:sz w:val="24"/>
                    <w:szCs w:val="24"/>
                  </w:rPr>
                </w:rPrChange>
              </w:rPr>
              <w:pPrChange w:id="15356" w:author="Mohammad Nayeem Hasan" w:date="2023-01-21T14:56:00Z">
                <w:pPr>
                  <w:jc w:val="both"/>
                </w:pPr>
              </w:pPrChange>
            </w:pPr>
            <w:ins w:id="15357" w:author="Mohammad Nayeem Hasan" w:date="2023-01-21T00:39:00Z">
              <w:r w:rsidRPr="00C91A19">
                <w:rPr>
                  <w:rFonts w:ascii="Times New Roman" w:hAnsi="Times New Roman" w:cs="Times New Roman"/>
                  <w:sz w:val="20"/>
                  <w:szCs w:val="20"/>
                  <w:rPrChange w:id="15358" w:author="Mohammad Nayeem Hasan" w:date="2023-01-21T03:28:00Z">
                    <w:rPr>
                      <w:rFonts w:ascii="Times New Roman" w:hAnsi="Times New Roman" w:cs="Times New Roman"/>
                      <w:sz w:val="24"/>
                      <w:szCs w:val="24"/>
                    </w:rPr>
                  </w:rPrChange>
                </w:rPr>
                <w:t>-</w:t>
              </w:r>
            </w:ins>
          </w:p>
        </w:tc>
        <w:tc>
          <w:tcPr>
            <w:tcW w:w="529" w:type="pct"/>
            <w:vAlign w:val="center"/>
            <w:tcPrChange w:id="15359" w:author="Mohammad Nayeem Hasan" w:date="2023-01-21T12:41:00Z">
              <w:tcPr>
                <w:tcW w:w="529" w:type="pct"/>
                <w:gridSpan w:val="2"/>
                <w:vAlign w:val="center"/>
              </w:tcPr>
            </w:tcPrChange>
          </w:tcPr>
          <w:p w14:paraId="1963519F" w14:textId="77777777" w:rsidR="001D6F0C" w:rsidRPr="00C91A19" w:rsidRDefault="001D6F0C" w:rsidP="001D6F0C">
            <w:pPr>
              <w:rPr>
                <w:ins w:id="15360" w:author="Mohammad Nayeem Hasan" w:date="2023-01-21T00:39:00Z"/>
                <w:rFonts w:ascii="Times New Roman" w:hAnsi="Times New Roman" w:cs="Times New Roman"/>
                <w:sz w:val="20"/>
                <w:szCs w:val="20"/>
                <w:rPrChange w:id="15361" w:author="Mohammad Nayeem Hasan" w:date="2023-01-21T03:28:00Z">
                  <w:rPr>
                    <w:ins w:id="15362" w:author="Mohammad Nayeem Hasan" w:date="2023-01-21T00:39:00Z"/>
                    <w:rFonts w:ascii="Times New Roman" w:hAnsi="Times New Roman" w:cs="Times New Roman"/>
                    <w:sz w:val="24"/>
                    <w:szCs w:val="24"/>
                  </w:rPr>
                </w:rPrChange>
              </w:rPr>
              <w:pPrChange w:id="15363" w:author="Mohammad Nayeem Hasan" w:date="2023-01-21T14:56:00Z">
                <w:pPr>
                  <w:jc w:val="both"/>
                </w:pPr>
              </w:pPrChange>
            </w:pPr>
            <w:ins w:id="15364" w:author="Mohammad Nayeem Hasan" w:date="2023-01-21T00:39:00Z">
              <w:r w:rsidRPr="00C91A19">
                <w:rPr>
                  <w:rFonts w:ascii="Times New Roman" w:hAnsi="Times New Roman" w:cs="Times New Roman"/>
                  <w:sz w:val="20"/>
                  <w:szCs w:val="20"/>
                  <w:rPrChange w:id="15365" w:author="Mohammad Nayeem Hasan" w:date="2023-01-21T03:28:00Z">
                    <w:rPr>
                      <w:rFonts w:ascii="Times New Roman" w:hAnsi="Times New Roman" w:cs="Times New Roman"/>
                      <w:sz w:val="24"/>
                      <w:szCs w:val="24"/>
                    </w:rPr>
                  </w:rPrChange>
                </w:rPr>
                <w:t>-</w:t>
              </w:r>
            </w:ins>
          </w:p>
        </w:tc>
        <w:tc>
          <w:tcPr>
            <w:tcW w:w="914" w:type="pct"/>
            <w:vAlign w:val="center"/>
            <w:tcPrChange w:id="15366" w:author="Mohammad Nayeem Hasan" w:date="2023-01-21T12:41:00Z">
              <w:tcPr>
                <w:tcW w:w="770" w:type="pct"/>
                <w:gridSpan w:val="2"/>
                <w:vAlign w:val="center"/>
              </w:tcPr>
            </w:tcPrChange>
          </w:tcPr>
          <w:p w14:paraId="123EFEBB" w14:textId="5CDEB78D" w:rsidR="001D6F0C" w:rsidRPr="00C91A19" w:rsidRDefault="001D6F0C" w:rsidP="001D6F0C">
            <w:pPr>
              <w:rPr>
                <w:ins w:id="15367" w:author="Mohammad Nayeem Hasan" w:date="2023-01-21T00:39:00Z"/>
                <w:rFonts w:ascii="Times New Roman" w:hAnsi="Times New Roman" w:cs="Times New Roman"/>
                <w:sz w:val="20"/>
                <w:szCs w:val="20"/>
                <w:rPrChange w:id="15368" w:author="Mohammad Nayeem Hasan" w:date="2023-01-21T03:28:00Z">
                  <w:rPr>
                    <w:ins w:id="15369" w:author="Mohammad Nayeem Hasan" w:date="2023-01-21T00:39:00Z"/>
                    <w:rFonts w:ascii="Times New Roman" w:hAnsi="Times New Roman" w:cs="Times New Roman"/>
                    <w:sz w:val="24"/>
                    <w:szCs w:val="24"/>
                  </w:rPr>
                </w:rPrChange>
              </w:rPr>
              <w:pPrChange w:id="15370" w:author="Mohammad Nayeem Hasan" w:date="2023-01-21T14:56:00Z">
                <w:pPr>
                  <w:jc w:val="both"/>
                </w:pPr>
              </w:pPrChange>
            </w:pPr>
            <w:ins w:id="15371" w:author="Mohammad Nayeem Hasan" w:date="2023-01-21T00:39:00Z">
              <w:r w:rsidRPr="00C91A19">
                <w:rPr>
                  <w:rFonts w:ascii="Times New Roman" w:hAnsi="Times New Roman" w:cs="Times New Roman"/>
                  <w:sz w:val="20"/>
                  <w:szCs w:val="20"/>
                  <w:rPrChange w:id="15372" w:author="Mohammad Nayeem Hasan" w:date="2023-01-21T03:28:00Z">
                    <w:rPr>
                      <w:rFonts w:ascii="Times New Roman" w:hAnsi="Times New Roman" w:cs="Times New Roman"/>
                      <w:sz w:val="24"/>
                      <w:szCs w:val="24"/>
                    </w:rPr>
                  </w:rPrChange>
                </w:rPr>
                <w:t>1.</w:t>
              </w:r>
            </w:ins>
            <w:ins w:id="15373" w:author="Mohammad Nayeem Hasan" w:date="2023-01-27T20:05:00Z">
              <w:r w:rsidR="00A90AA3">
                <w:rPr>
                  <w:rFonts w:ascii="Times New Roman" w:hAnsi="Times New Roman" w:cs="Times New Roman"/>
                  <w:sz w:val="20"/>
                  <w:szCs w:val="20"/>
                </w:rPr>
                <w:t>4</w:t>
              </w:r>
            </w:ins>
            <w:ins w:id="15374" w:author="Mohammad Nayeem Hasan" w:date="2023-01-21T00:39:00Z">
              <w:r w:rsidRPr="00C91A19">
                <w:rPr>
                  <w:rFonts w:ascii="Times New Roman" w:hAnsi="Times New Roman" w:cs="Times New Roman"/>
                  <w:sz w:val="20"/>
                  <w:szCs w:val="20"/>
                  <w:rPrChange w:id="15375" w:author="Mohammad Nayeem Hasan" w:date="2023-01-21T03:28:00Z">
                    <w:rPr>
                      <w:rFonts w:ascii="Times New Roman" w:hAnsi="Times New Roman" w:cs="Times New Roman"/>
                      <w:sz w:val="24"/>
                      <w:szCs w:val="24"/>
                    </w:rPr>
                  </w:rPrChange>
                </w:rPr>
                <w:t>2</w:t>
              </w:r>
            </w:ins>
            <w:ins w:id="15376" w:author="Mohammad Nayeem Hasan" w:date="2023-01-21T03:52:00Z">
              <w:r>
                <w:rPr>
                  <w:rFonts w:ascii="Times New Roman" w:hAnsi="Times New Roman" w:cs="Times New Roman"/>
                  <w:sz w:val="20"/>
                  <w:szCs w:val="20"/>
                </w:rPr>
                <w:t xml:space="preserve"> (</w:t>
              </w:r>
              <w:r w:rsidRPr="00F13B5B">
                <w:rPr>
                  <w:rFonts w:ascii="Times New Roman" w:hAnsi="Times New Roman" w:cs="Times New Roman"/>
                  <w:sz w:val="20"/>
                  <w:szCs w:val="20"/>
                </w:rPr>
                <w:t>0.6</w:t>
              </w:r>
            </w:ins>
            <w:ins w:id="15377" w:author="Mohammad Nayeem Hasan" w:date="2023-01-27T20:06:00Z">
              <w:r w:rsidR="00A90AA3">
                <w:rPr>
                  <w:rFonts w:ascii="Times New Roman" w:hAnsi="Times New Roman" w:cs="Times New Roman"/>
                  <w:sz w:val="20"/>
                  <w:szCs w:val="20"/>
                </w:rPr>
                <w:t>3</w:t>
              </w:r>
            </w:ins>
            <w:ins w:id="15378" w:author="Mohammad Nayeem Hasan" w:date="2023-01-21T03:52:00Z">
              <w:r w:rsidRPr="00F13B5B">
                <w:rPr>
                  <w:rFonts w:ascii="Times New Roman" w:hAnsi="Times New Roman" w:cs="Times New Roman"/>
                  <w:sz w:val="20"/>
                  <w:szCs w:val="20"/>
                </w:rPr>
                <w:t>, 3.</w:t>
              </w:r>
            </w:ins>
            <w:ins w:id="15379" w:author="Mohammad Nayeem Hasan" w:date="2023-01-27T20:06:00Z">
              <w:r w:rsidR="00A90AA3">
                <w:rPr>
                  <w:rFonts w:ascii="Times New Roman" w:hAnsi="Times New Roman" w:cs="Times New Roman"/>
                  <w:sz w:val="20"/>
                  <w:szCs w:val="20"/>
                </w:rPr>
                <w:t>17</w:t>
              </w:r>
            </w:ins>
            <w:ins w:id="15380" w:author="Mohammad Nayeem Hasan" w:date="2023-01-21T03:52:00Z">
              <w:r>
                <w:rPr>
                  <w:rFonts w:ascii="Times New Roman" w:hAnsi="Times New Roman" w:cs="Times New Roman"/>
                  <w:sz w:val="20"/>
                  <w:szCs w:val="20"/>
                </w:rPr>
                <w:t>)</w:t>
              </w:r>
            </w:ins>
          </w:p>
        </w:tc>
        <w:tc>
          <w:tcPr>
            <w:tcW w:w="481" w:type="pct"/>
            <w:vAlign w:val="center"/>
            <w:tcPrChange w:id="15381" w:author="Mohammad Nayeem Hasan" w:date="2023-01-21T12:41:00Z">
              <w:tcPr>
                <w:tcW w:w="481" w:type="pct"/>
                <w:gridSpan w:val="2"/>
                <w:vAlign w:val="center"/>
              </w:tcPr>
            </w:tcPrChange>
          </w:tcPr>
          <w:p w14:paraId="5C984276" w14:textId="1B2DD233" w:rsidR="001D6F0C" w:rsidRPr="00C91A19" w:rsidRDefault="001D6F0C" w:rsidP="001D6F0C">
            <w:pPr>
              <w:rPr>
                <w:ins w:id="15382" w:author="Mohammad Nayeem Hasan" w:date="2023-01-21T00:39:00Z"/>
                <w:rFonts w:ascii="Times New Roman" w:hAnsi="Times New Roman" w:cs="Times New Roman"/>
                <w:sz w:val="20"/>
                <w:szCs w:val="20"/>
                <w:rPrChange w:id="15383" w:author="Mohammad Nayeem Hasan" w:date="2023-01-21T03:28:00Z">
                  <w:rPr>
                    <w:ins w:id="15384" w:author="Mohammad Nayeem Hasan" w:date="2023-01-21T00:39:00Z"/>
                    <w:rFonts w:ascii="Times New Roman" w:hAnsi="Times New Roman" w:cs="Times New Roman"/>
                    <w:sz w:val="24"/>
                    <w:szCs w:val="24"/>
                  </w:rPr>
                </w:rPrChange>
              </w:rPr>
              <w:pPrChange w:id="15385" w:author="Mohammad Nayeem Hasan" w:date="2023-01-21T14:56:00Z">
                <w:pPr>
                  <w:jc w:val="both"/>
                </w:pPr>
              </w:pPrChange>
            </w:pPr>
            <w:ins w:id="15386" w:author="Mohammad Nayeem Hasan" w:date="2023-01-21T00:39:00Z">
              <w:r w:rsidRPr="00C91A19">
                <w:rPr>
                  <w:rFonts w:ascii="Times New Roman" w:hAnsi="Times New Roman" w:cs="Times New Roman"/>
                  <w:sz w:val="20"/>
                  <w:szCs w:val="20"/>
                  <w:rPrChange w:id="15387" w:author="Mohammad Nayeem Hasan" w:date="2023-01-21T03:28:00Z">
                    <w:rPr>
                      <w:rFonts w:ascii="Times New Roman" w:hAnsi="Times New Roman" w:cs="Times New Roman"/>
                      <w:sz w:val="24"/>
                      <w:szCs w:val="24"/>
                    </w:rPr>
                  </w:rPrChange>
                </w:rPr>
                <w:t>0.</w:t>
              </w:r>
            </w:ins>
            <w:ins w:id="15388" w:author="Mohammad Nayeem Hasan" w:date="2023-01-27T20:08:00Z">
              <w:r w:rsidR="00A90AA3">
                <w:rPr>
                  <w:rFonts w:ascii="Times New Roman" w:hAnsi="Times New Roman" w:cs="Times New Roman"/>
                  <w:sz w:val="20"/>
                  <w:szCs w:val="20"/>
                </w:rPr>
                <w:t>397</w:t>
              </w:r>
            </w:ins>
          </w:p>
        </w:tc>
        <w:tc>
          <w:tcPr>
            <w:tcW w:w="963" w:type="pct"/>
            <w:vAlign w:val="center"/>
            <w:tcPrChange w:id="15389" w:author="Mohammad Nayeem Hasan" w:date="2023-01-21T12:41:00Z">
              <w:tcPr>
                <w:tcW w:w="1169" w:type="pct"/>
                <w:gridSpan w:val="3"/>
                <w:vAlign w:val="center"/>
              </w:tcPr>
            </w:tcPrChange>
          </w:tcPr>
          <w:p w14:paraId="583A852D" w14:textId="7D40B507" w:rsidR="001D6F0C" w:rsidRPr="00C91A19" w:rsidRDefault="001D6F0C" w:rsidP="001D6F0C">
            <w:pPr>
              <w:rPr>
                <w:ins w:id="15390" w:author="Mohammad Nayeem Hasan" w:date="2023-01-21T00:39:00Z"/>
                <w:rFonts w:ascii="Times New Roman" w:hAnsi="Times New Roman" w:cs="Times New Roman"/>
                <w:sz w:val="20"/>
                <w:szCs w:val="20"/>
                <w:rPrChange w:id="15391" w:author="Mohammad Nayeem Hasan" w:date="2023-01-21T03:28:00Z">
                  <w:rPr>
                    <w:ins w:id="15392" w:author="Mohammad Nayeem Hasan" w:date="2023-01-21T00:39:00Z"/>
                    <w:rFonts w:ascii="Times New Roman" w:hAnsi="Times New Roman" w:cs="Times New Roman"/>
                    <w:sz w:val="24"/>
                    <w:szCs w:val="24"/>
                  </w:rPr>
                </w:rPrChange>
              </w:rPr>
              <w:pPrChange w:id="15393" w:author="Mohammad Nayeem Hasan" w:date="2023-01-21T14:56:00Z">
                <w:pPr>
                  <w:jc w:val="both"/>
                </w:pPr>
              </w:pPrChange>
            </w:pPr>
            <w:ins w:id="15394" w:author="Mohammad Nayeem Hasan" w:date="2023-01-21T00:39:00Z">
              <w:r w:rsidRPr="00C91A19">
                <w:rPr>
                  <w:rFonts w:ascii="Times New Roman" w:hAnsi="Times New Roman" w:cs="Times New Roman"/>
                  <w:sz w:val="20"/>
                  <w:szCs w:val="20"/>
                  <w:rPrChange w:id="15395" w:author="Mohammad Nayeem Hasan" w:date="2023-01-21T03:28:00Z">
                    <w:rPr>
                      <w:rFonts w:ascii="Times New Roman" w:hAnsi="Times New Roman" w:cs="Times New Roman"/>
                      <w:sz w:val="24"/>
                      <w:szCs w:val="24"/>
                    </w:rPr>
                  </w:rPrChange>
                </w:rPr>
                <w:t>0.59</w:t>
              </w:r>
            </w:ins>
            <w:ins w:id="15396" w:author="Mohammad Nayeem Hasan" w:date="2023-01-21T04:00:00Z">
              <w:r>
                <w:rPr>
                  <w:rFonts w:ascii="Times New Roman" w:hAnsi="Times New Roman" w:cs="Times New Roman"/>
                  <w:sz w:val="20"/>
                  <w:szCs w:val="20"/>
                </w:rPr>
                <w:t xml:space="preserve"> (</w:t>
              </w:r>
              <w:r w:rsidRPr="00F13B5B">
                <w:rPr>
                  <w:rFonts w:ascii="Times New Roman" w:hAnsi="Times New Roman" w:cs="Times New Roman"/>
                  <w:sz w:val="20"/>
                  <w:szCs w:val="20"/>
                </w:rPr>
                <w:t>0.40, 0.88</w:t>
              </w:r>
              <w:r>
                <w:rPr>
                  <w:rFonts w:ascii="Times New Roman" w:hAnsi="Times New Roman" w:cs="Times New Roman"/>
                  <w:sz w:val="20"/>
                  <w:szCs w:val="20"/>
                </w:rPr>
                <w:t>)</w:t>
              </w:r>
            </w:ins>
          </w:p>
        </w:tc>
        <w:tc>
          <w:tcPr>
            <w:tcW w:w="478" w:type="pct"/>
            <w:vAlign w:val="center"/>
            <w:tcPrChange w:id="15397" w:author="Mohammad Nayeem Hasan" w:date="2023-01-21T12:41:00Z">
              <w:tcPr>
                <w:tcW w:w="417" w:type="pct"/>
                <w:vAlign w:val="center"/>
              </w:tcPr>
            </w:tcPrChange>
          </w:tcPr>
          <w:p w14:paraId="13637462" w14:textId="77777777" w:rsidR="001D6F0C" w:rsidRPr="00C91A19" w:rsidRDefault="001D6F0C" w:rsidP="001D6F0C">
            <w:pPr>
              <w:rPr>
                <w:ins w:id="15398" w:author="Mohammad Nayeem Hasan" w:date="2023-01-21T00:39:00Z"/>
                <w:rFonts w:ascii="Times New Roman" w:hAnsi="Times New Roman" w:cs="Times New Roman"/>
                <w:b/>
                <w:bCs/>
                <w:sz w:val="20"/>
                <w:szCs w:val="20"/>
                <w:rPrChange w:id="15399" w:author="Mohammad Nayeem Hasan" w:date="2023-01-21T03:28:00Z">
                  <w:rPr>
                    <w:ins w:id="15400" w:author="Mohammad Nayeem Hasan" w:date="2023-01-21T00:39:00Z"/>
                    <w:rFonts w:ascii="Times New Roman" w:hAnsi="Times New Roman" w:cs="Times New Roman"/>
                    <w:b/>
                    <w:bCs/>
                    <w:sz w:val="24"/>
                    <w:szCs w:val="24"/>
                  </w:rPr>
                </w:rPrChange>
              </w:rPr>
              <w:pPrChange w:id="15401" w:author="Mohammad Nayeem Hasan" w:date="2023-01-21T14:56:00Z">
                <w:pPr>
                  <w:jc w:val="both"/>
                </w:pPr>
              </w:pPrChange>
            </w:pPr>
            <w:ins w:id="15402" w:author="Mohammad Nayeem Hasan" w:date="2023-01-21T00:39:00Z">
              <w:r w:rsidRPr="00C91A19">
                <w:rPr>
                  <w:rFonts w:ascii="Times New Roman" w:hAnsi="Times New Roman" w:cs="Times New Roman"/>
                  <w:b/>
                  <w:bCs/>
                  <w:sz w:val="20"/>
                  <w:szCs w:val="20"/>
                  <w:rPrChange w:id="15403" w:author="Mohammad Nayeem Hasan" w:date="2023-01-21T03:28:00Z">
                    <w:rPr>
                      <w:rFonts w:ascii="Times New Roman" w:hAnsi="Times New Roman" w:cs="Times New Roman"/>
                      <w:b/>
                      <w:bCs/>
                      <w:sz w:val="24"/>
                      <w:szCs w:val="24"/>
                    </w:rPr>
                  </w:rPrChange>
                </w:rPr>
                <w:t>0.010</w:t>
              </w:r>
            </w:ins>
          </w:p>
        </w:tc>
      </w:tr>
      <w:tr w:rsidR="001D6F0C" w:rsidRPr="00786204" w14:paraId="295E6F47" w14:textId="77777777" w:rsidTr="00A67133">
        <w:trPr>
          <w:trHeight w:val="138"/>
          <w:jc w:val="center"/>
          <w:ins w:id="15404" w:author="Mohammad Nayeem Hasan" w:date="2023-01-21T00:39:00Z"/>
          <w:trPrChange w:id="15405" w:author="Mohammad Nayeem Hasan" w:date="2023-01-21T12:41:00Z">
            <w:trPr>
              <w:trHeight w:val="138"/>
              <w:jc w:val="center"/>
            </w:trPr>
          </w:trPrChange>
        </w:trPr>
        <w:tc>
          <w:tcPr>
            <w:tcW w:w="751" w:type="pct"/>
            <w:vAlign w:val="center"/>
            <w:tcPrChange w:id="15406" w:author="Mohammad Nayeem Hasan" w:date="2023-01-21T12:41:00Z">
              <w:tcPr>
                <w:tcW w:w="751" w:type="pct"/>
                <w:vAlign w:val="center"/>
              </w:tcPr>
            </w:tcPrChange>
          </w:tcPr>
          <w:p w14:paraId="368B9AA5" w14:textId="77777777" w:rsidR="001D6F0C" w:rsidRPr="00C91A19" w:rsidRDefault="001D6F0C" w:rsidP="001D6F0C">
            <w:pPr>
              <w:rPr>
                <w:ins w:id="15407" w:author="Mohammad Nayeem Hasan" w:date="2023-01-21T00:39:00Z"/>
                <w:rFonts w:ascii="Times New Roman" w:hAnsi="Times New Roman" w:cs="Times New Roman"/>
                <w:sz w:val="20"/>
                <w:szCs w:val="20"/>
                <w:rPrChange w:id="15408" w:author="Mohammad Nayeem Hasan" w:date="2023-01-21T03:28:00Z">
                  <w:rPr>
                    <w:ins w:id="15409" w:author="Mohammad Nayeem Hasan" w:date="2023-01-21T00:39:00Z"/>
                    <w:rFonts w:ascii="Times New Roman" w:hAnsi="Times New Roman" w:cs="Times New Roman"/>
                    <w:sz w:val="24"/>
                    <w:szCs w:val="24"/>
                  </w:rPr>
                </w:rPrChange>
              </w:rPr>
              <w:pPrChange w:id="15410" w:author="Mohammad Nayeem Hasan" w:date="2023-01-21T14:56:00Z">
                <w:pPr>
                  <w:jc w:val="both"/>
                </w:pPr>
              </w:pPrChange>
            </w:pPr>
            <w:ins w:id="15411" w:author="Mohammad Nayeem Hasan" w:date="2023-01-21T00:39:00Z">
              <w:r w:rsidRPr="00C91A19">
                <w:rPr>
                  <w:rFonts w:ascii="Times New Roman" w:hAnsi="Times New Roman" w:cs="Times New Roman"/>
                  <w:sz w:val="20"/>
                  <w:szCs w:val="20"/>
                  <w:rPrChange w:id="15412" w:author="Mohammad Nayeem Hasan" w:date="2023-01-21T03:28:00Z">
                    <w:rPr>
                      <w:rFonts w:ascii="Times New Roman" w:hAnsi="Times New Roman" w:cs="Times New Roman"/>
                      <w:sz w:val="24"/>
                      <w:szCs w:val="24"/>
                    </w:rPr>
                  </w:rPrChange>
                </w:rPr>
                <w:t>Sylhet</w:t>
              </w:r>
            </w:ins>
          </w:p>
        </w:tc>
        <w:tc>
          <w:tcPr>
            <w:tcW w:w="884" w:type="pct"/>
            <w:vAlign w:val="center"/>
            <w:tcPrChange w:id="15413" w:author="Mohammad Nayeem Hasan" w:date="2023-01-21T12:41:00Z">
              <w:tcPr>
                <w:tcW w:w="883" w:type="pct"/>
                <w:vAlign w:val="center"/>
              </w:tcPr>
            </w:tcPrChange>
          </w:tcPr>
          <w:p w14:paraId="24B8827C" w14:textId="77777777" w:rsidR="001D6F0C" w:rsidRPr="00C91A19" w:rsidRDefault="001D6F0C" w:rsidP="001D6F0C">
            <w:pPr>
              <w:rPr>
                <w:ins w:id="15414" w:author="Mohammad Nayeem Hasan" w:date="2023-01-21T00:39:00Z"/>
                <w:rFonts w:ascii="Times New Roman" w:hAnsi="Times New Roman" w:cs="Times New Roman"/>
                <w:sz w:val="20"/>
                <w:szCs w:val="20"/>
                <w:rPrChange w:id="15415" w:author="Mohammad Nayeem Hasan" w:date="2023-01-21T03:28:00Z">
                  <w:rPr>
                    <w:ins w:id="15416" w:author="Mohammad Nayeem Hasan" w:date="2023-01-21T00:39:00Z"/>
                    <w:rFonts w:ascii="Times New Roman" w:hAnsi="Times New Roman" w:cs="Times New Roman"/>
                    <w:sz w:val="24"/>
                    <w:szCs w:val="24"/>
                  </w:rPr>
                </w:rPrChange>
              </w:rPr>
              <w:pPrChange w:id="15417" w:author="Mohammad Nayeem Hasan" w:date="2023-01-21T14:56:00Z">
                <w:pPr>
                  <w:jc w:val="both"/>
                </w:pPr>
              </w:pPrChange>
            </w:pPr>
            <w:ins w:id="15418" w:author="Mohammad Nayeem Hasan" w:date="2023-01-21T00:39:00Z">
              <w:r w:rsidRPr="00C91A19">
                <w:rPr>
                  <w:rFonts w:ascii="Times New Roman" w:hAnsi="Times New Roman" w:cs="Times New Roman"/>
                  <w:sz w:val="20"/>
                  <w:szCs w:val="20"/>
                  <w:rPrChange w:id="15419" w:author="Mohammad Nayeem Hasan" w:date="2023-01-21T03:28:00Z">
                    <w:rPr>
                      <w:rFonts w:ascii="Times New Roman" w:hAnsi="Times New Roman" w:cs="Times New Roman"/>
                      <w:sz w:val="24"/>
                      <w:szCs w:val="24"/>
                    </w:rPr>
                  </w:rPrChange>
                </w:rPr>
                <w:t>Ref.</w:t>
              </w:r>
            </w:ins>
          </w:p>
        </w:tc>
        <w:tc>
          <w:tcPr>
            <w:tcW w:w="529" w:type="pct"/>
            <w:vAlign w:val="center"/>
            <w:tcPrChange w:id="15420" w:author="Mohammad Nayeem Hasan" w:date="2023-01-21T12:41:00Z">
              <w:tcPr>
                <w:tcW w:w="529" w:type="pct"/>
                <w:gridSpan w:val="2"/>
                <w:vAlign w:val="center"/>
              </w:tcPr>
            </w:tcPrChange>
          </w:tcPr>
          <w:p w14:paraId="29980BB8" w14:textId="77777777" w:rsidR="001D6F0C" w:rsidRPr="00C91A19" w:rsidRDefault="001D6F0C" w:rsidP="001D6F0C">
            <w:pPr>
              <w:rPr>
                <w:ins w:id="15421" w:author="Mohammad Nayeem Hasan" w:date="2023-01-21T00:39:00Z"/>
                <w:rFonts w:ascii="Times New Roman" w:hAnsi="Times New Roman" w:cs="Times New Roman"/>
                <w:sz w:val="20"/>
                <w:szCs w:val="20"/>
                <w:rPrChange w:id="15422" w:author="Mohammad Nayeem Hasan" w:date="2023-01-21T03:28:00Z">
                  <w:rPr>
                    <w:ins w:id="15423" w:author="Mohammad Nayeem Hasan" w:date="2023-01-21T00:39:00Z"/>
                    <w:rFonts w:ascii="Times New Roman" w:hAnsi="Times New Roman" w:cs="Times New Roman"/>
                    <w:sz w:val="24"/>
                    <w:szCs w:val="24"/>
                  </w:rPr>
                </w:rPrChange>
              </w:rPr>
              <w:pPrChange w:id="15424" w:author="Mohammad Nayeem Hasan" w:date="2023-01-21T14:56:00Z">
                <w:pPr>
                  <w:jc w:val="both"/>
                </w:pPr>
              </w:pPrChange>
            </w:pPr>
            <w:ins w:id="15425" w:author="Mohammad Nayeem Hasan" w:date="2023-01-21T00:39:00Z">
              <w:r w:rsidRPr="00C91A19">
                <w:rPr>
                  <w:rFonts w:ascii="Times New Roman" w:hAnsi="Times New Roman" w:cs="Times New Roman"/>
                  <w:sz w:val="20"/>
                  <w:szCs w:val="20"/>
                  <w:rPrChange w:id="15426" w:author="Mohammad Nayeem Hasan" w:date="2023-01-21T03:28:00Z">
                    <w:rPr>
                      <w:rFonts w:ascii="Times New Roman" w:hAnsi="Times New Roman" w:cs="Times New Roman"/>
                      <w:sz w:val="24"/>
                      <w:szCs w:val="24"/>
                    </w:rPr>
                  </w:rPrChange>
                </w:rPr>
                <w:t>-</w:t>
              </w:r>
            </w:ins>
          </w:p>
        </w:tc>
        <w:tc>
          <w:tcPr>
            <w:tcW w:w="914" w:type="pct"/>
            <w:vAlign w:val="center"/>
            <w:tcPrChange w:id="15427" w:author="Mohammad Nayeem Hasan" w:date="2023-01-21T12:41:00Z">
              <w:tcPr>
                <w:tcW w:w="770" w:type="pct"/>
                <w:gridSpan w:val="2"/>
                <w:vAlign w:val="center"/>
              </w:tcPr>
            </w:tcPrChange>
          </w:tcPr>
          <w:p w14:paraId="49064F96" w14:textId="1AAACF4E" w:rsidR="001D6F0C" w:rsidRPr="00C91A19" w:rsidRDefault="001D6F0C" w:rsidP="001D6F0C">
            <w:pPr>
              <w:rPr>
                <w:ins w:id="15428" w:author="Mohammad Nayeem Hasan" w:date="2023-01-21T00:39:00Z"/>
                <w:rFonts w:ascii="Times New Roman" w:hAnsi="Times New Roman" w:cs="Times New Roman"/>
                <w:sz w:val="20"/>
                <w:szCs w:val="20"/>
                <w:rPrChange w:id="15429" w:author="Mohammad Nayeem Hasan" w:date="2023-01-21T03:28:00Z">
                  <w:rPr>
                    <w:ins w:id="15430" w:author="Mohammad Nayeem Hasan" w:date="2023-01-21T00:39:00Z"/>
                    <w:rFonts w:ascii="Times New Roman" w:hAnsi="Times New Roman" w:cs="Times New Roman"/>
                    <w:sz w:val="24"/>
                    <w:szCs w:val="24"/>
                  </w:rPr>
                </w:rPrChange>
              </w:rPr>
              <w:pPrChange w:id="15431" w:author="Mohammad Nayeem Hasan" w:date="2023-01-21T14:56:00Z">
                <w:pPr>
                  <w:jc w:val="both"/>
                </w:pPr>
              </w:pPrChange>
            </w:pPr>
            <w:ins w:id="15432" w:author="Mohammad Nayeem Hasan" w:date="2023-01-21T00:39:00Z">
              <w:r w:rsidRPr="00C91A19">
                <w:rPr>
                  <w:rFonts w:ascii="Times New Roman" w:hAnsi="Times New Roman" w:cs="Times New Roman"/>
                  <w:sz w:val="20"/>
                  <w:szCs w:val="20"/>
                  <w:rPrChange w:id="15433" w:author="Mohammad Nayeem Hasan" w:date="2023-01-21T03:28:00Z">
                    <w:rPr>
                      <w:rFonts w:ascii="Times New Roman" w:hAnsi="Times New Roman" w:cs="Times New Roman"/>
                      <w:sz w:val="24"/>
                      <w:szCs w:val="24"/>
                    </w:rPr>
                  </w:rPrChange>
                </w:rPr>
                <w:t>Ref</w:t>
              </w:r>
            </w:ins>
            <w:ins w:id="15434" w:author="Mohammad Nayeem Hasan" w:date="2023-01-27T21:56:00Z">
              <w:r w:rsidR="00A736BB">
                <w:rPr>
                  <w:rFonts w:ascii="Times New Roman" w:hAnsi="Times New Roman" w:cs="Times New Roman"/>
                  <w:sz w:val="20"/>
                  <w:szCs w:val="20"/>
                </w:rPr>
                <w:t>.</w:t>
              </w:r>
            </w:ins>
          </w:p>
        </w:tc>
        <w:tc>
          <w:tcPr>
            <w:tcW w:w="481" w:type="pct"/>
            <w:vAlign w:val="center"/>
            <w:tcPrChange w:id="15435" w:author="Mohammad Nayeem Hasan" w:date="2023-01-21T12:41:00Z">
              <w:tcPr>
                <w:tcW w:w="481" w:type="pct"/>
                <w:gridSpan w:val="2"/>
                <w:vAlign w:val="center"/>
              </w:tcPr>
            </w:tcPrChange>
          </w:tcPr>
          <w:p w14:paraId="22CB2F48" w14:textId="77777777" w:rsidR="001D6F0C" w:rsidRPr="00C91A19" w:rsidRDefault="001D6F0C" w:rsidP="001D6F0C">
            <w:pPr>
              <w:rPr>
                <w:ins w:id="15436" w:author="Mohammad Nayeem Hasan" w:date="2023-01-21T00:39:00Z"/>
                <w:rFonts w:ascii="Times New Roman" w:hAnsi="Times New Roman" w:cs="Times New Roman"/>
                <w:sz w:val="20"/>
                <w:szCs w:val="20"/>
                <w:rPrChange w:id="15437" w:author="Mohammad Nayeem Hasan" w:date="2023-01-21T03:28:00Z">
                  <w:rPr>
                    <w:ins w:id="15438" w:author="Mohammad Nayeem Hasan" w:date="2023-01-21T00:39:00Z"/>
                    <w:rFonts w:ascii="Times New Roman" w:hAnsi="Times New Roman" w:cs="Times New Roman"/>
                    <w:sz w:val="24"/>
                    <w:szCs w:val="24"/>
                  </w:rPr>
                </w:rPrChange>
              </w:rPr>
              <w:pPrChange w:id="15439" w:author="Mohammad Nayeem Hasan" w:date="2023-01-21T14:56:00Z">
                <w:pPr>
                  <w:jc w:val="both"/>
                </w:pPr>
              </w:pPrChange>
            </w:pPr>
            <w:ins w:id="15440" w:author="Mohammad Nayeem Hasan" w:date="2023-01-21T00:39:00Z">
              <w:r w:rsidRPr="00C91A19">
                <w:rPr>
                  <w:rFonts w:ascii="Times New Roman" w:hAnsi="Times New Roman" w:cs="Times New Roman"/>
                  <w:sz w:val="20"/>
                  <w:szCs w:val="20"/>
                  <w:rPrChange w:id="15441" w:author="Mohammad Nayeem Hasan" w:date="2023-01-21T03:28:00Z">
                    <w:rPr>
                      <w:rFonts w:ascii="Times New Roman" w:hAnsi="Times New Roman" w:cs="Times New Roman"/>
                      <w:sz w:val="24"/>
                      <w:szCs w:val="24"/>
                    </w:rPr>
                  </w:rPrChange>
                </w:rPr>
                <w:t>-</w:t>
              </w:r>
            </w:ins>
          </w:p>
        </w:tc>
        <w:tc>
          <w:tcPr>
            <w:tcW w:w="963" w:type="pct"/>
            <w:vAlign w:val="center"/>
            <w:tcPrChange w:id="15442" w:author="Mohammad Nayeem Hasan" w:date="2023-01-21T12:41:00Z">
              <w:tcPr>
                <w:tcW w:w="1169" w:type="pct"/>
                <w:gridSpan w:val="3"/>
                <w:vAlign w:val="center"/>
              </w:tcPr>
            </w:tcPrChange>
          </w:tcPr>
          <w:p w14:paraId="67E191FB" w14:textId="4B80D1EA" w:rsidR="001D6F0C" w:rsidRPr="00C91A19" w:rsidRDefault="001D6F0C" w:rsidP="001D6F0C">
            <w:pPr>
              <w:rPr>
                <w:ins w:id="15443" w:author="Mohammad Nayeem Hasan" w:date="2023-01-21T00:39:00Z"/>
                <w:rFonts w:ascii="Times New Roman" w:hAnsi="Times New Roman" w:cs="Times New Roman"/>
                <w:sz w:val="20"/>
                <w:szCs w:val="20"/>
                <w:rPrChange w:id="15444" w:author="Mohammad Nayeem Hasan" w:date="2023-01-21T03:28:00Z">
                  <w:rPr>
                    <w:ins w:id="15445" w:author="Mohammad Nayeem Hasan" w:date="2023-01-21T00:39:00Z"/>
                    <w:rFonts w:ascii="Times New Roman" w:hAnsi="Times New Roman" w:cs="Times New Roman"/>
                    <w:sz w:val="24"/>
                    <w:szCs w:val="24"/>
                  </w:rPr>
                </w:rPrChange>
              </w:rPr>
              <w:pPrChange w:id="15446" w:author="Mohammad Nayeem Hasan" w:date="2023-01-21T14:56:00Z">
                <w:pPr>
                  <w:jc w:val="both"/>
                </w:pPr>
              </w:pPrChange>
            </w:pPr>
            <w:ins w:id="15447" w:author="Mohammad Nayeem Hasan" w:date="2023-01-21T00:39:00Z">
              <w:r w:rsidRPr="00C91A19">
                <w:rPr>
                  <w:rFonts w:ascii="Times New Roman" w:hAnsi="Times New Roman" w:cs="Times New Roman"/>
                  <w:sz w:val="20"/>
                  <w:szCs w:val="20"/>
                  <w:rPrChange w:id="15448" w:author="Mohammad Nayeem Hasan" w:date="2023-01-21T03:28:00Z">
                    <w:rPr>
                      <w:rFonts w:ascii="Times New Roman" w:hAnsi="Times New Roman" w:cs="Times New Roman"/>
                      <w:sz w:val="24"/>
                      <w:szCs w:val="24"/>
                    </w:rPr>
                  </w:rPrChange>
                </w:rPr>
                <w:t>Ref</w:t>
              </w:r>
            </w:ins>
            <w:ins w:id="15449" w:author="Mohammad Nayeem Hasan" w:date="2023-01-27T21:56:00Z">
              <w:r w:rsidR="00A736BB">
                <w:rPr>
                  <w:rFonts w:ascii="Times New Roman" w:hAnsi="Times New Roman" w:cs="Times New Roman"/>
                  <w:sz w:val="20"/>
                  <w:szCs w:val="20"/>
                </w:rPr>
                <w:t>.</w:t>
              </w:r>
            </w:ins>
          </w:p>
        </w:tc>
        <w:tc>
          <w:tcPr>
            <w:tcW w:w="478" w:type="pct"/>
            <w:vAlign w:val="center"/>
            <w:tcPrChange w:id="15450" w:author="Mohammad Nayeem Hasan" w:date="2023-01-21T12:41:00Z">
              <w:tcPr>
                <w:tcW w:w="417" w:type="pct"/>
                <w:vAlign w:val="center"/>
              </w:tcPr>
            </w:tcPrChange>
          </w:tcPr>
          <w:p w14:paraId="4188281A" w14:textId="77777777" w:rsidR="001D6F0C" w:rsidRPr="00C91A19" w:rsidRDefault="001D6F0C" w:rsidP="001D6F0C">
            <w:pPr>
              <w:rPr>
                <w:ins w:id="15451" w:author="Mohammad Nayeem Hasan" w:date="2023-01-21T00:39:00Z"/>
                <w:rFonts w:ascii="Times New Roman" w:hAnsi="Times New Roman" w:cs="Times New Roman"/>
                <w:sz w:val="20"/>
                <w:szCs w:val="20"/>
                <w:rPrChange w:id="15452" w:author="Mohammad Nayeem Hasan" w:date="2023-01-21T03:28:00Z">
                  <w:rPr>
                    <w:ins w:id="15453" w:author="Mohammad Nayeem Hasan" w:date="2023-01-21T00:39:00Z"/>
                    <w:rFonts w:ascii="Times New Roman" w:hAnsi="Times New Roman" w:cs="Times New Roman"/>
                    <w:sz w:val="24"/>
                    <w:szCs w:val="24"/>
                  </w:rPr>
                </w:rPrChange>
              </w:rPr>
              <w:pPrChange w:id="15454" w:author="Mohammad Nayeem Hasan" w:date="2023-01-21T14:56:00Z">
                <w:pPr>
                  <w:jc w:val="both"/>
                </w:pPr>
              </w:pPrChange>
            </w:pPr>
            <w:ins w:id="15455" w:author="Mohammad Nayeem Hasan" w:date="2023-01-21T00:39:00Z">
              <w:r w:rsidRPr="00C91A19">
                <w:rPr>
                  <w:rFonts w:ascii="Times New Roman" w:hAnsi="Times New Roman" w:cs="Times New Roman"/>
                  <w:sz w:val="20"/>
                  <w:szCs w:val="20"/>
                  <w:rPrChange w:id="15456" w:author="Mohammad Nayeem Hasan" w:date="2023-01-21T03:28:00Z">
                    <w:rPr>
                      <w:rFonts w:ascii="Times New Roman" w:hAnsi="Times New Roman" w:cs="Times New Roman"/>
                      <w:sz w:val="24"/>
                      <w:szCs w:val="24"/>
                    </w:rPr>
                  </w:rPrChange>
                </w:rPr>
                <w:t>-</w:t>
              </w:r>
            </w:ins>
          </w:p>
        </w:tc>
      </w:tr>
      <w:tr w:rsidR="001D6F0C" w:rsidRPr="008E73D6" w14:paraId="36B2874C" w14:textId="025446BB" w:rsidTr="00A67133">
        <w:trPr>
          <w:trHeight w:val="138"/>
          <w:jc w:val="center"/>
          <w:ins w:id="15457" w:author="Mohammad Nayeem Hasan" w:date="2023-01-21T00:39:00Z"/>
          <w:trPrChange w:id="15458" w:author="Mohammad Nayeem Hasan" w:date="2023-01-21T12:41:00Z">
            <w:trPr>
              <w:trHeight w:val="138"/>
              <w:jc w:val="center"/>
            </w:trPr>
          </w:trPrChange>
        </w:trPr>
        <w:tc>
          <w:tcPr>
            <w:tcW w:w="1635" w:type="pct"/>
            <w:gridSpan w:val="2"/>
            <w:vAlign w:val="center"/>
            <w:tcPrChange w:id="15459" w:author="Mohammad Nayeem Hasan" w:date="2023-01-21T12:41:00Z">
              <w:tcPr>
                <w:tcW w:w="1634" w:type="pct"/>
                <w:gridSpan w:val="2"/>
                <w:vAlign w:val="center"/>
              </w:tcPr>
            </w:tcPrChange>
          </w:tcPr>
          <w:p w14:paraId="3D3BB599" w14:textId="77777777" w:rsidR="001D6F0C" w:rsidRPr="00C91A19" w:rsidRDefault="001D6F0C" w:rsidP="001D6F0C">
            <w:pPr>
              <w:rPr>
                <w:ins w:id="15460" w:author="Mohammad Nayeem Hasan" w:date="2023-01-21T00:39:00Z"/>
                <w:rFonts w:ascii="Times New Roman" w:hAnsi="Times New Roman" w:cs="Times New Roman"/>
                <w:sz w:val="20"/>
                <w:szCs w:val="20"/>
                <w:rPrChange w:id="15461" w:author="Mohammad Nayeem Hasan" w:date="2023-01-21T03:28:00Z">
                  <w:rPr>
                    <w:ins w:id="15462" w:author="Mohammad Nayeem Hasan" w:date="2023-01-21T00:39:00Z"/>
                    <w:rFonts w:ascii="Times New Roman" w:hAnsi="Times New Roman" w:cs="Times New Roman"/>
                    <w:sz w:val="24"/>
                    <w:szCs w:val="24"/>
                  </w:rPr>
                </w:rPrChange>
              </w:rPr>
              <w:pPrChange w:id="15463" w:author="Mohammad Nayeem Hasan" w:date="2023-01-21T14:56:00Z">
                <w:pPr>
                  <w:jc w:val="both"/>
                </w:pPr>
              </w:pPrChange>
            </w:pPr>
            <w:ins w:id="15464" w:author="Mohammad Nayeem Hasan" w:date="2023-01-21T00:39:00Z">
              <w:r w:rsidRPr="00C91A19">
                <w:rPr>
                  <w:rFonts w:ascii="Times New Roman" w:hAnsi="Times New Roman" w:cs="Times New Roman"/>
                  <w:sz w:val="20"/>
                  <w:szCs w:val="20"/>
                  <w:rPrChange w:id="15465" w:author="Mohammad Nayeem Hasan" w:date="2023-01-21T03:28:00Z">
                    <w:rPr>
                      <w:rFonts w:ascii="Times New Roman" w:hAnsi="Times New Roman" w:cs="Times New Roman"/>
                      <w:sz w:val="24"/>
                      <w:szCs w:val="24"/>
                    </w:rPr>
                  </w:rPrChange>
                </w:rPr>
                <w:t>PARENTAL CHARACTERISTICS</w:t>
              </w:r>
            </w:ins>
          </w:p>
        </w:tc>
        <w:tc>
          <w:tcPr>
            <w:tcW w:w="1443" w:type="pct"/>
            <w:gridSpan w:val="2"/>
            <w:vAlign w:val="center"/>
            <w:tcPrChange w:id="15466" w:author="Mohammad Nayeem Hasan" w:date="2023-01-21T12:41:00Z">
              <w:tcPr>
                <w:tcW w:w="1299" w:type="pct"/>
                <w:gridSpan w:val="4"/>
                <w:vAlign w:val="center"/>
              </w:tcPr>
            </w:tcPrChange>
          </w:tcPr>
          <w:p w14:paraId="0E63556F" w14:textId="77777777" w:rsidR="001D6F0C" w:rsidRPr="008E73D6" w:rsidRDefault="001D6F0C" w:rsidP="001D6F0C">
            <w:pPr>
              <w:rPr>
                <w:ins w:id="15467" w:author="Mohammad Nayeem Hasan" w:date="2023-01-21T00:39:00Z"/>
                <w:rFonts w:ascii="Times New Roman" w:hAnsi="Times New Roman" w:cs="Times New Roman"/>
                <w:sz w:val="20"/>
                <w:szCs w:val="20"/>
              </w:rPr>
              <w:pPrChange w:id="15468" w:author="Mohammad Nayeem Hasan" w:date="2023-01-21T14:56:00Z">
                <w:pPr>
                  <w:jc w:val="both"/>
                </w:pPr>
              </w:pPrChange>
            </w:pPr>
          </w:p>
        </w:tc>
        <w:tc>
          <w:tcPr>
            <w:tcW w:w="1444" w:type="pct"/>
            <w:gridSpan w:val="2"/>
            <w:vAlign w:val="center"/>
            <w:tcPrChange w:id="15469" w:author="Mohammad Nayeem Hasan" w:date="2023-01-21T12:41:00Z">
              <w:tcPr>
                <w:tcW w:w="1650" w:type="pct"/>
                <w:gridSpan w:val="5"/>
                <w:vAlign w:val="center"/>
              </w:tcPr>
            </w:tcPrChange>
          </w:tcPr>
          <w:p w14:paraId="381063B7" w14:textId="77777777" w:rsidR="001D6F0C" w:rsidRPr="008E73D6" w:rsidRDefault="001D6F0C" w:rsidP="001D6F0C">
            <w:pPr>
              <w:rPr>
                <w:ins w:id="15470" w:author="Mohammad Nayeem Hasan" w:date="2023-01-21T00:39:00Z"/>
                <w:rFonts w:ascii="Times New Roman" w:hAnsi="Times New Roman" w:cs="Times New Roman"/>
                <w:sz w:val="20"/>
                <w:szCs w:val="20"/>
              </w:rPr>
              <w:pPrChange w:id="15471" w:author="Mohammad Nayeem Hasan" w:date="2023-01-21T14:56:00Z">
                <w:pPr>
                  <w:jc w:val="both"/>
                </w:pPr>
              </w:pPrChange>
            </w:pPr>
          </w:p>
        </w:tc>
        <w:tc>
          <w:tcPr>
            <w:tcW w:w="478" w:type="pct"/>
            <w:vAlign w:val="center"/>
            <w:tcPrChange w:id="15472" w:author="Mohammad Nayeem Hasan" w:date="2023-01-21T12:41:00Z">
              <w:tcPr>
                <w:tcW w:w="417" w:type="pct"/>
                <w:vAlign w:val="center"/>
              </w:tcPr>
            </w:tcPrChange>
          </w:tcPr>
          <w:p w14:paraId="762A24EF" w14:textId="77777777" w:rsidR="001D6F0C" w:rsidRPr="008E73D6" w:rsidRDefault="001D6F0C" w:rsidP="001D6F0C">
            <w:pPr>
              <w:rPr>
                <w:ins w:id="15473" w:author="Mohammad Nayeem Hasan" w:date="2023-01-21T00:39:00Z"/>
                <w:rFonts w:ascii="Times New Roman" w:hAnsi="Times New Roman" w:cs="Times New Roman"/>
                <w:sz w:val="20"/>
                <w:szCs w:val="20"/>
              </w:rPr>
              <w:pPrChange w:id="15474" w:author="Mohammad Nayeem Hasan" w:date="2023-01-21T14:56:00Z">
                <w:pPr>
                  <w:jc w:val="both"/>
                </w:pPr>
              </w:pPrChange>
            </w:pPr>
          </w:p>
        </w:tc>
      </w:tr>
      <w:tr w:rsidR="001D6F0C" w:rsidRPr="008E73D6" w14:paraId="052D3151" w14:textId="490CDB4A" w:rsidTr="00A67133">
        <w:trPr>
          <w:trHeight w:val="138"/>
          <w:jc w:val="center"/>
          <w:ins w:id="15475" w:author="Mohammad Nayeem Hasan" w:date="2023-01-21T00:39:00Z"/>
          <w:trPrChange w:id="15476" w:author="Mohammad Nayeem Hasan" w:date="2023-01-21T12:41:00Z">
            <w:trPr>
              <w:trHeight w:val="138"/>
              <w:jc w:val="center"/>
            </w:trPr>
          </w:trPrChange>
        </w:trPr>
        <w:tc>
          <w:tcPr>
            <w:tcW w:w="1635" w:type="pct"/>
            <w:gridSpan w:val="2"/>
            <w:vAlign w:val="center"/>
            <w:tcPrChange w:id="15477" w:author="Mohammad Nayeem Hasan" w:date="2023-01-21T12:41:00Z">
              <w:tcPr>
                <w:tcW w:w="1634" w:type="pct"/>
                <w:gridSpan w:val="2"/>
                <w:vAlign w:val="center"/>
              </w:tcPr>
            </w:tcPrChange>
          </w:tcPr>
          <w:p w14:paraId="79FD4AD8" w14:textId="77777777" w:rsidR="001D6F0C" w:rsidRPr="00C91A19" w:rsidRDefault="001D6F0C" w:rsidP="001D6F0C">
            <w:pPr>
              <w:rPr>
                <w:ins w:id="15478" w:author="Mohammad Nayeem Hasan" w:date="2023-01-21T00:39:00Z"/>
                <w:rFonts w:ascii="Times New Roman" w:hAnsi="Times New Roman" w:cs="Times New Roman"/>
                <w:sz w:val="20"/>
                <w:szCs w:val="20"/>
                <w:rPrChange w:id="15479" w:author="Mohammad Nayeem Hasan" w:date="2023-01-21T03:28:00Z">
                  <w:rPr>
                    <w:ins w:id="15480" w:author="Mohammad Nayeem Hasan" w:date="2023-01-21T00:39:00Z"/>
                    <w:rFonts w:ascii="Times New Roman" w:hAnsi="Times New Roman" w:cs="Times New Roman"/>
                    <w:sz w:val="24"/>
                    <w:szCs w:val="24"/>
                  </w:rPr>
                </w:rPrChange>
              </w:rPr>
              <w:pPrChange w:id="15481" w:author="Mohammad Nayeem Hasan" w:date="2023-01-21T14:56:00Z">
                <w:pPr>
                  <w:jc w:val="both"/>
                </w:pPr>
              </w:pPrChange>
            </w:pPr>
            <w:ins w:id="15482" w:author="Mohammad Nayeem Hasan" w:date="2023-01-21T00:39:00Z">
              <w:r w:rsidRPr="00C91A19">
                <w:rPr>
                  <w:rFonts w:ascii="Times New Roman" w:hAnsi="Times New Roman" w:cs="Times New Roman"/>
                  <w:sz w:val="20"/>
                  <w:szCs w:val="20"/>
                  <w:rPrChange w:id="15483" w:author="Mohammad Nayeem Hasan" w:date="2023-01-21T03:28:00Z">
                    <w:rPr>
                      <w:rFonts w:ascii="Times New Roman" w:hAnsi="Times New Roman" w:cs="Times New Roman"/>
                      <w:sz w:val="24"/>
                      <w:szCs w:val="24"/>
                    </w:rPr>
                  </w:rPrChange>
                </w:rPr>
                <w:t>Mother’s Education</w:t>
              </w:r>
            </w:ins>
          </w:p>
        </w:tc>
        <w:tc>
          <w:tcPr>
            <w:tcW w:w="1443" w:type="pct"/>
            <w:gridSpan w:val="2"/>
            <w:vAlign w:val="center"/>
            <w:tcPrChange w:id="15484" w:author="Mohammad Nayeem Hasan" w:date="2023-01-21T12:41:00Z">
              <w:tcPr>
                <w:tcW w:w="1299" w:type="pct"/>
                <w:gridSpan w:val="4"/>
                <w:vAlign w:val="center"/>
              </w:tcPr>
            </w:tcPrChange>
          </w:tcPr>
          <w:p w14:paraId="37462468" w14:textId="77777777" w:rsidR="001D6F0C" w:rsidRPr="008E73D6" w:rsidRDefault="001D6F0C" w:rsidP="001D6F0C">
            <w:pPr>
              <w:rPr>
                <w:ins w:id="15485" w:author="Mohammad Nayeem Hasan" w:date="2023-01-21T00:39:00Z"/>
                <w:rFonts w:ascii="Times New Roman" w:hAnsi="Times New Roman" w:cs="Times New Roman"/>
                <w:sz w:val="20"/>
                <w:szCs w:val="20"/>
              </w:rPr>
              <w:pPrChange w:id="15486" w:author="Mohammad Nayeem Hasan" w:date="2023-01-21T14:56:00Z">
                <w:pPr>
                  <w:jc w:val="both"/>
                </w:pPr>
              </w:pPrChange>
            </w:pPr>
          </w:p>
        </w:tc>
        <w:tc>
          <w:tcPr>
            <w:tcW w:w="1444" w:type="pct"/>
            <w:gridSpan w:val="2"/>
            <w:vAlign w:val="center"/>
            <w:tcPrChange w:id="15487" w:author="Mohammad Nayeem Hasan" w:date="2023-01-21T12:41:00Z">
              <w:tcPr>
                <w:tcW w:w="1650" w:type="pct"/>
                <w:gridSpan w:val="5"/>
                <w:vAlign w:val="center"/>
              </w:tcPr>
            </w:tcPrChange>
          </w:tcPr>
          <w:p w14:paraId="54AD0FE4" w14:textId="77777777" w:rsidR="001D6F0C" w:rsidRPr="008E73D6" w:rsidRDefault="001D6F0C" w:rsidP="001D6F0C">
            <w:pPr>
              <w:rPr>
                <w:ins w:id="15488" w:author="Mohammad Nayeem Hasan" w:date="2023-01-21T00:39:00Z"/>
                <w:rFonts w:ascii="Times New Roman" w:hAnsi="Times New Roman" w:cs="Times New Roman"/>
                <w:sz w:val="20"/>
                <w:szCs w:val="20"/>
              </w:rPr>
              <w:pPrChange w:id="15489" w:author="Mohammad Nayeem Hasan" w:date="2023-01-21T14:56:00Z">
                <w:pPr>
                  <w:jc w:val="both"/>
                </w:pPr>
              </w:pPrChange>
            </w:pPr>
          </w:p>
        </w:tc>
        <w:tc>
          <w:tcPr>
            <w:tcW w:w="478" w:type="pct"/>
            <w:vAlign w:val="center"/>
            <w:tcPrChange w:id="15490" w:author="Mohammad Nayeem Hasan" w:date="2023-01-21T12:41:00Z">
              <w:tcPr>
                <w:tcW w:w="417" w:type="pct"/>
                <w:vAlign w:val="center"/>
              </w:tcPr>
            </w:tcPrChange>
          </w:tcPr>
          <w:p w14:paraId="0D45869E" w14:textId="77777777" w:rsidR="001D6F0C" w:rsidRPr="008E73D6" w:rsidRDefault="001D6F0C" w:rsidP="001D6F0C">
            <w:pPr>
              <w:rPr>
                <w:ins w:id="15491" w:author="Mohammad Nayeem Hasan" w:date="2023-01-21T00:39:00Z"/>
                <w:rFonts w:ascii="Times New Roman" w:hAnsi="Times New Roman" w:cs="Times New Roman"/>
                <w:sz w:val="20"/>
                <w:szCs w:val="20"/>
              </w:rPr>
              <w:pPrChange w:id="15492" w:author="Mohammad Nayeem Hasan" w:date="2023-01-21T14:56:00Z">
                <w:pPr>
                  <w:jc w:val="both"/>
                </w:pPr>
              </w:pPrChange>
            </w:pPr>
          </w:p>
        </w:tc>
      </w:tr>
      <w:tr w:rsidR="001D6F0C" w:rsidRPr="00786204" w14:paraId="58E483AC" w14:textId="77777777" w:rsidTr="00A67133">
        <w:trPr>
          <w:trHeight w:val="396"/>
          <w:jc w:val="center"/>
          <w:ins w:id="15493" w:author="Mohammad Nayeem Hasan" w:date="2023-01-27T00:06:00Z"/>
        </w:trPr>
        <w:tc>
          <w:tcPr>
            <w:tcW w:w="751" w:type="pct"/>
            <w:vAlign w:val="center"/>
          </w:tcPr>
          <w:p w14:paraId="23F88F63" w14:textId="2F9A54F0" w:rsidR="001D6F0C" w:rsidRPr="00A67133" w:rsidRDefault="001D6F0C" w:rsidP="001D6F0C">
            <w:pPr>
              <w:rPr>
                <w:ins w:id="15494" w:author="Mohammad Nayeem Hasan" w:date="2023-01-27T00:06:00Z"/>
                <w:rFonts w:ascii="Times New Roman" w:hAnsi="Times New Roman" w:cs="Times New Roman"/>
                <w:sz w:val="20"/>
                <w:szCs w:val="20"/>
              </w:rPr>
            </w:pPr>
            <w:ins w:id="15495" w:author="Mohammad Nayeem Hasan" w:date="2023-01-27T00:07:00Z">
              <w:r w:rsidRPr="007866B0">
                <w:rPr>
                  <w:rFonts w:ascii="Times New Roman" w:hAnsi="Times New Roman" w:cs="Times New Roman"/>
                  <w:sz w:val="20"/>
                  <w:szCs w:val="20"/>
                </w:rPr>
                <w:t>Non-standard curriculum</w:t>
              </w:r>
            </w:ins>
          </w:p>
        </w:tc>
        <w:tc>
          <w:tcPr>
            <w:tcW w:w="884" w:type="pct"/>
            <w:vAlign w:val="center"/>
          </w:tcPr>
          <w:p w14:paraId="11A18DE7" w14:textId="4EB951A7" w:rsidR="001D6F0C" w:rsidRPr="00A67133" w:rsidRDefault="001D6F0C" w:rsidP="001D6F0C">
            <w:pPr>
              <w:rPr>
                <w:ins w:id="15496" w:author="Mohammad Nayeem Hasan" w:date="2023-01-27T00:06:00Z"/>
                <w:rFonts w:ascii="Times New Roman" w:hAnsi="Times New Roman" w:cs="Times New Roman"/>
                <w:sz w:val="20"/>
                <w:szCs w:val="20"/>
              </w:rPr>
            </w:pPr>
            <w:ins w:id="15497" w:author="Mohammad Nayeem Hasan" w:date="2023-01-27T00:07:00Z">
              <w:r w:rsidRPr="007866B0">
                <w:rPr>
                  <w:rFonts w:ascii="Times New Roman" w:hAnsi="Times New Roman" w:cs="Times New Roman"/>
                  <w:sz w:val="20"/>
                  <w:szCs w:val="20"/>
                </w:rPr>
                <w:t>2.58</w:t>
              </w:r>
              <w:r>
                <w:rPr>
                  <w:rFonts w:ascii="Times New Roman" w:hAnsi="Times New Roman" w:cs="Times New Roman"/>
                  <w:sz w:val="20"/>
                  <w:szCs w:val="20"/>
                </w:rPr>
                <w:t xml:space="preserve"> (</w:t>
              </w:r>
              <w:r w:rsidRPr="00F13B5B">
                <w:rPr>
                  <w:rFonts w:ascii="Times New Roman" w:hAnsi="Times New Roman" w:cs="Times New Roman"/>
                  <w:sz w:val="20"/>
                  <w:szCs w:val="20"/>
                </w:rPr>
                <w:t>1.21, 5.51</w:t>
              </w:r>
              <w:r>
                <w:rPr>
                  <w:rFonts w:ascii="Times New Roman" w:hAnsi="Times New Roman" w:cs="Times New Roman"/>
                  <w:sz w:val="20"/>
                  <w:szCs w:val="20"/>
                </w:rPr>
                <w:t>)</w:t>
              </w:r>
            </w:ins>
          </w:p>
        </w:tc>
        <w:tc>
          <w:tcPr>
            <w:tcW w:w="529" w:type="pct"/>
            <w:vAlign w:val="center"/>
          </w:tcPr>
          <w:p w14:paraId="7DCD8E96" w14:textId="715F6FCB" w:rsidR="001D6F0C" w:rsidRPr="00A67133" w:rsidRDefault="001D6F0C" w:rsidP="001D6F0C">
            <w:pPr>
              <w:rPr>
                <w:ins w:id="15498" w:author="Mohammad Nayeem Hasan" w:date="2023-01-27T00:06:00Z"/>
                <w:rFonts w:ascii="Times New Roman" w:hAnsi="Times New Roman" w:cs="Times New Roman"/>
                <w:sz w:val="20"/>
                <w:szCs w:val="20"/>
              </w:rPr>
            </w:pPr>
            <w:ins w:id="15499" w:author="Mohammad Nayeem Hasan" w:date="2023-01-27T00:10:00Z">
              <w:r>
                <w:rPr>
                  <w:rFonts w:ascii="Times New Roman" w:hAnsi="Times New Roman" w:cs="Times New Roman"/>
                  <w:sz w:val="20"/>
                  <w:szCs w:val="20"/>
                </w:rPr>
                <w:t>0.015</w:t>
              </w:r>
            </w:ins>
          </w:p>
        </w:tc>
        <w:tc>
          <w:tcPr>
            <w:tcW w:w="914" w:type="pct"/>
            <w:vAlign w:val="center"/>
          </w:tcPr>
          <w:p w14:paraId="51E40F1F" w14:textId="367E6509" w:rsidR="001D6F0C" w:rsidRPr="00A67133" w:rsidRDefault="001D6F0C" w:rsidP="001D6F0C">
            <w:pPr>
              <w:rPr>
                <w:ins w:id="15500" w:author="Mohammad Nayeem Hasan" w:date="2023-01-27T00:06:00Z"/>
                <w:rFonts w:ascii="Times New Roman" w:hAnsi="Times New Roman" w:cs="Times New Roman"/>
                <w:sz w:val="20"/>
                <w:szCs w:val="20"/>
              </w:rPr>
            </w:pPr>
            <w:ins w:id="15501" w:author="Mohammad Nayeem Hasan" w:date="2023-01-27T00:07:00Z">
              <w:r w:rsidRPr="007866B0">
                <w:rPr>
                  <w:rFonts w:ascii="Times New Roman" w:hAnsi="Times New Roman" w:cs="Times New Roman"/>
                  <w:sz w:val="20"/>
                  <w:szCs w:val="20"/>
                </w:rPr>
                <w:t>-</w:t>
              </w:r>
            </w:ins>
          </w:p>
        </w:tc>
        <w:tc>
          <w:tcPr>
            <w:tcW w:w="481" w:type="pct"/>
            <w:vAlign w:val="center"/>
          </w:tcPr>
          <w:p w14:paraId="3524F134" w14:textId="29F6DD4B" w:rsidR="001D6F0C" w:rsidRPr="00A67133" w:rsidRDefault="001D6F0C" w:rsidP="001D6F0C">
            <w:pPr>
              <w:rPr>
                <w:ins w:id="15502" w:author="Mohammad Nayeem Hasan" w:date="2023-01-27T00:06:00Z"/>
                <w:rFonts w:ascii="Times New Roman" w:hAnsi="Times New Roman" w:cs="Times New Roman"/>
                <w:sz w:val="20"/>
                <w:szCs w:val="20"/>
              </w:rPr>
            </w:pPr>
            <w:ins w:id="15503" w:author="Mohammad Nayeem Hasan" w:date="2023-01-27T00:07:00Z">
              <w:r w:rsidRPr="007866B0">
                <w:rPr>
                  <w:rFonts w:ascii="Times New Roman" w:hAnsi="Times New Roman" w:cs="Times New Roman"/>
                  <w:sz w:val="20"/>
                  <w:szCs w:val="20"/>
                </w:rPr>
                <w:t>-</w:t>
              </w:r>
            </w:ins>
          </w:p>
        </w:tc>
        <w:tc>
          <w:tcPr>
            <w:tcW w:w="963" w:type="pct"/>
            <w:vAlign w:val="center"/>
          </w:tcPr>
          <w:p w14:paraId="654622AB" w14:textId="7D274E90" w:rsidR="001D6F0C" w:rsidRPr="00A67133" w:rsidRDefault="003B196E" w:rsidP="001D6F0C">
            <w:pPr>
              <w:rPr>
                <w:ins w:id="15504" w:author="Mohammad Nayeem Hasan" w:date="2023-01-27T00:06:00Z"/>
                <w:rFonts w:ascii="Times New Roman" w:hAnsi="Times New Roman" w:cs="Times New Roman"/>
                <w:sz w:val="20"/>
                <w:szCs w:val="20"/>
              </w:rPr>
            </w:pPr>
            <w:ins w:id="15505" w:author="Mohammad Nayeem Hasan" w:date="2023-01-27T23:52:00Z">
              <w:r>
                <w:rPr>
                  <w:rFonts w:ascii="Times New Roman" w:hAnsi="Times New Roman" w:cs="Times New Roman"/>
                  <w:sz w:val="20"/>
                  <w:szCs w:val="20"/>
                </w:rPr>
                <w:t>-</w:t>
              </w:r>
            </w:ins>
          </w:p>
        </w:tc>
        <w:tc>
          <w:tcPr>
            <w:tcW w:w="478" w:type="pct"/>
            <w:vAlign w:val="center"/>
          </w:tcPr>
          <w:p w14:paraId="4EACDE99" w14:textId="7E94439C" w:rsidR="001D6F0C" w:rsidRPr="00A67133" w:rsidRDefault="001D6F0C" w:rsidP="001D6F0C">
            <w:pPr>
              <w:rPr>
                <w:ins w:id="15506" w:author="Mohammad Nayeem Hasan" w:date="2023-01-27T00:06:00Z"/>
                <w:rFonts w:ascii="Times New Roman" w:hAnsi="Times New Roman" w:cs="Times New Roman"/>
                <w:sz w:val="20"/>
                <w:szCs w:val="20"/>
              </w:rPr>
            </w:pPr>
            <w:ins w:id="15507" w:author="Mohammad Nayeem Hasan" w:date="2023-01-27T00:07:00Z">
              <w:r w:rsidRPr="007866B0">
                <w:rPr>
                  <w:rFonts w:ascii="Times New Roman" w:hAnsi="Times New Roman" w:cs="Times New Roman"/>
                  <w:sz w:val="20"/>
                  <w:szCs w:val="20"/>
                </w:rPr>
                <w:t>-</w:t>
              </w:r>
            </w:ins>
          </w:p>
        </w:tc>
      </w:tr>
      <w:tr w:rsidR="001D6F0C" w:rsidRPr="00786204" w14:paraId="54F7DA38" w14:textId="77777777" w:rsidTr="00A67133">
        <w:trPr>
          <w:trHeight w:val="396"/>
          <w:jc w:val="center"/>
          <w:ins w:id="15508" w:author="Mohammad Nayeem Hasan" w:date="2023-01-21T00:39:00Z"/>
          <w:trPrChange w:id="15509" w:author="Mohammad Nayeem Hasan" w:date="2023-01-21T12:41:00Z">
            <w:trPr>
              <w:trHeight w:val="396"/>
              <w:jc w:val="center"/>
            </w:trPr>
          </w:trPrChange>
        </w:trPr>
        <w:tc>
          <w:tcPr>
            <w:tcW w:w="751" w:type="pct"/>
            <w:vAlign w:val="center"/>
            <w:tcPrChange w:id="15510" w:author="Mohammad Nayeem Hasan" w:date="2023-01-21T12:41:00Z">
              <w:tcPr>
                <w:tcW w:w="751" w:type="pct"/>
                <w:vAlign w:val="center"/>
              </w:tcPr>
            </w:tcPrChange>
          </w:tcPr>
          <w:p w14:paraId="31C992D2" w14:textId="77777777" w:rsidR="001D6F0C" w:rsidRPr="00C91A19" w:rsidRDefault="001D6F0C" w:rsidP="001D6F0C">
            <w:pPr>
              <w:rPr>
                <w:ins w:id="15511" w:author="Mohammad Nayeem Hasan" w:date="2023-01-21T00:39:00Z"/>
                <w:rFonts w:ascii="Times New Roman" w:hAnsi="Times New Roman" w:cs="Times New Roman"/>
                <w:sz w:val="20"/>
                <w:szCs w:val="20"/>
                <w:rPrChange w:id="15512" w:author="Mohammad Nayeem Hasan" w:date="2023-01-21T03:28:00Z">
                  <w:rPr>
                    <w:ins w:id="15513" w:author="Mohammad Nayeem Hasan" w:date="2023-01-21T00:39:00Z"/>
                    <w:rFonts w:ascii="Times New Roman" w:hAnsi="Times New Roman" w:cs="Times New Roman"/>
                    <w:sz w:val="24"/>
                    <w:szCs w:val="24"/>
                  </w:rPr>
                </w:rPrChange>
              </w:rPr>
              <w:pPrChange w:id="15514" w:author="Mohammad Nayeem Hasan" w:date="2023-01-21T14:56:00Z">
                <w:pPr>
                  <w:jc w:val="both"/>
                </w:pPr>
              </w:pPrChange>
            </w:pPr>
            <w:ins w:id="15515" w:author="Mohammad Nayeem Hasan" w:date="2023-01-21T00:39:00Z">
              <w:r w:rsidRPr="00C91A19">
                <w:rPr>
                  <w:rFonts w:ascii="Times New Roman" w:hAnsi="Times New Roman" w:cs="Times New Roman"/>
                  <w:sz w:val="20"/>
                  <w:szCs w:val="20"/>
                  <w:rPrChange w:id="15516" w:author="Mohammad Nayeem Hasan" w:date="2023-01-21T03:28:00Z">
                    <w:rPr>
                      <w:rFonts w:ascii="Times New Roman" w:hAnsi="Times New Roman" w:cs="Times New Roman"/>
                      <w:sz w:val="24"/>
                      <w:szCs w:val="24"/>
                    </w:rPr>
                  </w:rPrChange>
                </w:rPr>
                <w:t>Primary incomplete</w:t>
              </w:r>
            </w:ins>
          </w:p>
        </w:tc>
        <w:tc>
          <w:tcPr>
            <w:tcW w:w="884" w:type="pct"/>
            <w:vAlign w:val="center"/>
            <w:tcPrChange w:id="15517" w:author="Mohammad Nayeem Hasan" w:date="2023-01-21T12:41:00Z">
              <w:tcPr>
                <w:tcW w:w="883" w:type="pct"/>
                <w:vAlign w:val="center"/>
              </w:tcPr>
            </w:tcPrChange>
          </w:tcPr>
          <w:p w14:paraId="1D124414" w14:textId="4DF5F80A" w:rsidR="001D6F0C" w:rsidRPr="00C91A19" w:rsidRDefault="001D6F0C" w:rsidP="001D6F0C">
            <w:pPr>
              <w:rPr>
                <w:ins w:id="15518" w:author="Mohammad Nayeem Hasan" w:date="2023-01-21T00:39:00Z"/>
                <w:rFonts w:ascii="Times New Roman" w:hAnsi="Times New Roman" w:cs="Times New Roman"/>
                <w:sz w:val="20"/>
                <w:szCs w:val="20"/>
                <w:rPrChange w:id="15519" w:author="Mohammad Nayeem Hasan" w:date="2023-01-21T03:28:00Z">
                  <w:rPr>
                    <w:ins w:id="15520" w:author="Mohammad Nayeem Hasan" w:date="2023-01-21T00:39:00Z"/>
                    <w:rFonts w:ascii="Times New Roman" w:hAnsi="Times New Roman" w:cs="Times New Roman"/>
                    <w:sz w:val="24"/>
                    <w:szCs w:val="24"/>
                  </w:rPr>
                </w:rPrChange>
              </w:rPr>
              <w:pPrChange w:id="15521" w:author="Mohammad Nayeem Hasan" w:date="2023-01-21T14:56:00Z">
                <w:pPr>
                  <w:jc w:val="both"/>
                </w:pPr>
              </w:pPrChange>
            </w:pPr>
            <w:ins w:id="15522" w:author="Mohammad Nayeem Hasan" w:date="2023-01-21T00:39:00Z">
              <w:r w:rsidRPr="00C91A19">
                <w:rPr>
                  <w:rFonts w:ascii="Times New Roman" w:hAnsi="Times New Roman" w:cs="Times New Roman"/>
                  <w:sz w:val="20"/>
                  <w:szCs w:val="20"/>
                  <w:rPrChange w:id="15523" w:author="Mohammad Nayeem Hasan" w:date="2023-01-21T03:28:00Z">
                    <w:rPr>
                      <w:rFonts w:ascii="Times New Roman" w:hAnsi="Times New Roman" w:cs="Times New Roman"/>
                      <w:sz w:val="24"/>
                      <w:szCs w:val="24"/>
                    </w:rPr>
                  </w:rPrChange>
                </w:rPr>
                <w:t>1.29</w:t>
              </w:r>
            </w:ins>
            <w:ins w:id="15524" w:author="Mohammad Nayeem Hasan" w:date="2023-01-21T03:46:00Z">
              <w:r>
                <w:rPr>
                  <w:rFonts w:ascii="Times New Roman" w:hAnsi="Times New Roman" w:cs="Times New Roman"/>
                  <w:sz w:val="20"/>
                  <w:szCs w:val="20"/>
                </w:rPr>
                <w:t xml:space="preserve"> (</w:t>
              </w:r>
              <w:r w:rsidRPr="00F13B5B">
                <w:rPr>
                  <w:rFonts w:ascii="Times New Roman" w:hAnsi="Times New Roman" w:cs="Times New Roman"/>
                  <w:sz w:val="20"/>
                  <w:szCs w:val="20"/>
                </w:rPr>
                <w:t>0.98, 1.69</w:t>
              </w:r>
              <w:r>
                <w:rPr>
                  <w:rFonts w:ascii="Times New Roman" w:hAnsi="Times New Roman" w:cs="Times New Roman"/>
                  <w:sz w:val="20"/>
                  <w:szCs w:val="20"/>
                </w:rPr>
                <w:t>)</w:t>
              </w:r>
            </w:ins>
          </w:p>
        </w:tc>
        <w:tc>
          <w:tcPr>
            <w:tcW w:w="529" w:type="pct"/>
            <w:vAlign w:val="center"/>
            <w:tcPrChange w:id="15525" w:author="Mohammad Nayeem Hasan" w:date="2023-01-21T12:41:00Z">
              <w:tcPr>
                <w:tcW w:w="529" w:type="pct"/>
                <w:gridSpan w:val="2"/>
                <w:vAlign w:val="center"/>
              </w:tcPr>
            </w:tcPrChange>
          </w:tcPr>
          <w:p w14:paraId="529778E1" w14:textId="67A9F9A9" w:rsidR="001D6F0C" w:rsidRPr="00C91A19" w:rsidRDefault="001D6F0C" w:rsidP="001D6F0C">
            <w:pPr>
              <w:rPr>
                <w:ins w:id="15526" w:author="Mohammad Nayeem Hasan" w:date="2023-01-21T00:39:00Z"/>
                <w:rFonts w:ascii="Times New Roman" w:hAnsi="Times New Roman" w:cs="Times New Roman"/>
                <w:sz w:val="20"/>
                <w:szCs w:val="20"/>
                <w:rPrChange w:id="15527" w:author="Mohammad Nayeem Hasan" w:date="2023-01-21T03:28:00Z">
                  <w:rPr>
                    <w:ins w:id="15528" w:author="Mohammad Nayeem Hasan" w:date="2023-01-21T00:39:00Z"/>
                    <w:rFonts w:ascii="Times New Roman" w:hAnsi="Times New Roman" w:cs="Times New Roman"/>
                    <w:sz w:val="24"/>
                    <w:szCs w:val="24"/>
                  </w:rPr>
                </w:rPrChange>
              </w:rPr>
              <w:pPrChange w:id="15529" w:author="Mohammad Nayeem Hasan" w:date="2023-01-21T14:56:00Z">
                <w:pPr>
                  <w:jc w:val="both"/>
                </w:pPr>
              </w:pPrChange>
            </w:pPr>
            <w:ins w:id="15530" w:author="Mohammad Nayeem Hasan" w:date="2023-01-27T00:10:00Z">
              <w:r>
                <w:rPr>
                  <w:rFonts w:ascii="Times New Roman" w:hAnsi="Times New Roman" w:cs="Times New Roman"/>
                  <w:sz w:val="20"/>
                  <w:szCs w:val="20"/>
                </w:rPr>
                <w:t>0</w:t>
              </w:r>
            </w:ins>
            <w:ins w:id="15531" w:author="Mohammad Nayeem Hasan" w:date="2023-01-27T00:11:00Z">
              <w:r>
                <w:rPr>
                  <w:rFonts w:ascii="Times New Roman" w:hAnsi="Times New Roman" w:cs="Times New Roman"/>
                  <w:sz w:val="20"/>
                  <w:szCs w:val="20"/>
                </w:rPr>
                <w:t>.064</w:t>
              </w:r>
            </w:ins>
          </w:p>
        </w:tc>
        <w:tc>
          <w:tcPr>
            <w:tcW w:w="914" w:type="pct"/>
            <w:vAlign w:val="center"/>
            <w:tcPrChange w:id="15532" w:author="Mohammad Nayeem Hasan" w:date="2023-01-21T12:41:00Z">
              <w:tcPr>
                <w:tcW w:w="770" w:type="pct"/>
                <w:gridSpan w:val="2"/>
                <w:vAlign w:val="center"/>
              </w:tcPr>
            </w:tcPrChange>
          </w:tcPr>
          <w:p w14:paraId="18053F29" w14:textId="77777777" w:rsidR="001D6F0C" w:rsidRPr="00C91A19" w:rsidRDefault="001D6F0C" w:rsidP="001D6F0C">
            <w:pPr>
              <w:rPr>
                <w:ins w:id="15533" w:author="Mohammad Nayeem Hasan" w:date="2023-01-21T00:39:00Z"/>
                <w:rFonts w:ascii="Times New Roman" w:hAnsi="Times New Roman" w:cs="Times New Roman"/>
                <w:sz w:val="20"/>
                <w:szCs w:val="20"/>
                <w:rPrChange w:id="15534" w:author="Mohammad Nayeem Hasan" w:date="2023-01-21T03:28:00Z">
                  <w:rPr>
                    <w:ins w:id="15535" w:author="Mohammad Nayeem Hasan" w:date="2023-01-21T00:39:00Z"/>
                    <w:rFonts w:ascii="Times New Roman" w:hAnsi="Times New Roman" w:cs="Times New Roman"/>
                    <w:sz w:val="24"/>
                    <w:szCs w:val="24"/>
                  </w:rPr>
                </w:rPrChange>
              </w:rPr>
              <w:pPrChange w:id="15536" w:author="Mohammad Nayeem Hasan" w:date="2023-01-21T14:56:00Z">
                <w:pPr>
                  <w:jc w:val="both"/>
                </w:pPr>
              </w:pPrChange>
            </w:pPr>
            <w:ins w:id="15537" w:author="Mohammad Nayeem Hasan" w:date="2023-01-21T00:39:00Z">
              <w:r w:rsidRPr="00C91A19">
                <w:rPr>
                  <w:rFonts w:ascii="Times New Roman" w:hAnsi="Times New Roman" w:cs="Times New Roman"/>
                  <w:sz w:val="20"/>
                  <w:szCs w:val="20"/>
                  <w:rPrChange w:id="15538" w:author="Mohammad Nayeem Hasan" w:date="2023-01-21T03:28:00Z">
                    <w:rPr>
                      <w:rFonts w:ascii="Times New Roman" w:hAnsi="Times New Roman" w:cs="Times New Roman"/>
                      <w:sz w:val="24"/>
                      <w:szCs w:val="24"/>
                    </w:rPr>
                  </w:rPrChange>
                </w:rPr>
                <w:t>-</w:t>
              </w:r>
            </w:ins>
          </w:p>
        </w:tc>
        <w:tc>
          <w:tcPr>
            <w:tcW w:w="481" w:type="pct"/>
            <w:vAlign w:val="center"/>
            <w:tcPrChange w:id="15539" w:author="Mohammad Nayeem Hasan" w:date="2023-01-21T12:41:00Z">
              <w:tcPr>
                <w:tcW w:w="481" w:type="pct"/>
                <w:gridSpan w:val="2"/>
                <w:vAlign w:val="center"/>
              </w:tcPr>
            </w:tcPrChange>
          </w:tcPr>
          <w:p w14:paraId="7A379696" w14:textId="77777777" w:rsidR="001D6F0C" w:rsidRPr="00C91A19" w:rsidRDefault="001D6F0C" w:rsidP="001D6F0C">
            <w:pPr>
              <w:rPr>
                <w:ins w:id="15540" w:author="Mohammad Nayeem Hasan" w:date="2023-01-21T00:39:00Z"/>
                <w:rFonts w:ascii="Times New Roman" w:hAnsi="Times New Roman" w:cs="Times New Roman"/>
                <w:sz w:val="20"/>
                <w:szCs w:val="20"/>
                <w:rPrChange w:id="15541" w:author="Mohammad Nayeem Hasan" w:date="2023-01-21T03:28:00Z">
                  <w:rPr>
                    <w:ins w:id="15542" w:author="Mohammad Nayeem Hasan" w:date="2023-01-21T00:39:00Z"/>
                    <w:rFonts w:ascii="Times New Roman" w:hAnsi="Times New Roman" w:cs="Times New Roman"/>
                    <w:sz w:val="24"/>
                    <w:szCs w:val="24"/>
                  </w:rPr>
                </w:rPrChange>
              </w:rPr>
              <w:pPrChange w:id="15543" w:author="Mohammad Nayeem Hasan" w:date="2023-01-21T14:56:00Z">
                <w:pPr>
                  <w:jc w:val="both"/>
                </w:pPr>
              </w:pPrChange>
            </w:pPr>
            <w:ins w:id="15544" w:author="Mohammad Nayeem Hasan" w:date="2023-01-21T00:39:00Z">
              <w:r w:rsidRPr="00C91A19">
                <w:rPr>
                  <w:rFonts w:ascii="Times New Roman" w:hAnsi="Times New Roman" w:cs="Times New Roman"/>
                  <w:sz w:val="20"/>
                  <w:szCs w:val="20"/>
                  <w:rPrChange w:id="15545" w:author="Mohammad Nayeem Hasan" w:date="2023-01-21T03:28:00Z">
                    <w:rPr>
                      <w:rFonts w:ascii="Times New Roman" w:hAnsi="Times New Roman" w:cs="Times New Roman"/>
                      <w:sz w:val="24"/>
                      <w:szCs w:val="24"/>
                    </w:rPr>
                  </w:rPrChange>
                </w:rPr>
                <w:t>-</w:t>
              </w:r>
            </w:ins>
          </w:p>
        </w:tc>
        <w:tc>
          <w:tcPr>
            <w:tcW w:w="963" w:type="pct"/>
            <w:vAlign w:val="center"/>
            <w:tcPrChange w:id="15546" w:author="Mohammad Nayeem Hasan" w:date="2023-01-21T12:41:00Z">
              <w:tcPr>
                <w:tcW w:w="1169" w:type="pct"/>
                <w:gridSpan w:val="3"/>
                <w:vAlign w:val="center"/>
              </w:tcPr>
            </w:tcPrChange>
          </w:tcPr>
          <w:p w14:paraId="4198E5E3" w14:textId="35EE767B" w:rsidR="001D6F0C" w:rsidRPr="00C91A19" w:rsidRDefault="001D6F0C" w:rsidP="001D6F0C">
            <w:pPr>
              <w:rPr>
                <w:ins w:id="15547" w:author="Mohammad Nayeem Hasan" w:date="2023-01-21T00:39:00Z"/>
                <w:rFonts w:ascii="Times New Roman" w:hAnsi="Times New Roman" w:cs="Times New Roman"/>
                <w:sz w:val="20"/>
                <w:szCs w:val="20"/>
                <w:rPrChange w:id="15548" w:author="Mohammad Nayeem Hasan" w:date="2023-01-21T03:28:00Z">
                  <w:rPr>
                    <w:ins w:id="15549" w:author="Mohammad Nayeem Hasan" w:date="2023-01-21T00:39:00Z"/>
                    <w:rFonts w:ascii="Times New Roman" w:hAnsi="Times New Roman" w:cs="Times New Roman"/>
                    <w:sz w:val="24"/>
                    <w:szCs w:val="24"/>
                  </w:rPr>
                </w:rPrChange>
              </w:rPr>
              <w:pPrChange w:id="15550" w:author="Mohammad Nayeem Hasan" w:date="2023-01-21T14:56:00Z">
                <w:pPr>
                  <w:jc w:val="both"/>
                </w:pPr>
              </w:pPrChange>
            </w:pPr>
            <w:ins w:id="15551" w:author="Mohammad Nayeem Hasan" w:date="2023-01-21T00:39:00Z">
              <w:r w:rsidRPr="00C91A19">
                <w:rPr>
                  <w:rFonts w:ascii="Times New Roman" w:hAnsi="Times New Roman" w:cs="Times New Roman"/>
                  <w:sz w:val="20"/>
                  <w:szCs w:val="20"/>
                  <w:rPrChange w:id="15552" w:author="Mohammad Nayeem Hasan" w:date="2023-01-21T03:28:00Z">
                    <w:rPr>
                      <w:rFonts w:ascii="Times New Roman" w:hAnsi="Times New Roman" w:cs="Times New Roman"/>
                      <w:sz w:val="24"/>
                      <w:szCs w:val="24"/>
                    </w:rPr>
                  </w:rPrChange>
                </w:rPr>
                <w:t>1.21</w:t>
              </w:r>
            </w:ins>
            <w:ins w:id="15553" w:author="Mohammad Nayeem Hasan" w:date="2023-01-21T04:00:00Z">
              <w:r>
                <w:rPr>
                  <w:rFonts w:ascii="Times New Roman" w:hAnsi="Times New Roman" w:cs="Times New Roman"/>
                  <w:sz w:val="20"/>
                  <w:szCs w:val="20"/>
                </w:rPr>
                <w:t xml:space="preserve"> (</w:t>
              </w:r>
              <w:r w:rsidRPr="00F13B5B">
                <w:rPr>
                  <w:rFonts w:ascii="Times New Roman" w:hAnsi="Times New Roman" w:cs="Times New Roman"/>
                  <w:sz w:val="20"/>
                  <w:szCs w:val="20"/>
                </w:rPr>
                <w:t>0.91, 1.61</w:t>
              </w:r>
              <w:r>
                <w:rPr>
                  <w:rFonts w:ascii="Times New Roman" w:hAnsi="Times New Roman" w:cs="Times New Roman"/>
                  <w:sz w:val="20"/>
                  <w:szCs w:val="20"/>
                </w:rPr>
                <w:t>)</w:t>
              </w:r>
            </w:ins>
          </w:p>
        </w:tc>
        <w:tc>
          <w:tcPr>
            <w:tcW w:w="478" w:type="pct"/>
            <w:vAlign w:val="center"/>
            <w:tcPrChange w:id="15554" w:author="Mohammad Nayeem Hasan" w:date="2023-01-21T12:41:00Z">
              <w:tcPr>
                <w:tcW w:w="417" w:type="pct"/>
                <w:vAlign w:val="center"/>
              </w:tcPr>
            </w:tcPrChange>
          </w:tcPr>
          <w:p w14:paraId="2E4F6814" w14:textId="77777777" w:rsidR="001D6F0C" w:rsidRPr="00C91A19" w:rsidRDefault="001D6F0C" w:rsidP="001D6F0C">
            <w:pPr>
              <w:rPr>
                <w:ins w:id="15555" w:author="Mohammad Nayeem Hasan" w:date="2023-01-21T00:39:00Z"/>
                <w:rFonts w:ascii="Times New Roman" w:hAnsi="Times New Roman" w:cs="Times New Roman"/>
                <w:sz w:val="20"/>
                <w:szCs w:val="20"/>
                <w:rPrChange w:id="15556" w:author="Mohammad Nayeem Hasan" w:date="2023-01-21T03:28:00Z">
                  <w:rPr>
                    <w:ins w:id="15557" w:author="Mohammad Nayeem Hasan" w:date="2023-01-21T00:39:00Z"/>
                    <w:rFonts w:ascii="Times New Roman" w:hAnsi="Times New Roman" w:cs="Times New Roman"/>
                    <w:sz w:val="24"/>
                    <w:szCs w:val="24"/>
                  </w:rPr>
                </w:rPrChange>
              </w:rPr>
              <w:pPrChange w:id="15558" w:author="Mohammad Nayeem Hasan" w:date="2023-01-21T14:56:00Z">
                <w:pPr>
                  <w:jc w:val="both"/>
                </w:pPr>
              </w:pPrChange>
            </w:pPr>
            <w:ins w:id="15559" w:author="Mohammad Nayeem Hasan" w:date="2023-01-21T00:39:00Z">
              <w:r w:rsidRPr="00C91A19">
                <w:rPr>
                  <w:rFonts w:ascii="Times New Roman" w:hAnsi="Times New Roman" w:cs="Times New Roman"/>
                  <w:sz w:val="20"/>
                  <w:szCs w:val="20"/>
                  <w:rPrChange w:id="15560" w:author="Mohammad Nayeem Hasan" w:date="2023-01-21T03:28:00Z">
                    <w:rPr>
                      <w:rFonts w:ascii="Times New Roman" w:hAnsi="Times New Roman" w:cs="Times New Roman"/>
                      <w:sz w:val="24"/>
                      <w:szCs w:val="24"/>
                    </w:rPr>
                  </w:rPrChange>
                </w:rPr>
                <w:t>0.188</w:t>
              </w:r>
            </w:ins>
          </w:p>
        </w:tc>
      </w:tr>
      <w:tr w:rsidR="001D6F0C" w:rsidRPr="00786204" w14:paraId="2F478F99" w14:textId="77777777" w:rsidTr="00A67133">
        <w:trPr>
          <w:trHeight w:val="138"/>
          <w:jc w:val="center"/>
          <w:ins w:id="15561" w:author="Mohammad Nayeem Hasan" w:date="2023-01-21T00:39:00Z"/>
          <w:trPrChange w:id="15562" w:author="Mohammad Nayeem Hasan" w:date="2023-01-21T12:41:00Z">
            <w:trPr>
              <w:trHeight w:val="138"/>
              <w:jc w:val="center"/>
            </w:trPr>
          </w:trPrChange>
        </w:trPr>
        <w:tc>
          <w:tcPr>
            <w:tcW w:w="751" w:type="pct"/>
            <w:vAlign w:val="center"/>
            <w:tcPrChange w:id="15563" w:author="Mohammad Nayeem Hasan" w:date="2023-01-21T12:41:00Z">
              <w:tcPr>
                <w:tcW w:w="751" w:type="pct"/>
                <w:vAlign w:val="center"/>
              </w:tcPr>
            </w:tcPrChange>
          </w:tcPr>
          <w:p w14:paraId="59D3CC66" w14:textId="77777777" w:rsidR="001D6F0C" w:rsidRPr="00C91A19" w:rsidRDefault="001D6F0C" w:rsidP="001D6F0C">
            <w:pPr>
              <w:rPr>
                <w:ins w:id="15564" w:author="Mohammad Nayeem Hasan" w:date="2023-01-21T00:39:00Z"/>
                <w:rFonts w:ascii="Times New Roman" w:hAnsi="Times New Roman" w:cs="Times New Roman"/>
                <w:sz w:val="20"/>
                <w:szCs w:val="20"/>
                <w:rPrChange w:id="15565" w:author="Mohammad Nayeem Hasan" w:date="2023-01-21T03:28:00Z">
                  <w:rPr>
                    <w:ins w:id="15566" w:author="Mohammad Nayeem Hasan" w:date="2023-01-21T00:39:00Z"/>
                    <w:rFonts w:ascii="Times New Roman" w:hAnsi="Times New Roman" w:cs="Times New Roman"/>
                    <w:sz w:val="24"/>
                    <w:szCs w:val="24"/>
                  </w:rPr>
                </w:rPrChange>
              </w:rPr>
              <w:pPrChange w:id="15567" w:author="Mohammad Nayeem Hasan" w:date="2023-01-21T14:56:00Z">
                <w:pPr>
                  <w:jc w:val="both"/>
                </w:pPr>
              </w:pPrChange>
            </w:pPr>
            <w:ins w:id="15568" w:author="Mohammad Nayeem Hasan" w:date="2023-01-21T00:39:00Z">
              <w:r w:rsidRPr="00C91A19">
                <w:rPr>
                  <w:rFonts w:ascii="Times New Roman" w:hAnsi="Times New Roman" w:cs="Times New Roman"/>
                  <w:sz w:val="20"/>
                  <w:szCs w:val="20"/>
                  <w:rPrChange w:id="15569" w:author="Mohammad Nayeem Hasan" w:date="2023-01-21T03:28:00Z">
                    <w:rPr>
                      <w:rFonts w:ascii="Times New Roman" w:hAnsi="Times New Roman" w:cs="Times New Roman"/>
                      <w:sz w:val="24"/>
                      <w:szCs w:val="24"/>
                    </w:rPr>
                  </w:rPrChange>
                </w:rPr>
                <w:t>Primary complete</w:t>
              </w:r>
            </w:ins>
          </w:p>
        </w:tc>
        <w:tc>
          <w:tcPr>
            <w:tcW w:w="884" w:type="pct"/>
            <w:vAlign w:val="center"/>
            <w:tcPrChange w:id="15570" w:author="Mohammad Nayeem Hasan" w:date="2023-01-21T12:41:00Z">
              <w:tcPr>
                <w:tcW w:w="883" w:type="pct"/>
                <w:vAlign w:val="center"/>
              </w:tcPr>
            </w:tcPrChange>
          </w:tcPr>
          <w:p w14:paraId="2D555047" w14:textId="3632633A" w:rsidR="001D6F0C" w:rsidRPr="00C91A19" w:rsidRDefault="001D6F0C" w:rsidP="001D6F0C">
            <w:pPr>
              <w:rPr>
                <w:ins w:id="15571" w:author="Mohammad Nayeem Hasan" w:date="2023-01-21T00:39:00Z"/>
                <w:rFonts w:ascii="Times New Roman" w:hAnsi="Times New Roman" w:cs="Times New Roman"/>
                <w:sz w:val="20"/>
                <w:szCs w:val="20"/>
                <w:rPrChange w:id="15572" w:author="Mohammad Nayeem Hasan" w:date="2023-01-21T03:28:00Z">
                  <w:rPr>
                    <w:ins w:id="15573" w:author="Mohammad Nayeem Hasan" w:date="2023-01-21T00:39:00Z"/>
                    <w:rFonts w:ascii="Times New Roman" w:hAnsi="Times New Roman" w:cs="Times New Roman"/>
                    <w:sz w:val="24"/>
                    <w:szCs w:val="24"/>
                  </w:rPr>
                </w:rPrChange>
              </w:rPr>
              <w:pPrChange w:id="15574" w:author="Mohammad Nayeem Hasan" w:date="2023-01-21T14:56:00Z">
                <w:pPr>
                  <w:jc w:val="both"/>
                </w:pPr>
              </w:pPrChange>
            </w:pPr>
            <w:ins w:id="15575" w:author="Mohammad Nayeem Hasan" w:date="2023-01-21T00:39:00Z">
              <w:r w:rsidRPr="00C91A19">
                <w:rPr>
                  <w:rFonts w:ascii="Times New Roman" w:hAnsi="Times New Roman" w:cs="Times New Roman"/>
                  <w:sz w:val="20"/>
                  <w:szCs w:val="20"/>
                  <w:rPrChange w:id="15576" w:author="Mohammad Nayeem Hasan" w:date="2023-01-21T03:28:00Z">
                    <w:rPr>
                      <w:rFonts w:ascii="Times New Roman" w:hAnsi="Times New Roman" w:cs="Times New Roman"/>
                      <w:sz w:val="24"/>
                      <w:szCs w:val="24"/>
                    </w:rPr>
                  </w:rPrChange>
                </w:rPr>
                <w:t>1.19</w:t>
              </w:r>
            </w:ins>
            <w:ins w:id="15577" w:author="Mohammad Nayeem Hasan" w:date="2023-01-21T03:47:00Z">
              <w:r>
                <w:rPr>
                  <w:rFonts w:ascii="Times New Roman" w:hAnsi="Times New Roman" w:cs="Times New Roman"/>
                  <w:sz w:val="20"/>
                  <w:szCs w:val="20"/>
                </w:rPr>
                <w:t xml:space="preserve"> (</w:t>
              </w:r>
              <w:r w:rsidRPr="00F13B5B">
                <w:rPr>
                  <w:rFonts w:ascii="Times New Roman" w:hAnsi="Times New Roman" w:cs="Times New Roman"/>
                  <w:sz w:val="20"/>
                  <w:szCs w:val="20"/>
                </w:rPr>
                <w:t>0.87, 1.63</w:t>
              </w:r>
              <w:r>
                <w:rPr>
                  <w:rFonts w:ascii="Times New Roman" w:hAnsi="Times New Roman" w:cs="Times New Roman"/>
                  <w:sz w:val="20"/>
                  <w:szCs w:val="20"/>
                </w:rPr>
                <w:t>)</w:t>
              </w:r>
            </w:ins>
          </w:p>
        </w:tc>
        <w:tc>
          <w:tcPr>
            <w:tcW w:w="529" w:type="pct"/>
            <w:vAlign w:val="center"/>
            <w:tcPrChange w:id="15578" w:author="Mohammad Nayeem Hasan" w:date="2023-01-21T12:41:00Z">
              <w:tcPr>
                <w:tcW w:w="529" w:type="pct"/>
                <w:gridSpan w:val="2"/>
                <w:vAlign w:val="center"/>
              </w:tcPr>
            </w:tcPrChange>
          </w:tcPr>
          <w:p w14:paraId="32DCF64F" w14:textId="29B6DC2A" w:rsidR="001D6F0C" w:rsidRPr="00C91A19" w:rsidRDefault="001D6F0C" w:rsidP="001D6F0C">
            <w:pPr>
              <w:rPr>
                <w:ins w:id="15579" w:author="Mohammad Nayeem Hasan" w:date="2023-01-21T00:39:00Z"/>
                <w:rFonts w:ascii="Times New Roman" w:hAnsi="Times New Roman" w:cs="Times New Roman"/>
                <w:sz w:val="20"/>
                <w:szCs w:val="20"/>
                <w:rPrChange w:id="15580" w:author="Mohammad Nayeem Hasan" w:date="2023-01-21T03:28:00Z">
                  <w:rPr>
                    <w:ins w:id="15581" w:author="Mohammad Nayeem Hasan" w:date="2023-01-21T00:39:00Z"/>
                    <w:rFonts w:ascii="Times New Roman" w:hAnsi="Times New Roman" w:cs="Times New Roman"/>
                    <w:sz w:val="24"/>
                    <w:szCs w:val="24"/>
                  </w:rPr>
                </w:rPrChange>
              </w:rPr>
              <w:pPrChange w:id="15582" w:author="Mohammad Nayeem Hasan" w:date="2023-01-21T14:56:00Z">
                <w:pPr>
                  <w:jc w:val="both"/>
                </w:pPr>
              </w:pPrChange>
            </w:pPr>
            <w:ins w:id="15583" w:author="Mohammad Nayeem Hasan" w:date="2023-01-27T00:11:00Z">
              <w:r>
                <w:rPr>
                  <w:rFonts w:ascii="Times New Roman" w:hAnsi="Times New Roman" w:cs="Times New Roman"/>
                  <w:sz w:val="20"/>
                  <w:szCs w:val="20"/>
                </w:rPr>
                <w:t>0.266</w:t>
              </w:r>
            </w:ins>
          </w:p>
        </w:tc>
        <w:tc>
          <w:tcPr>
            <w:tcW w:w="914" w:type="pct"/>
            <w:vAlign w:val="center"/>
            <w:tcPrChange w:id="15584" w:author="Mohammad Nayeem Hasan" w:date="2023-01-21T12:41:00Z">
              <w:tcPr>
                <w:tcW w:w="770" w:type="pct"/>
                <w:gridSpan w:val="2"/>
                <w:vAlign w:val="center"/>
              </w:tcPr>
            </w:tcPrChange>
          </w:tcPr>
          <w:p w14:paraId="61E20D1D" w14:textId="77777777" w:rsidR="001D6F0C" w:rsidRPr="00C91A19" w:rsidRDefault="001D6F0C" w:rsidP="001D6F0C">
            <w:pPr>
              <w:rPr>
                <w:ins w:id="15585" w:author="Mohammad Nayeem Hasan" w:date="2023-01-21T00:39:00Z"/>
                <w:rFonts w:ascii="Times New Roman" w:hAnsi="Times New Roman" w:cs="Times New Roman"/>
                <w:sz w:val="20"/>
                <w:szCs w:val="20"/>
                <w:rPrChange w:id="15586" w:author="Mohammad Nayeem Hasan" w:date="2023-01-21T03:28:00Z">
                  <w:rPr>
                    <w:ins w:id="15587" w:author="Mohammad Nayeem Hasan" w:date="2023-01-21T00:39:00Z"/>
                    <w:rFonts w:ascii="Times New Roman" w:hAnsi="Times New Roman" w:cs="Times New Roman"/>
                    <w:sz w:val="24"/>
                    <w:szCs w:val="24"/>
                  </w:rPr>
                </w:rPrChange>
              </w:rPr>
              <w:pPrChange w:id="15588" w:author="Mohammad Nayeem Hasan" w:date="2023-01-21T14:56:00Z">
                <w:pPr>
                  <w:jc w:val="both"/>
                </w:pPr>
              </w:pPrChange>
            </w:pPr>
            <w:ins w:id="15589" w:author="Mohammad Nayeem Hasan" w:date="2023-01-21T00:39:00Z">
              <w:r w:rsidRPr="00C91A19">
                <w:rPr>
                  <w:rFonts w:ascii="Times New Roman" w:hAnsi="Times New Roman" w:cs="Times New Roman"/>
                  <w:sz w:val="20"/>
                  <w:szCs w:val="20"/>
                  <w:rPrChange w:id="15590" w:author="Mohammad Nayeem Hasan" w:date="2023-01-21T03:28:00Z">
                    <w:rPr>
                      <w:rFonts w:ascii="Times New Roman" w:hAnsi="Times New Roman" w:cs="Times New Roman"/>
                      <w:sz w:val="24"/>
                      <w:szCs w:val="24"/>
                    </w:rPr>
                  </w:rPrChange>
                </w:rPr>
                <w:t>-</w:t>
              </w:r>
            </w:ins>
          </w:p>
        </w:tc>
        <w:tc>
          <w:tcPr>
            <w:tcW w:w="481" w:type="pct"/>
            <w:vAlign w:val="center"/>
            <w:tcPrChange w:id="15591" w:author="Mohammad Nayeem Hasan" w:date="2023-01-21T12:41:00Z">
              <w:tcPr>
                <w:tcW w:w="481" w:type="pct"/>
                <w:gridSpan w:val="2"/>
                <w:vAlign w:val="center"/>
              </w:tcPr>
            </w:tcPrChange>
          </w:tcPr>
          <w:p w14:paraId="70C9FD4D" w14:textId="77777777" w:rsidR="001D6F0C" w:rsidRPr="00C91A19" w:rsidRDefault="001D6F0C" w:rsidP="001D6F0C">
            <w:pPr>
              <w:rPr>
                <w:ins w:id="15592" w:author="Mohammad Nayeem Hasan" w:date="2023-01-21T00:39:00Z"/>
                <w:rFonts w:ascii="Times New Roman" w:hAnsi="Times New Roman" w:cs="Times New Roman"/>
                <w:sz w:val="20"/>
                <w:szCs w:val="20"/>
                <w:rPrChange w:id="15593" w:author="Mohammad Nayeem Hasan" w:date="2023-01-21T03:28:00Z">
                  <w:rPr>
                    <w:ins w:id="15594" w:author="Mohammad Nayeem Hasan" w:date="2023-01-21T00:39:00Z"/>
                    <w:rFonts w:ascii="Times New Roman" w:hAnsi="Times New Roman" w:cs="Times New Roman"/>
                    <w:sz w:val="24"/>
                    <w:szCs w:val="24"/>
                  </w:rPr>
                </w:rPrChange>
              </w:rPr>
              <w:pPrChange w:id="15595" w:author="Mohammad Nayeem Hasan" w:date="2023-01-21T14:56:00Z">
                <w:pPr>
                  <w:jc w:val="both"/>
                </w:pPr>
              </w:pPrChange>
            </w:pPr>
            <w:ins w:id="15596" w:author="Mohammad Nayeem Hasan" w:date="2023-01-21T00:39:00Z">
              <w:r w:rsidRPr="00C91A19">
                <w:rPr>
                  <w:rFonts w:ascii="Times New Roman" w:hAnsi="Times New Roman" w:cs="Times New Roman"/>
                  <w:sz w:val="20"/>
                  <w:szCs w:val="20"/>
                  <w:rPrChange w:id="15597" w:author="Mohammad Nayeem Hasan" w:date="2023-01-21T03:28:00Z">
                    <w:rPr>
                      <w:rFonts w:ascii="Times New Roman" w:hAnsi="Times New Roman" w:cs="Times New Roman"/>
                      <w:sz w:val="24"/>
                      <w:szCs w:val="24"/>
                    </w:rPr>
                  </w:rPrChange>
                </w:rPr>
                <w:t>-</w:t>
              </w:r>
            </w:ins>
          </w:p>
        </w:tc>
        <w:tc>
          <w:tcPr>
            <w:tcW w:w="963" w:type="pct"/>
            <w:vAlign w:val="center"/>
            <w:tcPrChange w:id="15598" w:author="Mohammad Nayeem Hasan" w:date="2023-01-21T12:41:00Z">
              <w:tcPr>
                <w:tcW w:w="1169" w:type="pct"/>
                <w:gridSpan w:val="3"/>
                <w:vAlign w:val="center"/>
              </w:tcPr>
            </w:tcPrChange>
          </w:tcPr>
          <w:p w14:paraId="10076072" w14:textId="579CAAB9" w:rsidR="001D6F0C" w:rsidRPr="00C91A19" w:rsidRDefault="001D6F0C" w:rsidP="001D6F0C">
            <w:pPr>
              <w:rPr>
                <w:ins w:id="15599" w:author="Mohammad Nayeem Hasan" w:date="2023-01-21T00:39:00Z"/>
                <w:rFonts w:ascii="Times New Roman" w:hAnsi="Times New Roman" w:cs="Times New Roman"/>
                <w:sz w:val="20"/>
                <w:szCs w:val="20"/>
                <w:rPrChange w:id="15600" w:author="Mohammad Nayeem Hasan" w:date="2023-01-21T03:28:00Z">
                  <w:rPr>
                    <w:ins w:id="15601" w:author="Mohammad Nayeem Hasan" w:date="2023-01-21T00:39:00Z"/>
                    <w:rFonts w:ascii="Times New Roman" w:hAnsi="Times New Roman" w:cs="Times New Roman"/>
                    <w:sz w:val="24"/>
                    <w:szCs w:val="24"/>
                  </w:rPr>
                </w:rPrChange>
              </w:rPr>
              <w:pPrChange w:id="15602" w:author="Mohammad Nayeem Hasan" w:date="2023-01-21T14:56:00Z">
                <w:pPr>
                  <w:jc w:val="both"/>
                </w:pPr>
              </w:pPrChange>
            </w:pPr>
            <w:ins w:id="15603" w:author="Mohammad Nayeem Hasan" w:date="2023-01-21T00:39:00Z">
              <w:r w:rsidRPr="00C91A19">
                <w:rPr>
                  <w:rFonts w:ascii="Times New Roman" w:hAnsi="Times New Roman" w:cs="Times New Roman"/>
                  <w:sz w:val="20"/>
                  <w:szCs w:val="20"/>
                  <w:rPrChange w:id="15604" w:author="Mohammad Nayeem Hasan" w:date="2023-01-21T03:28:00Z">
                    <w:rPr>
                      <w:rFonts w:ascii="Times New Roman" w:hAnsi="Times New Roman" w:cs="Times New Roman"/>
                      <w:sz w:val="24"/>
                      <w:szCs w:val="24"/>
                    </w:rPr>
                  </w:rPrChange>
                </w:rPr>
                <w:t>1.08</w:t>
              </w:r>
            </w:ins>
            <w:ins w:id="15605" w:author="Mohammad Nayeem Hasan" w:date="2023-01-21T04:00:00Z">
              <w:r>
                <w:rPr>
                  <w:rFonts w:ascii="Times New Roman" w:hAnsi="Times New Roman" w:cs="Times New Roman"/>
                  <w:sz w:val="20"/>
                  <w:szCs w:val="20"/>
                </w:rPr>
                <w:t xml:space="preserve"> (</w:t>
              </w:r>
              <w:r w:rsidRPr="00F13B5B">
                <w:rPr>
                  <w:rFonts w:ascii="Times New Roman" w:hAnsi="Times New Roman" w:cs="Times New Roman"/>
                  <w:sz w:val="20"/>
                  <w:szCs w:val="20"/>
                </w:rPr>
                <w:t>0.86, 1.36</w:t>
              </w:r>
            </w:ins>
            <w:ins w:id="15606" w:author="Mohammad Nayeem Hasan" w:date="2023-01-21T04:01:00Z">
              <w:r>
                <w:rPr>
                  <w:rFonts w:ascii="Times New Roman" w:hAnsi="Times New Roman" w:cs="Times New Roman"/>
                  <w:sz w:val="20"/>
                  <w:szCs w:val="20"/>
                </w:rPr>
                <w:t>)</w:t>
              </w:r>
            </w:ins>
          </w:p>
        </w:tc>
        <w:tc>
          <w:tcPr>
            <w:tcW w:w="478" w:type="pct"/>
            <w:vAlign w:val="center"/>
            <w:tcPrChange w:id="15607" w:author="Mohammad Nayeem Hasan" w:date="2023-01-21T12:41:00Z">
              <w:tcPr>
                <w:tcW w:w="417" w:type="pct"/>
                <w:vAlign w:val="center"/>
              </w:tcPr>
            </w:tcPrChange>
          </w:tcPr>
          <w:p w14:paraId="0A88AB6A" w14:textId="77777777" w:rsidR="001D6F0C" w:rsidRPr="00C91A19" w:rsidRDefault="001D6F0C" w:rsidP="001D6F0C">
            <w:pPr>
              <w:rPr>
                <w:ins w:id="15608" w:author="Mohammad Nayeem Hasan" w:date="2023-01-21T00:39:00Z"/>
                <w:rFonts w:ascii="Times New Roman" w:hAnsi="Times New Roman" w:cs="Times New Roman"/>
                <w:sz w:val="20"/>
                <w:szCs w:val="20"/>
                <w:rPrChange w:id="15609" w:author="Mohammad Nayeem Hasan" w:date="2023-01-21T03:28:00Z">
                  <w:rPr>
                    <w:ins w:id="15610" w:author="Mohammad Nayeem Hasan" w:date="2023-01-21T00:39:00Z"/>
                    <w:rFonts w:ascii="Times New Roman" w:hAnsi="Times New Roman" w:cs="Times New Roman"/>
                    <w:sz w:val="24"/>
                    <w:szCs w:val="24"/>
                  </w:rPr>
                </w:rPrChange>
              </w:rPr>
              <w:pPrChange w:id="15611" w:author="Mohammad Nayeem Hasan" w:date="2023-01-21T14:56:00Z">
                <w:pPr>
                  <w:jc w:val="both"/>
                </w:pPr>
              </w:pPrChange>
            </w:pPr>
            <w:ins w:id="15612" w:author="Mohammad Nayeem Hasan" w:date="2023-01-21T00:39:00Z">
              <w:r w:rsidRPr="00C91A19">
                <w:rPr>
                  <w:rFonts w:ascii="Times New Roman" w:hAnsi="Times New Roman" w:cs="Times New Roman"/>
                  <w:sz w:val="20"/>
                  <w:szCs w:val="20"/>
                  <w:rPrChange w:id="15613" w:author="Mohammad Nayeem Hasan" w:date="2023-01-21T03:28:00Z">
                    <w:rPr>
                      <w:rFonts w:ascii="Times New Roman" w:hAnsi="Times New Roman" w:cs="Times New Roman"/>
                      <w:sz w:val="24"/>
                      <w:szCs w:val="24"/>
                    </w:rPr>
                  </w:rPrChange>
                </w:rPr>
                <w:t>0.518</w:t>
              </w:r>
            </w:ins>
          </w:p>
        </w:tc>
      </w:tr>
      <w:tr w:rsidR="001D6F0C" w:rsidRPr="00786204" w14:paraId="48EED8D0" w14:textId="77777777" w:rsidTr="00A67133">
        <w:trPr>
          <w:trHeight w:val="138"/>
          <w:jc w:val="center"/>
          <w:ins w:id="15614" w:author="Mohammad Nayeem Hasan" w:date="2023-01-21T00:39:00Z"/>
          <w:trPrChange w:id="15615" w:author="Mohammad Nayeem Hasan" w:date="2023-01-21T12:41:00Z">
            <w:trPr>
              <w:trHeight w:val="138"/>
              <w:jc w:val="center"/>
            </w:trPr>
          </w:trPrChange>
        </w:trPr>
        <w:tc>
          <w:tcPr>
            <w:tcW w:w="751" w:type="pct"/>
            <w:vAlign w:val="center"/>
            <w:tcPrChange w:id="15616" w:author="Mohammad Nayeem Hasan" w:date="2023-01-21T12:41:00Z">
              <w:tcPr>
                <w:tcW w:w="751" w:type="pct"/>
                <w:vAlign w:val="center"/>
              </w:tcPr>
            </w:tcPrChange>
          </w:tcPr>
          <w:p w14:paraId="741A6F63" w14:textId="77777777" w:rsidR="001D6F0C" w:rsidRPr="00C91A19" w:rsidRDefault="001D6F0C" w:rsidP="001D6F0C">
            <w:pPr>
              <w:rPr>
                <w:ins w:id="15617" w:author="Mohammad Nayeem Hasan" w:date="2023-01-21T00:39:00Z"/>
                <w:rFonts w:ascii="Times New Roman" w:hAnsi="Times New Roman" w:cs="Times New Roman"/>
                <w:sz w:val="20"/>
                <w:szCs w:val="20"/>
                <w:rPrChange w:id="15618" w:author="Mohammad Nayeem Hasan" w:date="2023-01-21T03:28:00Z">
                  <w:rPr>
                    <w:ins w:id="15619" w:author="Mohammad Nayeem Hasan" w:date="2023-01-21T00:39:00Z"/>
                    <w:rFonts w:ascii="Times New Roman" w:hAnsi="Times New Roman" w:cs="Times New Roman"/>
                    <w:sz w:val="24"/>
                    <w:szCs w:val="24"/>
                  </w:rPr>
                </w:rPrChange>
              </w:rPr>
              <w:pPrChange w:id="15620" w:author="Mohammad Nayeem Hasan" w:date="2023-01-21T14:56:00Z">
                <w:pPr>
                  <w:jc w:val="both"/>
                </w:pPr>
              </w:pPrChange>
            </w:pPr>
            <w:ins w:id="15621" w:author="Mohammad Nayeem Hasan" w:date="2023-01-21T00:39:00Z">
              <w:r w:rsidRPr="00C91A19">
                <w:rPr>
                  <w:rFonts w:ascii="Times New Roman" w:hAnsi="Times New Roman" w:cs="Times New Roman"/>
                  <w:sz w:val="20"/>
                  <w:szCs w:val="20"/>
                  <w:rPrChange w:id="15622" w:author="Mohammad Nayeem Hasan" w:date="2023-01-21T03:28:00Z">
                    <w:rPr>
                      <w:rFonts w:ascii="Times New Roman" w:hAnsi="Times New Roman" w:cs="Times New Roman"/>
                      <w:sz w:val="24"/>
                      <w:szCs w:val="24"/>
                    </w:rPr>
                  </w:rPrChange>
                </w:rPr>
                <w:t>Secondary incomplete</w:t>
              </w:r>
            </w:ins>
          </w:p>
        </w:tc>
        <w:tc>
          <w:tcPr>
            <w:tcW w:w="884" w:type="pct"/>
            <w:vAlign w:val="center"/>
            <w:tcPrChange w:id="15623" w:author="Mohammad Nayeem Hasan" w:date="2023-01-21T12:41:00Z">
              <w:tcPr>
                <w:tcW w:w="883" w:type="pct"/>
                <w:vAlign w:val="center"/>
              </w:tcPr>
            </w:tcPrChange>
          </w:tcPr>
          <w:p w14:paraId="3530226D" w14:textId="4C105F1C" w:rsidR="001D6F0C" w:rsidRPr="00C91A19" w:rsidRDefault="001D6F0C" w:rsidP="001D6F0C">
            <w:pPr>
              <w:rPr>
                <w:ins w:id="15624" w:author="Mohammad Nayeem Hasan" w:date="2023-01-21T00:39:00Z"/>
                <w:rFonts w:ascii="Times New Roman" w:hAnsi="Times New Roman" w:cs="Times New Roman"/>
                <w:sz w:val="20"/>
                <w:szCs w:val="20"/>
                <w:rPrChange w:id="15625" w:author="Mohammad Nayeem Hasan" w:date="2023-01-21T03:28:00Z">
                  <w:rPr>
                    <w:ins w:id="15626" w:author="Mohammad Nayeem Hasan" w:date="2023-01-21T00:39:00Z"/>
                    <w:rFonts w:ascii="Times New Roman" w:hAnsi="Times New Roman" w:cs="Times New Roman"/>
                    <w:sz w:val="24"/>
                    <w:szCs w:val="24"/>
                  </w:rPr>
                </w:rPrChange>
              </w:rPr>
              <w:pPrChange w:id="15627" w:author="Mohammad Nayeem Hasan" w:date="2023-01-21T14:56:00Z">
                <w:pPr>
                  <w:jc w:val="both"/>
                </w:pPr>
              </w:pPrChange>
            </w:pPr>
            <w:ins w:id="15628" w:author="Mohammad Nayeem Hasan" w:date="2023-01-21T00:39:00Z">
              <w:r w:rsidRPr="00C91A19">
                <w:rPr>
                  <w:rFonts w:ascii="Times New Roman" w:hAnsi="Times New Roman" w:cs="Times New Roman"/>
                  <w:sz w:val="20"/>
                  <w:szCs w:val="20"/>
                  <w:rPrChange w:id="15629" w:author="Mohammad Nayeem Hasan" w:date="2023-01-21T03:28:00Z">
                    <w:rPr>
                      <w:rFonts w:ascii="Times New Roman" w:hAnsi="Times New Roman" w:cs="Times New Roman"/>
                      <w:sz w:val="24"/>
                      <w:szCs w:val="24"/>
                    </w:rPr>
                  </w:rPrChange>
                </w:rPr>
                <w:t>1.11</w:t>
              </w:r>
            </w:ins>
            <w:ins w:id="15630" w:author="Mohammad Nayeem Hasan" w:date="2023-01-21T03:47:00Z">
              <w:r>
                <w:rPr>
                  <w:rFonts w:ascii="Times New Roman" w:hAnsi="Times New Roman" w:cs="Times New Roman"/>
                  <w:sz w:val="20"/>
                  <w:szCs w:val="20"/>
                </w:rPr>
                <w:t xml:space="preserve"> (</w:t>
              </w:r>
              <w:r w:rsidRPr="00F13B5B">
                <w:rPr>
                  <w:rFonts w:ascii="Times New Roman" w:hAnsi="Times New Roman" w:cs="Times New Roman"/>
                  <w:sz w:val="20"/>
                  <w:szCs w:val="20"/>
                </w:rPr>
                <w:t>0.86, 1.44</w:t>
              </w:r>
              <w:r>
                <w:rPr>
                  <w:rFonts w:ascii="Times New Roman" w:hAnsi="Times New Roman" w:cs="Times New Roman"/>
                  <w:sz w:val="20"/>
                  <w:szCs w:val="20"/>
                </w:rPr>
                <w:t>)</w:t>
              </w:r>
            </w:ins>
          </w:p>
        </w:tc>
        <w:tc>
          <w:tcPr>
            <w:tcW w:w="529" w:type="pct"/>
            <w:vAlign w:val="center"/>
            <w:tcPrChange w:id="15631" w:author="Mohammad Nayeem Hasan" w:date="2023-01-21T12:41:00Z">
              <w:tcPr>
                <w:tcW w:w="529" w:type="pct"/>
                <w:gridSpan w:val="2"/>
                <w:vAlign w:val="center"/>
              </w:tcPr>
            </w:tcPrChange>
          </w:tcPr>
          <w:p w14:paraId="70604458" w14:textId="555BD565" w:rsidR="001D6F0C" w:rsidRPr="00C91A19" w:rsidRDefault="001D6F0C" w:rsidP="001D6F0C">
            <w:pPr>
              <w:rPr>
                <w:ins w:id="15632" w:author="Mohammad Nayeem Hasan" w:date="2023-01-21T00:39:00Z"/>
                <w:rFonts w:ascii="Times New Roman" w:hAnsi="Times New Roman" w:cs="Times New Roman"/>
                <w:sz w:val="20"/>
                <w:szCs w:val="20"/>
                <w:rPrChange w:id="15633" w:author="Mohammad Nayeem Hasan" w:date="2023-01-21T03:28:00Z">
                  <w:rPr>
                    <w:ins w:id="15634" w:author="Mohammad Nayeem Hasan" w:date="2023-01-21T00:39:00Z"/>
                    <w:rFonts w:ascii="Times New Roman" w:hAnsi="Times New Roman" w:cs="Times New Roman"/>
                    <w:sz w:val="24"/>
                    <w:szCs w:val="24"/>
                  </w:rPr>
                </w:rPrChange>
              </w:rPr>
              <w:pPrChange w:id="15635" w:author="Mohammad Nayeem Hasan" w:date="2023-01-21T14:56:00Z">
                <w:pPr>
                  <w:jc w:val="both"/>
                </w:pPr>
              </w:pPrChange>
            </w:pPr>
            <w:ins w:id="15636" w:author="Mohammad Nayeem Hasan" w:date="2023-01-27T00:11:00Z">
              <w:r>
                <w:rPr>
                  <w:rFonts w:ascii="Times New Roman" w:hAnsi="Times New Roman" w:cs="Times New Roman"/>
                  <w:sz w:val="20"/>
                  <w:szCs w:val="20"/>
                </w:rPr>
                <w:t>0.421</w:t>
              </w:r>
            </w:ins>
          </w:p>
        </w:tc>
        <w:tc>
          <w:tcPr>
            <w:tcW w:w="914" w:type="pct"/>
            <w:vAlign w:val="center"/>
            <w:tcPrChange w:id="15637" w:author="Mohammad Nayeem Hasan" w:date="2023-01-21T12:41:00Z">
              <w:tcPr>
                <w:tcW w:w="770" w:type="pct"/>
                <w:gridSpan w:val="2"/>
                <w:vAlign w:val="center"/>
              </w:tcPr>
            </w:tcPrChange>
          </w:tcPr>
          <w:p w14:paraId="382AD915" w14:textId="77777777" w:rsidR="001D6F0C" w:rsidRPr="00C91A19" w:rsidRDefault="001D6F0C" w:rsidP="001D6F0C">
            <w:pPr>
              <w:rPr>
                <w:ins w:id="15638" w:author="Mohammad Nayeem Hasan" w:date="2023-01-21T00:39:00Z"/>
                <w:rFonts w:ascii="Times New Roman" w:hAnsi="Times New Roman" w:cs="Times New Roman"/>
                <w:sz w:val="20"/>
                <w:szCs w:val="20"/>
                <w:rPrChange w:id="15639" w:author="Mohammad Nayeem Hasan" w:date="2023-01-21T03:28:00Z">
                  <w:rPr>
                    <w:ins w:id="15640" w:author="Mohammad Nayeem Hasan" w:date="2023-01-21T00:39:00Z"/>
                    <w:rFonts w:ascii="Times New Roman" w:hAnsi="Times New Roman" w:cs="Times New Roman"/>
                    <w:sz w:val="24"/>
                    <w:szCs w:val="24"/>
                  </w:rPr>
                </w:rPrChange>
              </w:rPr>
              <w:pPrChange w:id="15641" w:author="Mohammad Nayeem Hasan" w:date="2023-01-21T14:56:00Z">
                <w:pPr>
                  <w:jc w:val="both"/>
                </w:pPr>
              </w:pPrChange>
            </w:pPr>
            <w:ins w:id="15642" w:author="Mohammad Nayeem Hasan" w:date="2023-01-21T00:39:00Z">
              <w:r w:rsidRPr="00C91A19">
                <w:rPr>
                  <w:rFonts w:ascii="Times New Roman" w:hAnsi="Times New Roman" w:cs="Times New Roman"/>
                  <w:sz w:val="20"/>
                  <w:szCs w:val="20"/>
                  <w:rPrChange w:id="15643" w:author="Mohammad Nayeem Hasan" w:date="2023-01-21T03:28:00Z">
                    <w:rPr>
                      <w:rFonts w:ascii="Times New Roman" w:hAnsi="Times New Roman" w:cs="Times New Roman"/>
                      <w:sz w:val="24"/>
                      <w:szCs w:val="24"/>
                    </w:rPr>
                  </w:rPrChange>
                </w:rPr>
                <w:t>-</w:t>
              </w:r>
            </w:ins>
          </w:p>
        </w:tc>
        <w:tc>
          <w:tcPr>
            <w:tcW w:w="481" w:type="pct"/>
            <w:vAlign w:val="center"/>
            <w:tcPrChange w:id="15644" w:author="Mohammad Nayeem Hasan" w:date="2023-01-21T12:41:00Z">
              <w:tcPr>
                <w:tcW w:w="481" w:type="pct"/>
                <w:gridSpan w:val="2"/>
                <w:vAlign w:val="center"/>
              </w:tcPr>
            </w:tcPrChange>
          </w:tcPr>
          <w:p w14:paraId="7217D778" w14:textId="77777777" w:rsidR="001D6F0C" w:rsidRPr="00C91A19" w:rsidRDefault="001D6F0C" w:rsidP="001D6F0C">
            <w:pPr>
              <w:rPr>
                <w:ins w:id="15645" w:author="Mohammad Nayeem Hasan" w:date="2023-01-21T00:39:00Z"/>
                <w:rFonts w:ascii="Times New Roman" w:hAnsi="Times New Roman" w:cs="Times New Roman"/>
                <w:sz w:val="20"/>
                <w:szCs w:val="20"/>
                <w:rPrChange w:id="15646" w:author="Mohammad Nayeem Hasan" w:date="2023-01-21T03:28:00Z">
                  <w:rPr>
                    <w:ins w:id="15647" w:author="Mohammad Nayeem Hasan" w:date="2023-01-21T00:39:00Z"/>
                    <w:rFonts w:ascii="Times New Roman" w:hAnsi="Times New Roman" w:cs="Times New Roman"/>
                    <w:sz w:val="24"/>
                    <w:szCs w:val="24"/>
                  </w:rPr>
                </w:rPrChange>
              </w:rPr>
              <w:pPrChange w:id="15648" w:author="Mohammad Nayeem Hasan" w:date="2023-01-21T14:56:00Z">
                <w:pPr>
                  <w:jc w:val="both"/>
                </w:pPr>
              </w:pPrChange>
            </w:pPr>
            <w:ins w:id="15649" w:author="Mohammad Nayeem Hasan" w:date="2023-01-21T00:39:00Z">
              <w:r w:rsidRPr="00C91A19">
                <w:rPr>
                  <w:rFonts w:ascii="Times New Roman" w:hAnsi="Times New Roman" w:cs="Times New Roman"/>
                  <w:sz w:val="20"/>
                  <w:szCs w:val="20"/>
                  <w:rPrChange w:id="15650" w:author="Mohammad Nayeem Hasan" w:date="2023-01-21T03:28:00Z">
                    <w:rPr>
                      <w:rFonts w:ascii="Times New Roman" w:hAnsi="Times New Roman" w:cs="Times New Roman"/>
                      <w:sz w:val="24"/>
                      <w:szCs w:val="24"/>
                    </w:rPr>
                  </w:rPrChange>
                </w:rPr>
                <w:t>-</w:t>
              </w:r>
            </w:ins>
          </w:p>
        </w:tc>
        <w:tc>
          <w:tcPr>
            <w:tcW w:w="963" w:type="pct"/>
            <w:vAlign w:val="center"/>
            <w:tcPrChange w:id="15651" w:author="Mohammad Nayeem Hasan" w:date="2023-01-21T12:41:00Z">
              <w:tcPr>
                <w:tcW w:w="1169" w:type="pct"/>
                <w:gridSpan w:val="3"/>
                <w:vAlign w:val="center"/>
              </w:tcPr>
            </w:tcPrChange>
          </w:tcPr>
          <w:p w14:paraId="17B21C58" w14:textId="3E833C8D" w:rsidR="001D6F0C" w:rsidRPr="00C91A19" w:rsidRDefault="001D6F0C" w:rsidP="001D6F0C">
            <w:pPr>
              <w:rPr>
                <w:ins w:id="15652" w:author="Mohammad Nayeem Hasan" w:date="2023-01-21T00:39:00Z"/>
                <w:rFonts w:ascii="Times New Roman" w:hAnsi="Times New Roman" w:cs="Times New Roman"/>
                <w:sz w:val="20"/>
                <w:szCs w:val="20"/>
                <w:rPrChange w:id="15653" w:author="Mohammad Nayeem Hasan" w:date="2023-01-21T03:28:00Z">
                  <w:rPr>
                    <w:ins w:id="15654" w:author="Mohammad Nayeem Hasan" w:date="2023-01-21T00:39:00Z"/>
                    <w:rFonts w:ascii="Times New Roman" w:hAnsi="Times New Roman" w:cs="Times New Roman"/>
                    <w:sz w:val="24"/>
                    <w:szCs w:val="24"/>
                  </w:rPr>
                </w:rPrChange>
              </w:rPr>
              <w:pPrChange w:id="15655" w:author="Mohammad Nayeem Hasan" w:date="2023-01-21T14:56:00Z">
                <w:pPr>
                  <w:jc w:val="both"/>
                </w:pPr>
              </w:pPrChange>
            </w:pPr>
            <w:ins w:id="15656" w:author="Mohammad Nayeem Hasan" w:date="2023-01-21T00:39:00Z">
              <w:r w:rsidRPr="00C91A19">
                <w:rPr>
                  <w:rFonts w:ascii="Times New Roman" w:hAnsi="Times New Roman" w:cs="Times New Roman"/>
                  <w:sz w:val="20"/>
                  <w:szCs w:val="20"/>
                  <w:rPrChange w:id="15657" w:author="Mohammad Nayeem Hasan" w:date="2023-01-21T03:28:00Z">
                    <w:rPr>
                      <w:rFonts w:ascii="Times New Roman" w:hAnsi="Times New Roman" w:cs="Times New Roman"/>
                      <w:sz w:val="24"/>
                      <w:szCs w:val="24"/>
                    </w:rPr>
                  </w:rPrChange>
                </w:rPr>
                <w:t>1.09</w:t>
              </w:r>
            </w:ins>
            <w:ins w:id="15658" w:author="Mohammad Nayeem Hasan" w:date="2023-01-21T04:01:00Z">
              <w:r>
                <w:rPr>
                  <w:rFonts w:ascii="Times New Roman" w:hAnsi="Times New Roman" w:cs="Times New Roman"/>
                  <w:sz w:val="20"/>
                  <w:szCs w:val="20"/>
                </w:rPr>
                <w:t xml:space="preserve"> (</w:t>
              </w:r>
              <w:r w:rsidRPr="00F13B5B">
                <w:rPr>
                  <w:rFonts w:ascii="Times New Roman" w:hAnsi="Times New Roman" w:cs="Times New Roman"/>
                  <w:sz w:val="20"/>
                  <w:szCs w:val="20"/>
                </w:rPr>
                <w:t>0.88, 1.34</w:t>
              </w:r>
              <w:r>
                <w:rPr>
                  <w:rFonts w:ascii="Times New Roman" w:hAnsi="Times New Roman" w:cs="Times New Roman"/>
                  <w:sz w:val="20"/>
                  <w:szCs w:val="20"/>
                </w:rPr>
                <w:t>)</w:t>
              </w:r>
            </w:ins>
          </w:p>
        </w:tc>
        <w:tc>
          <w:tcPr>
            <w:tcW w:w="478" w:type="pct"/>
            <w:vAlign w:val="center"/>
            <w:tcPrChange w:id="15659" w:author="Mohammad Nayeem Hasan" w:date="2023-01-21T12:41:00Z">
              <w:tcPr>
                <w:tcW w:w="417" w:type="pct"/>
                <w:vAlign w:val="center"/>
              </w:tcPr>
            </w:tcPrChange>
          </w:tcPr>
          <w:p w14:paraId="4A0E8AD3" w14:textId="77777777" w:rsidR="001D6F0C" w:rsidRPr="00C91A19" w:rsidRDefault="001D6F0C" w:rsidP="001D6F0C">
            <w:pPr>
              <w:rPr>
                <w:ins w:id="15660" w:author="Mohammad Nayeem Hasan" w:date="2023-01-21T00:39:00Z"/>
                <w:rFonts w:ascii="Times New Roman" w:hAnsi="Times New Roman" w:cs="Times New Roman"/>
                <w:sz w:val="20"/>
                <w:szCs w:val="20"/>
                <w:rPrChange w:id="15661" w:author="Mohammad Nayeem Hasan" w:date="2023-01-21T03:28:00Z">
                  <w:rPr>
                    <w:ins w:id="15662" w:author="Mohammad Nayeem Hasan" w:date="2023-01-21T00:39:00Z"/>
                    <w:rFonts w:ascii="Times New Roman" w:hAnsi="Times New Roman" w:cs="Times New Roman"/>
                    <w:sz w:val="24"/>
                    <w:szCs w:val="24"/>
                  </w:rPr>
                </w:rPrChange>
              </w:rPr>
              <w:pPrChange w:id="15663" w:author="Mohammad Nayeem Hasan" w:date="2023-01-21T14:56:00Z">
                <w:pPr>
                  <w:jc w:val="both"/>
                </w:pPr>
              </w:pPrChange>
            </w:pPr>
            <w:ins w:id="15664" w:author="Mohammad Nayeem Hasan" w:date="2023-01-21T00:39:00Z">
              <w:r w:rsidRPr="00C91A19">
                <w:rPr>
                  <w:rFonts w:ascii="Times New Roman" w:hAnsi="Times New Roman" w:cs="Times New Roman"/>
                  <w:sz w:val="20"/>
                  <w:szCs w:val="20"/>
                  <w:rPrChange w:id="15665" w:author="Mohammad Nayeem Hasan" w:date="2023-01-21T03:28:00Z">
                    <w:rPr>
                      <w:rFonts w:ascii="Times New Roman" w:hAnsi="Times New Roman" w:cs="Times New Roman"/>
                      <w:sz w:val="24"/>
                      <w:szCs w:val="24"/>
                    </w:rPr>
                  </w:rPrChange>
                </w:rPr>
                <w:t>0.426</w:t>
              </w:r>
            </w:ins>
          </w:p>
        </w:tc>
      </w:tr>
      <w:tr w:rsidR="001D6F0C" w:rsidRPr="00786204" w14:paraId="2400B14E" w14:textId="77777777" w:rsidTr="00A67133">
        <w:trPr>
          <w:trHeight w:val="138"/>
          <w:jc w:val="center"/>
          <w:ins w:id="15666" w:author="Mohammad Nayeem Hasan" w:date="2023-01-21T00:39:00Z"/>
          <w:trPrChange w:id="15667" w:author="Mohammad Nayeem Hasan" w:date="2023-01-21T12:41:00Z">
            <w:trPr>
              <w:trHeight w:val="138"/>
              <w:jc w:val="center"/>
            </w:trPr>
          </w:trPrChange>
        </w:trPr>
        <w:tc>
          <w:tcPr>
            <w:tcW w:w="751" w:type="pct"/>
            <w:vAlign w:val="center"/>
            <w:tcPrChange w:id="15668" w:author="Mohammad Nayeem Hasan" w:date="2023-01-21T12:41:00Z">
              <w:tcPr>
                <w:tcW w:w="751" w:type="pct"/>
                <w:vAlign w:val="center"/>
              </w:tcPr>
            </w:tcPrChange>
          </w:tcPr>
          <w:p w14:paraId="6D2F90C0" w14:textId="77777777" w:rsidR="001D6F0C" w:rsidRPr="00C91A19" w:rsidRDefault="001D6F0C" w:rsidP="001D6F0C">
            <w:pPr>
              <w:rPr>
                <w:ins w:id="15669" w:author="Mohammad Nayeem Hasan" w:date="2023-01-21T00:39:00Z"/>
                <w:rFonts w:ascii="Times New Roman" w:hAnsi="Times New Roman" w:cs="Times New Roman"/>
                <w:sz w:val="20"/>
                <w:szCs w:val="20"/>
                <w:rPrChange w:id="15670" w:author="Mohammad Nayeem Hasan" w:date="2023-01-21T03:28:00Z">
                  <w:rPr>
                    <w:ins w:id="15671" w:author="Mohammad Nayeem Hasan" w:date="2023-01-21T00:39:00Z"/>
                    <w:rFonts w:ascii="Times New Roman" w:hAnsi="Times New Roman" w:cs="Times New Roman"/>
                    <w:sz w:val="24"/>
                    <w:szCs w:val="24"/>
                  </w:rPr>
                </w:rPrChange>
              </w:rPr>
              <w:pPrChange w:id="15672" w:author="Mohammad Nayeem Hasan" w:date="2023-01-21T14:56:00Z">
                <w:pPr>
                  <w:jc w:val="both"/>
                </w:pPr>
              </w:pPrChange>
            </w:pPr>
            <w:ins w:id="15673" w:author="Mohammad Nayeem Hasan" w:date="2023-01-21T00:39:00Z">
              <w:r w:rsidRPr="00C91A19">
                <w:rPr>
                  <w:rFonts w:ascii="Times New Roman" w:hAnsi="Times New Roman" w:cs="Times New Roman"/>
                  <w:sz w:val="20"/>
                  <w:szCs w:val="20"/>
                  <w:rPrChange w:id="15674" w:author="Mohammad Nayeem Hasan" w:date="2023-01-21T03:28:00Z">
                    <w:rPr>
                      <w:rFonts w:ascii="Times New Roman" w:hAnsi="Times New Roman" w:cs="Times New Roman"/>
                      <w:sz w:val="24"/>
                      <w:szCs w:val="24"/>
                    </w:rPr>
                  </w:rPrChange>
                </w:rPr>
                <w:t>Secondary complete or higher</w:t>
              </w:r>
            </w:ins>
          </w:p>
        </w:tc>
        <w:tc>
          <w:tcPr>
            <w:tcW w:w="884" w:type="pct"/>
            <w:vAlign w:val="center"/>
            <w:tcPrChange w:id="15675" w:author="Mohammad Nayeem Hasan" w:date="2023-01-21T12:41:00Z">
              <w:tcPr>
                <w:tcW w:w="883" w:type="pct"/>
                <w:vAlign w:val="center"/>
              </w:tcPr>
            </w:tcPrChange>
          </w:tcPr>
          <w:p w14:paraId="54D10E4F" w14:textId="77777777" w:rsidR="001D6F0C" w:rsidRPr="00C91A19" w:rsidRDefault="001D6F0C" w:rsidP="001D6F0C">
            <w:pPr>
              <w:rPr>
                <w:ins w:id="15676" w:author="Mohammad Nayeem Hasan" w:date="2023-01-21T00:39:00Z"/>
                <w:rFonts w:ascii="Times New Roman" w:hAnsi="Times New Roman" w:cs="Times New Roman"/>
                <w:sz w:val="20"/>
                <w:szCs w:val="20"/>
                <w:rPrChange w:id="15677" w:author="Mohammad Nayeem Hasan" w:date="2023-01-21T03:28:00Z">
                  <w:rPr>
                    <w:ins w:id="15678" w:author="Mohammad Nayeem Hasan" w:date="2023-01-21T00:39:00Z"/>
                    <w:rFonts w:ascii="Times New Roman" w:hAnsi="Times New Roman" w:cs="Times New Roman"/>
                    <w:sz w:val="24"/>
                    <w:szCs w:val="24"/>
                  </w:rPr>
                </w:rPrChange>
              </w:rPr>
              <w:pPrChange w:id="15679" w:author="Mohammad Nayeem Hasan" w:date="2023-01-21T14:56:00Z">
                <w:pPr>
                  <w:jc w:val="both"/>
                </w:pPr>
              </w:pPrChange>
            </w:pPr>
            <w:ins w:id="15680" w:author="Mohammad Nayeem Hasan" w:date="2023-01-21T00:39:00Z">
              <w:r w:rsidRPr="00C91A19">
                <w:rPr>
                  <w:rFonts w:ascii="Times New Roman" w:hAnsi="Times New Roman" w:cs="Times New Roman"/>
                  <w:sz w:val="20"/>
                  <w:szCs w:val="20"/>
                  <w:rPrChange w:id="15681" w:author="Mohammad Nayeem Hasan" w:date="2023-01-21T03:28:00Z">
                    <w:rPr>
                      <w:rFonts w:ascii="Times New Roman" w:hAnsi="Times New Roman" w:cs="Times New Roman"/>
                      <w:sz w:val="24"/>
                      <w:szCs w:val="24"/>
                    </w:rPr>
                  </w:rPrChange>
                </w:rPr>
                <w:t>Ref.</w:t>
              </w:r>
            </w:ins>
          </w:p>
        </w:tc>
        <w:tc>
          <w:tcPr>
            <w:tcW w:w="529" w:type="pct"/>
            <w:vAlign w:val="center"/>
            <w:tcPrChange w:id="15682" w:author="Mohammad Nayeem Hasan" w:date="2023-01-21T12:41:00Z">
              <w:tcPr>
                <w:tcW w:w="529" w:type="pct"/>
                <w:gridSpan w:val="2"/>
                <w:vAlign w:val="center"/>
              </w:tcPr>
            </w:tcPrChange>
          </w:tcPr>
          <w:p w14:paraId="00349C7B" w14:textId="77777777" w:rsidR="001D6F0C" w:rsidRPr="00C91A19" w:rsidRDefault="001D6F0C" w:rsidP="001D6F0C">
            <w:pPr>
              <w:rPr>
                <w:ins w:id="15683" w:author="Mohammad Nayeem Hasan" w:date="2023-01-21T00:39:00Z"/>
                <w:rFonts w:ascii="Times New Roman" w:hAnsi="Times New Roman" w:cs="Times New Roman"/>
                <w:sz w:val="20"/>
                <w:szCs w:val="20"/>
                <w:rPrChange w:id="15684" w:author="Mohammad Nayeem Hasan" w:date="2023-01-21T03:28:00Z">
                  <w:rPr>
                    <w:ins w:id="15685" w:author="Mohammad Nayeem Hasan" w:date="2023-01-21T00:39:00Z"/>
                    <w:rFonts w:ascii="Times New Roman" w:hAnsi="Times New Roman" w:cs="Times New Roman"/>
                    <w:sz w:val="24"/>
                    <w:szCs w:val="24"/>
                  </w:rPr>
                </w:rPrChange>
              </w:rPr>
              <w:pPrChange w:id="15686" w:author="Mohammad Nayeem Hasan" w:date="2023-01-21T14:56:00Z">
                <w:pPr>
                  <w:jc w:val="both"/>
                </w:pPr>
              </w:pPrChange>
            </w:pPr>
            <w:ins w:id="15687" w:author="Mohammad Nayeem Hasan" w:date="2023-01-21T00:39:00Z">
              <w:r w:rsidRPr="00C91A19">
                <w:rPr>
                  <w:rFonts w:ascii="Times New Roman" w:hAnsi="Times New Roman" w:cs="Times New Roman"/>
                  <w:sz w:val="20"/>
                  <w:szCs w:val="20"/>
                  <w:rPrChange w:id="15688" w:author="Mohammad Nayeem Hasan" w:date="2023-01-21T03:28:00Z">
                    <w:rPr>
                      <w:rFonts w:ascii="Times New Roman" w:hAnsi="Times New Roman" w:cs="Times New Roman"/>
                      <w:sz w:val="24"/>
                      <w:szCs w:val="24"/>
                    </w:rPr>
                  </w:rPrChange>
                </w:rPr>
                <w:t>-</w:t>
              </w:r>
            </w:ins>
          </w:p>
        </w:tc>
        <w:tc>
          <w:tcPr>
            <w:tcW w:w="914" w:type="pct"/>
            <w:vAlign w:val="center"/>
            <w:tcPrChange w:id="15689" w:author="Mohammad Nayeem Hasan" w:date="2023-01-21T12:41:00Z">
              <w:tcPr>
                <w:tcW w:w="770" w:type="pct"/>
                <w:gridSpan w:val="2"/>
                <w:vAlign w:val="center"/>
              </w:tcPr>
            </w:tcPrChange>
          </w:tcPr>
          <w:p w14:paraId="7D63BE92" w14:textId="77777777" w:rsidR="001D6F0C" w:rsidRPr="00C91A19" w:rsidRDefault="001D6F0C" w:rsidP="001D6F0C">
            <w:pPr>
              <w:rPr>
                <w:ins w:id="15690" w:author="Mohammad Nayeem Hasan" w:date="2023-01-21T00:39:00Z"/>
                <w:rFonts w:ascii="Times New Roman" w:hAnsi="Times New Roman" w:cs="Times New Roman"/>
                <w:sz w:val="20"/>
                <w:szCs w:val="20"/>
                <w:rPrChange w:id="15691" w:author="Mohammad Nayeem Hasan" w:date="2023-01-21T03:28:00Z">
                  <w:rPr>
                    <w:ins w:id="15692" w:author="Mohammad Nayeem Hasan" w:date="2023-01-21T00:39:00Z"/>
                    <w:rFonts w:ascii="Times New Roman" w:hAnsi="Times New Roman" w:cs="Times New Roman"/>
                    <w:sz w:val="24"/>
                    <w:szCs w:val="24"/>
                  </w:rPr>
                </w:rPrChange>
              </w:rPr>
              <w:pPrChange w:id="15693" w:author="Mohammad Nayeem Hasan" w:date="2023-01-21T14:56:00Z">
                <w:pPr>
                  <w:jc w:val="both"/>
                </w:pPr>
              </w:pPrChange>
            </w:pPr>
            <w:ins w:id="15694" w:author="Mohammad Nayeem Hasan" w:date="2023-01-21T00:39:00Z">
              <w:r w:rsidRPr="00C91A19">
                <w:rPr>
                  <w:rFonts w:ascii="Times New Roman" w:hAnsi="Times New Roman" w:cs="Times New Roman"/>
                  <w:sz w:val="20"/>
                  <w:szCs w:val="20"/>
                  <w:rPrChange w:id="15695" w:author="Mohammad Nayeem Hasan" w:date="2023-01-21T03:28:00Z">
                    <w:rPr>
                      <w:rFonts w:ascii="Times New Roman" w:hAnsi="Times New Roman" w:cs="Times New Roman"/>
                      <w:sz w:val="24"/>
                      <w:szCs w:val="24"/>
                    </w:rPr>
                  </w:rPrChange>
                </w:rPr>
                <w:t>-</w:t>
              </w:r>
            </w:ins>
          </w:p>
        </w:tc>
        <w:tc>
          <w:tcPr>
            <w:tcW w:w="481" w:type="pct"/>
            <w:vAlign w:val="center"/>
            <w:tcPrChange w:id="15696" w:author="Mohammad Nayeem Hasan" w:date="2023-01-21T12:41:00Z">
              <w:tcPr>
                <w:tcW w:w="481" w:type="pct"/>
                <w:gridSpan w:val="2"/>
                <w:vAlign w:val="center"/>
              </w:tcPr>
            </w:tcPrChange>
          </w:tcPr>
          <w:p w14:paraId="7CC6B531" w14:textId="77777777" w:rsidR="001D6F0C" w:rsidRPr="00C91A19" w:rsidRDefault="001D6F0C" w:rsidP="001D6F0C">
            <w:pPr>
              <w:rPr>
                <w:ins w:id="15697" w:author="Mohammad Nayeem Hasan" w:date="2023-01-21T00:39:00Z"/>
                <w:rFonts w:ascii="Times New Roman" w:hAnsi="Times New Roman" w:cs="Times New Roman"/>
                <w:sz w:val="20"/>
                <w:szCs w:val="20"/>
                <w:rPrChange w:id="15698" w:author="Mohammad Nayeem Hasan" w:date="2023-01-21T03:28:00Z">
                  <w:rPr>
                    <w:ins w:id="15699" w:author="Mohammad Nayeem Hasan" w:date="2023-01-21T00:39:00Z"/>
                    <w:rFonts w:ascii="Times New Roman" w:hAnsi="Times New Roman" w:cs="Times New Roman"/>
                    <w:sz w:val="24"/>
                    <w:szCs w:val="24"/>
                  </w:rPr>
                </w:rPrChange>
              </w:rPr>
              <w:pPrChange w:id="15700" w:author="Mohammad Nayeem Hasan" w:date="2023-01-21T14:56:00Z">
                <w:pPr>
                  <w:jc w:val="both"/>
                </w:pPr>
              </w:pPrChange>
            </w:pPr>
            <w:ins w:id="15701" w:author="Mohammad Nayeem Hasan" w:date="2023-01-21T00:39:00Z">
              <w:r w:rsidRPr="00C91A19">
                <w:rPr>
                  <w:rFonts w:ascii="Times New Roman" w:hAnsi="Times New Roman" w:cs="Times New Roman"/>
                  <w:sz w:val="20"/>
                  <w:szCs w:val="20"/>
                  <w:rPrChange w:id="15702" w:author="Mohammad Nayeem Hasan" w:date="2023-01-21T03:28:00Z">
                    <w:rPr>
                      <w:rFonts w:ascii="Times New Roman" w:hAnsi="Times New Roman" w:cs="Times New Roman"/>
                      <w:sz w:val="24"/>
                      <w:szCs w:val="24"/>
                    </w:rPr>
                  </w:rPrChange>
                </w:rPr>
                <w:t>-</w:t>
              </w:r>
            </w:ins>
          </w:p>
        </w:tc>
        <w:tc>
          <w:tcPr>
            <w:tcW w:w="963" w:type="pct"/>
            <w:vAlign w:val="center"/>
            <w:tcPrChange w:id="15703" w:author="Mohammad Nayeem Hasan" w:date="2023-01-21T12:41:00Z">
              <w:tcPr>
                <w:tcW w:w="1169" w:type="pct"/>
                <w:gridSpan w:val="3"/>
                <w:vAlign w:val="center"/>
              </w:tcPr>
            </w:tcPrChange>
          </w:tcPr>
          <w:p w14:paraId="6E220778" w14:textId="77777777" w:rsidR="001D6F0C" w:rsidRPr="00C91A19" w:rsidRDefault="001D6F0C" w:rsidP="001D6F0C">
            <w:pPr>
              <w:rPr>
                <w:ins w:id="15704" w:author="Mohammad Nayeem Hasan" w:date="2023-01-21T00:39:00Z"/>
                <w:rFonts w:ascii="Times New Roman" w:hAnsi="Times New Roman" w:cs="Times New Roman"/>
                <w:sz w:val="20"/>
                <w:szCs w:val="20"/>
                <w:rPrChange w:id="15705" w:author="Mohammad Nayeem Hasan" w:date="2023-01-21T03:28:00Z">
                  <w:rPr>
                    <w:ins w:id="15706" w:author="Mohammad Nayeem Hasan" w:date="2023-01-21T00:39:00Z"/>
                    <w:rFonts w:ascii="Times New Roman" w:hAnsi="Times New Roman" w:cs="Times New Roman"/>
                    <w:sz w:val="24"/>
                    <w:szCs w:val="24"/>
                  </w:rPr>
                </w:rPrChange>
              </w:rPr>
              <w:pPrChange w:id="15707" w:author="Mohammad Nayeem Hasan" w:date="2023-01-21T14:56:00Z">
                <w:pPr>
                  <w:jc w:val="both"/>
                </w:pPr>
              </w:pPrChange>
            </w:pPr>
            <w:ins w:id="15708" w:author="Mohammad Nayeem Hasan" w:date="2023-01-21T00:39:00Z">
              <w:r w:rsidRPr="00C91A19">
                <w:rPr>
                  <w:rFonts w:ascii="Times New Roman" w:hAnsi="Times New Roman" w:cs="Times New Roman"/>
                  <w:sz w:val="20"/>
                  <w:szCs w:val="20"/>
                  <w:rPrChange w:id="15709" w:author="Mohammad Nayeem Hasan" w:date="2023-01-21T03:28:00Z">
                    <w:rPr>
                      <w:rFonts w:ascii="Times New Roman" w:hAnsi="Times New Roman" w:cs="Times New Roman"/>
                      <w:sz w:val="24"/>
                      <w:szCs w:val="24"/>
                    </w:rPr>
                  </w:rPrChange>
                </w:rPr>
                <w:t>Ref.</w:t>
              </w:r>
            </w:ins>
          </w:p>
        </w:tc>
        <w:tc>
          <w:tcPr>
            <w:tcW w:w="478" w:type="pct"/>
            <w:vAlign w:val="center"/>
            <w:tcPrChange w:id="15710" w:author="Mohammad Nayeem Hasan" w:date="2023-01-21T12:41:00Z">
              <w:tcPr>
                <w:tcW w:w="417" w:type="pct"/>
                <w:vAlign w:val="center"/>
              </w:tcPr>
            </w:tcPrChange>
          </w:tcPr>
          <w:p w14:paraId="5B750130" w14:textId="77777777" w:rsidR="001D6F0C" w:rsidRPr="00C91A19" w:rsidRDefault="001D6F0C" w:rsidP="001D6F0C">
            <w:pPr>
              <w:rPr>
                <w:ins w:id="15711" w:author="Mohammad Nayeem Hasan" w:date="2023-01-21T00:39:00Z"/>
                <w:rFonts w:ascii="Times New Roman" w:hAnsi="Times New Roman" w:cs="Times New Roman"/>
                <w:sz w:val="20"/>
                <w:szCs w:val="20"/>
                <w:rPrChange w:id="15712" w:author="Mohammad Nayeem Hasan" w:date="2023-01-21T03:28:00Z">
                  <w:rPr>
                    <w:ins w:id="15713" w:author="Mohammad Nayeem Hasan" w:date="2023-01-21T00:39:00Z"/>
                    <w:rFonts w:ascii="Times New Roman" w:hAnsi="Times New Roman" w:cs="Times New Roman"/>
                    <w:sz w:val="24"/>
                    <w:szCs w:val="24"/>
                  </w:rPr>
                </w:rPrChange>
              </w:rPr>
              <w:pPrChange w:id="15714" w:author="Mohammad Nayeem Hasan" w:date="2023-01-21T14:56:00Z">
                <w:pPr>
                  <w:jc w:val="both"/>
                </w:pPr>
              </w:pPrChange>
            </w:pPr>
            <w:ins w:id="15715" w:author="Mohammad Nayeem Hasan" w:date="2023-01-21T00:39:00Z">
              <w:r w:rsidRPr="00C91A19">
                <w:rPr>
                  <w:rFonts w:ascii="Times New Roman" w:hAnsi="Times New Roman" w:cs="Times New Roman"/>
                  <w:sz w:val="20"/>
                  <w:szCs w:val="20"/>
                  <w:rPrChange w:id="15716" w:author="Mohammad Nayeem Hasan" w:date="2023-01-21T03:28:00Z">
                    <w:rPr>
                      <w:rFonts w:ascii="Times New Roman" w:hAnsi="Times New Roman" w:cs="Times New Roman"/>
                      <w:sz w:val="24"/>
                      <w:szCs w:val="24"/>
                    </w:rPr>
                  </w:rPrChange>
                </w:rPr>
                <w:t>-</w:t>
              </w:r>
            </w:ins>
          </w:p>
        </w:tc>
      </w:tr>
      <w:tr w:rsidR="001D6F0C" w:rsidRPr="008E73D6" w14:paraId="0FC3A394" w14:textId="5CB97DD2" w:rsidTr="00A67133">
        <w:trPr>
          <w:trHeight w:val="138"/>
          <w:jc w:val="center"/>
          <w:ins w:id="15717" w:author="Mohammad Nayeem Hasan" w:date="2023-01-21T00:39:00Z"/>
          <w:trPrChange w:id="15718" w:author="Mohammad Nayeem Hasan" w:date="2023-01-21T12:41:00Z">
            <w:trPr>
              <w:trHeight w:val="138"/>
              <w:jc w:val="center"/>
            </w:trPr>
          </w:trPrChange>
        </w:trPr>
        <w:tc>
          <w:tcPr>
            <w:tcW w:w="1635" w:type="pct"/>
            <w:gridSpan w:val="2"/>
            <w:vAlign w:val="center"/>
            <w:tcPrChange w:id="15719" w:author="Mohammad Nayeem Hasan" w:date="2023-01-21T12:41:00Z">
              <w:tcPr>
                <w:tcW w:w="1634" w:type="pct"/>
                <w:gridSpan w:val="2"/>
                <w:vAlign w:val="center"/>
              </w:tcPr>
            </w:tcPrChange>
          </w:tcPr>
          <w:p w14:paraId="20F5C642" w14:textId="77777777" w:rsidR="001D6F0C" w:rsidRPr="00C91A19" w:rsidRDefault="001D6F0C" w:rsidP="001D6F0C">
            <w:pPr>
              <w:rPr>
                <w:ins w:id="15720" w:author="Mohammad Nayeem Hasan" w:date="2023-01-21T00:39:00Z"/>
                <w:rFonts w:ascii="Times New Roman" w:hAnsi="Times New Roman" w:cs="Times New Roman"/>
                <w:sz w:val="20"/>
                <w:szCs w:val="20"/>
                <w:rPrChange w:id="15721" w:author="Mohammad Nayeem Hasan" w:date="2023-01-21T03:28:00Z">
                  <w:rPr>
                    <w:ins w:id="15722" w:author="Mohammad Nayeem Hasan" w:date="2023-01-21T00:39:00Z"/>
                    <w:rFonts w:ascii="Times New Roman" w:hAnsi="Times New Roman" w:cs="Times New Roman"/>
                    <w:sz w:val="24"/>
                    <w:szCs w:val="24"/>
                  </w:rPr>
                </w:rPrChange>
              </w:rPr>
              <w:pPrChange w:id="15723" w:author="Mohammad Nayeem Hasan" w:date="2023-01-21T14:56:00Z">
                <w:pPr>
                  <w:jc w:val="both"/>
                </w:pPr>
              </w:pPrChange>
            </w:pPr>
            <w:ins w:id="15724" w:author="Mohammad Nayeem Hasan" w:date="2023-01-21T00:39:00Z">
              <w:r w:rsidRPr="00C91A19">
                <w:rPr>
                  <w:rFonts w:ascii="Times New Roman" w:hAnsi="Times New Roman" w:cs="Times New Roman"/>
                  <w:sz w:val="20"/>
                  <w:szCs w:val="20"/>
                  <w:rPrChange w:id="15725" w:author="Mohammad Nayeem Hasan" w:date="2023-01-21T03:28:00Z">
                    <w:rPr>
                      <w:rFonts w:ascii="Times New Roman" w:hAnsi="Times New Roman" w:cs="Times New Roman"/>
                      <w:sz w:val="24"/>
                      <w:szCs w:val="24"/>
                    </w:rPr>
                  </w:rPrChange>
                </w:rPr>
                <w:t>Mother’s Age at the Survey Time</w:t>
              </w:r>
            </w:ins>
          </w:p>
        </w:tc>
        <w:tc>
          <w:tcPr>
            <w:tcW w:w="1443" w:type="pct"/>
            <w:gridSpan w:val="2"/>
            <w:vAlign w:val="center"/>
            <w:tcPrChange w:id="15726" w:author="Mohammad Nayeem Hasan" w:date="2023-01-21T12:41:00Z">
              <w:tcPr>
                <w:tcW w:w="1299" w:type="pct"/>
                <w:gridSpan w:val="4"/>
                <w:vAlign w:val="center"/>
              </w:tcPr>
            </w:tcPrChange>
          </w:tcPr>
          <w:p w14:paraId="7DBC07B9" w14:textId="77777777" w:rsidR="001D6F0C" w:rsidRPr="008E73D6" w:rsidRDefault="001D6F0C" w:rsidP="001D6F0C">
            <w:pPr>
              <w:rPr>
                <w:ins w:id="15727" w:author="Mohammad Nayeem Hasan" w:date="2023-01-21T00:39:00Z"/>
                <w:rFonts w:ascii="Times New Roman" w:hAnsi="Times New Roman" w:cs="Times New Roman"/>
                <w:sz w:val="20"/>
                <w:szCs w:val="20"/>
              </w:rPr>
              <w:pPrChange w:id="15728" w:author="Mohammad Nayeem Hasan" w:date="2023-01-21T14:56:00Z">
                <w:pPr>
                  <w:jc w:val="both"/>
                </w:pPr>
              </w:pPrChange>
            </w:pPr>
          </w:p>
        </w:tc>
        <w:tc>
          <w:tcPr>
            <w:tcW w:w="1444" w:type="pct"/>
            <w:gridSpan w:val="2"/>
            <w:vAlign w:val="center"/>
            <w:tcPrChange w:id="15729" w:author="Mohammad Nayeem Hasan" w:date="2023-01-21T12:41:00Z">
              <w:tcPr>
                <w:tcW w:w="1650" w:type="pct"/>
                <w:gridSpan w:val="5"/>
                <w:vAlign w:val="center"/>
              </w:tcPr>
            </w:tcPrChange>
          </w:tcPr>
          <w:p w14:paraId="4620B7A1" w14:textId="77777777" w:rsidR="001D6F0C" w:rsidRPr="008E73D6" w:rsidRDefault="001D6F0C" w:rsidP="001D6F0C">
            <w:pPr>
              <w:rPr>
                <w:ins w:id="15730" w:author="Mohammad Nayeem Hasan" w:date="2023-01-21T00:39:00Z"/>
                <w:rFonts w:ascii="Times New Roman" w:hAnsi="Times New Roman" w:cs="Times New Roman"/>
                <w:sz w:val="20"/>
                <w:szCs w:val="20"/>
              </w:rPr>
              <w:pPrChange w:id="15731" w:author="Mohammad Nayeem Hasan" w:date="2023-01-21T14:56:00Z">
                <w:pPr>
                  <w:jc w:val="both"/>
                </w:pPr>
              </w:pPrChange>
            </w:pPr>
          </w:p>
        </w:tc>
        <w:tc>
          <w:tcPr>
            <w:tcW w:w="478" w:type="pct"/>
            <w:vAlign w:val="center"/>
            <w:tcPrChange w:id="15732" w:author="Mohammad Nayeem Hasan" w:date="2023-01-21T12:41:00Z">
              <w:tcPr>
                <w:tcW w:w="417" w:type="pct"/>
                <w:vAlign w:val="center"/>
              </w:tcPr>
            </w:tcPrChange>
          </w:tcPr>
          <w:p w14:paraId="531CD281" w14:textId="77777777" w:rsidR="001D6F0C" w:rsidRPr="008E73D6" w:rsidRDefault="001D6F0C" w:rsidP="001D6F0C">
            <w:pPr>
              <w:rPr>
                <w:ins w:id="15733" w:author="Mohammad Nayeem Hasan" w:date="2023-01-21T00:39:00Z"/>
                <w:rFonts w:ascii="Times New Roman" w:hAnsi="Times New Roman" w:cs="Times New Roman"/>
                <w:sz w:val="20"/>
                <w:szCs w:val="20"/>
              </w:rPr>
              <w:pPrChange w:id="15734" w:author="Mohammad Nayeem Hasan" w:date="2023-01-21T14:56:00Z">
                <w:pPr>
                  <w:jc w:val="both"/>
                </w:pPr>
              </w:pPrChange>
            </w:pPr>
          </w:p>
        </w:tc>
      </w:tr>
      <w:tr w:rsidR="001D6F0C" w:rsidRPr="00786204" w14:paraId="1BF977E0" w14:textId="77777777" w:rsidTr="00A67133">
        <w:trPr>
          <w:trHeight w:val="138"/>
          <w:jc w:val="center"/>
          <w:ins w:id="15735" w:author="Mohammad Nayeem Hasan" w:date="2023-01-21T00:39:00Z"/>
          <w:trPrChange w:id="15736" w:author="Mohammad Nayeem Hasan" w:date="2023-01-21T12:41:00Z">
            <w:trPr>
              <w:trHeight w:val="138"/>
              <w:jc w:val="center"/>
            </w:trPr>
          </w:trPrChange>
        </w:trPr>
        <w:tc>
          <w:tcPr>
            <w:tcW w:w="751" w:type="pct"/>
            <w:vAlign w:val="center"/>
            <w:tcPrChange w:id="15737" w:author="Mohammad Nayeem Hasan" w:date="2023-01-21T12:41:00Z">
              <w:tcPr>
                <w:tcW w:w="751" w:type="pct"/>
                <w:vAlign w:val="center"/>
              </w:tcPr>
            </w:tcPrChange>
          </w:tcPr>
          <w:p w14:paraId="5F6710D2" w14:textId="0901175C" w:rsidR="001D6F0C" w:rsidRPr="00C91A19" w:rsidRDefault="001D6F0C" w:rsidP="001D6F0C">
            <w:pPr>
              <w:rPr>
                <w:ins w:id="15738" w:author="Mohammad Nayeem Hasan" w:date="2023-01-21T00:39:00Z"/>
                <w:rFonts w:ascii="Times New Roman" w:hAnsi="Times New Roman" w:cs="Times New Roman"/>
                <w:sz w:val="20"/>
                <w:szCs w:val="20"/>
                <w:rPrChange w:id="15739" w:author="Mohammad Nayeem Hasan" w:date="2023-01-21T03:28:00Z">
                  <w:rPr>
                    <w:ins w:id="15740" w:author="Mohammad Nayeem Hasan" w:date="2023-01-21T00:39:00Z"/>
                    <w:rFonts w:ascii="Times New Roman" w:hAnsi="Times New Roman" w:cs="Times New Roman"/>
                    <w:sz w:val="24"/>
                    <w:szCs w:val="24"/>
                  </w:rPr>
                </w:rPrChange>
              </w:rPr>
              <w:pPrChange w:id="15741" w:author="Mohammad Nayeem Hasan" w:date="2023-01-21T14:56:00Z">
                <w:pPr>
                  <w:jc w:val="both"/>
                </w:pPr>
              </w:pPrChange>
            </w:pPr>
            <w:ins w:id="15742" w:author="Mohammad Nayeem Hasan" w:date="2023-01-21T00:39:00Z">
              <w:r w:rsidRPr="00C91A19">
                <w:rPr>
                  <w:rFonts w:ascii="Times New Roman" w:hAnsi="Times New Roman" w:cs="Times New Roman"/>
                  <w:sz w:val="20"/>
                  <w:szCs w:val="20"/>
                  <w:rPrChange w:id="15743" w:author="Mohammad Nayeem Hasan" w:date="2023-01-21T03:28:00Z">
                    <w:rPr>
                      <w:rFonts w:ascii="Times New Roman" w:hAnsi="Times New Roman" w:cs="Times New Roman"/>
                      <w:sz w:val="24"/>
                      <w:szCs w:val="24"/>
                    </w:rPr>
                  </w:rPrChange>
                </w:rPr>
                <w:lastRenderedPageBreak/>
                <w:t>15</w:t>
              </w:r>
            </w:ins>
            <w:ins w:id="15744" w:author="Mohammad Nayeem Hasan" w:date="2023-01-27T20:49:00Z">
              <w:r w:rsidR="0020117A">
                <w:rPr>
                  <w:rFonts w:ascii="Times New Roman" w:hAnsi="Times New Roman" w:cs="Times New Roman"/>
                  <w:sz w:val="20"/>
                  <w:szCs w:val="20"/>
                </w:rPr>
                <w:t>-</w:t>
              </w:r>
            </w:ins>
            <w:ins w:id="15745" w:author="Mohammad Nayeem Hasan" w:date="2023-01-21T00:39:00Z">
              <w:r w:rsidRPr="00C91A19">
                <w:rPr>
                  <w:rFonts w:ascii="Times New Roman" w:hAnsi="Times New Roman" w:cs="Times New Roman"/>
                  <w:sz w:val="20"/>
                  <w:szCs w:val="20"/>
                  <w:rPrChange w:id="15746" w:author="Mohammad Nayeem Hasan" w:date="2023-01-21T03:28:00Z">
                    <w:rPr>
                      <w:rFonts w:ascii="Times New Roman" w:hAnsi="Times New Roman" w:cs="Times New Roman"/>
                      <w:sz w:val="24"/>
                      <w:szCs w:val="24"/>
                    </w:rPr>
                  </w:rPrChange>
                </w:rPr>
                <w:t>19</w:t>
              </w:r>
            </w:ins>
          </w:p>
        </w:tc>
        <w:tc>
          <w:tcPr>
            <w:tcW w:w="884" w:type="pct"/>
            <w:vAlign w:val="center"/>
            <w:tcPrChange w:id="15747" w:author="Mohammad Nayeem Hasan" w:date="2023-01-21T12:41:00Z">
              <w:tcPr>
                <w:tcW w:w="883" w:type="pct"/>
                <w:vAlign w:val="center"/>
              </w:tcPr>
            </w:tcPrChange>
          </w:tcPr>
          <w:p w14:paraId="0FFD4100" w14:textId="77777777" w:rsidR="001D6F0C" w:rsidRPr="00C91A19" w:rsidRDefault="001D6F0C" w:rsidP="001D6F0C">
            <w:pPr>
              <w:rPr>
                <w:ins w:id="15748" w:author="Mohammad Nayeem Hasan" w:date="2023-01-21T00:39:00Z"/>
                <w:rFonts w:ascii="Times New Roman" w:hAnsi="Times New Roman" w:cs="Times New Roman"/>
                <w:sz w:val="20"/>
                <w:szCs w:val="20"/>
                <w:rPrChange w:id="15749" w:author="Mohammad Nayeem Hasan" w:date="2023-01-21T03:28:00Z">
                  <w:rPr>
                    <w:ins w:id="15750" w:author="Mohammad Nayeem Hasan" w:date="2023-01-21T00:39:00Z"/>
                    <w:rFonts w:ascii="Times New Roman" w:hAnsi="Times New Roman" w:cs="Times New Roman"/>
                    <w:sz w:val="24"/>
                    <w:szCs w:val="24"/>
                  </w:rPr>
                </w:rPrChange>
              </w:rPr>
              <w:pPrChange w:id="15751" w:author="Mohammad Nayeem Hasan" w:date="2023-01-21T14:56:00Z">
                <w:pPr>
                  <w:jc w:val="both"/>
                </w:pPr>
              </w:pPrChange>
            </w:pPr>
            <w:ins w:id="15752" w:author="Mohammad Nayeem Hasan" w:date="2023-01-21T00:39:00Z">
              <w:r w:rsidRPr="00C91A19">
                <w:rPr>
                  <w:rFonts w:ascii="Times New Roman" w:hAnsi="Times New Roman" w:cs="Times New Roman"/>
                  <w:sz w:val="20"/>
                  <w:szCs w:val="20"/>
                  <w:rPrChange w:id="15753" w:author="Mohammad Nayeem Hasan" w:date="2023-01-21T03:28:00Z">
                    <w:rPr>
                      <w:rFonts w:ascii="Times New Roman" w:hAnsi="Times New Roman" w:cs="Times New Roman"/>
                      <w:sz w:val="24"/>
                      <w:szCs w:val="24"/>
                    </w:rPr>
                  </w:rPrChange>
                </w:rPr>
                <w:t>-</w:t>
              </w:r>
            </w:ins>
          </w:p>
        </w:tc>
        <w:tc>
          <w:tcPr>
            <w:tcW w:w="529" w:type="pct"/>
            <w:vAlign w:val="center"/>
            <w:tcPrChange w:id="15754" w:author="Mohammad Nayeem Hasan" w:date="2023-01-21T12:41:00Z">
              <w:tcPr>
                <w:tcW w:w="529" w:type="pct"/>
                <w:gridSpan w:val="2"/>
                <w:vAlign w:val="center"/>
              </w:tcPr>
            </w:tcPrChange>
          </w:tcPr>
          <w:p w14:paraId="5AB820BC" w14:textId="77777777" w:rsidR="001D6F0C" w:rsidRPr="00C91A19" w:rsidRDefault="001D6F0C" w:rsidP="001D6F0C">
            <w:pPr>
              <w:rPr>
                <w:ins w:id="15755" w:author="Mohammad Nayeem Hasan" w:date="2023-01-21T00:39:00Z"/>
                <w:rFonts w:ascii="Times New Roman" w:hAnsi="Times New Roman" w:cs="Times New Roman"/>
                <w:sz w:val="20"/>
                <w:szCs w:val="20"/>
                <w:rPrChange w:id="15756" w:author="Mohammad Nayeem Hasan" w:date="2023-01-21T03:28:00Z">
                  <w:rPr>
                    <w:ins w:id="15757" w:author="Mohammad Nayeem Hasan" w:date="2023-01-21T00:39:00Z"/>
                    <w:rFonts w:ascii="Times New Roman" w:hAnsi="Times New Roman" w:cs="Times New Roman"/>
                    <w:sz w:val="24"/>
                    <w:szCs w:val="24"/>
                  </w:rPr>
                </w:rPrChange>
              </w:rPr>
              <w:pPrChange w:id="15758" w:author="Mohammad Nayeem Hasan" w:date="2023-01-21T14:56:00Z">
                <w:pPr>
                  <w:jc w:val="both"/>
                </w:pPr>
              </w:pPrChange>
            </w:pPr>
            <w:ins w:id="15759" w:author="Mohammad Nayeem Hasan" w:date="2023-01-21T00:39:00Z">
              <w:r w:rsidRPr="00C91A19">
                <w:rPr>
                  <w:rFonts w:ascii="Times New Roman" w:hAnsi="Times New Roman" w:cs="Times New Roman"/>
                  <w:sz w:val="20"/>
                  <w:szCs w:val="20"/>
                  <w:rPrChange w:id="15760" w:author="Mohammad Nayeem Hasan" w:date="2023-01-21T03:28:00Z">
                    <w:rPr>
                      <w:rFonts w:ascii="Times New Roman" w:hAnsi="Times New Roman" w:cs="Times New Roman"/>
                      <w:sz w:val="24"/>
                      <w:szCs w:val="24"/>
                    </w:rPr>
                  </w:rPrChange>
                </w:rPr>
                <w:t>-</w:t>
              </w:r>
            </w:ins>
          </w:p>
        </w:tc>
        <w:tc>
          <w:tcPr>
            <w:tcW w:w="914" w:type="pct"/>
            <w:vAlign w:val="center"/>
            <w:tcPrChange w:id="15761" w:author="Mohammad Nayeem Hasan" w:date="2023-01-21T12:41:00Z">
              <w:tcPr>
                <w:tcW w:w="770" w:type="pct"/>
                <w:gridSpan w:val="2"/>
                <w:vAlign w:val="center"/>
              </w:tcPr>
            </w:tcPrChange>
          </w:tcPr>
          <w:p w14:paraId="64CCC1C9" w14:textId="077073F9" w:rsidR="001D6F0C" w:rsidRPr="00C91A19" w:rsidRDefault="001D6F0C" w:rsidP="001D6F0C">
            <w:pPr>
              <w:rPr>
                <w:ins w:id="15762" w:author="Mohammad Nayeem Hasan" w:date="2023-01-21T00:39:00Z"/>
                <w:rFonts w:ascii="Times New Roman" w:hAnsi="Times New Roman" w:cs="Times New Roman"/>
                <w:sz w:val="20"/>
                <w:szCs w:val="20"/>
                <w:rPrChange w:id="15763" w:author="Mohammad Nayeem Hasan" w:date="2023-01-21T03:28:00Z">
                  <w:rPr>
                    <w:ins w:id="15764" w:author="Mohammad Nayeem Hasan" w:date="2023-01-21T00:39:00Z"/>
                    <w:rFonts w:ascii="Times New Roman" w:hAnsi="Times New Roman" w:cs="Times New Roman"/>
                    <w:sz w:val="24"/>
                    <w:szCs w:val="24"/>
                  </w:rPr>
                </w:rPrChange>
              </w:rPr>
              <w:pPrChange w:id="15765" w:author="Mohammad Nayeem Hasan" w:date="2023-01-21T14:56:00Z">
                <w:pPr>
                  <w:jc w:val="both"/>
                </w:pPr>
              </w:pPrChange>
            </w:pPr>
            <w:ins w:id="15766" w:author="Mohammad Nayeem Hasan" w:date="2023-01-21T00:39:00Z">
              <w:r w:rsidRPr="00C91A19">
                <w:rPr>
                  <w:rFonts w:ascii="Times New Roman" w:hAnsi="Times New Roman" w:cs="Times New Roman"/>
                  <w:sz w:val="20"/>
                  <w:szCs w:val="20"/>
                  <w:rPrChange w:id="15767" w:author="Mohammad Nayeem Hasan" w:date="2023-01-21T03:28:00Z">
                    <w:rPr>
                      <w:rFonts w:ascii="Times New Roman" w:hAnsi="Times New Roman" w:cs="Times New Roman"/>
                      <w:sz w:val="24"/>
                      <w:szCs w:val="24"/>
                    </w:rPr>
                  </w:rPrChange>
                </w:rPr>
                <w:t>1.</w:t>
              </w:r>
            </w:ins>
            <w:ins w:id="15768" w:author="Mohammad Nayeem Hasan" w:date="2023-01-27T20:09:00Z">
              <w:r w:rsidR="00A90AA3">
                <w:rPr>
                  <w:rFonts w:ascii="Times New Roman" w:hAnsi="Times New Roman" w:cs="Times New Roman"/>
                  <w:sz w:val="20"/>
                  <w:szCs w:val="20"/>
                </w:rPr>
                <w:t>5</w:t>
              </w:r>
            </w:ins>
            <w:ins w:id="15769" w:author="Mohammad Nayeem Hasan" w:date="2023-01-21T00:39:00Z">
              <w:r w:rsidRPr="00C91A19">
                <w:rPr>
                  <w:rFonts w:ascii="Times New Roman" w:hAnsi="Times New Roman" w:cs="Times New Roman"/>
                  <w:sz w:val="20"/>
                  <w:szCs w:val="20"/>
                  <w:rPrChange w:id="15770" w:author="Mohammad Nayeem Hasan" w:date="2023-01-21T03:28:00Z">
                    <w:rPr>
                      <w:rFonts w:ascii="Times New Roman" w:hAnsi="Times New Roman" w:cs="Times New Roman"/>
                      <w:sz w:val="24"/>
                      <w:szCs w:val="24"/>
                    </w:rPr>
                  </w:rPrChange>
                </w:rPr>
                <w:t>7</w:t>
              </w:r>
            </w:ins>
            <w:ins w:id="15771" w:author="Mohammad Nayeem Hasan" w:date="2023-01-21T03:53:00Z">
              <w:r>
                <w:rPr>
                  <w:rFonts w:ascii="Times New Roman" w:hAnsi="Times New Roman" w:cs="Times New Roman"/>
                  <w:sz w:val="20"/>
                  <w:szCs w:val="20"/>
                </w:rPr>
                <w:t xml:space="preserve"> (</w:t>
              </w:r>
              <w:r w:rsidRPr="00F13B5B">
                <w:rPr>
                  <w:rFonts w:ascii="Times New Roman" w:hAnsi="Times New Roman" w:cs="Times New Roman"/>
                  <w:sz w:val="20"/>
                  <w:szCs w:val="20"/>
                </w:rPr>
                <w:t>0.6</w:t>
              </w:r>
            </w:ins>
            <w:ins w:id="15772" w:author="Mohammad Nayeem Hasan" w:date="2023-01-27T20:09:00Z">
              <w:r w:rsidR="00A90AA3">
                <w:rPr>
                  <w:rFonts w:ascii="Times New Roman" w:hAnsi="Times New Roman" w:cs="Times New Roman"/>
                  <w:sz w:val="20"/>
                  <w:szCs w:val="20"/>
                </w:rPr>
                <w:t>9</w:t>
              </w:r>
            </w:ins>
            <w:ins w:id="15773" w:author="Mohammad Nayeem Hasan" w:date="2023-01-21T03:53:00Z">
              <w:r w:rsidRPr="00F13B5B">
                <w:rPr>
                  <w:rFonts w:ascii="Times New Roman" w:hAnsi="Times New Roman" w:cs="Times New Roman"/>
                  <w:sz w:val="20"/>
                  <w:szCs w:val="20"/>
                </w:rPr>
                <w:t>, 3.</w:t>
              </w:r>
            </w:ins>
            <w:ins w:id="15774" w:author="Mohammad Nayeem Hasan" w:date="2023-01-27T20:10:00Z">
              <w:r w:rsidR="00A90AA3">
                <w:rPr>
                  <w:rFonts w:ascii="Times New Roman" w:hAnsi="Times New Roman" w:cs="Times New Roman"/>
                  <w:sz w:val="20"/>
                  <w:szCs w:val="20"/>
                </w:rPr>
                <w:t>57</w:t>
              </w:r>
            </w:ins>
            <w:ins w:id="15775" w:author="Mohammad Nayeem Hasan" w:date="2023-01-21T03:53:00Z">
              <w:r>
                <w:rPr>
                  <w:rFonts w:ascii="Times New Roman" w:hAnsi="Times New Roman" w:cs="Times New Roman"/>
                  <w:sz w:val="20"/>
                  <w:szCs w:val="20"/>
                </w:rPr>
                <w:t>)</w:t>
              </w:r>
            </w:ins>
          </w:p>
        </w:tc>
        <w:tc>
          <w:tcPr>
            <w:tcW w:w="481" w:type="pct"/>
            <w:vAlign w:val="center"/>
            <w:tcPrChange w:id="15776" w:author="Mohammad Nayeem Hasan" w:date="2023-01-21T12:41:00Z">
              <w:tcPr>
                <w:tcW w:w="481" w:type="pct"/>
                <w:gridSpan w:val="2"/>
                <w:vAlign w:val="center"/>
              </w:tcPr>
            </w:tcPrChange>
          </w:tcPr>
          <w:p w14:paraId="2B38EF4F" w14:textId="48E00F77" w:rsidR="001D6F0C" w:rsidRPr="00C91A19" w:rsidRDefault="001D6F0C" w:rsidP="001D6F0C">
            <w:pPr>
              <w:rPr>
                <w:ins w:id="15777" w:author="Mohammad Nayeem Hasan" w:date="2023-01-21T00:39:00Z"/>
                <w:rFonts w:ascii="Times New Roman" w:hAnsi="Times New Roman" w:cs="Times New Roman"/>
                <w:sz w:val="20"/>
                <w:szCs w:val="20"/>
                <w:rPrChange w:id="15778" w:author="Mohammad Nayeem Hasan" w:date="2023-01-21T03:28:00Z">
                  <w:rPr>
                    <w:ins w:id="15779" w:author="Mohammad Nayeem Hasan" w:date="2023-01-21T00:39:00Z"/>
                    <w:rFonts w:ascii="Times New Roman" w:hAnsi="Times New Roman" w:cs="Times New Roman"/>
                    <w:sz w:val="24"/>
                    <w:szCs w:val="24"/>
                  </w:rPr>
                </w:rPrChange>
              </w:rPr>
              <w:pPrChange w:id="15780" w:author="Mohammad Nayeem Hasan" w:date="2023-01-21T14:56:00Z">
                <w:pPr>
                  <w:jc w:val="both"/>
                </w:pPr>
              </w:pPrChange>
            </w:pPr>
            <w:ins w:id="15781" w:author="Mohammad Nayeem Hasan" w:date="2023-01-21T00:39:00Z">
              <w:r w:rsidRPr="00C91A19">
                <w:rPr>
                  <w:rFonts w:ascii="Times New Roman" w:hAnsi="Times New Roman" w:cs="Times New Roman"/>
                  <w:sz w:val="20"/>
                  <w:szCs w:val="20"/>
                  <w:rPrChange w:id="15782" w:author="Mohammad Nayeem Hasan" w:date="2023-01-21T03:28:00Z">
                    <w:rPr>
                      <w:rFonts w:ascii="Times New Roman" w:hAnsi="Times New Roman" w:cs="Times New Roman"/>
                      <w:sz w:val="24"/>
                      <w:szCs w:val="24"/>
                    </w:rPr>
                  </w:rPrChange>
                </w:rPr>
                <w:t>0.</w:t>
              </w:r>
            </w:ins>
            <w:ins w:id="15783" w:author="Mohammad Nayeem Hasan" w:date="2023-01-27T20:10:00Z">
              <w:r w:rsidR="00A90AA3">
                <w:rPr>
                  <w:rFonts w:ascii="Times New Roman" w:hAnsi="Times New Roman" w:cs="Times New Roman"/>
                  <w:sz w:val="20"/>
                  <w:szCs w:val="20"/>
                </w:rPr>
                <w:t>280</w:t>
              </w:r>
            </w:ins>
          </w:p>
        </w:tc>
        <w:tc>
          <w:tcPr>
            <w:tcW w:w="963" w:type="pct"/>
            <w:vAlign w:val="center"/>
            <w:tcPrChange w:id="15784" w:author="Mohammad Nayeem Hasan" w:date="2023-01-21T12:41:00Z">
              <w:tcPr>
                <w:tcW w:w="1169" w:type="pct"/>
                <w:gridSpan w:val="3"/>
                <w:vAlign w:val="center"/>
              </w:tcPr>
            </w:tcPrChange>
          </w:tcPr>
          <w:p w14:paraId="4241698A" w14:textId="77777777" w:rsidR="001D6F0C" w:rsidRPr="00C91A19" w:rsidRDefault="001D6F0C" w:rsidP="001D6F0C">
            <w:pPr>
              <w:rPr>
                <w:ins w:id="15785" w:author="Mohammad Nayeem Hasan" w:date="2023-01-21T00:39:00Z"/>
                <w:rFonts w:ascii="Times New Roman" w:hAnsi="Times New Roman" w:cs="Times New Roman"/>
                <w:sz w:val="20"/>
                <w:szCs w:val="20"/>
                <w:rPrChange w:id="15786" w:author="Mohammad Nayeem Hasan" w:date="2023-01-21T03:28:00Z">
                  <w:rPr>
                    <w:ins w:id="15787" w:author="Mohammad Nayeem Hasan" w:date="2023-01-21T00:39:00Z"/>
                    <w:rFonts w:ascii="Times New Roman" w:hAnsi="Times New Roman" w:cs="Times New Roman"/>
                    <w:sz w:val="24"/>
                    <w:szCs w:val="24"/>
                  </w:rPr>
                </w:rPrChange>
              </w:rPr>
              <w:pPrChange w:id="15788" w:author="Mohammad Nayeem Hasan" w:date="2023-01-21T14:56:00Z">
                <w:pPr>
                  <w:jc w:val="both"/>
                </w:pPr>
              </w:pPrChange>
            </w:pPr>
            <w:ins w:id="15789" w:author="Mohammad Nayeem Hasan" w:date="2023-01-21T00:39:00Z">
              <w:r w:rsidRPr="00C91A19">
                <w:rPr>
                  <w:rFonts w:ascii="Times New Roman" w:hAnsi="Times New Roman" w:cs="Times New Roman"/>
                  <w:sz w:val="20"/>
                  <w:szCs w:val="20"/>
                  <w:rPrChange w:id="15790" w:author="Mohammad Nayeem Hasan" w:date="2023-01-21T03:28:00Z">
                    <w:rPr>
                      <w:rFonts w:ascii="Times New Roman" w:hAnsi="Times New Roman" w:cs="Times New Roman"/>
                      <w:sz w:val="24"/>
                      <w:szCs w:val="24"/>
                    </w:rPr>
                  </w:rPrChange>
                </w:rPr>
                <w:t>-</w:t>
              </w:r>
            </w:ins>
          </w:p>
        </w:tc>
        <w:tc>
          <w:tcPr>
            <w:tcW w:w="478" w:type="pct"/>
            <w:vAlign w:val="center"/>
            <w:tcPrChange w:id="15791" w:author="Mohammad Nayeem Hasan" w:date="2023-01-21T12:41:00Z">
              <w:tcPr>
                <w:tcW w:w="417" w:type="pct"/>
                <w:vAlign w:val="center"/>
              </w:tcPr>
            </w:tcPrChange>
          </w:tcPr>
          <w:p w14:paraId="15E62E2B" w14:textId="77777777" w:rsidR="001D6F0C" w:rsidRPr="00C91A19" w:rsidRDefault="001D6F0C" w:rsidP="001D6F0C">
            <w:pPr>
              <w:rPr>
                <w:ins w:id="15792" w:author="Mohammad Nayeem Hasan" w:date="2023-01-21T00:39:00Z"/>
                <w:rFonts w:ascii="Times New Roman" w:hAnsi="Times New Roman" w:cs="Times New Roman"/>
                <w:sz w:val="20"/>
                <w:szCs w:val="20"/>
                <w:rPrChange w:id="15793" w:author="Mohammad Nayeem Hasan" w:date="2023-01-21T03:28:00Z">
                  <w:rPr>
                    <w:ins w:id="15794" w:author="Mohammad Nayeem Hasan" w:date="2023-01-21T00:39:00Z"/>
                    <w:rFonts w:ascii="Times New Roman" w:hAnsi="Times New Roman" w:cs="Times New Roman"/>
                    <w:sz w:val="24"/>
                    <w:szCs w:val="24"/>
                  </w:rPr>
                </w:rPrChange>
              </w:rPr>
              <w:pPrChange w:id="15795" w:author="Mohammad Nayeem Hasan" w:date="2023-01-21T14:56:00Z">
                <w:pPr>
                  <w:jc w:val="both"/>
                </w:pPr>
              </w:pPrChange>
            </w:pPr>
            <w:ins w:id="15796" w:author="Mohammad Nayeem Hasan" w:date="2023-01-21T00:39:00Z">
              <w:r w:rsidRPr="00C91A19">
                <w:rPr>
                  <w:rFonts w:ascii="Times New Roman" w:hAnsi="Times New Roman" w:cs="Times New Roman"/>
                  <w:sz w:val="20"/>
                  <w:szCs w:val="20"/>
                  <w:rPrChange w:id="15797" w:author="Mohammad Nayeem Hasan" w:date="2023-01-21T03:28:00Z">
                    <w:rPr>
                      <w:rFonts w:ascii="Times New Roman" w:hAnsi="Times New Roman" w:cs="Times New Roman"/>
                      <w:sz w:val="24"/>
                      <w:szCs w:val="24"/>
                    </w:rPr>
                  </w:rPrChange>
                </w:rPr>
                <w:t>-</w:t>
              </w:r>
            </w:ins>
          </w:p>
        </w:tc>
      </w:tr>
      <w:tr w:rsidR="001D6F0C" w:rsidRPr="00786204" w14:paraId="168070B2" w14:textId="77777777" w:rsidTr="00A67133">
        <w:trPr>
          <w:trHeight w:val="138"/>
          <w:jc w:val="center"/>
          <w:ins w:id="15798" w:author="Mohammad Nayeem Hasan" w:date="2023-01-21T00:39:00Z"/>
          <w:trPrChange w:id="15799" w:author="Mohammad Nayeem Hasan" w:date="2023-01-21T12:41:00Z">
            <w:trPr>
              <w:trHeight w:val="138"/>
              <w:jc w:val="center"/>
            </w:trPr>
          </w:trPrChange>
        </w:trPr>
        <w:tc>
          <w:tcPr>
            <w:tcW w:w="751" w:type="pct"/>
            <w:vAlign w:val="center"/>
            <w:tcPrChange w:id="15800" w:author="Mohammad Nayeem Hasan" w:date="2023-01-21T12:41:00Z">
              <w:tcPr>
                <w:tcW w:w="751" w:type="pct"/>
                <w:vAlign w:val="center"/>
              </w:tcPr>
            </w:tcPrChange>
          </w:tcPr>
          <w:p w14:paraId="3DF94B52" w14:textId="77777777" w:rsidR="001D6F0C" w:rsidRPr="00C91A19" w:rsidRDefault="001D6F0C" w:rsidP="001D6F0C">
            <w:pPr>
              <w:rPr>
                <w:ins w:id="15801" w:author="Mohammad Nayeem Hasan" w:date="2023-01-21T00:39:00Z"/>
                <w:rFonts w:ascii="Times New Roman" w:hAnsi="Times New Roman" w:cs="Times New Roman"/>
                <w:sz w:val="20"/>
                <w:szCs w:val="20"/>
                <w:rPrChange w:id="15802" w:author="Mohammad Nayeem Hasan" w:date="2023-01-21T03:28:00Z">
                  <w:rPr>
                    <w:ins w:id="15803" w:author="Mohammad Nayeem Hasan" w:date="2023-01-21T00:39:00Z"/>
                    <w:rFonts w:ascii="Times New Roman" w:hAnsi="Times New Roman" w:cs="Times New Roman"/>
                    <w:sz w:val="24"/>
                    <w:szCs w:val="24"/>
                  </w:rPr>
                </w:rPrChange>
              </w:rPr>
              <w:pPrChange w:id="15804" w:author="Mohammad Nayeem Hasan" w:date="2023-01-21T14:56:00Z">
                <w:pPr>
                  <w:jc w:val="both"/>
                </w:pPr>
              </w:pPrChange>
            </w:pPr>
            <w:ins w:id="15805" w:author="Mohammad Nayeem Hasan" w:date="2023-01-21T00:39:00Z">
              <w:r w:rsidRPr="00C91A19">
                <w:rPr>
                  <w:rFonts w:ascii="Times New Roman" w:hAnsi="Times New Roman" w:cs="Times New Roman"/>
                  <w:sz w:val="20"/>
                  <w:szCs w:val="20"/>
                  <w:rPrChange w:id="15806" w:author="Mohammad Nayeem Hasan" w:date="2023-01-21T03:28:00Z">
                    <w:rPr>
                      <w:rFonts w:ascii="Times New Roman" w:hAnsi="Times New Roman" w:cs="Times New Roman"/>
                      <w:sz w:val="24"/>
                      <w:szCs w:val="24"/>
                    </w:rPr>
                  </w:rPrChange>
                </w:rPr>
                <w:t>20-34</w:t>
              </w:r>
            </w:ins>
          </w:p>
        </w:tc>
        <w:tc>
          <w:tcPr>
            <w:tcW w:w="884" w:type="pct"/>
            <w:vAlign w:val="center"/>
            <w:tcPrChange w:id="15807" w:author="Mohammad Nayeem Hasan" w:date="2023-01-21T12:41:00Z">
              <w:tcPr>
                <w:tcW w:w="883" w:type="pct"/>
                <w:vAlign w:val="center"/>
              </w:tcPr>
            </w:tcPrChange>
          </w:tcPr>
          <w:p w14:paraId="1FCB633B" w14:textId="77777777" w:rsidR="001D6F0C" w:rsidRPr="00C91A19" w:rsidRDefault="001D6F0C" w:rsidP="001D6F0C">
            <w:pPr>
              <w:rPr>
                <w:ins w:id="15808" w:author="Mohammad Nayeem Hasan" w:date="2023-01-21T00:39:00Z"/>
                <w:rFonts w:ascii="Times New Roman" w:hAnsi="Times New Roman" w:cs="Times New Roman"/>
                <w:sz w:val="20"/>
                <w:szCs w:val="20"/>
                <w:rPrChange w:id="15809" w:author="Mohammad Nayeem Hasan" w:date="2023-01-21T03:28:00Z">
                  <w:rPr>
                    <w:ins w:id="15810" w:author="Mohammad Nayeem Hasan" w:date="2023-01-21T00:39:00Z"/>
                    <w:rFonts w:ascii="Times New Roman" w:hAnsi="Times New Roman" w:cs="Times New Roman"/>
                    <w:sz w:val="24"/>
                    <w:szCs w:val="24"/>
                  </w:rPr>
                </w:rPrChange>
              </w:rPr>
              <w:pPrChange w:id="15811" w:author="Mohammad Nayeem Hasan" w:date="2023-01-21T14:56:00Z">
                <w:pPr>
                  <w:jc w:val="both"/>
                </w:pPr>
              </w:pPrChange>
            </w:pPr>
            <w:ins w:id="15812" w:author="Mohammad Nayeem Hasan" w:date="2023-01-21T00:39:00Z">
              <w:r w:rsidRPr="00C91A19">
                <w:rPr>
                  <w:rFonts w:ascii="Times New Roman" w:hAnsi="Times New Roman" w:cs="Times New Roman"/>
                  <w:sz w:val="20"/>
                  <w:szCs w:val="20"/>
                  <w:rPrChange w:id="15813" w:author="Mohammad Nayeem Hasan" w:date="2023-01-21T03:28:00Z">
                    <w:rPr>
                      <w:rFonts w:ascii="Times New Roman" w:hAnsi="Times New Roman" w:cs="Times New Roman"/>
                      <w:sz w:val="24"/>
                      <w:szCs w:val="24"/>
                    </w:rPr>
                  </w:rPrChange>
                </w:rPr>
                <w:t>-</w:t>
              </w:r>
            </w:ins>
          </w:p>
        </w:tc>
        <w:tc>
          <w:tcPr>
            <w:tcW w:w="529" w:type="pct"/>
            <w:vAlign w:val="center"/>
            <w:tcPrChange w:id="15814" w:author="Mohammad Nayeem Hasan" w:date="2023-01-21T12:41:00Z">
              <w:tcPr>
                <w:tcW w:w="529" w:type="pct"/>
                <w:gridSpan w:val="2"/>
                <w:vAlign w:val="center"/>
              </w:tcPr>
            </w:tcPrChange>
          </w:tcPr>
          <w:p w14:paraId="21A82969" w14:textId="77777777" w:rsidR="001D6F0C" w:rsidRPr="00C91A19" w:rsidRDefault="001D6F0C" w:rsidP="001D6F0C">
            <w:pPr>
              <w:rPr>
                <w:ins w:id="15815" w:author="Mohammad Nayeem Hasan" w:date="2023-01-21T00:39:00Z"/>
                <w:rFonts w:ascii="Times New Roman" w:hAnsi="Times New Roman" w:cs="Times New Roman"/>
                <w:sz w:val="20"/>
                <w:szCs w:val="20"/>
                <w:rPrChange w:id="15816" w:author="Mohammad Nayeem Hasan" w:date="2023-01-21T03:28:00Z">
                  <w:rPr>
                    <w:ins w:id="15817" w:author="Mohammad Nayeem Hasan" w:date="2023-01-21T00:39:00Z"/>
                    <w:rFonts w:ascii="Times New Roman" w:hAnsi="Times New Roman" w:cs="Times New Roman"/>
                    <w:sz w:val="24"/>
                    <w:szCs w:val="24"/>
                  </w:rPr>
                </w:rPrChange>
              </w:rPr>
              <w:pPrChange w:id="15818" w:author="Mohammad Nayeem Hasan" w:date="2023-01-21T14:56:00Z">
                <w:pPr>
                  <w:jc w:val="both"/>
                </w:pPr>
              </w:pPrChange>
            </w:pPr>
            <w:ins w:id="15819" w:author="Mohammad Nayeem Hasan" w:date="2023-01-21T00:39:00Z">
              <w:r w:rsidRPr="00C91A19">
                <w:rPr>
                  <w:rFonts w:ascii="Times New Roman" w:hAnsi="Times New Roman" w:cs="Times New Roman"/>
                  <w:sz w:val="20"/>
                  <w:szCs w:val="20"/>
                  <w:rPrChange w:id="15820" w:author="Mohammad Nayeem Hasan" w:date="2023-01-21T03:28:00Z">
                    <w:rPr>
                      <w:rFonts w:ascii="Times New Roman" w:hAnsi="Times New Roman" w:cs="Times New Roman"/>
                      <w:sz w:val="24"/>
                      <w:szCs w:val="24"/>
                    </w:rPr>
                  </w:rPrChange>
                </w:rPr>
                <w:t>-</w:t>
              </w:r>
            </w:ins>
          </w:p>
        </w:tc>
        <w:tc>
          <w:tcPr>
            <w:tcW w:w="914" w:type="pct"/>
            <w:vAlign w:val="center"/>
            <w:tcPrChange w:id="15821" w:author="Mohammad Nayeem Hasan" w:date="2023-01-21T12:41:00Z">
              <w:tcPr>
                <w:tcW w:w="770" w:type="pct"/>
                <w:gridSpan w:val="2"/>
                <w:vAlign w:val="center"/>
              </w:tcPr>
            </w:tcPrChange>
          </w:tcPr>
          <w:p w14:paraId="4B49725E" w14:textId="1675B59D" w:rsidR="001D6F0C" w:rsidRPr="00C91A19" w:rsidRDefault="001D6F0C" w:rsidP="001D6F0C">
            <w:pPr>
              <w:rPr>
                <w:ins w:id="15822" w:author="Mohammad Nayeem Hasan" w:date="2023-01-21T00:39:00Z"/>
                <w:rFonts w:ascii="Times New Roman" w:hAnsi="Times New Roman" w:cs="Times New Roman"/>
                <w:sz w:val="20"/>
                <w:szCs w:val="20"/>
                <w:rPrChange w:id="15823" w:author="Mohammad Nayeem Hasan" w:date="2023-01-21T03:28:00Z">
                  <w:rPr>
                    <w:ins w:id="15824" w:author="Mohammad Nayeem Hasan" w:date="2023-01-21T00:39:00Z"/>
                    <w:rFonts w:ascii="Times New Roman" w:hAnsi="Times New Roman" w:cs="Times New Roman"/>
                    <w:sz w:val="24"/>
                    <w:szCs w:val="24"/>
                  </w:rPr>
                </w:rPrChange>
              </w:rPr>
              <w:pPrChange w:id="15825" w:author="Mohammad Nayeem Hasan" w:date="2023-01-21T14:56:00Z">
                <w:pPr>
                  <w:jc w:val="both"/>
                </w:pPr>
              </w:pPrChange>
            </w:pPr>
            <w:ins w:id="15826" w:author="Mohammad Nayeem Hasan" w:date="2023-01-21T00:39:00Z">
              <w:r w:rsidRPr="00C91A19">
                <w:rPr>
                  <w:rFonts w:ascii="Times New Roman" w:hAnsi="Times New Roman" w:cs="Times New Roman"/>
                  <w:sz w:val="20"/>
                  <w:szCs w:val="20"/>
                  <w:rPrChange w:id="15827" w:author="Mohammad Nayeem Hasan" w:date="2023-01-21T03:28:00Z">
                    <w:rPr>
                      <w:rFonts w:ascii="Times New Roman" w:hAnsi="Times New Roman" w:cs="Times New Roman"/>
                      <w:sz w:val="24"/>
                      <w:szCs w:val="24"/>
                    </w:rPr>
                  </w:rPrChange>
                </w:rPr>
                <w:t>1.</w:t>
              </w:r>
            </w:ins>
            <w:ins w:id="15828" w:author="Mohammad Nayeem Hasan" w:date="2023-01-27T20:09:00Z">
              <w:r w:rsidR="00A90AA3">
                <w:rPr>
                  <w:rFonts w:ascii="Times New Roman" w:hAnsi="Times New Roman" w:cs="Times New Roman"/>
                  <w:sz w:val="20"/>
                  <w:szCs w:val="20"/>
                </w:rPr>
                <w:t>46</w:t>
              </w:r>
            </w:ins>
            <w:ins w:id="15829" w:author="Mohammad Nayeem Hasan" w:date="2023-01-21T03:53:00Z">
              <w:r>
                <w:rPr>
                  <w:rFonts w:ascii="Times New Roman" w:hAnsi="Times New Roman" w:cs="Times New Roman"/>
                  <w:sz w:val="20"/>
                  <w:szCs w:val="20"/>
                </w:rPr>
                <w:t xml:space="preserve"> (</w:t>
              </w:r>
              <w:r w:rsidRPr="00F13B5B">
                <w:rPr>
                  <w:rFonts w:ascii="Times New Roman" w:hAnsi="Times New Roman" w:cs="Times New Roman"/>
                  <w:sz w:val="20"/>
                  <w:szCs w:val="20"/>
                </w:rPr>
                <w:t>0.7</w:t>
              </w:r>
            </w:ins>
            <w:ins w:id="15830" w:author="Mohammad Nayeem Hasan" w:date="2023-01-27T20:09:00Z">
              <w:r w:rsidR="00A90AA3">
                <w:rPr>
                  <w:rFonts w:ascii="Times New Roman" w:hAnsi="Times New Roman" w:cs="Times New Roman"/>
                  <w:sz w:val="20"/>
                  <w:szCs w:val="20"/>
                </w:rPr>
                <w:t>7</w:t>
              </w:r>
            </w:ins>
            <w:ins w:id="15831" w:author="Mohammad Nayeem Hasan" w:date="2023-01-21T03:53:00Z">
              <w:r w:rsidRPr="00F13B5B">
                <w:rPr>
                  <w:rFonts w:ascii="Times New Roman" w:hAnsi="Times New Roman" w:cs="Times New Roman"/>
                  <w:sz w:val="20"/>
                  <w:szCs w:val="20"/>
                </w:rPr>
                <w:t>, 2.</w:t>
              </w:r>
            </w:ins>
            <w:ins w:id="15832" w:author="Mohammad Nayeem Hasan" w:date="2023-01-27T20:10:00Z">
              <w:r w:rsidR="00A90AA3">
                <w:rPr>
                  <w:rFonts w:ascii="Times New Roman" w:hAnsi="Times New Roman" w:cs="Times New Roman"/>
                  <w:sz w:val="20"/>
                  <w:szCs w:val="20"/>
                </w:rPr>
                <w:t>74</w:t>
              </w:r>
            </w:ins>
            <w:ins w:id="15833" w:author="Mohammad Nayeem Hasan" w:date="2023-01-21T03:53:00Z">
              <w:r>
                <w:rPr>
                  <w:rFonts w:ascii="Times New Roman" w:hAnsi="Times New Roman" w:cs="Times New Roman"/>
                  <w:sz w:val="20"/>
                  <w:szCs w:val="20"/>
                </w:rPr>
                <w:t>)</w:t>
              </w:r>
            </w:ins>
          </w:p>
        </w:tc>
        <w:tc>
          <w:tcPr>
            <w:tcW w:w="481" w:type="pct"/>
            <w:vAlign w:val="center"/>
            <w:tcPrChange w:id="15834" w:author="Mohammad Nayeem Hasan" w:date="2023-01-21T12:41:00Z">
              <w:tcPr>
                <w:tcW w:w="481" w:type="pct"/>
                <w:gridSpan w:val="2"/>
                <w:vAlign w:val="center"/>
              </w:tcPr>
            </w:tcPrChange>
          </w:tcPr>
          <w:p w14:paraId="56B4974E" w14:textId="524A32F6" w:rsidR="001D6F0C" w:rsidRPr="00C91A19" w:rsidRDefault="001D6F0C" w:rsidP="001D6F0C">
            <w:pPr>
              <w:rPr>
                <w:ins w:id="15835" w:author="Mohammad Nayeem Hasan" w:date="2023-01-21T00:39:00Z"/>
                <w:rFonts w:ascii="Times New Roman" w:hAnsi="Times New Roman" w:cs="Times New Roman"/>
                <w:sz w:val="20"/>
                <w:szCs w:val="20"/>
                <w:rPrChange w:id="15836" w:author="Mohammad Nayeem Hasan" w:date="2023-01-21T03:28:00Z">
                  <w:rPr>
                    <w:ins w:id="15837" w:author="Mohammad Nayeem Hasan" w:date="2023-01-21T00:39:00Z"/>
                    <w:rFonts w:ascii="Times New Roman" w:hAnsi="Times New Roman" w:cs="Times New Roman"/>
                    <w:sz w:val="24"/>
                    <w:szCs w:val="24"/>
                  </w:rPr>
                </w:rPrChange>
              </w:rPr>
              <w:pPrChange w:id="15838" w:author="Mohammad Nayeem Hasan" w:date="2023-01-21T14:56:00Z">
                <w:pPr>
                  <w:jc w:val="both"/>
                </w:pPr>
              </w:pPrChange>
            </w:pPr>
            <w:ins w:id="15839" w:author="Mohammad Nayeem Hasan" w:date="2023-01-21T00:39:00Z">
              <w:r w:rsidRPr="00C91A19">
                <w:rPr>
                  <w:rFonts w:ascii="Times New Roman" w:hAnsi="Times New Roman" w:cs="Times New Roman"/>
                  <w:sz w:val="20"/>
                  <w:szCs w:val="20"/>
                  <w:rPrChange w:id="15840" w:author="Mohammad Nayeem Hasan" w:date="2023-01-21T03:28:00Z">
                    <w:rPr>
                      <w:rFonts w:ascii="Times New Roman" w:hAnsi="Times New Roman" w:cs="Times New Roman"/>
                      <w:sz w:val="24"/>
                      <w:szCs w:val="24"/>
                    </w:rPr>
                  </w:rPrChange>
                </w:rPr>
                <w:t>0.</w:t>
              </w:r>
            </w:ins>
            <w:ins w:id="15841" w:author="Mohammad Nayeem Hasan" w:date="2023-01-27T20:10:00Z">
              <w:r w:rsidR="00A90AA3">
                <w:rPr>
                  <w:rFonts w:ascii="Times New Roman" w:hAnsi="Times New Roman" w:cs="Times New Roman"/>
                  <w:sz w:val="20"/>
                  <w:szCs w:val="20"/>
                </w:rPr>
                <w:t>243</w:t>
              </w:r>
            </w:ins>
          </w:p>
        </w:tc>
        <w:tc>
          <w:tcPr>
            <w:tcW w:w="963" w:type="pct"/>
            <w:vAlign w:val="center"/>
            <w:tcPrChange w:id="15842" w:author="Mohammad Nayeem Hasan" w:date="2023-01-21T12:41:00Z">
              <w:tcPr>
                <w:tcW w:w="1169" w:type="pct"/>
                <w:gridSpan w:val="3"/>
                <w:vAlign w:val="center"/>
              </w:tcPr>
            </w:tcPrChange>
          </w:tcPr>
          <w:p w14:paraId="691D7B34" w14:textId="77777777" w:rsidR="001D6F0C" w:rsidRPr="00C91A19" w:rsidRDefault="001D6F0C" w:rsidP="001D6F0C">
            <w:pPr>
              <w:rPr>
                <w:ins w:id="15843" w:author="Mohammad Nayeem Hasan" w:date="2023-01-21T00:39:00Z"/>
                <w:rFonts w:ascii="Times New Roman" w:hAnsi="Times New Roman" w:cs="Times New Roman"/>
                <w:sz w:val="20"/>
                <w:szCs w:val="20"/>
                <w:rPrChange w:id="15844" w:author="Mohammad Nayeem Hasan" w:date="2023-01-21T03:28:00Z">
                  <w:rPr>
                    <w:ins w:id="15845" w:author="Mohammad Nayeem Hasan" w:date="2023-01-21T00:39:00Z"/>
                    <w:rFonts w:ascii="Times New Roman" w:hAnsi="Times New Roman" w:cs="Times New Roman"/>
                    <w:sz w:val="24"/>
                    <w:szCs w:val="24"/>
                  </w:rPr>
                </w:rPrChange>
              </w:rPr>
              <w:pPrChange w:id="15846" w:author="Mohammad Nayeem Hasan" w:date="2023-01-21T14:56:00Z">
                <w:pPr>
                  <w:jc w:val="both"/>
                </w:pPr>
              </w:pPrChange>
            </w:pPr>
            <w:ins w:id="15847" w:author="Mohammad Nayeem Hasan" w:date="2023-01-21T00:39:00Z">
              <w:r w:rsidRPr="00C91A19">
                <w:rPr>
                  <w:rFonts w:ascii="Times New Roman" w:hAnsi="Times New Roman" w:cs="Times New Roman"/>
                  <w:sz w:val="20"/>
                  <w:szCs w:val="20"/>
                  <w:rPrChange w:id="15848" w:author="Mohammad Nayeem Hasan" w:date="2023-01-21T03:28:00Z">
                    <w:rPr>
                      <w:rFonts w:ascii="Times New Roman" w:hAnsi="Times New Roman" w:cs="Times New Roman"/>
                      <w:sz w:val="24"/>
                      <w:szCs w:val="24"/>
                    </w:rPr>
                  </w:rPrChange>
                </w:rPr>
                <w:t>-</w:t>
              </w:r>
            </w:ins>
          </w:p>
        </w:tc>
        <w:tc>
          <w:tcPr>
            <w:tcW w:w="478" w:type="pct"/>
            <w:vAlign w:val="center"/>
            <w:tcPrChange w:id="15849" w:author="Mohammad Nayeem Hasan" w:date="2023-01-21T12:41:00Z">
              <w:tcPr>
                <w:tcW w:w="417" w:type="pct"/>
                <w:vAlign w:val="center"/>
              </w:tcPr>
            </w:tcPrChange>
          </w:tcPr>
          <w:p w14:paraId="140BD210" w14:textId="77777777" w:rsidR="001D6F0C" w:rsidRPr="00C91A19" w:rsidRDefault="001D6F0C" w:rsidP="001D6F0C">
            <w:pPr>
              <w:rPr>
                <w:ins w:id="15850" w:author="Mohammad Nayeem Hasan" w:date="2023-01-21T00:39:00Z"/>
                <w:rFonts w:ascii="Times New Roman" w:hAnsi="Times New Roman" w:cs="Times New Roman"/>
                <w:sz w:val="20"/>
                <w:szCs w:val="20"/>
                <w:rPrChange w:id="15851" w:author="Mohammad Nayeem Hasan" w:date="2023-01-21T03:28:00Z">
                  <w:rPr>
                    <w:ins w:id="15852" w:author="Mohammad Nayeem Hasan" w:date="2023-01-21T00:39:00Z"/>
                    <w:rFonts w:ascii="Times New Roman" w:hAnsi="Times New Roman" w:cs="Times New Roman"/>
                    <w:sz w:val="24"/>
                    <w:szCs w:val="24"/>
                  </w:rPr>
                </w:rPrChange>
              </w:rPr>
              <w:pPrChange w:id="15853" w:author="Mohammad Nayeem Hasan" w:date="2023-01-21T14:56:00Z">
                <w:pPr>
                  <w:jc w:val="both"/>
                </w:pPr>
              </w:pPrChange>
            </w:pPr>
            <w:ins w:id="15854" w:author="Mohammad Nayeem Hasan" w:date="2023-01-21T00:39:00Z">
              <w:r w:rsidRPr="00C91A19">
                <w:rPr>
                  <w:rFonts w:ascii="Times New Roman" w:hAnsi="Times New Roman" w:cs="Times New Roman"/>
                  <w:sz w:val="20"/>
                  <w:szCs w:val="20"/>
                  <w:rPrChange w:id="15855" w:author="Mohammad Nayeem Hasan" w:date="2023-01-21T03:28:00Z">
                    <w:rPr>
                      <w:rFonts w:ascii="Times New Roman" w:hAnsi="Times New Roman" w:cs="Times New Roman"/>
                      <w:sz w:val="24"/>
                      <w:szCs w:val="24"/>
                    </w:rPr>
                  </w:rPrChange>
                </w:rPr>
                <w:t>-</w:t>
              </w:r>
            </w:ins>
          </w:p>
        </w:tc>
      </w:tr>
      <w:tr w:rsidR="001D6F0C" w:rsidRPr="00786204" w14:paraId="1F65EDAE" w14:textId="77777777" w:rsidTr="00A67133">
        <w:trPr>
          <w:trHeight w:val="138"/>
          <w:jc w:val="center"/>
          <w:ins w:id="15856" w:author="Mohammad Nayeem Hasan" w:date="2023-01-21T00:39:00Z"/>
          <w:trPrChange w:id="15857" w:author="Mohammad Nayeem Hasan" w:date="2023-01-21T12:41:00Z">
            <w:trPr>
              <w:trHeight w:val="138"/>
              <w:jc w:val="center"/>
            </w:trPr>
          </w:trPrChange>
        </w:trPr>
        <w:tc>
          <w:tcPr>
            <w:tcW w:w="751" w:type="pct"/>
            <w:vAlign w:val="center"/>
            <w:tcPrChange w:id="15858" w:author="Mohammad Nayeem Hasan" w:date="2023-01-21T12:41:00Z">
              <w:tcPr>
                <w:tcW w:w="751" w:type="pct"/>
                <w:vAlign w:val="center"/>
              </w:tcPr>
            </w:tcPrChange>
          </w:tcPr>
          <w:p w14:paraId="55E059EB" w14:textId="77777777" w:rsidR="001D6F0C" w:rsidRPr="00C91A19" w:rsidRDefault="001D6F0C" w:rsidP="001D6F0C">
            <w:pPr>
              <w:rPr>
                <w:ins w:id="15859" w:author="Mohammad Nayeem Hasan" w:date="2023-01-21T00:39:00Z"/>
                <w:rFonts w:ascii="Times New Roman" w:hAnsi="Times New Roman" w:cs="Times New Roman"/>
                <w:sz w:val="20"/>
                <w:szCs w:val="20"/>
                <w:rPrChange w:id="15860" w:author="Mohammad Nayeem Hasan" w:date="2023-01-21T03:28:00Z">
                  <w:rPr>
                    <w:ins w:id="15861" w:author="Mohammad Nayeem Hasan" w:date="2023-01-21T00:39:00Z"/>
                    <w:rFonts w:ascii="Times New Roman" w:hAnsi="Times New Roman" w:cs="Times New Roman"/>
                    <w:sz w:val="24"/>
                    <w:szCs w:val="24"/>
                  </w:rPr>
                </w:rPrChange>
              </w:rPr>
              <w:pPrChange w:id="15862" w:author="Mohammad Nayeem Hasan" w:date="2023-01-21T14:56:00Z">
                <w:pPr>
                  <w:jc w:val="both"/>
                </w:pPr>
              </w:pPrChange>
            </w:pPr>
            <w:ins w:id="15863" w:author="Mohammad Nayeem Hasan" w:date="2023-01-21T00:39:00Z">
              <w:r w:rsidRPr="00C91A19">
                <w:rPr>
                  <w:rFonts w:ascii="Times New Roman" w:hAnsi="Times New Roman" w:cs="Times New Roman"/>
                  <w:sz w:val="20"/>
                  <w:szCs w:val="20"/>
                  <w:rPrChange w:id="15864" w:author="Mohammad Nayeem Hasan" w:date="2023-01-21T03:28:00Z">
                    <w:rPr>
                      <w:rFonts w:ascii="Times New Roman" w:hAnsi="Times New Roman" w:cs="Times New Roman"/>
                      <w:sz w:val="24"/>
                      <w:szCs w:val="24"/>
                    </w:rPr>
                  </w:rPrChange>
                </w:rPr>
                <w:t>35+</w:t>
              </w:r>
            </w:ins>
          </w:p>
        </w:tc>
        <w:tc>
          <w:tcPr>
            <w:tcW w:w="884" w:type="pct"/>
            <w:vAlign w:val="center"/>
            <w:tcPrChange w:id="15865" w:author="Mohammad Nayeem Hasan" w:date="2023-01-21T12:41:00Z">
              <w:tcPr>
                <w:tcW w:w="883" w:type="pct"/>
                <w:vAlign w:val="center"/>
              </w:tcPr>
            </w:tcPrChange>
          </w:tcPr>
          <w:p w14:paraId="1AE68229" w14:textId="48C741AD" w:rsidR="001D6F0C" w:rsidRPr="00C91A19" w:rsidRDefault="001D6F0C" w:rsidP="001D6F0C">
            <w:pPr>
              <w:rPr>
                <w:ins w:id="15866" w:author="Mohammad Nayeem Hasan" w:date="2023-01-21T00:39:00Z"/>
                <w:rFonts w:ascii="Times New Roman" w:hAnsi="Times New Roman" w:cs="Times New Roman"/>
                <w:sz w:val="20"/>
                <w:szCs w:val="20"/>
                <w:rPrChange w:id="15867" w:author="Mohammad Nayeem Hasan" w:date="2023-01-21T03:28:00Z">
                  <w:rPr>
                    <w:ins w:id="15868" w:author="Mohammad Nayeem Hasan" w:date="2023-01-21T00:39:00Z"/>
                    <w:rFonts w:ascii="Times New Roman" w:hAnsi="Times New Roman" w:cs="Times New Roman"/>
                    <w:sz w:val="24"/>
                    <w:szCs w:val="24"/>
                  </w:rPr>
                </w:rPrChange>
              </w:rPr>
              <w:pPrChange w:id="15869" w:author="Mohammad Nayeem Hasan" w:date="2023-01-21T14:56:00Z">
                <w:pPr>
                  <w:jc w:val="both"/>
                </w:pPr>
              </w:pPrChange>
            </w:pPr>
            <w:ins w:id="15870" w:author="Mohammad Nayeem Hasan" w:date="2023-01-27T00:57:00Z">
              <w:r>
                <w:rPr>
                  <w:rFonts w:ascii="Times New Roman" w:hAnsi="Times New Roman" w:cs="Times New Roman"/>
                  <w:sz w:val="20"/>
                  <w:szCs w:val="20"/>
                </w:rPr>
                <w:t>-</w:t>
              </w:r>
            </w:ins>
          </w:p>
        </w:tc>
        <w:tc>
          <w:tcPr>
            <w:tcW w:w="529" w:type="pct"/>
            <w:vAlign w:val="center"/>
            <w:tcPrChange w:id="15871" w:author="Mohammad Nayeem Hasan" w:date="2023-01-21T12:41:00Z">
              <w:tcPr>
                <w:tcW w:w="529" w:type="pct"/>
                <w:gridSpan w:val="2"/>
                <w:vAlign w:val="center"/>
              </w:tcPr>
            </w:tcPrChange>
          </w:tcPr>
          <w:p w14:paraId="0B12F47E" w14:textId="77777777" w:rsidR="001D6F0C" w:rsidRPr="00C91A19" w:rsidRDefault="001D6F0C" w:rsidP="001D6F0C">
            <w:pPr>
              <w:rPr>
                <w:ins w:id="15872" w:author="Mohammad Nayeem Hasan" w:date="2023-01-21T00:39:00Z"/>
                <w:rFonts w:ascii="Times New Roman" w:hAnsi="Times New Roman" w:cs="Times New Roman"/>
                <w:sz w:val="20"/>
                <w:szCs w:val="20"/>
                <w:rPrChange w:id="15873" w:author="Mohammad Nayeem Hasan" w:date="2023-01-21T03:28:00Z">
                  <w:rPr>
                    <w:ins w:id="15874" w:author="Mohammad Nayeem Hasan" w:date="2023-01-21T00:39:00Z"/>
                    <w:rFonts w:ascii="Times New Roman" w:hAnsi="Times New Roman" w:cs="Times New Roman"/>
                    <w:sz w:val="24"/>
                    <w:szCs w:val="24"/>
                  </w:rPr>
                </w:rPrChange>
              </w:rPr>
              <w:pPrChange w:id="15875" w:author="Mohammad Nayeem Hasan" w:date="2023-01-21T14:56:00Z">
                <w:pPr>
                  <w:jc w:val="both"/>
                </w:pPr>
              </w:pPrChange>
            </w:pPr>
            <w:ins w:id="15876" w:author="Mohammad Nayeem Hasan" w:date="2023-01-21T00:39:00Z">
              <w:r w:rsidRPr="00C91A19">
                <w:rPr>
                  <w:rFonts w:ascii="Times New Roman" w:hAnsi="Times New Roman" w:cs="Times New Roman"/>
                  <w:sz w:val="20"/>
                  <w:szCs w:val="20"/>
                  <w:rPrChange w:id="15877" w:author="Mohammad Nayeem Hasan" w:date="2023-01-21T03:28:00Z">
                    <w:rPr>
                      <w:rFonts w:ascii="Times New Roman" w:hAnsi="Times New Roman" w:cs="Times New Roman"/>
                      <w:sz w:val="24"/>
                      <w:szCs w:val="24"/>
                    </w:rPr>
                  </w:rPrChange>
                </w:rPr>
                <w:t>-</w:t>
              </w:r>
            </w:ins>
          </w:p>
        </w:tc>
        <w:tc>
          <w:tcPr>
            <w:tcW w:w="914" w:type="pct"/>
            <w:vAlign w:val="center"/>
            <w:tcPrChange w:id="15878" w:author="Mohammad Nayeem Hasan" w:date="2023-01-21T12:41:00Z">
              <w:tcPr>
                <w:tcW w:w="770" w:type="pct"/>
                <w:gridSpan w:val="2"/>
                <w:vAlign w:val="center"/>
              </w:tcPr>
            </w:tcPrChange>
          </w:tcPr>
          <w:p w14:paraId="713A4649" w14:textId="77777777" w:rsidR="001D6F0C" w:rsidRPr="00C91A19" w:rsidRDefault="001D6F0C" w:rsidP="001D6F0C">
            <w:pPr>
              <w:rPr>
                <w:ins w:id="15879" w:author="Mohammad Nayeem Hasan" w:date="2023-01-21T00:39:00Z"/>
                <w:rFonts w:ascii="Times New Roman" w:hAnsi="Times New Roman" w:cs="Times New Roman"/>
                <w:sz w:val="20"/>
                <w:szCs w:val="20"/>
                <w:rPrChange w:id="15880" w:author="Mohammad Nayeem Hasan" w:date="2023-01-21T03:28:00Z">
                  <w:rPr>
                    <w:ins w:id="15881" w:author="Mohammad Nayeem Hasan" w:date="2023-01-21T00:39:00Z"/>
                    <w:rFonts w:ascii="Times New Roman" w:hAnsi="Times New Roman" w:cs="Times New Roman"/>
                    <w:sz w:val="24"/>
                    <w:szCs w:val="24"/>
                  </w:rPr>
                </w:rPrChange>
              </w:rPr>
              <w:pPrChange w:id="15882" w:author="Mohammad Nayeem Hasan" w:date="2023-01-21T14:56:00Z">
                <w:pPr>
                  <w:jc w:val="both"/>
                </w:pPr>
              </w:pPrChange>
            </w:pPr>
            <w:ins w:id="15883" w:author="Mohammad Nayeem Hasan" w:date="2023-01-21T00:39:00Z">
              <w:r w:rsidRPr="00C91A19">
                <w:rPr>
                  <w:rFonts w:ascii="Times New Roman" w:hAnsi="Times New Roman" w:cs="Times New Roman"/>
                  <w:sz w:val="20"/>
                  <w:szCs w:val="20"/>
                  <w:rPrChange w:id="15884" w:author="Mohammad Nayeem Hasan" w:date="2023-01-21T03:28:00Z">
                    <w:rPr>
                      <w:rFonts w:ascii="Times New Roman" w:hAnsi="Times New Roman" w:cs="Times New Roman"/>
                      <w:sz w:val="24"/>
                      <w:szCs w:val="24"/>
                    </w:rPr>
                  </w:rPrChange>
                </w:rPr>
                <w:t>Ref</w:t>
              </w:r>
            </w:ins>
          </w:p>
        </w:tc>
        <w:tc>
          <w:tcPr>
            <w:tcW w:w="481" w:type="pct"/>
            <w:vAlign w:val="center"/>
            <w:tcPrChange w:id="15885" w:author="Mohammad Nayeem Hasan" w:date="2023-01-21T12:41:00Z">
              <w:tcPr>
                <w:tcW w:w="481" w:type="pct"/>
                <w:gridSpan w:val="2"/>
                <w:vAlign w:val="center"/>
              </w:tcPr>
            </w:tcPrChange>
          </w:tcPr>
          <w:p w14:paraId="236BB91A" w14:textId="77777777" w:rsidR="001D6F0C" w:rsidRPr="00C91A19" w:rsidRDefault="001D6F0C" w:rsidP="001D6F0C">
            <w:pPr>
              <w:rPr>
                <w:ins w:id="15886" w:author="Mohammad Nayeem Hasan" w:date="2023-01-21T00:39:00Z"/>
                <w:rFonts w:ascii="Times New Roman" w:hAnsi="Times New Roman" w:cs="Times New Roman"/>
                <w:sz w:val="20"/>
                <w:szCs w:val="20"/>
                <w:rPrChange w:id="15887" w:author="Mohammad Nayeem Hasan" w:date="2023-01-21T03:28:00Z">
                  <w:rPr>
                    <w:ins w:id="15888" w:author="Mohammad Nayeem Hasan" w:date="2023-01-21T00:39:00Z"/>
                    <w:rFonts w:ascii="Times New Roman" w:hAnsi="Times New Roman" w:cs="Times New Roman"/>
                    <w:sz w:val="24"/>
                    <w:szCs w:val="24"/>
                  </w:rPr>
                </w:rPrChange>
              </w:rPr>
              <w:pPrChange w:id="15889" w:author="Mohammad Nayeem Hasan" w:date="2023-01-21T14:56:00Z">
                <w:pPr>
                  <w:jc w:val="both"/>
                </w:pPr>
              </w:pPrChange>
            </w:pPr>
            <w:ins w:id="15890" w:author="Mohammad Nayeem Hasan" w:date="2023-01-21T00:39:00Z">
              <w:r w:rsidRPr="00C91A19">
                <w:rPr>
                  <w:rFonts w:ascii="Times New Roman" w:hAnsi="Times New Roman" w:cs="Times New Roman"/>
                  <w:sz w:val="20"/>
                  <w:szCs w:val="20"/>
                  <w:rPrChange w:id="15891" w:author="Mohammad Nayeem Hasan" w:date="2023-01-21T03:28:00Z">
                    <w:rPr>
                      <w:rFonts w:ascii="Times New Roman" w:hAnsi="Times New Roman" w:cs="Times New Roman"/>
                      <w:sz w:val="24"/>
                      <w:szCs w:val="24"/>
                    </w:rPr>
                  </w:rPrChange>
                </w:rPr>
                <w:t>-</w:t>
              </w:r>
            </w:ins>
          </w:p>
        </w:tc>
        <w:tc>
          <w:tcPr>
            <w:tcW w:w="963" w:type="pct"/>
            <w:vAlign w:val="center"/>
            <w:tcPrChange w:id="15892" w:author="Mohammad Nayeem Hasan" w:date="2023-01-21T12:41:00Z">
              <w:tcPr>
                <w:tcW w:w="1169" w:type="pct"/>
                <w:gridSpan w:val="3"/>
                <w:vAlign w:val="center"/>
              </w:tcPr>
            </w:tcPrChange>
          </w:tcPr>
          <w:p w14:paraId="76A8DD21" w14:textId="77777777" w:rsidR="001D6F0C" w:rsidRPr="00C91A19" w:rsidRDefault="001D6F0C" w:rsidP="001D6F0C">
            <w:pPr>
              <w:rPr>
                <w:ins w:id="15893" w:author="Mohammad Nayeem Hasan" w:date="2023-01-21T00:39:00Z"/>
                <w:rFonts w:ascii="Times New Roman" w:hAnsi="Times New Roman" w:cs="Times New Roman"/>
                <w:sz w:val="20"/>
                <w:szCs w:val="20"/>
                <w:rPrChange w:id="15894" w:author="Mohammad Nayeem Hasan" w:date="2023-01-21T03:28:00Z">
                  <w:rPr>
                    <w:ins w:id="15895" w:author="Mohammad Nayeem Hasan" w:date="2023-01-21T00:39:00Z"/>
                    <w:rFonts w:ascii="Times New Roman" w:hAnsi="Times New Roman" w:cs="Times New Roman"/>
                    <w:sz w:val="24"/>
                    <w:szCs w:val="24"/>
                  </w:rPr>
                </w:rPrChange>
              </w:rPr>
              <w:pPrChange w:id="15896" w:author="Mohammad Nayeem Hasan" w:date="2023-01-21T14:56:00Z">
                <w:pPr>
                  <w:jc w:val="both"/>
                </w:pPr>
              </w:pPrChange>
            </w:pPr>
            <w:ins w:id="15897" w:author="Mohammad Nayeem Hasan" w:date="2023-01-21T00:39:00Z">
              <w:r w:rsidRPr="00C91A19">
                <w:rPr>
                  <w:rFonts w:ascii="Times New Roman" w:hAnsi="Times New Roman" w:cs="Times New Roman"/>
                  <w:sz w:val="20"/>
                  <w:szCs w:val="20"/>
                  <w:rPrChange w:id="15898" w:author="Mohammad Nayeem Hasan" w:date="2023-01-21T03:28:00Z">
                    <w:rPr>
                      <w:rFonts w:ascii="Times New Roman" w:hAnsi="Times New Roman" w:cs="Times New Roman"/>
                      <w:sz w:val="24"/>
                      <w:szCs w:val="24"/>
                    </w:rPr>
                  </w:rPrChange>
                </w:rPr>
                <w:t>-</w:t>
              </w:r>
            </w:ins>
          </w:p>
        </w:tc>
        <w:tc>
          <w:tcPr>
            <w:tcW w:w="478" w:type="pct"/>
            <w:vAlign w:val="center"/>
            <w:tcPrChange w:id="15899" w:author="Mohammad Nayeem Hasan" w:date="2023-01-21T12:41:00Z">
              <w:tcPr>
                <w:tcW w:w="417" w:type="pct"/>
                <w:vAlign w:val="center"/>
              </w:tcPr>
            </w:tcPrChange>
          </w:tcPr>
          <w:p w14:paraId="514F6F0D" w14:textId="77777777" w:rsidR="001D6F0C" w:rsidRPr="00C91A19" w:rsidRDefault="001D6F0C" w:rsidP="001D6F0C">
            <w:pPr>
              <w:rPr>
                <w:ins w:id="15900" w:author="Mohammad Nayeem Hasan" w:date="2023-01-21T00:39:00Z"/>
                <w:rFonts w:ascii="Times New Roman" w:hAnsi="Times New Roman" w:cs="Times New Roman"/>
                <w:sz w:val="20"/>
                <w:szCs w:val="20"/>
                <w:rPrChange w:id="15901" w:author="Mohammad Nayeem Hasan" w:date="2023-01-21T03:28:00Z">
                  <w:rPr>
                    <w:ins w:id="15902" w:author="Mohammad Nayeem Hasan" w:date="2023-01-21T00:39:00Z"/>
                    <w:rFonts w:ascii="Times New Roman" w:hAnsi="Times New Roman" w:cs="Times New Roman"/>
                    <w:sz w:val="24"/>
                    <w:szCs w:val="24"/>
                  </w:rPr>
                </w:rPrChange>
              </w:rPr>
              <w:pPrChange w:id="15903" w:author="Mohammad Nayeem Hasan" w:date="2023-01-21T14:56:00Z">
                <w:pPr>
                  <w:jc w:val="both"/>
                </w:pPr>
              </w:pPrChange>
            </w:pPr>
            <w:ins w:id="15904" w:author="Mohammad Nayeem Hasan" w:date="2023-01-21T00:39:00Z">
              <w:r w:rsidRPr="00C91A19">
                <w:rPr>
                  <w:rFonts w:ascii="Times New Roman" w:hAnsi="Times New Roman" w:cs="Times New Roman"/>
                  <w:sz w:val="20"/>
                  <w:szCs w:val="20"/>
                  <w:rPrChange w:id="15905" w:author="Mohammad Nayeem Hasan" w:date="2023-01-21T03:28:00Z">
                    <w:rPr>
                      <w:rFonts w:ascii="Times New Roman" w:hAnsi="Times New Roman" w:cs="Times New Roman"/>
                      <w:sz w:val="24"/>
                      <w:szCs w:val="24"/>
                    </w:rPr>
                  </w:rPrChange>
                </w:rPr>
                <w:t>-</w:t>
              </w:r>
            </w:ins>
          </w:p>
        </w:tc>
      </w:tr>
      <w:tr w:rsidR="001D6F0C" w:rsidRPr="008E73D6" w14:paraId="7DA746C5" w14:textId="271B4EA9" w:rsidTr="00A67133">
        <w:trPr>
          <w:trHeight w:val="138"/>
          <w:jc w:val="center"/>
          <w:ins w:id="15906" w:author="Mohammad Nayeem Hasan" w:date="2023-01-21T00:39:00Z"/>
          <w:trPrChange w:id="15907" w:author="Mohammad Nayeem Hasan" w:date="2023-01-21T12:41:00Z">
            <w:trPr>
              <w:trHeight w:val="138"/>
              <w:jc w:val="center"/>
            </w:trPr>
          </w:trPrChange>
        </w:trPr>
        <w:tc>
          <w:tcPr>
            <w:tcW w:w="1635" w:type="pct"/>
            <w:gridSpan w:val="2"/>
            <w:vAlign w:val="center"/>
            <w:tcPrChange w:id="15908" w:author="Mohammad Nayeem Hasan" w:date="2023-01-21T12:41:00Z">
              <w:tcPr>
                <w:tcW w:w="1634" w:type="pct"/>
                <w:gridSpan w:val="2"/>
                <w:vAlign w:val="center"/>
              </w:tcPr>
            </w:tcPrChange>
          </w:tcPr>
          <w:p w14:paraId="6E4F922A" w14:textId="77777777" w:rsidR="001D6F0C" w:rsidRPr="00C91A19" w:rsidRDefault="001D6F0C" w:rsidP="001D6F0C">
            <w:pPr>
              <w:rPr>
                <w:ins w:id="15909" w:author="Mohammad Nayeem Hasan" w:date="2023-01-21T00:39:00Z"/>
                <w:rFonts w:ascii="Times New Roman" w:hAnsi="Times New Roman" w:cs="Times New Roman"/>
                <w:sz w:val="20"/>
                <w:szCs w:val="20"/>
                <w:rPrChange w:id="15910" w:author="Mohammad Nayeem Hasan" w:date="2023-01-21T03:28:00Z">
                  <w:rPr>
                    <w:ins w:id="15911" w:author="Mohammad Nayeem Hasan" w:date="2023-01-21T00:39:00Z"/>
                    <w:rFonts w:ascii="Times New Roman" w:hAnsi="Times New Roman" w:cs="Times New Roman"/>
                    <w:sz w:val="24"/>
                    <w:szCs w:val="24"/>
                  </w:rPr>
                </w:rPrChange>
              </w:rPr>
              <w:pPrChange w:id="15912" w:author="Mohammad Nayeem Hasan" w:date="2023-01-21T14:56:00Z">
                <w:pPr>
                  <w:jc w:val="both"/>
                </w:pPr>
              </w:pPrChange>
            </w:pPr>
            <w:ins w:id="15913" w:author="Mohammad Nayeem Hasan" w:date="2023-01-21T00:39:00Z">
              <w:r w:rsidRPr="00C91A19">
                <w:rPr>
                  <w:rFonts w:ascii="Times New Roman" w:hAnsi="Times New Roman" w:cs="Times New Roman"/>
                  <w:sz w:val="20"/>
                  <w:szCs w:val="20"/>
                  <w:rPrChange w:id="15914" w:author="Mohammad Nayeem Hasan" w:date="2023-01-21T03:28:00Z">
                    <w:rPr>
                      <w:rFonts w:ascii="Times New Roman" w:hAnsi="Times New Roman" w:cs="Times New Roman"/>
                      <w:sz w:val="24"/>
                      <w:szCs w:val="24"/>
                    </w:rPr>
                  </w:rPrChange>
                </w:rPr>
                <w:t>HOUSEHOLD CHARACTERISTICS</w:t>
              </w:r>
            </w:ins>
          </w:p>
        </w:tc>
        <w:tc>
          <w:tcPr>
            <w:tcW w:w="1443" w:type="pct"/>
            <w:gridSpan w:val="2"/>
            <w:vAlign w:val="center"/>
            <w:tcPrChange w:id="15915" w:author="Mohammad Nayeem Hasan" w:date="2023-01-21T12:41:00Z">
              <w:tcPr>
                <w:tcW w:w="1299" w:type="pct"/>
                <w:gridSpan w:val="4"/>
                <w:vAlign w:val="center"/>
              </w:tcPr>
            </w:tcPrChange>
          </w:tcPr>
          <w:p w14:paraId="23FEBD3C" w14:textId="77777777" w:rsidR="001D6F0C" w:rsidRPr="008E73D6" w:rsidRDefault="001D6F0C" w:rsidP="001D6F0C">
            <w:pPr>
              <w:rPr>
                <w:ins w:id="15916" w:author="Mohammad Nayeem Hasan" w:date="2023-01-21T00:39:00Z"/>
                <w:rFonts w:ascii="Times New Roman" w:hAnsi="Times New Roman" w:cs="Times New Roman"/>
                <w:sz w:val="20"/>
                <w:szCs w:val="20"/>
              </w:rPr>
              <w:pPrChange w:id="15917" w:author="Mohammad Nayeem Hasan" w:date="2023-01-21T14:56:00Z">
                <w:pPr>
                  <w:jc w:val="both"/>
                </w:pPr>
              </w:pPrChange>
            </w:pPr>
          </w:p>
        </w:tc>
        <w:tc>
          <w:tcPr>
            <w:tcW w:w="1444" w:type="pct"/>
            <w:gridSpan w:val="2"/>
            <w:vAlign w:val="center"/>
            <w:tcPrChange w:id="15918" w:author="Mohammad Nayeem Hasan" w:date="2023-01-21T12:41:00Z">
              <w:tcPr>
                <w:tcW w:w="1650" w:type="pct"/>
                <w:gridSpan w:val="5"/>
                <w:vAlign w:val="center"/>
              </w:tcPr>
            </w:tcPrChange>
          </w:tcPr>
          <w:p w14:paraId="46AA2AD4" w14:textId="77777777" w:rsidR="001D6F0C" w:rsidRPr="008E73D6" w:rsidRDefault="001D6F0C" w:rsidP="001D6F0C">
            <w:pPr>
              <w:rPr>
                <w:ins w:id="15919" w:author="Mohammad Nayeem Hasan" w:date="2023-01-21T00:39:00Z"/>
                <w:rFonts w:ascii="Times New Roman" w:hAnsi="Times New Roman" w:cs="Times New Roman"/>
                <w:sz w:val="20"/>
                <w:szCs w:val="20"/>
              </w:rPr>
              <w:pPrChange w:id="15920" w:author="Mohammad Nayeem Hasan" w:date="2023-01-21T14:56:00Z">
                <w:pPr>
                  <w:jc w:val="both"/>
                </w:pPr>
              </w:pPrChange>
            </w:pPr>
          </w:p>
        </w:tc>
        <w:tc>
          <w:tcPr>
            <w:tcW w:w="478" w:type="pct"/>
            <w:vAlign w:val="center"/>
            <w:tcPrChange w:id="15921" w:author="Mohammad Nayeem Hasan" w:date="2023-01-21T12:41:00Z">
              <w:tcPr>
                <w:tcW w:w="417" w:type="pct"/>
                <w:vAlign w:val="center"/>
              </w:tcPr>
            </w:tcPrChange>
          </w:tcPr>
          <w:p w14:paraId="5DA5761F" w14:textId="77777777" w:rsidR="001D6F0C" w:rsidRPr="008E73D6" w:rsidRDefault="001D6F0C" w:rsidP="001D6F0C">
            <w:pPr>
              <w:rPr>
                <w:ins w:id="15922" w:author="Mohammad Nayeem Hasan" w:date="2023-01-21T00:39:00Z"/>
                <w:rFonts w:ascii="Times New Roman" w:hAnsi="Times New Roman" w:cs="Times New Roman"/>
                <w:sz w:val="20"/>
                <w:szCs w:val="20"/>
              </w:rPr>
              <w:pPrChange w:id="15923" w:author="Mohammad Nayeem Hasan" w:date="2023-01-21T14:56:00Z">
                <w:pPr>
                  <w:jc w:val="both"/>
                </w:pPr>
              </w:pPrChange>
            </w:pPr>
          </w:p>
        </w:tc>
      </w:tr>
      <w:tr w:rsidR="001D6F0C" w:rsidRPr="008E73D6" w14:paraId="2B7291E6" w14:textId="0CD6C6EE" w:rsidTr="00A67133">
        <w:trPr>
          <w:trHeight w:val="138"/>
          <w:jc w:val="center"/>
          <w:ins w:id="15924" w:author="Mohammad Nayeem Hasan" w:date="2023-01-21T00:39:00Z"/>
          <w:trPrChange w:id="15925" w:author="Mohammad Nayeem Hasan" w:date="2023-01-21T12:41:00Z">
            <w:trPr>
              <w:trHeight w:val="138"/>
              <w:jc w:val="center"/>
            </w:trPr>
          </w:trPrChange>
        </w:trPr>
        <w:tc>
          <w:tcPr>
            <w:tcW w:w="1635" w:type="pct"/>
            <w:gridSpan w:val="2"/>
            <w:vAlign w:val="center"/>
            <w:tcPrChange w:id="15926" w:author="Mohammad Nayeem Hasan" w:date="2023-01-21T12:41:00Z">
              <w:tcPr>
                <w:tcW w:w="1634" w:type="pct"/>
                <w:gridSpan w:val="2"/>
                <w:vAlign w:val="center"/>
              </w:tcPr>
            </w:tcPrChange>
          </w:tcPr>
          <w:p w14:paraId="1552FAF7" w14:textId="77777777" w:rsidR="001D6F0C" w:rsidRPr="00C91A19" w:rsidRDefault="001D6F0C" w:rsidP="001D6F0C">
            <w:pPr>
              <w:rPr>
                <w:ins w:id="15927" w:author="Mohammad Nayeem Hasan" w:date="2023-01-21T00:39:00Z"/>
                <w:rFonts w:ascii="Times New Roman" w:hAnsi="Times New Roman" w:cs="Times New Roman"/>
                <w:sz w:val="20"/>
                <w:szCs w:val="20"/>
                <w:rPrChange w:id="15928" w:author="Mohammad Nayeem Hasan" w:date="2023-01-21T03:28:00Z">
                  <w:rPr>
                    <w:ins w:id="15929" w:author="Mohammad Nayeem Hasan" w:date="2023-01-21T00:39:00Z"/>
                    <w:rFonts w:ascii="Times New Roman" w:hAnsi="Times New Roman" w:cs="Times New Roman"/>
                    <w:sz w:val="24"/>
                    <w:szCs w:val="24"/>
                  </w:rPr>
                </w:rPrChange>
              </w:rPr>
              <w:pPrChange w:id="15930" w:author="Mohammad Nayeem Hasan" w:date="2023-01-21T14:56:00Z">
                <w:pPr>
                  <w:jc w:val="both"/>
                </w:pPr>
              </w:pPrChange>
            </w:pPr>
            <w:ins w:id="15931" w:author="Mohammad Nayeem Hasan" w:date="2023-01-21T00:39:00Z">
              <w:r w:rsidRPr="00C91A19">
                <w:rPr>
                  <w:rFonts w:ascii="Times New Roman" w:hAnsi="Times New Roman" w:cs="Times New Roman"/>
                  <w:sz w:val="20"/>
                  <w:szCs w:val="20"/>
                  <w:rPrChange w:id="15932" w:author="Mohammad Nayeem Hasan" w:date="2023-01-21T03:28:00Z">
                    <w:rPr>
                      <w:rFonts w:ascii="Times New Roman" w:hAnsi="Times New Roman" w:cs="Times New Roman"/>
                      <w:sz w:val="24"/>
                      <w:szCs w:val="24"/>
                    </w:rPr>
                  </w:rPrChange>
                </w:rPr>
                <w:t>Wealth Index</w:t>
              </w:r>
            </w:ins>
          </w:p>
        </w:tc>
        <w:tc>
          <w:tcPr>
            <w:tcW w:w="1443" w:type="pct"/>
            <w:gridSpan w:val="2"/>
            <w:vAlign w:val="center"/>
            <w:tcPrChange w:id="15933" w:author="Mohammad Nayeem Hasan" w:date="2023-01-21T12:41:00Z">
              <w:tcPr>
                <w:tcW w:w="1299" w:type="pct"/>
                <w:gridSpan w:val="4"/>
                <w:vAlign w:val="center"/>
              </w:tcPr>
            </w:tcPrChange>
          </w:tcPr>
          <w:p w14:paraId="222CE0C9" w14:textId="77777777" w:rsidR="001D6F0C" w:rsidRPr="008E73D6" w:rsidRDefault="001D6F0C" w:rsidP="001D6F0C">
            <w:pPr>
              <w:rPr>
                <w:ins w:id="15934" w:author="Mohammad Nayeem Hasan" w:date="2023-01-21T00:39:00Z"/>
                <w:rFonts w:ascii="Times New Roman" w:hAnsi="Times New Roman" w:cs="Times New Roman"/>
                <w:sz w:val="20"/>
                <w:szCs w:val="20"/>
              </w:rPr>
              <w:pPrChange w:id="15935" w:author="Mohammad Nayeem Hasan" w:date="2023-01-21T14:56:00Z">
                <w:pPr>
                  <w:jc w:val="both"/>
                </w:pPr>
              </w:pPrChange>
            </w:pPr>
          </w:p>
        </w:tc>
        <w:tc>
          <w:tcPr>
            <w:tcW w:w="1444" w:type="pct"/>
            <w:gridSpan w:val="2"/>
            <w:vAlign w:val="center"/>
            <w:tcPrChange w:id="15936" w:author="Mohammad Nayeem Hasan" w:date="2023-01-21T12:41:00Z">
              <w:tcPr>
                <w:tcW w:w="1650" w:type="pct"/>
                <w:gridSpan w:val="5"/>
                <w:vAlign w:val="center"/>
              </w:tcPr>
            </w:tcPrChange>
          </w:tcPr>
          <w:p w14:paraId="7BFCC48B" w14:textId="77777777" w:rsidR="001D6F0C" w:rsidRPr="008E73D6" w:rsidRDefault="001D6F0C" w:rsidP="001D6F0C">
            <w:pPr>
              <w:rPr>
                <w:ins w:id="15937" w:author="Mohammad Nayeem Hasan" w:date="2023-01-21T00:39:00Z"/>
                <w:rFonts w:ascii="Times New Roman" w:hAnsi="Times New Roman" w:cs="Times New Roman"/>
                <w:sz w:val="20"/>
                <w:szCs w:val="20"/>
              </w:rPr>
              <w:pPrChange w:id="15938" w:author="Mohammad Nayeem Hasan" w:date="2023-01-21T14:56:00Z">
                <w:pPr>
                  <w:jc w:val="both"/>
                </w:pPr>
              </w:pPrChange>
            </w:pPr>
          </w:p>
        </w:tc>
        <w:tc>
          <w:tcPr>
            <w:tcW w:w="478" w:type="pct"/>
            <w:vAlign w:val="center"/>
            <w:tcPrChange w:id="15939" w:author="Mohammad Nayeem Hasan" w:date="2023-01-21T12:41:00Z">
              <w:tcPr>
                <w:tcW w:w="417" w:type="pct"/>
                <w:vAlign w:val="center"/>
              </w:tcPr>
            </w:tcPrChange>
          </w:tcPr>
          <w:p w14:paraId="269A3E14" w14:textId="77777777" w:rsidR="001D6F0C" w:rsidRPr="008E73D6" w:rsidRDefault="001D6F0C" w:rsidP="001D6F0C">
            <w:pPr>
              <w:rPr>
                <w:ins w:id="15940" w:author="Mohammad Nayeem Hasan" w:date="2023-01-21T00:39:00Z"/>
                <w:rFonts w:ascii="Times New Roman" w:hAnsi="Times New Roman" w:cs="Times New Roman"/>
                <w:sz w:val="20"/>
                <w:szCs w:val="20"/>
              </w:rPr>
              <w:pPrChange w:id="15941" w:author="Mohammad Nayeem Hasan" w:date="2023-01-21T14:56:00Z">
                <w:pPr>
                  <w:jc w:val="both"/>
                </w:pPr>
              </w:pPrChange>
            </w:pPr>
          </w:p>
        </w:tc>
      </w:tr>
      <w:tr w:rsidR="001D6F0C" w:rsidRPr="00786204" w14:paraId="2B3F5148" w14:textId="77777777" w:rsidTr="00A67133">
        <w:trPr>
          <w:trHeight w:val="250"/>
          <w:jc w:val="center"/>
          <w:ins w:id="15942" w:author="Mohammad Nayeem Hasan" w:date="2023-01-21T00:39:00Z"/>
          <w:trPrChange w:id="15943" w:author="Mohammad Nayeem Hasan" w:date="2023-01-21T12:41:00Z">
            <w:trPr>
              <w:trHeight w:val="250"/>
              <w:jc w:val="center"/>
            </w:trPr>
          </w:trPrChange>
        </w:trPr>
        <w:tc>
          <w:tcPr>
            <w:tcW w:w="751" w:type="pct"/>
            <w:vAlign w:val="center"/>
            <w:tcPrChange w:id="15944" w:author="Mohammad Nayeem Hasan" w:date="2023-01-21T12:41:00Z">
              <w:tcPr>
                <w:tcW w:w="751" w:type="pct"/>
                <w:vAlign w:val="center"/>
              </w:tcPr>
            </w:tcPrChange>
          </w:tcPr>
          <w:p w14:paraId="6553F8EC" w14:textId="77777777" w:rsidR="001D6F0C" w:rsidRPr="00C91A19" w:rsidRDefault="001D6F0C" w:rsidP="001D6F0C">
            <w:pPr>
              <w:rPr>
                <w:ins w:id="15945" w:author="Mohammad Nayeem Hasan" w:date="2023-01-21T00:39:00Z"/>
                <w:rFonts w:ascii="Times New Roman" w:hAnsi="Times New Roman" w:cs="Times New Roman"/>
                <w:sz w:val="20"/>
                <w:szCs w:val="20"/>
                <w:rPrChange w:id="15946" w:author="Mohammad Nayeem Hasan" w:date="2023-01-21T03:28:00Z">
                  <w:rPr>
                    <w:ins w:id="15947" w:author="Mohammad Nayeem Hasan" w:date="2023-01-21T00:39:00Z"/>
                    <w:rFonts w:ascii="Times New Roman" w:hAnsi="Times New Roman" w:cs="Times New Roman"/>
                    <w:sz w:val="24"/>
                    <w:szCs w:val="24"/>
                  </w:rPr>
                </w:rPrChange>
              </w:rPr>
              <w:pPrChange w:id="15948" w:author="Mohammad Nayeem Hasan" w:date="2023-01-21T14:56:00Z">
                <w:pPr>
                  <w:jc w:val="both"/>
                </w:pPr>
              </w:pPrChange>
            </w:pPr>
            <w:ins w:id="15949" w:author="Mohammad Nayeem Hasan" w:date="2023-01-21T00:39:00Z">
              <w:r w:rsidRPr="00C91A19">
                <w:rPr>
                  <w:rFonts w:ascii="Times New Roman" w:hAnsi="Times New Roman" w:cs="Times New Roman"/>
                  <w:sz w:val="20"/>
                  <w:szCs w:val="20"/>
                  <w:rPrChange w:id="15950" w:author="Mohammad Nayeem Hasan" w:date="2023-01-21T03:28:00Z">
                    <w:rPr>
                      <w:rFonts w:ascii="Times New Roman" w:hAnsi="Times New Roman" w:cs="Times New Roman"/>
                      <w:sz w:val="24"/>
                      <w:szCs w:val="24"/>
                    </w:rPr>
                  </w:rPrChange>
                </w:rPr>
                <w:t>Poorest</w:t>
              </w:r>
            </w:ins>
          </w:p>
        </w:tc>
        <w:tc>
          <w:tcPr>
            <w:tcW w:w="884" w:type="pct"/>
            <w:vAlign w:val="center"/>
            <w:tcPrChange w:id="15951" w:author="Mohammad Nayeem Hasan" w:date="2023-01-21T12:41:00Z">
              <w:tcPr>
                <w:tcW w:w="883" w:type="pct"/>
                <w:vAlign w:val="center"/>
              </w:tcPr>
            </w:tcPrChange>
          </w:tcPr>
          <w:p w14:paraId="618163CD" w14:textId="2CECFDDC" w:rsidR="001D6F0C" w:rsidRPr="00C91A19" w:rsidRDefault="001D6F0C" w:rsidP="001D6F0C">
            <w:pPr>
              <w:rPr>
                <w:ins w:id="15952" w:author="Mohammad Nayeem Hasan" w:date="2023-01-21T00:39:00Z"/>
                <w:rFonts w:ascii="Times New Roman" w:hAnsi="Times New Roman" w:cs="Times New Roman"/>
                <w:sz w:val="20"/>
                <w:szCs w:val="20"/>
                <w:rPrChange w:id="15953" w:author="Mohammad Nayeem Hasan" w:date="2023-01-21T03:28:00Z">
                  <w:rPr>
                    <w:ins w:id="15954" w:author="Mohammad Nayeem Hasan" w:date="2023-01-21T00:39:00Z"/>
                    <w:rFonts w:ascii="Times New Roman" w:hAnsi="Times New Roman" w:cs="Times New Roman"/>
                    <w:sz w:val="24"/>
                    <w:szCs w:val="24"/>
                  </w:rPr>
                </w:rPrChange>
              </w:rPr>
              <w:pPrChange w:id="15955" w:author="Mohammad Nayeem Hasan" w:date="2023-01-21T14:56:00Z">
                <w:pPr>
                  <w:jc w:val="both"/>
                </w:pPr>
              </w:pPrChange>
            </w:pPr>
            <w:ins w:id="15956" w:author="Mohammad Nayeem Hasan" w:date="2023-01-21T00:39:00Z">
              <w:r w:rsidRPr="00C91A19">
                <w:rPr>
                  <w:rFonts w:ascii="Times New Roman" w:hAnsi="Times New Roman" w:cs="Times New Roman"/>
                  <w:sz w:val="20"/>
                  <w:szCs w:val="20"/>
                  <w:rPrChange w:id="15957" w:author="Mohammad Nayeem Hasan" w:date="2023-01-21T03:28:00Z">
                    <w:rPr>
                      <w:rFonts w:ascii="Times New Roman" w:hAnsi="Times New Roman" w:cs="Times New Roman"/>
                      <w:sz w:val="24"/>
                      <w:szCs w:val="24"/>
                    </w:rPr>
                  </w:rPrChange>
                </w:rPr>
                <w:t>1.30</w:t>
              </w:r>
            </w:ins>
            <w:ins w:id="15958" w:author="Mohammad Nayeem Hasan" w:date="2023-01-21T03:47:00Z">
              <w:r>
                <w:rPr>
                  <w:rFonts w:ascii="Times New Roman" w:hAnsi="Times New Roman" w:cs="Times New Roman"/>
                  <w:sz w:val="20"/>
                  <w:szCs w:val="20"/>
                </w:rPr>
                <w:t xml:space="preserve"> (</w:t>
              </w:r>
              <w:r w:rsidRPr="00F13B5B">
                <w:rPr>
                  <w:rFonts w:ascii="Times New Roman" w:hAnsi="Times New Roman" w:cs="Times New Roman"/>
                  <w:sz w:val="20"/>
                  <w:szCs w:val="20"/>
                </w:rPr>
                <w:t>1.01, 1.65</w:t>
              </w:r>
              <w:r>
                <w:rPr>
                  <w:rFonts w:ascii="Times New Roman" w:hAnsi="Times New Roman" w:cs="Times New Roman"/>
                  <w:sz w:val="20"/>
                  <w:szCs w:val="20"/>
                </w:rPr>
                <w:t>)</w:t>
              </w:r>
            </w:ins>
          </w:p>
        </w:tc>
        <w:tc>
          <w:tcPr>
            <w:tcW w:w="529" w:type="pct"/>
            <w:vAlign w:val="center"/>
            <w:tcPrChange w:id="15959" w:author="Mohammad Nayeem Hasan" w:date="2023-01-21T12:41:00Z">
              <w:tcPr>
                <w:tcW w:w="529" w:type="pct"/>
                <w:gridSpan w:val="2"/>
                <w:vAlign w:val="center"/>
              </w:tcPr>
            </w:tcPrChange>
          </w:tcPr>
          <w:p w14:paraId="680C3CC5" w14:textId="77777777" w:rsidR="001D6F0C" w:rsidRPr="00C91A19" w:rsidRDefault="001D6F0C" w:rsidP="001D6F0C">
            <w:pPr>
              <w:rPr>
                <w:ins w:id="15960" w:author="Mohammad Nayeem Hasan" w:date="2023-01-21T00:39:00Z"/>
                <w:rFonts w:ascii="Times New Roman" w:hAnsi="Times New Roman" w:cs="Times New Roman"/>
                <w:b/>
                <w:bCs/>
                <w:sz w:val="20"/>
                <w:szCs w:val="20"/>
                <w:rPrChange w:id="15961" w:author="Mohammad Nayeem Hasan" w:date="2023-01-21T03:28:00Z">
                  <w:rPr>
                    <w:ins w:id="15962" w:author="Mohammad Nayeem Hasan" w:date="2023-01-21T00:39:00Z"/>
                    <w:rFonts w:ascii="Times New Roman" w:hAnsi="Times New Roman" w:cs="Times New Roman"/>
                    <w:b/>
                    <w:bCs/>
                    <w:sz w:val="24"/>
                    <w:szCs w:val="24"/>
                  </w:rPr>
                </w:rPrChange>
              </w:rPr>
              <w:pPrChange w:id="15963" w:author="Mohammad Nayeem Hasan" w:date="2023-01-21T14:56:00Z">
                <w:pPr>
                  <w:jc w:val="both"/>
                </w:pPr>
              </w:pPrChange>
            </w:pPr>
            <w:ins w:id="15964" w:author="Mohammad Nayeem Hasan" w:date="2023-01-21T00:39:00Z">
              <w:r w:rsidRPr="00C91A19">
                <w:rPr>
                  <w:rFonts w:ascii="Times New Roman" w:hAnsi="Times New Roman" w:cs="Times New Roman"/>
                  <w:b/>
                  <w:bCs/>
                  <w:sz w:val="20"/>
                  <w:szCs w:val="20"/>
                  <w:rPrChange w:id="15965" w:author="Mohammad Nayeem Hasan" w:date="2023-01-21T03:28:00Z">
                    <w:rPr>
                      <w:rFonts w:ascii="Times New Roman" w:hAnsi="Times New Roman" w:cs="Times New Roman"/>
                      <w:b/>
                      <w:bCs/>
                      <w:sz w:val="24"/>
                      <w:szCs w:val="24"/>
                    </w:rPr>
                  </w:rPrChange>
                </w:rPr>
                <w:t>0.038</w:t>
              </w:r>
            </w:ins>
          </w:p>
        </w:tc>
        <w:tc>
          <w:tcPr>
            <w:tcW w:w="914" w:type="pct"/>
            <w:vAlign w:val="center"/>
            <w:tcPrChange w:id="15966" w:author="Mohammad Nayeem Hasan" w:date="2023-01-21T12:41:00Z">
              <w:tcPr>
                <w:tcW w:w="770" w:type="pct"/>
                <w:gridSpan w:val="2"/>
                <w:vAlign w:val="center"/>
              </w:tcPr>
            </w:tcPrChange>
          </w:tcPr>
          <w:p w14:paraId="38843838" w14:textId="77777777" w:rsidR="001D6F0C" w:rsidRPr="00C91A19" w:rsidRDefault="001D6F0C" w:rsidP="001D6F0C">
            <w:pPr>
              <w:rPr>
                <w:ins w:id="15967" w:author="Mohammad Nayeem Hasan" w:date="2023-01-21T00:39:00Z"/>
                <w:rFonts w:ascii="Times New Roman" w:hAnsi="Times New Roman" w:cs="Times New Roman"/>
                <w:sz w:val="20"/>
                <w:szCs w:val="20"/>
                <w:rPrChange w:id="15968" w:author="Mohammad Nayeem Hasan" w:date="2023-01-21T03:28:00Z">
                  <w:rPr>
                    <w:ins w:id="15969" w:author="Mohammad Nayeem Hasan" w:date="2023-01-21T00:39:00Z"/>
                    <w:rFonts w:ascii="Times New Roman" w:hAnsi="Times New Roman" w:cs="Times New Roman"/>
                    <w:sz w:val="24"/>
                    <w:szCs w:val="24"/>
                  </w:rPr>
                </w:rPrChange>
              </w:rPr>
              <w:pPrChange w:id="15970" w:author="Mohammad Nayeem Hasan" w:date="2023-01-21T14:56:00Z">
                <w:pPr>
                  <w:jc w:val="both"/>
                </w:pPr>
              </w:pPrChange>
            </w:pPr>
            <w:ins w:id="15971" w:author="Mohammad Nayeem Hasan" w:date="2023-01-21T00:39:00Z">
              <w:r w:rsidRPr="00C91A19">
                <w:rPr>
                  <w:rFonts w:ascii="Times New Roman" w:hAnsi="Times New Roman" w:cs="Times New Roman"/>
                  <w:sz w:val="20"/>
                  <w:szCs w:val="20"/>
                  <w:rPrChange w:id="15972" w:author="Mohammad Nayeem Hasan" w:date="2023-01-21T03:28:00Z">
                    <w:rPr>
                      <w:rFonts w:ascii="Times New Roman" w:hAnsi="Times New Roman" w:cs="Times New Roman"/>
                      <w:sz w:val="24"/>
                      <w:szCs w:val="24"/>
                    </w:rPr>
                  </w:rPrChange>
                </w:rPr>
                <w:t>-</w:t>
              </w:r>
            </w:ins>
          </w:p>
        </w:tc>
        <w:tc>
          <w:tcPr>
            <w:tcW w:w="481" w:type="pct"/>
            <w:vAlign w:val="center"/>
            <w:tcPrChange w:id="15973" w:author="Mohammad Nayeem Hasan" w:date="2023-01-21T12:41:00Z">
              <w:tcPr>
                <w:tcW w:w="481" w:type="pct"/>
                <w:gridSpan w:val="2"/>
                <w:vAlign w:val="center"/>
              </w:tcPr>
            </w:tcPrChange>
          </w:tcPr>
          <w:p w14:paraId="5D4724D5" w14:textId="77777777" w:rsidR="001D6F0C" w:rsidRPr="00C91A19" w:rsidRDefault="001D6F0C" w:rsidP="001D6F0C">
            <w:pPr>
              <w:rPr>
                <w:ins w:id="15974" w:author="Mohammad Nayeem Hasan" w:date="2023-01-21T00:39:00Z"/>
                <w:rFonts w:ascii="Times New Roman" w:hAnsi="Times New Roman" w:cs="Times New Roman"/>
                <w:sz w:val="20"/>
                <w:szCs w:val="20"/>
                <w:rPrChange w:id="15975" w:author="Mohammad Nayeem Hasan" w:date="2023-01-21T03:28:00Z">
                  <w:rPr>
                    <w:ins w:id="15976" w:author="Mohammad Nayeem Hasan" w:date="2023-01-21T00:39:00Z"/>
                    <w:rFonts w:ascii="Times New Roman" w:hAnsi="Times New Roman" w:cs="Times New Roman"/>
                    <w:sz w:val="24"/>
                    <w:szCs w:val="24"/>
                  </w:rPr>
                </w:rPrChange>
              </w:rPr>
              <w:pPrChange w:id="15977" w:author="Mohammad Nayeem Hasan" w:date="2023-01-21T14:56:00Z">
                <w:pPr>
                  <w:jc w:val="both"/>
                </w:pPr>
              </w:pPrChange>
            </w:pPr>
            <w:ins w:id="15978" w:author="Mohammad Nayeem Hasan" w:date="2023-01-21T00:39:00Z">
              <w:r w:rsidRPr="00C91A19">
                <w:rPr>
                  <w:rFonts w:ascii="Times New Roman" w:hAnsi="Times New Roman" w:cs="Times New Roman"/>
                  <w:sz w:val="20"/>
                  <w:szCs w:val="20"/>
                  <w:rPrChange w:id="15979" w:author="Mohammad Nayeem Hasan" w:date="2023-01-21T03:28:00Z">
                    <w:rPr>
                      <w:rFonts w:ascii="Times New Roman" w:hAnsi="Times New Roman" w:cs="Times New Roman"/>
                      <w:sz w:val="24"/>
                      <w:szCs w:val="24"/>
                    </w:rPr>
                  </w:rPrChange>
                </w:rPr>
                <w:t>-</w:t>
              </w:r>
            </w:ins>
          </w:p>
        </w:tc>
        <w:tc>
          <w:tcPr>
            <w:tcW w:w="963" w:type="pct"/>
            <w:vAlign w:val="center"/>
            <w:tcPrChange w:id="15980" w:author="Mohammad Nayeem Hasan" w:date="2023-01-21T12:41:00Z">
              <w:tcPr>
                <w:tcW w:w="1169" w:type="pct"/>
                <w:gridSpan w:val="3"/>
                <w:vAlign w:val="center"/>
              </w:tcPr>
            </w:tcPrChange>
          </w:tcPr>
          <w:p w14:paraId="0D5CE74F" w14:textId="349E2D20" w:rsidR="001D6F0C" w:rsidRPr="00C91A19" w:rsidRDefault="001D6F0C" w:rsidP="001D6F0C">
            <w:pPr>
              <w:rPr>
                <w:ins w:id="15981" w:author="Mohammad Nayeem Hasan" w:date="2023-01-21T00:39:00Z"/>
                <w:rFonts w:ascii="Times New Roman" w:hAnsi="Times New Roman" w:cs="Times New Roman"/>
                <w:sz w:val="20"/>
                <w:szCs w:val="20"/>
                <w:rPrChange w:id="15982" w:author="Mohammad Nayeem Hasan" w:date="2023-01-21T03:28:00Z">
                  <w:rPr>
                    <w:ins w:id="15983" w:author="Mohammad Nayeem Hasan" w:date="2023-01-21T00:39:00Z"/>
                    <w:rFonts w:ascii="Times New Roman" w:hAnsi="Times New Roman" w:cs="Times New Roman"/>
                    <w:sz w:val="24"/>
                    <w:szCs w:val="24"/>
                  </w:rPr>
                </w:rPrChange>
              </w:rPr>
              <w:pPrChange w:id="15984" w:author="Mohammad Nayeem Hasan" w:date="2023-01-21T14:56:00Z">
                <w:pPr>
                  <w:jc w:val="both"/>
                </w:pPr>
              </w:pPrChange>
            </w:pPr>
            <w:ins w:id="15985" w:author="Mohammad Nayeem Hasan" w:date="2023-01-21T00:39:00Z">
              <w:r w:rsidRPr="00C91A19">
                <w:rPr>
                  <w:rFonts w:ascii="Times New Roman" w:hAnsi="Times New Roman" w:cs="Times New Roman"/>
                  <w:sz w:val="20"/>
                  <w:szCs w:val="20"/>
                  <w:rPrChange w:id="15986" w:author="Mohammad Nayeem Hasan" w:date="2023-01-21T03:28:00Z">
                    <w:rPr>
                      <w:rFonts w:ascii="Times New Roman" w:hAnsi="Times New Roman" w:cs="Times New Roman"/>
                      <w:sz w:val="24"/>
                      <w:szCs w:val="24"/>
                    </w:rPr>
                  </w:rPrChange>
                </w:rPr>
                <w:t>1.</w:t>
              </w:r>
            </w:ins>
            <w:ins w:id="15987" w:author="Mohammad Nayeem Hasan" w:date="2023-01-27T21:59:00Z">
              <w:r w:rsidR="00A736BB">
                <w:rPr>
                  <w:rFonts w:ascii="Times New Roman" w:hAnsi="Times New Roman" w:cs="Times New Roman"/>
                  <w:sz w:val="20"/>
                  <w:szCs w:val="20"/>
                </w:rPr>
                <w:t>1</w:t>
              </w:r>
            </w:ins>
            <w:ins w:id="15988" w:author="Mohammad Nayeem Hasan" w:date="2023-01-21T00:39:00Z">
              <w:r w:rsidRPr="00C91A19">
                <w:rPr>
                  <w:rFonts w:ascii="Times New Roman" w:hAnsi="Times New Roman" w:cs="Times New Roman"/>
                  <w:sz w:val="20"/>
                  <w:szCs w:val="20"/>
                  <w:rPrChange w:id="15989" w:author="Mohammad Nayeem Hasan" w:date="2023-01-21T03:28:00Z">
                    <w:rPr>
                      <w:rFonts w:ascii="Times New Roman" w:hAnsi="Times New Roman" w:cs="Times New Roman"/>
                      <w:sz w:val="24"/>
                      <w:szCs w:val="24"/>
                    </w:rPr>
                  </w:rPrChange>
                </w:rPr>
                <w:t>4</w:t>
              </w:r>
            </w:ins>
            <w:ins w:id="15990" w:author="Mohammad Nayeem Hasan" w:date="2023-01-21T04:01:00Z">
              <w:r>
                <w:rPr>
                  <w:rFonts w:ascii="Times New Roman" w:hAnsi="Times New Roman" w:cs="Times New Roman"/>
                  <w:sz w:val="20"/>
                  <w:szCs w:val="20"/>
                </w:rPr>
                <w:t xml:space="preserve"> (</w:t>
              </w:r>
              <w:r w:rsidRPr="00F13B5B">
                <w:rPr>
                  <w:rFonts w:ascii="Times New Roman" w:hAnsi="Times New Roman" w:cs="Times New Roman"/>
                  <w:sz w:val="20"/>
                  <w:szCs w:val="20"/>
                </w:rPr>
                <w:t>0.90, 1.44</w:t>
              </w:r>
              <w:r>
                <w:rPr>
                  <w:rFonts w:ascii="Times New Roman" w:hAnsi="Times New Roman" w:cs="Times New Roman"/>
                  <w:sz w:val="20"/>
                  <w:szCs w:val="20"/>
                </w:rPr>
                <w:t>)</w:t>
              </w:r>
            </w:ins>
          </w:p>
        </w:tc>
        <w:tc>
          <w:tcPr>
            <w:tcW w:w="478" w:type="pct"/>
            <w:vAlign w:val="center"/>
            <w:tcPrChange w:id="15991" w:author="Mohammad Nayeem Hasan" w:date="2023-01-21T12:41:00Z">
              <w:tcPr>
                <w:tcW w:w="417" w:type="pct"/>
                <w:vAlign w:val="center"/>
              </w:tcPr>
            </w:tcPrChange>
          </w:tcPr>
          <w:p w14:paraId="0497354B" w14:textId="77777777" w:rsidR="001D6F0C" w:rsidRPr="00C91A19" w:rsidRDefault="001D6F0C" w:rsidP="001D6F0C">
            <w:pPr>
              <w:rPr>
                <w:ins w:id="15992" w:author="Mohammad Nayeem Hasan" w:date="2023-01-21T00:39:00Z"/>
                <w:rFonts w:ascii="Times New Roman" w:hAnsi="Times New Roman" w:cs="Times New Roman"/>
                <w:sz w:val="20"/>
                <w:szCs w:val="20"/>
                <w:rPrChange w:id="15993" w:author="Mohammad Nayeem Hasan" w:date="2023-01-21T03:28:00Z">
                  <w:rPr>
                    <w:ins w:id="15994" w:author="Mohammad Nayeem Hasan" w:date="2023-01-21T00:39:00Z"/>
                    <w:rFonts w:ascii="Times New Roman" w:hAnsi="Times New Roman" w:cs="Times New Roman"/>
                    <w:sz w:val="24"/>
                    <w:szCs w:val="24"/>
                  </w:rPr>
                </w:rPrChange>
              </w:rPr>
              <w:pPrChange w:id="15995" w:author="Mohammad Nayeem Hasan" w:date="2023-01-21T14:56:00Z">
                <w:pPr>
                  <w:jc w:val="both"/>
                </w:pPr>
              </w:pPrChange>
            </w:pPr>
            <w:ins w:id="15996" w:author="Mohammad Nayeem Hasan" w:date="2023-01-21T00:39:00Z">
              <w:r w:rsidRPr="00C91A19">
                <w:rPr>
                  <w:rFonts w:ascii="Times New Roman" w:hAnsi="Times New Roman" w:cs="Times New Roman"/>
                  <w:sz w:val="20"/>
                  <w:szCs w:val="20"/>
                  <w:rPrChange w:id="15997" w:author="Mohammad Nayeem Hasan" w:date="2023-01-21T03:28:00Z">
                    <w:rPr>
                      <w:rFonts w:ascii="Times New Roman" w:hAnsi="Times New Roman" w:cs="Times New Roman"/>
                      <w:sz w:val="24"/>
                      <w:szCs w:val="24"/>
                    </w:rPr>
                  </w:rPrChange>
                </w:rPr>
                <w:t>0.277</w:t>
              </w:r>
            </w:ins>
          </w:p>
        </w:tc>
      </w:tr>
      <w:tr w:rsidR="001D6F0C" w:rsidRPr="00786204" w14:paraId="10008183" w14:textId="77777777" w:rsidTr="00A67133">
        <w:trPr>
          <w:trHeight w:val="250"/>
          <w:jc w:val="center"/>
          <w:ins w:id="15998" w:author="Mohammad Nayeem Hasan" w:date="2023-01-21T00:39:00Z"/>
          <w:trPrChange w:id="15999" w:author="Mohammad Nayeem Hasan" w:date="2023-01-21T12:41:00Z">
            <w:trPr>
              <w:trHeight w:val="250"/>
              <w:jc w:val="center"/>
            </w:trPr>
          </w:trPrChange>
        </w:trPr>
        <w:tc>
          <w:tcPr>
            <w:tcW w:w="751" w:type="pct"/>
            <w:vAlign w:val="center"/>
            <w:tcPrChange w:id="16000" w:author="Mohammad Nayeem Hasan" w:date="2023-01-21T12:41:00Z">
              <w:tcPr>
                <w:tcW w:w="751" w:type="pct"/>
                <w:vAlign w:val="center"/>
              </w:tcPr>
            </w:tcPrChange>
          </w:tcPr>
          <w:p w14:paraId="45A556CA" w14:textId="77777777" w:rsidR="001D6F0C" w:rsidRPr="00C91A19" w:rsidRDefault="001D6F0C" w:rsidP="001D6F0C">
            <w:pPr>
              <w:rPr>
                <w:ins w:id="16001" w:author="Mohammad Nayeem Hasan" w:date="2023-01-21T00:39:00Z"/>
                <w:rFonts w:ascii="Times New Roman" w:hAnsi="Times New Roman" w:cs="Times New Roman"/>
                <w:sz w:val="20"/>
                <w:szCs w:val="20"/>
                <w:rPrChange w:id="16002" w:author="Mohammad Nayeem Hasan" w:date="2023-01-21T03:28:00Z">
                  <w:rPr>
                    <w:ins w:id="16003" w:author="Mohammad Nayeem Hasan" w:date="2023-01-21T00:39:00Z"/>
                    <w:rFonts w:ascii="Times New Roman" w:hAnsi="Times New Roman" w:cs="Times New Roman"/>
                    <w:sz w:val="24"/>
                    <w:szCs w:val="24"/>
                  </w:rPr>
                </w:rPrChange>
              </w:rPr>
              <w:pPrChange w:id="16004" w:author="Mohammad Nayeem Hasan" w:date="2023-01-21T14:56:00Z">
                <w:pPr>
                  <w:jc w:val="both"/>
                </w:pPr>
              </w:pPrChange>
            </w:pPr>
            <w:ins w:id="16005" w:author="Mohammad Nayeem Hasan" w:date="2023-01-21T00:39:00Z">
              <w:r w:rsidRPr="00C91A19">
                <w:rPr>
                  <w:rFonts w:ascii="Times New Roman" w:hAnsi="Times New Roman" w:cs="Times New Roman"/>
                  <w:sz w:val="20"/>
                  <w:szCs w:val="20"/>
                  <w:rPrChange w:id="16006" w:author="Mohammad Nayeem Hasan" w:date="2023-01-21T03:28:00Z">
                    <w:rPr>
                      <w:rFonts w:ascii="Times New Roman" w:hAnsi="Times New Roman" w:cs="Times New Roman"/>
                      <w:sz w:val="24"/>
                      <w:szCs w:val="24"/>
                    </w:rPr>
                  </w:rPrChange>
                </w:rPr>
                <w:t>Second</w:t>
              </w:r>
            </w:ins>
          </w:p>
        </w:tc>
        <w:tc>
          <w:tcPr>
            <w:tcW w:w="884" w:type="pct"/>
            <w:vAlign w:val="center"/>
            <w:tcPrChange w:id="16007" w:author="Mohammad Nayeem Hasan" w:date="2023-01-21T12:41:00Z">
              <w:tcPr>
                <w:tcW w:w="883" w:type="pct"/>
                <w:vAlign w:val="center"/>
              </w:tcPr>
            </w:tcPrChange>
          </w:tcPr>
          <w:p w14:paraId="72FF5042" w14:textId="50DF5EE0" w:rsidR="001D6F0C" w:rsidRPr="00C91A19" w:rsidRDefault="001D6F0C" w:rsidP="001D6F0C">
            <w:pPr>
              <w:rPr>
                <w:ins w:id="16008" w:author="Mohammad Nayeem Hasan" w:date="2023-01-21T00:39:00Z"/>
                <w:rFonts w:ascii="Times New Roman" w:hAnsi="Times New Roman" w:cs="Times New Roman"/>
                <w:sz w:val="20"/>
                <w:szCs w:val="20"/>
                <w:rPrChange w:id="16009" w:author="Mohammad Nayeem Hasan" w:date="2023-01-21T03:28:00Z">
                  <w:rPr>
                    <w:ins w:id="16010" w:author="Mohammad Nayeem Hasan" w:date="2023-01-21T00:39:00Z"/>
                    <w:rFonts w:ascii="Times New Roman" w:hAnsi="Times New Roman" w:cs="Times New Roman"/>
                    <w:sz w:val="24"/>
                    <w:szCs w:val="24"/>
                  </w:rPr>
                </w:rPrChange>
              </w:rPr>
              <w:pPrChange w:id="16011" w:author="Mohammad Nayeem Hasan" w:date="2023-01-21T14:56:00Z">
                <w:pPr>
                  <w:jc w:val="both"/>
                </w:pPr>
              </w:pPrChange>
            </w:pPr>
            <w:ins w:id="16012" w:author="Mohammad Nayeem Hasan" w:date="2023-01-21T00:39:00Z">
              <w:r w:rsidRPr="00C91A19">
                <w:rPr>
                  <w:rFonts w:ascii="Times New Roman" w:hAnsi="Times New Roman" w:cs="Times New Roman"/>
                  <w:sz w:val="20"/>
                  <w:szCs w:val="20"/>
                  <w:rPrChange w:id="16013" w:author="Mohammad Nayeem Hasan" w:date="2023-01-21T03:28:00Z">
                    <w:rPr>
                      <w:rFonts w:ascii="Times New Roman" w:hAnsi="Times New Roman" w:cs="Times New Roman"/>
                      <w:sz w:val="24"/>
                      <w:szCs w:val="24"/>
                    </w:rPr>
                  </w:rPrChange>
                </w:rPr>
                <w:t>1.13</w:t>
              </w:r>
            </w:ins>
            <w:ins w:id="16014" w:author="Mohammad Nayeem Hasan" w:date="2023-01-21T03:47:00Z">
              <w:r>
                <w:rPr>
                  <w:rFonts w:ascii="Times New Roman" w:hAnsi="Times New Roman" w:cs="Times New Roman"/>
                  <w:sz w:val="20"/>
                  <w:szCs w:val="20"/>
                </w:rPr>
                <w:t xml:space="preserve"> (</w:t>
              </w:r>
              <w:r w:rsidRPr="00F13B5B">
                <w:rPr>
                  <w:rFonts w:ascii="Times New Roman" w:hAnsi="Times New Roman" w:cs="Times New Roman"/>
                  <w:sz w:val="20"/>
                  <w:szCs w:val="20"/>
                </w:rPr>
                <w:t>0.89, 1.44</w:t>
              </w:r>
              <w:r>
                <w:rPr>
                  <w:rFonts w:ascii="Times New Roman" w:hAnsi="Times New Roman" w:cs="Times New Roman"/>
                  <w:sz w:val="20"/>
                  <w:szCs w:val="20"/>
                </w:rPr>
                <w:t>)</w:t>
              </w:r>
            </w:ins>
          </w:p>
        </w:tc>
        <w:tc>
          <w:tcPr>
            <w:tcW w:w="529" w:type="pct"/>
            <w:vAlign w:val="center"/>
            <w:tcPrChange w:id="16015" w:author="Mohammad Nayeem Hasan" w:date="2023-01-21T12:41:00Z">
              <w:tcPr>
                <w:tcW w:w="529" w:type="pct"/>
                <w:gridSpan w:val="2"/>
                <w:vAlign w:val="center"/>
              </w:tcPr>
            </w:tcPrChange>
          </w:tcPr>
          <w:p w14:paraId="4D19449E" w14:textId="77777777" w:rsidR="001D6F0C" w:rsidRPr="00C91A19" w:rsidRDefault="001D6F0C" w:rsidP="001D6F0C">
            <w:pPr>
              <w:rPr>
                <w:ins w:id="16016" w:author="Mohammad Nayeem Hasan" w:date="2023-01-21T00:39:00Z"/>
                <w:rFonts w:ascii="Times New Roman" w:hAnsi="Times New Roman" w:cs="Times New Roman"/>
                <w:sz w:val="20"/>
                <w:szCs w:val="20"/>
                <w:rPrChange w:id="16017" w:author="Mohammad Nayeem Hasan" w:date="2023-01-21T03:28:00Z">
                  <w:rPr>
                    <w:ins w:id="16018" w:author="Mohammad Nayeem Hasan" w:date="2023-01-21T00:39:00Z"/>
                    <w:rFonts w:ascii="Times New Roman" w:hAnsi="Times New Roman" w:cs="Times New Roman"/>
                    <w:sz w:val="24"/>
                    <w:szCs w:val="24"/>
                  </w:rPr>
                </w:rPrChange>
              </w:rPr>
              <w:pPrChange w:id="16019" w:author="Mohammad Nayeem Hasan" w:date="2023-01-21T14:56:00Z">
                <w:pPr>
                  <w:jc w:val="both"/>
                </w:pPr>
              </w:pPrChange>
            </w:pPr>
            <w:ins w:id="16020" w:author="Mohammad Nayeem Hasan" w:date="2023-01-21T00:39:00Z">
              <w:r w:rsidRPr="00C91A19">
                <w:rPr>
                  <w:rFonts w:ascii="Times New Roman" w:hAnsi="Times New Roman" w:cs="Times New Roman"/>
                  <w:sz w:val="20"/>
                  <w:szCs w:val="20"/>
                  <w:rPrChange w:id="16021" w:author="Mohammad Nayeem Hasan" w:date="2023-01-21T03:28:00Z">
                    <w:rPr>
                      <w:rFonts w:ascii="Times New Roman" w:hAnsi="Times New Roman" w:cs="Times New Roman"/>
                      <w:sz w:val="24"/>
                      <w:szCs w:val="24"/>
                    </w:rPr>
                  </w:rPrChange>
                </w:rPr>
                <w:t>0.325</w:t>
              </w:r>
            </w:ins>
          </w:p>
        </w:tc>
        <w:tc>
          <w:tcPr>
            <w:tcW w:w="914" w:type="pct"/>
            <w:vAlign w:val="center"/>
            <w:tcPrChange w:id="16022" w:author="Mohammad Nayeem Hasan" w:date="2023-01-21T12:41:00Z">
              <w:tcPr>
                <w:tcW w:w="770" w:type="pct"/>
                <w:gridSpan w:val="2"/>
                <w:vAlign w:val="center"/>
              </w:tcPr>
            </w:tcPrChange>
          </w:tcPr>
          <w:p w14:paraId="5D6A4281" w14:textId="77777777" w:rsidR="001D6F0C" w:rsidRPr="00C91A19" w:rsidRDefault="001D6F0C" w:rsidP="001D6F0C">
            <w:pPr>
              <w:rPr>
                <w:ins w:id="16023" w:author="Mohammad Nayeem Hasan" w:date="2023-01-21T00:39:00Z"/>
                <w:rFonts w:ascii="Times New Roman" w:hAnsi="Times New Roman" w:cs="Times New Roman"/>
                <w:sz w:val="20"/>
                <w:szCs w:val="20"/>
                <w:rPrChange w:id="16024" w:author="Mohammad Nayeem Hasan" w:date="2023-01-21T03:28:00Z">
                  <w:rPr>
                    <w:ins w:id="16025" w:author="Mohammad Nayeem Hasan" w:date="2023-01-21T00:39:00Z"/>
                    <w:rFonts w:ascii="Times New Roman" w:hAnsi="Times New Roman" w:cs="Times New Roman"/>
                    <w:sz w:val="24"/>
                    <w:szCs w:val="24"/>
                  </w:rPr>
                </w:rPrChange>
              </w:rPr>
              <w:pPrChange w:id="16026" w:author="Mohammad Nayeem Hasan" w:date="2023-01-21T14:56:00Z">
                <w:pPr>
                  <w:jc w:val="both"/>
                </w:pPr>
              </w:pPrChange>
            </w:pPr>
            <w:ins w:id="16027" w:author="Mohammad Nayeem Hasan" w:date="2023-01-21T00:39:00Z">
              <w:r w:rsidRPr="00C91A19">
                <w:rPr>
                  <w:rFonts w:ascii="Times New Roman" w:hAnsi="Times New Roman" w:cs="Times New Roman"/>
                  <w:sz w:val="20"/>
                  <w:szCs w:val="20"/>
                  <w:rPrChange w:id="16028" w:author="Mohammad Nayeem Hasan" w:date="2023-01-21T03:28:00Z">
                    <w:rPr>
                      <w:rFonts w:ascii="Times New Roman" w:hAnsi="Times New Roman" w:cs="Times New Roman"/>
                      <w:sz w:val="24"/>
                      <w:szCs w:val="24"/>
                    </w:rPr>
                  </w:rPrChange>
                </w:rPr>
                <w:t>-</w:t>
              </w:r>
            </w:ins>
          </w:p>
        </w:tc>
        <w:tc>
          <w:tcPr>
            <w:tcW w:w="481" w:type="pct"/>
            <w:vAlign w:val="center"/>
            <w:tcPrChange w:id="16029" w:author="Mohammad Nayeem Hasan" w:date="2023-01-21T12:41:00Z">
              <w:tcPr>
                <w:tcW w:w="481" w:type="pct"/>
                <w:gridSpan w:val="2"/>
                <w:vAlign w:val="center"/>
              </w:tcPr>
            </w:tcPrChange>
          </w:tcPr>
          <w:p w14:paraId="482A382A" w14:textId="77777777" w:rsidR="001D6F0C" w:rsidRPr="00C91A19" w:rsidRDefault="001D6F0C" w:rsidP="001D6F0C">
            <w:pPr>
              <w:rPr>
                <w:ins w:id="16030" w:author="Mohammad Nayeem Hasan" w:date="2023-01-21T00:39:00Z"/>
                <w:rFonts w:ascii="Times New Roman" w:hAnsi="Times New Roman" w:cs="Times New Roman"/>
                <w:sz w:val="20"/>
                <w:szCs w:val="20"/>
                <w:rPrChange w:id="16031" w:author="Mohammad Nayeem Hasan" w:date="2023-01-21T03:28:00Z">
                  <w:rPr>
                    <w:ins w:id="16032" w:author="Mohammad Nayeem Hasan" w:date="2023-01-21T00:39:00Z"/>
                    <w:rFonts w:ascii="Times New Roman" w:hAnsi="Times New Roman" w:cs="Times New Roman"/>
                    <w:sz w:val="24"/>
                    <w:szCs w:val="24"/>
                  </w:rPr>
                </w:rPrChange>
              </w:rPr>
              <w:pPrChange w:id="16033" w:author="Mohammad Nayeem Hasan" w:date="2023-01-21T14:56:00Z">
                <w:pPr>
                  <w:jc w:val="both"/>
                </w:pPr>
              </w:pPrChange>
            </w:pPr>
            <w:ins w:id="16034" w:author="Mohammad Nayeem Hasan" w:date="2023-01-21T00:39:00Z">
              <w:r w:rsidRPr="00C91A19">
                <w:rPr>
                  <w:rFonts w:ascii="Times New Roman" w:hAnsi="Times New Roman" w:cs="Times New Roman"/>
                  <w:sz w:val="20"/>
                  <w:szCs w:val="20"/>
                  <w:rPrChange w:id="16035" w:author="Mohammad Nayeem Hasan" w:date="2023-01-21T03:28:00Z">
                    <w:rPr>
                      <w:rFonts w:ascii="Times New Roman" w:hAnsi="Times New Roman" w:cs="Times New Roman"/>
                      <w:sz w:val="24"/>
                      <w:szCs w:val="24"/>
                    </w:rPr>
                  </w:rPrChange>
                </w:rPr>
                <w:t>-</w:t>
              </w:r>
            </w:ins>
          </w:p>
        </w:tc>
        <w:tc>
          <w:tcPr>
            <w:tcW w:w="963" w:type="pct"/>
            <w:vAlign w:val="center"/>
            <w:tcPrChange w:id="16036" w:author="Mohammad Nayeem Hasan" w:date="2023-01-21T12:41:00Z">
              <w:tcPr>
                <w:tcW w:w="1169" w:type="pct"/>
                <w:gridSpan w:val="3"/>
                <w:vAlign w:val="center"/>
              </w:tcPr>
            </w:tcPrChange>
          </w:tcPr>
          <w:p w14:paraId="16B96F76" w14:textId="4B4D9F11" w:rsidR="001D6F0C" w:rsidRPr="00C91A19" w:rsidRDefault="001D6F0C" w:rsidP="001D6F0C">
            <w:pPr>
              <w:rPr>
                <w:ins w:id="16037" w:author="Mohammad Nayeem Hasan" w:date="2023-01-21T00:39:00Z"/>
                <w:rFonts w:ascii="Times New Roman" w:hAnsi="Times New Roman" w:cs="Times New Roman"/>
                <w:sz w:val="20"/>
                <w:szCs w:val="20"/>
                <w:rPrChange w:id="16038" w:author="Mohammad Nayeem Hasan" w:date="2023-01-21T03:28:00Z">
                  <w:rPr>
                    <w:ins w:id="16039" w:author="Mohammad Nayeem Hasan" w:date="2023-01-21T00:39:00Z"/>
                    <w:rFonts w:ascii="Times New Roman" w:hAnsi="Times New Roman" w:cs="Times New Roman"/>
                    <w:sz w:val="24"/>
                    <w:szCs w:val="24"/>
                  </w:rPr>
                </w:rPrChange>
              </w:rPr>
              <w:pPrChange w:id="16040" w:author="Mohammad Nayeem Hasan" w:date="2023-01-21T14:56:00Z">
                <w:pPr>
                  <w:jc w:val="both"/>
                </w:pPr>
              </w:pPrChange>
            </w:pPr>
            <w:ins w:id="16041" w:author="Mohammad Nayeem Hasan" w:date="2023-01-21T00:39:00Z">
              <w:r w:rsidRPr="00C91A19">
                <w:rPr>
                  <w:rFonts w:ascii="Times New Roman" w:hAnsi="Times New Roman" w:cs="Times New Roman"/>
                  <w:sz w:val="20"/>
                  <w:szCs w:val="20"/>
                  <w:rPrChange w:id="16042" w:author="Mohammad Nayeem Hasan" w:date="2023-01-21T03:28:00Z">
                    <w:rPr>
                      <w:rFonts w:ascii="Times New Roman" w:hAnsi="Times New Roman" w:cs="Times New Roman"/>
                      <w:sz w:val="24"/>
                      <w:szCs w:val="24"/>
                    </w:rPr>
                  </w:rPrChange>
                </w:rPr>
                <w:t>1.32</w:t>
              </w:r>
            </w:ins>
            <w:ins w:id="16043" w:author="Mohammad Nayeem Hasan" w:date="2023-01-21T04:01:00Z">
              <w:r>
                <w:rPr>
                  <w:rFonts w:ascii="Times New Roman" w:hAnsi="Times New Roman" w:cs="Times New Roman"/>
                  <w:sz w:val="20"/>
                  <w:szCs w:val="20"/>
                </w:rPr>
                <w:t xml:space="preserve"> (</w:t>
              </w:r>
              <w:r w:rsidRPr="00F13B5B">
                <w:rPr>
                  <w:rFonts w:ascii="Times New Roman" w:hAnsi="Times New Roman" w:cs="Times New Roman"/>
                  <w:sz w:val="20"/>
                  <w:szCs w:val="20"/>
                </w:rPr>
                <w:t>1.04, 1.66</w:t>
              </w:r>
              <w:r>
                <w:rPr>
                  <w:rFonts w:ascii="Times New Roman" w:hAnsi="Times New Roman" w:cs="Times New Roman"/>
                  <w:sz w:val="20"/>
                  <w:szCs w:val="20"/>
                </w:rPr>
                <w:t>)</w:t>
              </w:r>
            </w:ins>
          </w:p>
        </w:tc>
        <w:tc>
          <w:tcPr>
            <w:tcW w:w="478" w:type="pct"/>
            <w:vAlign w:val="center"/>
            <w:tcPrChange w:id="16044" w:author="Mohammad Nayeem Hasan" w:date="2023-01-21T12:41:00Z">
              <w:tcPr>
                <w:tcW w:w="417" w:type="pct"/>
                <w:vAlign w:val="center"/>
              </w:tcPr>
            </w:tcPrChange>
          </w:tcPr>
          <w:p w14:paraId="0B6AF268" w14:textId="77777777" w:rsidR="001D6F0C" w:rsidRPr="00C91A19" w:rsidRDefault="001D6F0C" w:rsidP="001D6F0C">
            <w:pPr>
              <w:rPr>
                <w:ins w:id="16045" w:author="Mohammad Nayeem Hasan" w:date="2023-01-21T00:39:00Z"/>
                <w:rFonts w:ascii="Times New Roman" w:hAnsi="Times New Roman" w:cs="Times New Roman"/>
                <w:b/>
                <w:bCs/>
                <w:sz w:val="20"/>
                <w:szCs w:val="20"/>
                <w:rPrChange w:id="16046" w:author="Mohammad Nayeem Hasan" w:date="2023-01-21T03:28:00Z">
                  <w:rPr>
                    <w:ins w:id="16047" w:author="Mohammad Nayeem Hasan" w:date="2023-01-21T00:39:00Z"/>
                    <w:rFonts w:ascii="Times New Roman" w:hAnsi="Times New Roman" w:cs="Times New Roman"/>
                    <w:b/>
                    <w:bCs/>
                    <w:sz w:val="24"/>
                    <w:szCs w:val="24"/>
                  </w:rPr>
                </w:rPrChange>
              </w:rPr>
              <w:pPrChange w:id="16048" w:author="Mohammad Nayeem Hasan" w:date="2023-01-21T14:56:00Z">
                <w:pPr>
                  <w:jc w:val="both"/>
                </w:pPr>
              </w:pPrChange>
            </w:pPr>
            <w:ins w:id="16049" w:author="Mohammad Nayeem Hasan" w:date="2023-01-21T00:39:00Z">
              <w:r w:rsidRPr="00C91A19">
                <w:rPr>
                  <w:rFonts w:ascii="Times New Roman" w:hAnsi="Times New Roman" w:cs="Times New Roman"/>
                  <w:b/>
                  <w:bCs/>
                  <w:sz w:val="20"/>
                  <w:szCs w:val="20"/>
                  <w:rPrChange w:id="16050" w:author="Mohammad Nayeem Hasan" w:date="2023-01-21T03:28:00Z">
                    <w:rPr>
                      <w:rFonts w:ascii="Times New Roman" w:hAnsi="Times New Roman" w:cs="Times New Roman"/>
                      <w:b/>
                      <w:bCs/>
                      <w:sz w:val="24"/>
                      <w:szCs w:val="24"/>
                    </w:rPr>
                  </w:rPrChange>
                </w:rPr>
                <w:t>0.020</w:t>
              </w:r>
            </w:ins>
          </w:p>
        </w:tc>
      </w:tr>
      <w:tr w:rsidR="001D6F0C" w:rsidRPr="00786204" w14:paraId="6E84DC9A" w14:textId="77777777" w:rsidTr="00A67133">
        <w:trPr>
          <w:trHeight w:val="138"/>
          <w:jc w:val="center"/>
          <w:ins w:id="16051" w:author="Mohammad Nayeem Hasan" w:date="2023-01-21T00:39:00Z"/>
          <w:trPrChange w:id="16052" w:author="Mohammad Nayeem Hasan" w:date="2023-01-21T12:41:00Z">
            <w:trPr>
              <w:trHeight w:val="138"/>
              <w:jc w:val="center"/>
            </w:trPr>
          </w:trPrChange>
        </w:trPr>
        <w:tc>
          <w:tcPr>
            <w:tcW w:w="751" w:type="pct"/>
            <w:vAlign w:val="center"/>
            <w:tcPrChange w:id="16053" w:author="Mohammad Nayeem Hasan" w:date="2023-01-21T12:41:00Z">
              <w:tcPr>
                <w:tcW w:w="751" w:type="pct"/>
                <w:vAlign w:val="center"/>
              </w:tcPr>
            </w:tcPrChange>
          </w:tcPr>
          <w:p w14:paraId="205F61F4" w14:textId="77777777" w:rsidR="001D6F0C" w:rsidRPr="00C91A19" w:rsidRDefault="001D6F0C" w:rsidP="001D6F0C">
            <w:pPr>
              <w:rPr>
                <w:ins w:id="16054" w:author="Mohammad Nayeem Hasan" w:date="2023-01-21T00:39:00Z"/>
                <w:rFonts w:ascii="Times New Roman" w:hAnsi="Times New Roman" w:cs="Times New Roman"/>
                <w:sz w:val="20"/>
                <w:szCs w:val="20"/>
                <w:rPrChange w:id="16055" w:author="Mohammad Nayeem Hasan" w:date="2023-01-21T03:28:00Z">
                  <w:rPr>
                    <w:ins w:id="16056" w:author="Mohammad Nayeem Hasan" w:date="2023-01-21T00:39:00Z"/>
                    <w:rFonts w:ascii="Times New Roman" w:hAnsi="Times New Roman" w:cs="Times New Roman"/>
                    <w:sz w:val="24"/>
                    <w:szCs w:val="24"/>
                  </w:rPr>
                </w:rPrChange>
              </w:rPr>
              <w:pPrChange w:id="16057" w:author="Mohammad Nayeem Hasan" w:date="2023-01-21T14:56:00Z">
                <w:pPr>
                  <w:jc w:val="both"/>
                </w:pPr>
              </w:pPrChange>
            </w:pPr>
            <w:ins w:id="16058" w:author="Mohammad Nayeem Hasan" w:date="2023-01-21T00:39:00Z">
              <w:r w:rsidRPr="00C91A19">
                <w:rPr>
                  <w:rFonts w:ascii="Times New Roman" w:hAnsi="Times New Roman" w:cs="Times New Roman"/>
                  <w:sz w:val="20"/>
                  <w:szCs w:val="20"/>
                  <w:rPrChange w:id="16059" w:author="Mohammad Nayeem Hasan" w:date="2023-01-21T03:28:00Z">
                    <w:rPr>
                      <w:rFonts w:ascii="Times New Roman" w:hAnsi="Times New Roman" w:cs="Times New Roman"/>
                      <w:sz w:val="24"/>
                      <w:szCs w:val="24"/>
                    </w:rPr>
                  </w:rPrChange>
                </w:rPr>
                <w:t>Middle</w:t>
              </w:r>
            </w:ins>
          </w:p>
        </w:tc>
        <w:tc>
          <w:tcPr>
            <w:tcW w:w="884" w:type="pct"/>
            <w:vAlign w:val="center"/>
            <w:tcPrChange w:id="16060" w:author="Mohammad Nayeem Hasan" w:date="2023-01-21T12:41:00Z">
              <w:tcPr>
                <w:tcW w:w="883" w:type="pct"/>
                <w:vAlign w:val="center"/>
              </w:tcPr>
            </w:tcPrChange>
          </w:tcPr>
          <w:p w14:paraId="063D902E" w14:textId="3DAD0989" w:rsidR="001D6F0C" w:rsidRPr="00C91A19" w:rsidRDefault="001D6F0C" w:rsidP="001D6F0C">
            <w:pPr>
              <w:rPr>
                <w:ins w:id="16061" w:author="Mohammad Nayeem Hasan" w:date="2023-01-21T00:39:00Z"/>
                <w:rFonts w:ascii="Times New Roman" w:hAnsi="Times New Roman" w:cs="Times New Roman"/>
                <w:sz w:val="20"/>
                <w:szCs w:val="20"/>
                <w:rPrChange w:id="16062" w:author="Mohammad Nayeem Hasan" w:date="2023-01-21T03:28:00Z">
                  <w:rPr>
                    <w:ins w:id="16063" w:author="Mohammad Nayeem Hasan" w:date="2023-01-21T00:39:00Z"/>
                    <w:rFonts w:ascii="Times New Roman" w:hAnsi="Times New Roman" w:cs="Times New Roman"/>
                    <w:sz w:val="24"/>
                    <w:szCs w:val="24"/>
                  </w:rPr>
                </w:rPrChange>
              </w:rPr>
              <w:pPrChange w:id="16064" w:author="Mohammad Nayeem Hasan" w:date="2023-01-21T14:56:00Z">
                <w:pPr>
                  <w:jc w:val="both"/>
                </w:pPr>
              </w:pPrChange>
            </w:pPr>
            <w:ins w:id="16065" w:author="Mohammad Nayeem Hasan" w:date="2023-01-21T00:39:00Z">
              <w:r w:rsidRPr="00C91A19">
                <w:rPr>
                  <w:rFonts w:ascii="Times New Roman" w:hAnsi="Times New Roman" w:cs="Times New Roman"/>
                  <w:sz w:val="20"/>
                  <w:szCs w:val="20"/>
                  <w:rPrChange w:id="16066" w:author="Mohammad Nayeem Hasan" w:date="2023-01-21T03:28:00Z">
                    <w:rPr>
                      <w:rFonts w:ascii="Times New Roman" w:hAnsi="Times New Roman" w:cs="Times New Roman"/>
                      <w:sz w:val="24"/>
                      <w:szCs w:val="24"/>
                    </w:rPr>
                  </w:rPrChange>
                </w:rPr>
                <w:t>1.12</w:t>
              </w:r>
            </w:ins>
            <w:ins w:id="16067" w:author="Mohammad Nayeem Hasan" w:date="2023-01-21T03:47:00Z">
              <w:r>
                <w:rPr>
                  <w:rFonts w:ascii="Times New Roman" w:hAnsi="Times New Roman" w:cs="Times New Roman"/>
                  <w:sz w:val="20"/>
                  <w:szCs w:val="20"/>
                </w:rPr>
                <w:t xml:space="preserve"> (</w:t>
              </w:r>
              <w:r w:rsidRPr="00F13B5B">
                <w:rPr>
                  <w:rFonts w:ascii="Times New Roman" w:hAnsi="Times New Roman" w:cs="Times New Roman"/>
                  <w:sz w:val="20"/>
                  <w:szCs w:val="20"/>
                </w:rPr>
                <w:t>0.89, 1.41</w:t>
              </w:r>
              <w:r>
                <w:rPr>
                  <w:rFonts w:ascii="Times New Roman" w:hAnsi="Times New Roman" w:cs="Times New Roman"/>
                  <w:sz w:val="20"/>
                  <w:szCs w:val="20"/>
                </w:rPr>
                <w:t>)</w:t>
              </w:r>
            </w:ins>
          </w:p>
        </w:tc>
        <w:tc>
          <w:tcPr>
            <w:tcW w:w="529" w:type="pct"/>
            <w:vAlign w:val="center"/>
            <w:tcPrChange w:id="16068" w:author="Mohammad Nayeem Hasan" w:date="2023-01-21T12:41:00Z">
              <w:tcPr>
                <w:tcW w:w="529" w:type="pct"/>
                <w:gridSpan w:val="2"/>
                <w:vAlign w:val="center"/>
              </w:tcPr>
            </w:tcPrChange>
          </w:tcPr>
          <w:p w14:paraId="251D3774" w14:textId="77777777" w:rsidR="001D6F0C" w:rsidRPr="00C91A19" w:rsidRDefault="001D6F0C" w:rsidP="001D6F0C">
            <w:pPr>
              <w:rPr>
                <w:ins w:id="16069" w:author="Mohammad Nayeem Hasan" w:date="2023-01-21T00:39:00Z"/>
                <w:rFonts w:ascii="Times New Roman" w:hAnsi="Times New Roman" w:cs="Times New Roman"/>
                <w:sz w:val="20"/>
                <w:szCs w:val="20"/>
                <w:rPrChange w:id="16070" w:author="Mohammad Nayeem Hasan" w:date="2023-01-21T03:28:00Z">
                  <w:rPr>
                    <w:ins w:id="16071" w:author="Mohammad Nayeem Hasan" w:date="2023-01-21T00:39:00Z"/>
                    <w:rFonts w:ascii="Times New Roman" w:hAnsi="Times New Roman" w:cs="Times New Roman"/>
                    <w:sz w:val="24"/>
                    <w:szCs w:val="24"/>
                  </w:rPr>
                </w:rPrChange>
              </w:rPr>
              <w:pPrChange w:id="16072" w:author="Mohammad Nayeem Hasan" w:date="2023-01-21T14:56:00Z">
                <w:pPr>
                  <w:jc w:val="both"/>
                </w:pPr>
              </w:pPrChange>
            </w:pPr>
            <w:ins w:id="16073" w:author="Mohammad Nayeem Hasan" w:date="2023-01-21T00:39:00Z">
              <w:r w:rsidRPr="00C91A19">
                <w:rPr>
                  <w:rFonts w:ascii="Times New Roman" w:hAnsi="Times New Roman" w:cs="Times New Roman"/>
                  <w:sz w:val="20"/>
                  <w:szCs w:val="20"/>
                  <w:rPrChange w:id="16074" w:author="Mohammad Nayeem Hasan" w:date="2023-01-21T03:28:00Z">
                    <w:rPr>
                      <w:rFonts w:ascii="Times New Roman" w:hAnsi="Times New Roman" w:cs="Times New Roman"/>
                      <w:sz w:val="24"/>
                      <w:szCs w:val="24"/>
                    </w:rPr>
                  </w:rPrChange>
                </w:rPr>
                <w:t>0.331</w:t>
              </w:r>
            </w:ins>
          </w:p>
        </w:tc>
        <w:tc>
          <w:tcPr>
            <w:tcW w:w="914" w:type="pct"/>
            <w:vAlign w:val="center"/>
            <w:tcPrChange w:id="16075" w:author="Mohammad Nayeem Hasan" w:date="2023-01-21T12:41:00Z">
              <w:tcPr>
                <w:tcW w:w="770" w:type="pct"/>
                <w:gridSpan w:val="2"/>
                <w:vAlign w:val="center"/>
              </w:tcPr>
            </w:tcPrChange>
          </w:tcPr>
          <w:p w14:paraId="6CE529F1" w14:textId="77777777" w:rsidR="001D6F0C" w:rsidRPr="00C91A19" w:rsidRDefault="001D6F0C" w:rsidP="001D6F0C">
            <w:pPr>
              <w:rPr>
                <w:ins w:id="16076" w:author="Mohammad Nayeem Hasan" w:date="2023-01-21T00:39:00Z"/>
                <w:rFonts w:ascii="Times New Roman" w:hAnsi="Times New Roman" w:cs="Times New Roman"/>
                <w:sz w:val="20"/>
                <w:szCs w:val="20"/>
                <w:rPrChange w:id="16077" w:author="Mohammad Nayeem Hasan" w:date="2023-01-21T03:28:00Z">
                  <w:rPr>
                    <w:ins w:id="16078" w:author="Mohammad Nayeem Hasan" w:date="2023-01-21T00:39:00Z"/>
                    <w:rFonts w:ascii="Times New Roman" w:hAnsi="Times New Roman" w:cs="Times New Roman"/>
                    <w:sz w:val="24"/>
                    <w:szCs w:val="24"/>
                  </w:rPr>
                </w:rPrChange>
              </w:rPr>
              <w:pPrChange w:id="16079" w:author="Mohammad Nayeem Hasan" w:date="2023-01-21T14:56:00Z">
                <w:pPr>
                  <w:jc w:val="both"/>
                </w:pPr>
              </w:pPrChange>
            </w:pPr>
            <w:ins w:id="16080" w:author="Mohammad Nayeem Hasan" w:date="2023-01-21T00:39:00Z">
              <w:r w:rsidRPr="00C91A19">
                <w:rPr>
                  <w:rFonts w:ascii="Times New Roman" w:hAnsi="Times New Roman" w:cs="Times New Roman"/>
                  <w:sz w:val="20"/>
                  <w:szCs w:val="20"/>
                  <w:rPrChange w:id="16081" w:author="Mohammad Nayeem Hasan" w:date="2023-01-21T03:28:00Z">
                    <w:rPr>
                      <w:rFonts w:ascii="Times New Roman" w:hAnsi="Times New Roman" w:cs="Times New Roman"/>
                      <w:sz w:val="24"/>
                      <w:szCs w:val="24"/>
                    </w:rPr>
                  </w:rPrChange>
                </w:rPr>
                <w:t>-</w:t>
              </w:r>
            </w:ins>
          </w:p>
        </w:tc>
        <w:tc>
          <w:tcPr>
            <w:tcW w:w="481" w:type="pct"/>
            <w:vAlign w:val="center"/>
            <w:tcPrChange w:id="16082" w:author="Mohammad Nayeem Hasan" w:date="2023-01-21T12:41:00Z">
              <w:tcPr>
                <w:tcW w:w="481" w:type="pct"/>
                <w:gridSpan w:val="2"/>
                <w:vAlign w:val="center"/>
              </w:tcPr>
            </w:tcPrChange>
          </w:tcPr>
          <w:p w14:paraId="0B3F8659" w14:textId="77777777" w:rsidR="001D6F0C" w:rsidRPr="00C91A19" w:rsidRDefault="001D6F0C" w:rsidP="001D6F0C">
            <w:pPr>
              <w:rPr>
                <w:ins w:id="16083" w:author="Mohammad Nayeem Hasan" w:date="2023-01-21T00:39:00Z"/>
                <w:rFonts w:ascii="Times New Roman" w:hAnsi="Times New Roman" w:cs="Times New Roman"/>
                <w:sz w:val="20"/>
                <w:szCs w:val="20"/>
                <w:rPrChange w:id="16084" w:author="Mohammad Nayeem Hasan" w:date="2023-01-21T03:28:00Z">
                  <w:rPr>
                    <w:ins w:id="16085" w:author="Mohammad Nayeem Hasan" w:date="2023-01-21T00:39:00Z"/>
                    <w:rFonts w:ascii="Times New Roman" w:hAnsi="Times New Roman" w:cs="Times New Roman"/>
                    <w:sz w:val="24"/>
                    <w:szCs w:val="24"/>
                  </w:rPr>
                </w:rPrChange>
              </w:rPr>
              <w:pPrChange w:id="16086" w:author="Mohammad Nayeem Hasan" w:date="2023-01-21T14:56:00Z">
                <w:pPr>
                  <w:jc w:val="both"/>
                </w:pPr>
              </w:pPrChange>
            </w:pPr>
            <w:ins w:id="16087" w:author="Mohammad Nayeem Hasan" w:date="2023-01-21T00:39:00Z">
              <w:r w:rsidRPr="00C91A19">
                <w:rPr>
                  <w:rFonts w:ascii="Times New Roman" w:hAnsi="Times New Roman" w:cs="Times New Roman"/>
                  <w:sz w:val="20"/>
                  <w:szCs w:val="20"/>
                  <w:rPrChange w:id="16088" w:author="Mohammad Nayeem Hasan" w:date="2023-01-21T03:28:00Z">
                    <w:rPr>
                      <w:rFonts w:ascii="Times New Roman" w:hAnsi="Times New Roman" w:cs="Times New Roman"/>
                      <w:sz w:val="24"/>
                      <w:szCs w:val="24"/>
                    </w:rPr>
                  </w:rPrChange>
                </w:rPr>
                <w:t>-</w:t>
              </w:r>
            </w:ins>
          </w:p>
        </w:tc>
        <w:tc>
          <w:tcPr>
            <w:tcW w:w="963" w:type="pct"/>
            <w:vAlign w:val="center"/>
            <w:tcPrChange w:id="16089" w:author="Mohammad Nayeem Hasan" w:date="2023-01-21T12:41:00Z">
              <w:tcPr>
                <w:tcW w:w="1169" w:type="pct"/>
                <w:gridSpan w:val="3"/>
                <w:vAlign w:val="center"/>
              </w:tcPr>
            </w:tcPrChange>
          </w:tcPr>
          <w:p w14:paraId="1F11BF87" w14:textId="50730E60" w:rsidR="001D6F0C" w:rsidRPr="00C91A19" w:rsidRDefault="001D6F0C" w:rsidP="001D6F0C">
            <w:pPr>
              <w:rPr>
                <w:ins w:id="16090" w:author="Mohammad Nayeem Hasan" w:date="2023-01-21T00:39:00Z"/>
                <w:rFonts w:ascii="Times New Roman" w:hAnsi="Times New Roman" w:cs="Times New Roman"/>
                <w:sz w:val="20"/>
                <w:szCs w:val="20"/>
                <w:rPrChange w:id="16091" w:author="Mohammad Nayeem Hasan" w:date="2023-01-21T03:28:00Z">
                  <w:rPr>
                    <w:ins w:id="16092" w:author="Mohammad Nayeem Hasan" w:date="2023-01-21T00:39:00Z"/>
                    <w:rFonts w:ascii="Times New Roman" w:hAnsi="Times New Roman" w:cs="Times New Roman"/>
                    <w:sz w:val="24"/>
                    <w:szCs w:val="24"/>
                  </w:rPr>
                </w:rPrChange>
              </w:rPr>
              <w:pPrChange w:id="16093" w:author="Mohammad Nayeem Hasan" w:date="2023-01-21T14:56:00Z">
                <w:pPr>
                  <w:jc w:val="both"/>
                </w:pPr>
              </w:pPrChange>
            </w:pPr>
            <w:ins w:id="16094" w:author="Mohammad Nayeem Hasan" w:date="2023-01-21T00:39:00Z">
              <w:r w:rsidRPr="00C91A19">
                <w:rPr>
                  <w:rFonts w:ascii="Times New Roman" w:hAnsi="Times New Roman" w:cs="Times New Roman"/>
                  <w:sz w:val="20"/>
                  <w:szCs w:val="20"/>
                  <w:rPrChange w:id="16095" w:author="Mohammad Nayeem Hasan" w:date="2023-01-21T03:28:00Z">
                    <w:rPr>
                      <w:rFonts w:ascii="Times New Roman" w:hAnsi="Times New Roman" w:cs="Times New Roman"/>
                      <w:sz w:val="24"/>
                      <w:szCs w:val="24"/>
                    </w:rPr>
                  </w:rPrChange>
                </w:rPr>
                <w:t>0.95</w:t>
              </w:r>
            </w:ins>
            <w:ins w:id="16096" w:author="Mohammad Nayeem Hasan" w:date="2023-01-21T04:01:00Z">
              <w:r>
                <w:rPr>
                  <w:rFonts w:ascii="Times New Roman" w:hAnsi="Times New Roman" w:cs="Times New Roman"/>
                  <w:sz w:val="20"/>
                  <w:szCs w:val="20"/>
                </w:rPr>
                <w:t xml:space="preserve"> (</w:t>
              </w:r>
              <w:r w:rsidRPr="00F13B5B">
                <w:rPr>
                  <w:rFonts w:ascii="Times New Roman" w:hAnsi="Times New Roman" w:cs="Times New Roman"/>
                  <w:sz w:val="20"/>
                  <w:szCs w:val="20"/>
                </w:rPr>
                <w:t>0.75, 1.20</w:t>
              </w:r>
              <w:r>
                <w:rPr>
                  <w:rFonts w:ascii="Times New Roman" w:hAnsi="Times New Roman" w:cs="Times New Roman"/>
                  <w:sz w:val="20"/>
                  <w:szCs w:val="20"/>
                </w:rPr>
                <w:t>)</w:t>
              </w:r>
            </w:ins>
          </w:p>
        </w:tc>
        <w:tc>
          <w:tcPr>
            <w:tcW w:w="478" w:type="pct"/>
            <w:vAlign w:val="center"/>
            <w:tcPrChange w:id="16097" w:author="Mohammad Nayeem Hasan" w:date="2023-01-21T12:41:00Z">
              <w:tcPr>
                <w:tcW w:w="417" w:type="pct"/>
                <w:vAlign w:val="center"/>
              </w:tcPr>
            </w:tcPrChange>
          </w:tcPr>
          <w:p w14:paraId="5C374C23" w14:textId="77777777" w:rsidR="001D6F0C" w:rsidRPr="00C91A19" w:rsidRDefault="001D6F0C" w:rsidP="001D6F0C">
            <w:pPr>
              <w:rPr>
                <w:ins w:id="16098" w:author="Mohammad Nayeem Hasan" w:date="2023-01-21T00:39:00Z"/>
                <w:rFonts w:ascii="Times New Roman" w:hAnsi="Times New Roman" w:cs="Times New Roman"/>
                <w:sz w:val="20"/>
                <w:szCs w:val="20"/>
                <w:rPrChange w:id="16099" w:author="Mohammad Nayeem Hasan" w:date="2023-01-21T03:28:00Z">
                  <w:rPr>
                    <w:ins w:id="16100" w:author="Mohammad Nayeem Hasan" w:date="2023-01-21T00:39:00Z"/>
                    <w:rFonts w:ascii="Times New Roman" w:hAnsi="Times New Roman" w:cs="Times New Roman"/>
                    <w:sz w:val="24"/>
                    <w:szCs w:val="24"/>
                  </w:rPr>
                </w:rPrChange>
              </w:rPr>
              <w:pPrChange w:id="16101" w:author="Mohammad Nayeem Hasan" w:date="2023-01-21T14:56:00Z">
                <w:pPr>
                  <w:jc w:val="both"/>
                </w:pPr>
              </w:pPrChange>
            </w:pPr>
            <w:ins w:id="16102" w:author="Mohammad Nayeem Hasan" w:date="2023-01-21T00:39:00Z">
              <w:r w:rsidRPr="00C91A19">
                <w:rPr>
                  <w:rFonts w:ascii="Times New Roman" w:hAnsi="Times New Roman" w:cs="Times New Roman"/>
                  <w:sz w:val="20"/>
                  <w:szCs w:val="20"/>
                  <w:rPrChange w:id="16103" w:author="Mohammad Nayeem Hasan" w:date="2023-01-21T03:28:00Z">
                    <w:rPr>
                      <w:rFonts w:ascii="Times New Roman" w:hAnsi="Times New Roman" w:cs="Times New Roman"/>
                      <w:sz w:val="24"/>
                      <w:szCs w:val="24"/>
                    </w:rPr>
                  </w:rPrChange>
                </w:rPr>
                <w:t>0.667</w:t>
              </w:r>
            </w:ins>
          </w:p>
        </w:tc>
      </w:tr>
      <w:tr w:rsidR="001D6F0C" w:rsidRPr="00786204" w14:paraId="705BE8AC" w14:textId="77777777" w:rsidTr="00A67133">
        <w:trPr>
          <w:trHeight w:val="138"/>
          <w:jc w:val="center"/>
          <w:ins w:id="16104" w:author="Mohammad Nayeem Hasan" w:date="2023-01-21T00:39:00Z"/>
          <w:trPrChange w:id="16105" w:author="Mohammad Nayeem Hasan" w:date="2023-01-21T12:41:00Z">
            <w:trPr>
              <w:trHeight w:val="138"/>
              <w:jc w:val="center"/>
            </w:trPr>
          </w:trPrChange>
        </w:trPr>
        <w:tc>
          <w:tcPr>
            <w:tcW w:w="751" w:type="pct"/>
            <w:vAlign w:val="center"/>
            <w:tcPrChange w:id="16106" w:author="Mohammad Nayeem Hasan" w:date="2023-01-21T12:41:00Z">
              <w:tcPr>
                <w:tcW w:w="751" w:type="pct"/>
                <w:vAlign w:val="center"/>
              </w:tcPr>
            </w:tcPrChange>
          </w:tcPr>
          <w:p w14:paraId="12D64EB4" w14:textId="77777777" w:rsidR="001D6F0C" w:rsidRPr="00C91A19" w:rsidRDefault="001D6F0C" w:rsidP="001D6F0C">
            <w:pPr>
              <w:rPr>
                <w:ins w:id="16107" w:author="Mohammad Nayeem Hasan" w:date="2023-01-21T00:39:00Z"/>
                <w:rFonts w:ascii="Times New Roman" w:hAnsi="Times New Roman" w:cs="Times New Roman"/>
                <w:sz w:val="20"/>
                <w:szCs w:val="20"/>
                <w:rPrChange w:id="16108" w:author="Mohammad Nayeem Hasan" w:date="2023-01-21T03:28:00Z">
                  <w:rPr>
                    <w:ins w:id="16109" w:author="Mohammad Nayeem Hasan" w:date="2023-01-21T00:39:00Z"/>
                    <w:rFonts w:ascii="Times New Roman" w:hAnsi="Times New Roman" w:cs="Times New Roman"/>
                    <w:sz w:val="24"/>
                    <w:szCs w:val="24"/>
                  </w:rPr>
                </w:rPrChange>
              </w:rPr>
              <w:pPrChange w:id="16110" w:author="Mohammad Nayeem Hasan" w:date="2023-01-21T14:56:00Z">
                <w:pPr>
                  <w:jc w:val="both"/>
                </w:pPr>
              </w:pPrChange>
            </w:pPr>
            <w:ins w:id="16111" w:author="Mohammad Nayeem Hasan" w:date="2023-01-21T00:39:00Z">
              <w:r w:rsidRPr="00C91A19">
                <w:rPr>
                  <w:rFonts w:ascii="Times New Roman" w:hAnsi="Times New Roman" w:cs="Times New Roman"/>
                  <w:sz w:val="20"/>
                  <w:szCs w:val="20"/>
                  <w:rPrChange w:id="16112" w:author="Mohammad Nayeem Hasan" w:date="2023-01-21T03:28:00Z">
                    <w:rPr>
                      <w:rFonts w:ascii="Times New Roman" w:hAnsi="Times New Roman" w:cs="Times New Roman"/>
                      <w:sz w:val="24"/>
                      <w:szCs w:val="24"/>
                    </w:rPr>
                  </w:rPrChange>
                </w:rPr>
                <w:t>Fourth</w:t>
              </w:r>
            </w:ins>
          </w:p>
        </w:tc>
        <w:tc>
          <w:tcPr>
            <w:tcW w:w="884" w:type="pct"/>
            <w:vAlign w:val="center"/>
            <w:tcPrChange w:id="16113" w:author="Mohammad Nayeem Hasan" w:date="2023-01-21T12:41:00Z">
              <w:tcPr>
                <w:tcW w:w="883" w:type="pct"/>
                <w:vAlign w:val="center"/>
              </w:tcPr>
            </w:tcPrChange>
          </w:tcPr>
          <w:p w14:paraId="42960F01" w14:textId="4AFA3D31" w:rsidR="001D6F0C" w:rsidRPr="00C91A19" w:rsidRDefault="001D6F0C" w:rsidP="001D6F0C">
            <w:pPr>
              <w:rPr>
                <w:ins w:id="16114" w:author="Mohammad Nayeem Hasan" w:date="2023-01-21T00:39:00Z"/>
                <w:rFonts w:ascii="Times New Roman" w:hAnsi="Times New Roman" w:cs="Times New Roman"/>
                <w:sz w:val="20"/>
                <w:szCs w:val="20"/>
                <w:rPrChange w:id="16115" w:author="Mohammad Nayeem Hasan" w:date="2023-01-21T03:28:00Z">
                  <w:rPr>
                    <w:ins w:id="16116" w:author="Mohammad Nayeem Hasan" w:date="2023-01-21T00:39:00Z"/>
                    <w:rFonts w:ascii="Times New Roman" w:hAnsi="Times New Roman" w:cs="Times New Roman"/>
                    <w:sz w:val="24"/>
                    <w:szCs w:val="24"/>
                  </w:rPr>
                </w:rPrChange>
              </w:rPr>
              <w:pPrChange w:id="16117" w:author="Mohammad Nayeem Hasan" w:date="2023-01-21T14:56:00Z">
                <w:pPr>
                  <w:jc w:val="both"/>
                </w:pPr>
              </w:pPrChange>
            </w:pPr>
            <w:ins w:id="16118" w:author="Mohammad Nayeem Hasan" w:date="2023-01-21T00:39:00Z">
              <w:r w:rsidRPr="00C91A19">
                <w:rPr>
                  <w:rFonts w:ascii="Times New Roman" w:hAnsi="Times New Roman" w:cs="Times New Roman"/>
                  <w:sz w:val="20"/>
                  <w:szCs w:val="20"/>
                  <w:rPrChange w:id="16119" w:author="Mohammad Nayeem Hasan" w:date="2023-01-21T03:28:00Z">
                    <w:rPr>
                      <w:rFonts w:ascii="Times New Roman" w:hAnsi="Times New Roman" w:cs="Times New Roman"/>
                      <w:sz w:val="24"/>
                      <w:szCs w:val="24"/>
                    </w:rPr>
                  </w:rPrChange>
                </w:rPr>
                <w:t>0.90</w:t>
              </w:r>
            </w:ins>
            <w:ins w:id="16120" w:author="Mohammad Nayeem Hasan" w:date="2023-01-21T03:47:00Z">
              <w:r>
                <w:rPr>
                  <w:rFonts w:ascii="Times New Roman" w:hAnsi="Times New Roman" w:cs="Times New Roman"/>
                  <w:sz w:val="20"/>
                  <w:szCs w:val="20"/>
                </w:rPr>
                <w:t xml:space="preserve"> (</w:t>
              </w:r>
              <w:r w:rsidRPr="00F13B5B">
                <w:rPr>
                  <w:rFonts w:ascii="Times New Roman" w:hAnsi="Times New Roman" w:cs="Times New Roman"/>
                  <w:sz w:val="20"/>
                  <w:szCs w:val="20"/>
                </w:rPr>
                <w:t>0.71, 1.14</w:t>
              </w:r>
              <w:r>
                <w:rPr>
                  <w:rFonts w:ascii="Times New Roman" w:hAnsi="Times New Roman" w:cs="Times New Roman"/>
                  <w:sz w:val="20"/>
                  <w:szCs w:val="20"/>
                </w:rPr>
                <w:t>)</w:t>
              </w:r>
            </w:ins>
          </w:p>
        </w:tc>
        <w:tc>
          <w:tcPr>
            <w:tcW w:w="529" w:type="pct"/>
            <w:vAlign w:val="center"/>
            <w:tcPrChange w:id="16121" w:author="Mohammad Nayeem Hasan" w:date="2023-01-21T12:41:00Z">
              <w:tcPr>
                <w:tcW w:w="529" w:type="pct"/>
                <w:gridSpan w:val="2"/>
                <w:vAlign w:val="center"/>
              </w:tcPr>
            </w:tcPrChange>
          </w:tcPr>
          <w:p w14:paraId="1FEBB578" w14:textId="77777777" w:rsidR="001D6F0C" w:rsidRPr="00C91A19" w:rsidRDefault="001D6F0C" w:rsidP="001D6F0C">
            <w:pPr>
              <w:rPr>
                <w:ins w:id="16122" w:author="Mohammad Nayeem Hasan" w:date="2023-01-21T00:39:00Z"/>
                <w:rFonts w:ascii="Times New Roman" w:hAnsi="Times New Roman" w:cs="Times New Roman"/>
                <w:sz w:val="20"/>
                <w:szCs w:val="20"/>
                <w:rPrChange w:id="16123" w:author="Mohammad Nayeem Hasan" w:date="2023-01-21T03:28:00Z">
                  <w:rPr>
                    <w:ins w:id="16124" w:author="Mohammad Nayeem Hasan" w:date="2023-01-21T00:39:00Z"/>
                    <w:rFonts w:ascii="Times New Roman" w:hAnsi="Times New Roman" w:cs="Times New Roman"/>
                    <w:sz w:val="24"/>
                    <w:szCs w:val="24"/>
                  </w:rPr>
                </w:rPrChange>
              </w:rPr>
              <w:pPrChange w:id="16125" w:author="Mohammad Nayeem Hasan" w:date="2023-01-21T14:56:00Z">
                <w:pPr>
                  <w:jc w:val="both"/>
                </w:pPr>
              </w:pPrChange>
            </w:pPr>
            <w:ins w:id="16126" w:author="Mohammad Nayeem Hasan" w:date="2023-01-21T00:39:00Z">
              <w:r w:rsidRPr="00C91A19">
                <w:rPr>
                  <w:rFonts w:ascii="Times New Roman" w:hAnsi="Times New Roman" w:cs="Times New Roman"/>
                  <w:sz w:val="20"/>
                  <w:szCs w:val="20"/>
                  <w:rPrChange w:id="16127" w:author="Mohammad Nayeem Hasan" w:date="2023-01-21T03:28:00Z">
                    <w:rPr>
                      <w:rFonts w:ascii="Times New Roman" w:hAnsi="Times New Roman" w:cs="Times New Roman"/>
                      <w:sz w:val="24"/>
                      <w:szCs w:val="24"/>
                    </w:rPr>
                  </w:rPrChange>
                </w:rPr>
                <w:t>0.373</w:t>
              </w:r>
            </w:ins>
          </w:p>
        </w:tc>
        <w:tc>
          <w:tcPr>
            <w:tcW w:w="914" w:type="pct"/>
            <w:vAlign w:val="center"/>
            <w:tcPrChange w:id="16128" w:author="Mohammad Nayeem Hasan" w:date="2023-01-21T12:41:00Z">
              <w:tcPr>
                <w:tcW w:w="770" w:type="pct"/>
                <w:gridSpan w:val="2"/>
                <w:vAlign w:val="center"/>
              </w:tcPr>
            </w:tcPrChange>
          </w:tcPr>
          <w:p w14:paraId="309D7AC9" w14:textId="77777777" w:rsidR="001D6F0C" w:rsidRPr="00C91A19" w:rsidRDefault="001D6F0C" w:rsidP="001D6F0C">
            <w:pPr>
              <w:rPr>
                <w:ins w:id="16129" w:author="Mohammad Nayeem Hasan" w:date="2023-01-21T00:39:00Z"/>
                <w:rFonts w:ascii="Times New Roman" w:hAnsi="Times New Roman" w:cs="Times New Roman"/>
                <w:sz w:val="20"/>
                <w:szCs w:val="20"/>
                <w:rPrChange w:id="16130" w:author="Mohammad Nayeem Hasan" w:date="2023-01-21T03:28:00Z">
                  <w:rPr>
                    <w:ins w:id="16131" w:author="Mohammad Nayeem Hasan" w:date="2023-01-21T00:39:00Z"/>
                    <w:rFonts w:ascii="Times New Roman" w:hAnsi="Times New Roman" w:cs="Times New Roman"/>
                    <w:sz w:val="24"/>
                    <w:szCs w:val="24"/>
                  </w:rPr>
                </w:rPrChange>
              </w:rPr>
              <w:pPrChange w:id="16132" w:author="Mohammad Nayeem Hasan" w:date="2023-01-21T14:56:00Z">
                <w:pPr>
                  <w:jc w:val="both"/>
                </w:pPr>
              </w:pPrChange>
            </w:pPr>
            <w:ins w:id="16133" w:author="Mohammad Nayeem Hasan" w:date="2023-01-21T00:39:00Z">
              <w:r w:rsidRPr="00C91A19">
                <w:rPr>
                  <w:rFonts w:ascii="Times New Roman" w:hAnsi="Times New Roman" w:cs="Times New Roman"/>
                  <w:sz w:val="20"/>
                  <w:szCs w:val="20"/>
                  <w:rPrChange w:id="16134" w:author="Mohammad Nayeem Hasan" w:date="2023-01-21T03:28:00Z">
                    <w:rPr>
                      <w:rFonts w:ascii="Times New Roman" w:hAnsi="Times New Roman" w:cs="Times New Roman"/>
                      <w:sz w:val="24"/>
                      <w:szCs w:val="24"/>
                    </w:rPr>
                  </w:rPrChange>
                </w:rPr>
                <w:t>-</w:t>
              </w:r>
            </w:ins>
          </w:p>
        </w:tc>
        <w:tc>
          <w:tcPr>
            <w:tcW w:w="481" w:type="pct"/>
            <w:vAlign w:val="center"/>
            <w:tcPrChange w:id="16135" w:author="Mohammad Nayeem Hasan" w:date="2023-01-21T12:41:00Z">
              <w:tcPr>
                <w:tcW w:w="481" w:type="pct"/>
                <w:gridSpan w:val="2"/>
                <w:vAlign w:val="center"/>
              </w:tcPr>
            </w:tcPrChange>
          </w:tcPr>
          <w:p w14:paraId="4DF1FB5F" w14:textId="77777777" w:rsidR="001D6F0C" w:rsidRPr="00C91A19" w:rsidRDefault="001D6F0C" w:rsidP="001D6F0C">
            <w:pPr>
              <w:rPr>
                <w:ins w:id="16136" w:author="Mohammad Nayeem Hasan" w:date="2023-01-21T00:39:00Z"/>
                <w:rFonts w:ascii="Times New Roman" w:hAnsi="Times New Roman" w:cs="Times New Roman"/>
                <w:sz w:val="20"/>
                <w:szCs w:val="20"/>
                <w:rPrChange w:id="16137" w:author="Mohammad Nayeem Hasan" w:date="2023-01-21T03:28:00Z">
                  <w:rPr>
                    <w:ins w:id="16138" w:author="Mohammad Nayeem Hasan" w:date="2023-01-21T00:39:00Z"/>
                    <w:rFonts w:ascii="Times New Roman" w:hAnsi="Times New Roman" w:cs="Times New Roman"/>
                    <w:sz w:val="24"/>
                    <w:szCs w:val="24"/>
                  </w:rPr>
                </w:rPrChange>
              </w:rPr>
              <w:pPrChange w:id="16139" w:author="Mohammad Nayeem Hasan" w:date="2023-01-21T14:56:00Z">
                <w:pPr>
                  <w:jc w:val="both"/>
                </w:pPr>
              </w:pPrChange>
            </w:pPr>
            <w:ins w:id="16140" w:author="Mohammad Nayeem Hasan" w:date="2023-01-21T00:39:00Z">
              <w:r w:rsidRPr="00C91A19">
                <w:rPr>
                  <w:rFonts w:ascii="Times New Roman" w:hAnsi="Times New Roman" w:cs="Times New Roman"/>
                  <w:sz w:val="20"/>
                  <w:szCs w:val="20"/>
                  <w:rPrChange w:id="16141" w:author="Mohammad Nayeem Hasan" w:date="2023-01-21T03:28:00Z">
                    <w:rPr>
                      <w:rFonts w:ascii="Times New Roman" w:hAnsi="Times New Roman" w:cs="Times New Roman"/>
                      <w:sz w:val="24"/>
                      <w:szCs w:val="24"/>
                    </w:rPr>
                  </w:rPrChange>
                </w:rPr>
                <w:t>-</w:t>
              </w:r>
            </w:ins>
          </w:p>
        </w:tc>
        <w:tc>
          <w:tcPr>
            <w:tcW w:w="963" w:type="pct"/>
            <w:vAlign w:val="center"/>
            <w:tcPrChange w:id="16142" w:author="Mohammad Nayeem Hasan" w:date="2023-01-21T12:41:00Z">
              <w:tcPr>
                <w:tcW w:w="1169" w:type="pct"/>
                <w:gridSpan w:val="3"/>
                <w:vAlign w:val="center"/>
              </w:tcPr>
            </w:tcPrChange>
          </w:tcPr>
          <w:p w14:paraId="574548F2" w14:textId="36EC593A" w:rsidR="001D6F0C" w:rsidRPr="00C91A19" w:rsidRDefault="001D6F0C" w:rsidP="001D6F0C">
            <w:pPr>
              <w:rPr>
                <w:ins w:id="16143" w:author="Mohammad Nayeem Hasan" w:date="2023-01-21T00:39:00Z"/>
                <w:rFonts w:ascii="Times New Roman" w:hAnsi="Times New Roman" w:cs="Times New Roman"/>
                <w:sz w:val="20"/>
                <w:szCs w:val="20"/>
                <w:rPrChange w:id="16144" w:author="Mohammad Nayeem Hasan" w:date="2023-01-21T03:28:00Z">
                  <w:rPr>
                    <w:ins w:id="16145" w:author="Mohammad Nayeem Hasan" w:date="2023-01-21T00:39:00Z"/>
                    <w:rFonts w:ascii="Times New Roman" w:hAnsi="Times New Roman" w:cs="Times New Roman"/>
                    <w:sz w:val="24"/>
                    <w:szCs w:val="24"/>
                  </w:rPr>
                </w:rPrChange>
              </w:rPr>
              <w:pPrChange w:id="16146" w:author="Mohammad Nayeem Hasan" w:date="2023-01-21T14:56:00Z">
                <w:pPr>
                  <w:jc w:val="both"/>
                </w:pPr>
              </w:pPrChange>
            </w:pPr>
            <w:ins w:id="16147" w:author="Mohammad Nayeem Hasan" w:date="2023-01-21T00:39:00Z">
              <w:r w:rsidRPr="00C91A19">
                <w:rPr>
                  <w:rFonts w:ascii="Times New Roman" w:hAnsi="Times New Roman" w:cs="Times New Roman"/>
                  <w:sz w:val="20"/>
                  <w:szCs w:val="20"/>
                  <w:rPrChange w:id="16148" w:author="Mohammad Nayeem Hasan" w:date="2023-01-21T03:28:00Z">
                    <w:rPr>
                      <w:rFonts w:ascii="Times New Roman" w:hAnsi="Times New Roman" w:cs="Times New Roman"/>
                      <w:sz w:val="24"/>
                      <w:szCs w:val="24"/>
                    </w:rPr>
                  </w:rPrChange>
                </w:rPr>
                <w:t>1.03</w:t>
              </w:r>
            </w:ins>
            <w:ins w:id="16149" w:author="Mohammad Nayeem Hasan" w:date="2023-01-21T04:01:00Z">
              <w:r>
                <w:rPr>
                  <w:rFonts w:ascii="Times New Roman" w:hAnsi="Times New Roman" w:cs="Times New Roman"/>
                  <w:sz w:val="20"/>
                  <w:szCs w:val="20"/>
                </w:rPr>
                <w:t xml:space="preserve"> (</w:t>
              </w:r>
              <w:r w:rsidRPr="00F13B5B">
                <w:rPr>
                  <w:rFonts w:ascii="Times New Roman" w:hAnsi="Times New Roman" w:cs="Times New Roman"/>
                  <w:sz w:val="20"/>
                  <w:szCs w:val="20"/>
                </w:rPr>
                <w:t>0.81, 1.32</w:t>
              </w:r>
              <w:r>
                <w:rPr>
                  <w:rFonts w:ascii="Times New Roman" w:hAnsi="Times New Roman" w:cs="Times New Roman"/>
                  <w:sz w:val="20"/>
                  <w:szCs w:val="20"/>
                </w:rPr>
                <w:t>)</w:t>
              </w:r>
            </w:ins>
          </w:p>
        </w:tc>
        <w:tc>
          <w:tcPr>
            <w:tcW w:w="478" w:type="pct"/>
            <w:vAlign w:val="center"/>
            <w:tcPrChange w:id="16150" w:author="Mohammad Nayeem Hasan" w:date="2023-01-21T12:41:00Z">
              <w:tcPr>
                <w:tcW w:w="417" w:type="pct"/>
                <w:vAlign w:val="center"/>
              </w:tcPr>
            </w:tcPrChange>
          </w:tcPr>
          <w:p w14:paraId="2CC54D4B" w14:textId="77777777" w:rsidR="001D6F0C" w:rsidRPr="00C91A19" w:rsidRDefault="001D6F0C" w:rsidP="001D6F0C">
            <w:pPr>
              <w:rPr>
                <w:ins w:id="16151" w:author="Mohammad Nayeem Hasan" w:date="2023-01-21T00:39:00Z"/>
                <w:rFonts w:ascii="Times New Roman" w:hAnsi="Times New Roman" w:cs="Times New Roman"/>
                <w:sz w:val="20"/>
                <w:szCs w:val="20"/>
                <w:rPrChange w:id="16152" w:author="Mohammad Nayeem Hasan" w:date="2023-01-21T03:28:00Z">
                  <w:rPr>
                    <w:ins w:id="16153" w:author="Mohammad Nayeem Hasan" w:date="2023-01-21T00:39:00Z"/>
                    <w:rFonts w:ascii="Times New Roman" w:hAnsi="Times New Roman" w:cs="Times New Roman"/>
                    <w:sz w:val="24"/>
                    <w:szCs w:val="24"/>
                  </w:rPr>
                </w:rPrChange>
              </w:rPr>
              <w:pPrChange w:id="16154" w:author="Mohammad Nayeem Hasan" w:date="2023-01-21T14:56:00Z">
                <w:pPr>
                  <w:jc w:val="both"/>
                </w:pPr>
              </w:pPrChange>
            </w:pPr>
            <w:ins w:id="16155" w:author="Mohammad Nayeem Hasan" w:date="2023-01-21T00:39:00Z">
              <w:r w:rsidRPr="00C91A19">
                <w:rPr>
                  <w:rFonts w:ascii="Times New Roman" w:hAnsi="Times New Roman" w:cs="Times New Roman"/>
                  <w:sz w:val="20"/>
                  <w:szCs w:val="20"/>
                  <w:rPrChange w:id="16156" w:author="Mohammad Nayeem Hasan" w:date="2023-01-21T03:28:00Z">
                    <w:rPr>
                      <w:rFonts w:ascii="Times New Roman" w:hAnsi="Times New Roman" w:cs="Times New Roman"/>
                      <w:sz w:val="24"/>
                      <w:szCs w:val="24"/>
                    </w:rPr>
                  </w:rPrChange>
                </w:rPr>
                <w:t>0.791</w:t>
              </w:r>
            </w:ins>
          </w:p>
        </w:tc>
      </w:tr>
      <w:tr w:rsidR="001D6F0C" w:rsidRPr="00786204" w14:paraId="0ED18513" w14:textId="77777777" w:rsidTr="00A67133">
        <w:trPr>
          <w:trHeight w:val="138"/>
          <w:jc w:val="center"/>
          <w:ins w:id="16157" w:author="Mohammad Nayeem Hasan" w:date="2023-01-21T00:39:00Z"/>
          <w:trPrChange w:id="16158" w:author="Mohammad Nayeem Hasan" w:date="2023-01-21T12:41:00Z">
            <w:trPr>
              <w:trHeight w:val="138"/>
              <w:jc w:val="center"/>
            </w:trPr>
          </w:trPrChange>
        </w:trPr>
        <w:tc>
          <w:tcPr>
            <w:tcW w:w="751" w:type="pct"/>
            <w:vAlign w:val="center"/>
            <w:tcPrChange w:id="16159" w:author="Mohammad Nayeem Hasan" w:date="2023-01-21T12:41:00Z">
              <w:tcPr>
                <w:tcW w:w="751" w:type="pct"/>
                <w:vAlign w:val="center"/>
              </w:tcPr>
            </w:tcPrChange>
          </w:tcPr>
          <w:p w14:paraId="453184E3" w14:textId="77777777" w:rsidR="001D6F0C" w:rsidRPr="00C91A19" w:rsidRDefault="001D6F0C" w:rsidP="001D6F0C">
            <w:pPr>
              <w:rPr>
                <w:ins w:id="16160" w:author="Mohammad Nayeem Hasan" w:date="2023-01-21T00:39:00Z"/>
                <w:rFonts w:ascii="Times New Roman" w:hAnsi="Times New Roman" w:cs="Times New Roman"/>
                <w:sz w:val="20"/>
                <w:szCs w:val="20"/>
                <w:rPrChange w:id="16161" w:author="Mohammad Nayeem Hasan" w:date="2023-01-21T03:28:00Z">
                  <w:rPr>
                    <w:ins w:id="16162" w:author="Mohammad Nayeem Hasan" w:date="2023-01-21T00:39:00Z"/>
                    <w:rFonts w:ascii="Times New Roman" w:hAnsi="Times New Roman" w:cs="Times New Roman"/>
                    <w:sz w:val="24"/>
                    <w:szCs w:val="24"/>
                  </w:rPr>
                </w:rPrChange>
              </w:rPr>
              <w:pPrChange w:id="16163" w:author="Mohammad Nayeem Hasan" w:date="2023-01-21T14:56:00Z">
                <w:pPr>
                  <w:jc w:val="both"/>
                </w:pPr>
              </w:pPrChange>
            </w:pPr>
            <w:ins w:id="16164" w:author="Mohammad Nayeem Hasan" w:date="2023-01-21T00:39:00Z">
              <w:r w:rsidRPr="00C91A19">
                <w:rPr>
                  <w:rFonts w:ascii="Times New Roman" w:hAnsi="Times New Roman" w:cs="Times New Roman"/>
                  <w:sz w:val="20"/>
                  <w:szCs w:val="20"/>
                  <w:rPrChange w:id="16165" w:author="Mohammad Nayeem Hasan" w:date="2023-01-21T03:28:00Z">
                    <w:rPr>
                      <w:rFonts w:ascii="Times New Roman" w:hAnsi="Times New Roman" w:cs="Times New Roman"/>
                      <w:sz w:val="24"/>
                      <w:szCs w:val="24"/>
                    </w:rPr>
                  </w:rPrChange>
                </w:rPr>
                <w:t>Richest</w:t>
              </w:r>
            </w:ins>
          </w:p>
        </w:tc>
        <w:tc>
          <w:tcPr>
            <w:tcW w:w="884" w:type="pct"/>
            <w:vAlign w:val="center"/>
            <w:tcPrChange w:id="16166" w:author="Mohammad Nayeem Hasan" w:date="2023-01-21T12:41:00Z">
              <w:tcPr>
                <w:tcW w:w="883" w:type="pct"/>
                <w:vAlign w:val="center"/>
              </w:tcPr>
            </w:tcPrChange>
          </w:tcPr>
          <w:p w14:paraId="17C3CCD6" w14:textId="77777777" w:rsidR="001D6F0C" w:rsidRPr="00C91A19" w:rsidRDefault="001D6F0C" w:rsidP="001D6F0C">
            <w:pPr>
              <w:rPr>
                <w:ins w:id="16167" w:author="Mohammad Nayeem Hasan" w:date="2023-01-21T00:39:00Z"/>
                <w:rFonts w:ascii="Times New Roman" w:hAnsi="Times New Roman" w:cs="Times New Roman"/>
                <w:sz w:val="20"/>
                <w:szCs w:val="20"/>
                <w:rPrChange w:id="16168" w:author="Mohammad Nayeem Hasan" w:date="2023-01-21T03:28:00Z">
                  <w:rPr>
                    <w:ins w:id="16169" w:author="Mohammad Nayeem Hasan" w:date="2023-01-21T00:39:00Z"/>
                    <w:rFonts w:ascii="Times New Roman" w:hAnsi="Times New Roman" w:cs="Times New Roman"/>
                    <w:sz w:val="24"/>
                    <w:szCs w:val="24"/>
                  </w:rPr>
                </w:rPrChange>
              </w:rPr>
              <w:pPrChange w:id="16170" w:author="Mohammad Nayeem Hasan" w:date="2023-01-21T14:56:00Z">
                <w:pPr>
                  <w:jc w:val="both"/>
                </w:pPr>
              </w:pPrChange>
            </w:pPr>
            <w:ins w:id="16171" w:author="Mohammad Nayeem Hasan" w:date="2023-01-21T00:39:00Z">
              <w:r w:rsidRPr="00C91A19">
                <w:rPr>
                  <w:rFonts w:ascii="Times New Roman" w:hAnsi="Times New Roman" w:cs="Times New Roman"/>
                  <w:sz w:val="20"/>
                  <w:szCs w:val="20"/>
                  <w:rPrChange w:id="16172" w:author="Mohammad Nayeem Hasan" w:date="2023-01-21T03:28:00Z">
                    <w:rPr>
                      <w:rFonts w:ascii="Times New Roman" w:hAnsi="Times New Roman" w:cs="Times New Roman"/>
                      <w:sz w:val="24"/>
                      <w:szCs w:val="24"/>
                    </w:rPr>
                  </w:rPrChange>
                </w:rPr>
                <w:t>Ref.</w:t>
              </w:r>
            </w:ins>
          </w:p>
        </w:tc>
        <w:tc>
          <w:tcPr>
            <w:tcW w:w="529" w:type="pct"/>
            <w:vAlign w:val="center"/>
            <w:tcPrChange w:id="16173" w:author="Mohammad Nayeem Hasan" w:date="2023-01-21T12:41:00Z">
              <w:tcPr>
                <w:tcW w:w="529" w:type="pct"/>
                <w:gridSpan w:val="2"/>
                <w:vAlign w:val="center"/>
              </w:tcPr>
            </w:tcPrChange>
          </w:tcPr>
          <w:p w14:paraId="0CF6101A" w14:textId="77777777" w:rsidR="001D6F0C" w:rsidRPr="00C91A19" w:rsidRDefault="001D6F0C" w:rsidP="001D6F0C">
            <w:pPr>
              <w:rPr>
                <w:ins w:id="16174" w:author="Mohammad Nayeem Hasan" w:date="2023-01-21T00:39:00Z"/>
                <w:rFonts w:ascii="Times New Roman" w:hAnsi="Times New Roman" w:cs="Times New Roman"/>
                <w:sz w:val="20"/>
                <w:szCs w:val="20"/>
                <w:rPrChange w:id="16175" w:author="Mohammad Nayeem Hasan" w:date="2023-01-21T03:28:00Z">
                  <w:rPr>
                    <w:ins w:id="16176" w:author="Mohammad Nayeem Hasan" w:date="2023-01-21T00:39:00Z"/>
                    <w:rFonts w:ascii="Times New Roman" w:hAnsi="Times New Roman" w:cs="Times New Roman"/>
                    <w:sz w:val="24"/>
                    <w:szCs w:val="24"/>
                  </w:rPr>
                </w:rPrChange>
              </w:rPr>
              <w:pPrChange w:id="16177" w:author="Mohammad Nayeem Hasan" w:date="2023-01-21T14:56:00Z">
                <w:pPr>
                  <w:jc w:val="both"/>
                </w:pPr>
              </w:pPrChange>
            </w:pPr>
            <w:ins w:id="16178" w:author="Mohammad Nayeem Hasan" w:date="2023-01-21T00:39:00Z">
              <w:r w:rsidRPr="00C91A19">
                <w:rPr>
                  <w:rFonts w:ascii="Times New Roman" w:hAnsi="Times New Roman" w:cs="Times New Roman"/>
                  <w:sz w:val="20"/>
                  <w:szCs w:val="20"/>
                  <w:rPrChange w:id="16179" w:author="Mohammad Nayeem Hasan" w:date="2023-01-21T03:28:00Z">
                    <w:rPr>
                      <w:rFonts w:ascii="Times New Roman" w:hAnsi="Times New Roman" w:cs="Times New Roman"/>
                      <w:sz w:val="24"/>
                      <w:szCs w:val="24"/>
                    </w:rPr>
                  </w:rPrChange>
                </w:rPr>
                <w:t>-</w:t>
              </w:r>
            </w:ins>
          </w:p>
        </w:tc>
        <w:tc>
          <w:tcPr>
            <w:tcW w:w="914" w:type="pct"/>
            <w:vAlign w:val="center"/>
            <w:tcPrChange w:id="16180" w:author="Mohammad Nayeem Hasan" w:date="2023-01-21T12:41:00Z">
              <w:tcPr>
                <w:tcW w:w="770" w:type="pct"/>
                <w:gridSpan w:val="2"/>
                <w:vAlign w:val="center"/>
              </w:tcPr>
            </w:tcPrChange>
          </w:tcPr>
          <w:p w14:paraId="56D46852" w14:textId="77777777" w:rsidR="001D6F0C" w:rsidRPr="00C91A19" w:rsidRDefault="001D6F0C" w:rsidP="001D6F0C">
            <w:pPr>
              <w:rPr>
                <w:ins w:id="16181" w:author="Mohammad Nayeem Hasan" w:date="2023-01-21T00:39:00Z"/>
                <w:rFonts w:ascii="Times New Roman" w:hAnsi="Times New Roman" w:cs="Times New Roman"/>
                <w:sz w:val="20"/>
                <w:szCs w:val="20"/>
                <w:rPrChange w:id="16182" w:author="Mohammad Nayeem Hasan" w:date="2023-01-21T03:28:00Z">
                  <w:rPr>
                    <w:ins w:id="16183" w:author="Mohammad Nayeem Hasan" w:date="2023-01-21T00:39:00Z"/>
                    <w:rFonts w:ascii="Times New Roman" w:hAnsi="Times New Roman" w:cs="Times New Roman"/>
                    <w:sz w:val="24"/>
                    <w:szCs w:val="24"/>
                  </w:rPr>
                </w:rPrChange>
              </w:rPr>
              <w:pPrChange w:id="16184" w:author="Mohammad Nayeem Hasan" w:date="2023-01-21T14:56:00Z">
                <w:pPr>
                  <w:jc w:val="both"/>
                </w:pPr>
              </w:pPrChange>
            </w:pPr>
            <w:ins w:id="16185" w:author="Mohammad Nayeem Hasan" w:date="2023-01-21T00:39:00Z">
              <w:r w:rsidRPr="00C91A19">
                <w:rPr>
                  <w:rFonts w:ascii="Times New Roman" w:hAnsi="Times New Roman" w:cs="Times New Roman"/>
                  <w:sz w:val="20"/>
                  <w:szCs w:val="20"/>
                  <w:rPrChange w:id="16186" w:author="Mohammad Nayeem Hasan" w:date="2023-01-21T03:28:00Z">
                    <w:rPr>
                      <w:rFonts w:ascii="Times New Roman" w:hAnsi="Times New Roman" w:cs="Times New Roman"/>
                      <w:sz w:val="24"/>
                      <w:szCs w:val="24"/>
                    </w:rPr>
                  </w:rPrChange>
                </w:rPr>
                <w:t>-</w:t>
              </w:r>
            </w:ins>
          </w:p>
        </w:tc>
        <w:tc>
          <w:tcPr>
            <w:tcW w:w="481" w:type="pct"/>
            <w:vAlign w:val="center"/>
            <w:tcPrChange w:id="16187" w:author="Mohammad Nayeem Hasan" w:date="2023-01-21T12:41:00Z">
              <w:tcPr>
                <w:tcW w:w="481" w:type="pct"/>
                <w:gridSpan w:val="2"/>
                <w:vAlign w:val="center"/>
              </w:tcPr>
            </w:tcPrChange>
          </w:tcPr>
          <w:p w14:paraId="45F1DB0C" w14:textId="77777777" w:rsidR="001D6F0C" w:rsidRPr="00C91A19" w:rsidRDefault="001D6F0C" w:rsidP="001D6F0C">
            <w:pPr>
              <w:rPr>
                <w:ins w:id="16188" w:author="Mohammad Nayeem Hasan" w:date="2023-01-21T00:39:00Z"/>
                <w:rFonts w:ascii="Times New Roman" w:hAnsi="Times New Roman" w:cs="Times New Roman"/>
                <w:sz w:val="20"/>
                <w:szCs w:val="20"/>
                <w:rPrChange w:id="16189" w:author="Mohammad Nayeem Hasan" w:date="2023-01-21T03:28:00Z">
                  <w:rPr>
                    <w:ins w:id="16190" w:author="Mohammad Nayeem Hasan" w:date="2023-01-21T00:39:00Z"/>
                    <w:rFonts w:ascii="Times New Roman" w:hAnsi="Times New Roman" w:cs="Times New Roman"/>
                    <w:sz w:val="24"/>
                    <w:szCs w:val="24"/>
                  </w:rPr>
                </w:rPrChange>
              </w:rPr>
              <w:pPrChange w:id="16191" w:author="Mohammad Nayeem Hasan" w:date="2023-01-21T14:56:00Z">
                <w:pPr>
                  <w:jc w:val="both"/>
                </w:pPr>
              </w:pPrChange>
            </w:pPr>
            <w:ins w:id="16192" w:author="Mohammad Nayeem Hasan" w:date="2023-01-21T00:39:00Z">
              <w:r w:rsidRPr="00C91A19">
                <w:rPr>
                  <w:rFonts w:ascii="Times New Roman" w:hAnsi="Times New Roman" w:cs="Times New Roman"/>
                  <w:sz w:val="20"/>
                  <w:szCs w:val="20"/>
                  <w:rPrChange w:id="16193" w:author="Mohammad Nayeem Hasan" w:date="2023-01-21T03:28:00Z">
                    <w:rPr>
                      <w:rFonts w:ascii="Times New Roman" w:hAnsi="Times New Roman" w:cs="Times New Roman"/>
                      <w:sz w:val="24"/>
                      <w:szCs w:val="24"/>
                    </w:rPr>
                  </w:rPrChange>
                </w:rPr>
                <w:t>-</w:t>
              </w:r>
            </w:ins>
          </w:p>
        </w:tc>
        <w:tc>
          <w:tcPr>
            <w:tcW w:w="963" w:type="pct"/>
            <w:vAlign w:val="center"/>
            <w:tcPrChange w:id="16194" w:author="Mohammad Nayeem Hasan" w:date="2023-01-21T12:41:00Z">
              <w:tcPr>
                <w:tcW w:w="1169" w:type="pct"/>
                <w:gridSpan w:val="3"/>
                <w:vAlign w:val="center"/>
              </w:tcPr>
            </w:tcPrChange>
          </w:tcPr>
          <w:p w14:paraId="6A6D2696" w14:textId="77777777" w:rsidR="001D6F0C" w:rsidRPr="00C91A19" w:rsidRDefault="001D6F0C" w:rsidP="001D6F0C">
            <w:pPr>
              <w:rPr>
                <w:ins w:id="16195" w:author="Mohammad Nayeem Hasan" w:date="2023-01-21T00:39:00Z"/>
                <w:rFonts w:ascii="Times New Roman" w:hAnsi="Times New Roman" w:cs="Times New Roman"/>
                <w:sz w:val="20"/>
                <w:szCs w:val="20"/>
                <w:rPrChange w:id="16196" w:author="Mohammad Nayeem Hasan" w:date="2023-01-21T03:28:00Z">
                  <w:rPr>
                    <w:ins w:id="16197" w:author="Mohammad Nayeem Hasan" w:date="2023-01-21T00:39:00Z"/>
                    <w:rFonts w:ascii="Times New Roman" w:hAnsi="Times New Roman" w:cs="Times New Roman"/>
                    <w:sz w:val="24"/>
                    <w:szCs w:val="24"/>
                  </w:rPr>
                </w:rPrChange>
              </w:rPr>
              <w:pPrChange w:id="16198" w:author="Mohammad Nayeem Hasan" w:date="2023-01-21T14:56:00Z">
                <w:pPr>
                  <w:jc w:val="both"/>
                </w:pPr>
              </w:pPrChange>
            </w:pPr>
            <w:ins w:id="16199" w:author="Mohammad Nayeem Hasan" w:date="2023-01-21T00:39:00Z">
              <w:r w:rsidRPr="00C91A19">
                <w:rPr>
                  <w:rFonts w:ascii="Times New Roman" w:hAnsi="Times New Roman" w:cs="Times New Roman"/>
                  <w:sz w:val="20"/>
                  <w:szCs w:val="20"/>
                  <w:rPrChange w:id="16200" w:author="Mohammad Nayeem Hasan" w:date="2023-01-21T03:28:00Z">
                    <w:rPr>
                      <w:rFonts w:ascii="Times New Roman" w:hAnsi="Times New Roman" w:cs="Times New Roman"/>
                      <w:sz w:val="24"/>
                      <w:szCs w:val="24"/>
                    </w:rPr>
                  </w:rPrChange>
                </w:rPr>
                <w:t>Ref.</w:t>
              </w:r>
            </w:ins>
          </w:p>
        </w:tc>
        <w:tc>
          <w:tcPr>
            <w:tcW w:w="478" w:type="pct"/>
            <w:vAlign w:val="center"/>
            <w:tcPrChange w:id="16201" w:author="Mohammad Nayeem Hasan" w:date="2023-01-21T12:41:00Z">
              <w:tcPr>
                <w:tcW w:w="417" w:type="pct"/>
                <w:vAlign w:val="center"/>
              </w:tcPr>
            </w:tcPrChange>
          </w:tcPr>
          <w:p w14:paraId="3644503D" w14:textId="77777777" w:rsidR="001D6F0C" w:rsidRPr="00C91A19" w:rsidRDefault="001D6F0C" w:rsidP="001D6F0C">
            <w:pPr>
              <w:rPr>
                <w:ins w:id="16202" w:author="Mohammad Nayeem Hasan" w:date="2023-01-21T00:39:00Z"/>
                <w:rFonts w:ascii="Times New Roman" w:hAnsi="Times New Roman" w:cs="Times New Roman"/>
                <w:sz w:val="20"/>
                <w:szCs w:val="20"/>
                <w:rPrChange w:id="16203" w:author="Mohammad Nayeem Hasan" w:date="2023-01-21T03:28:00Z">
                  <w:rPr>
                    <w:ins w:id="16204" w:author="Mohammad Nayeem Hasan" w:date="2023-01-21T00:39:00Z"/>
                    <w:rFonts w:ascii="Times New Roman" w:hAnsi="Times New Roman" w:cs="Times New Roman"/>
                    <w:sz w:val="24"/>
                    <w:szCs w:val="24"/>
                  </w:rPr>
                </w:rPrChange>
              </w:rPr>
              <w:pPrChange w:id="16205" w:author="Mohammad Nayeem Hasan" w:date="2023-01-21T14:56:00Z">
                <w:pPr>
                  <w:jc w:val="both"/>
                </w:pPr>
              </w:pPrChange>
            </w:pPr>
            <w:ins w:id="16206" w:author="Mohammad Nayeem Hasan" w:date="2023-01-21T00:39:00Z">
              <w:r w:rsidRPr="00C91A19">
                <w:rPr>
                  <w:rFonts w:ascii="Times New Roman" w:hAnsi="Times New Roman" w:cs="Times New Roman"/>
                  <w:sz w:val="20"/>
                  <w:szCs w:val="20"/>
                  <w:rPrChange w:id="16207" w:author="Mohammad Nayeem Hasan" w:date="2023-01-21T03:28:00Z">
                    <w:rPr>
                      <w:rFonts w:ascii="Times New Roman" w:hAnsi="Times New Roman" w:cs="Times New Roman"/>
                      <w:sz w:val="24"/>
                      <w:szCs w:val="24"/>
                    </w:rPr>
                  </w:rPrChange>
                </w:rPr>
                <w:t>-</w:t>
              </w:r>
            </w:ins>
          </w:p>
        </w:tc>
      </w:tr>
      <w:tr w:rsidR="001D6F0C" w:rsidRPr="008E73D6" w14:paraId="69D98664" w14:textId="25322881" w:rsidTr="00A67133">
        <w:trPr>
          <w:trHeight w:val="138"/>
          <w:jc w:val="center"/>
          <w:ins w:id="16208" w:author="Mohammad Nayeem Hasan" w:date="2023-01-21T00:39:00Z"/>
          <w:trPrChange w:id="16209" w:author="Mohammad Nayeem Hasan" w:date="2023-01-21T12:41:00Z">
            <w:trPr>
              <w:trHeight w:val="138"/>
              <w:jc w:val="center"/>
            </w:trPr>
          </w:trPrChange>
        </w:trPr>
        <w:tc>
          <w:tcPr>
            <w:tcW w:w="1635" w:type="pct"/>
            <w:gridSpan w:val="2"/>
            <w:vAlign w:val="center"/>
            <w:tcPrChange w:id="16210" w:author="Mohammad Nayeem Hasan" w:date="2023-01-21T12:41:00Z">
              <w:tcPr>
                <w:tcW w:w="1634" w:type="pct"/>
                <w:gridSpan w:val="2"/>
                <w:vAlign w:val="center"/>
              </w:tcPr>
            </w:tcPrChange>
          </w:tcPr>
          <w:p w14:paraId="6F45F51F" w14:textId="77777777" w:rsidR="001D6F0C" w:rsidRPr="00C91A19" w:rsidRDefault="001D6F0C" w:rsidP="001D6F0C">
            <w:pPr>
              <w:rPr>
                <w:ins w:id="16211" w:author="Mohammad Nayeem Hasan" w:date="2023-01-21T00:39:00Z"/>
                <w:rFonts w:ascii="Times New Roman" w:hAnsi="Times New Roman" w:cs="Times New Roman"/>
                <w:sz w:val="20"/>
                <w:szCs w:val="20"/>
                <w:rPrChange w:id="16212" w:author="Mohammad Nayeem Hasan" w:date="2023-01-21T03:28:00Z">
                  <w:rPr>
                    <w:ins w:id="16213" w:author="Mohammad Nayeem Hasan" w:date="2023-01-21T00:39:00Z"/>
                    <w:rFonts w:ascii="Times New Roman" w:hAnsi="Times New Roman" w:cs="Times New Roman"/>
                    <w:sz w:val="24"/>
                    <w:szCs w:val="24"/>
                  </w:rPr>
                </w:rPrChange>
              </w:rPr>
              <w:pPrChange w:id="16214" w:author="Mohammad Nayeem Hasan" w:date="2023-01-21T14:56:00Z">
                <w:pPr>
                  <w:jc w:val="both"/>
                </w:pPr>
              </w:pPrChange>
            </w:pPr>
            <w:ins w:id="16215" w:author="Mohammad Nayeem Hasan" w:date="2023-01-21T00:39:00Z">
              <w:r w:rsidRPr="00C91A19">
                <w:rPr>
                  <w:rFonts w:ascii="Times New Roman" w:hAnsi="Times New Roman" w:cs="Times New Roman"/>
                  <w:sz w:val="20"/>
                  <w:szCs w:val="20"/>
                  <w:rPrChange w:id="16216" w:author="Mohammad Nayeem Hasan" w:date="2023-01-21T03:28:00Z">
                    <w:rPr>
                      <w:rFonts w:ascii="Times New Roman" w:hAnsi="Times New Roman" w:cs="Times New Roman"/>
                      <w:sz w:val="24"/>
                      <w:szCs w:val="24"/>
                    </w:rPr>
                  </w:rPrChange>
                </w:rPr>
                <w:t>Religion</w:t>
              </w:r>
            </w:ins>
          </w:p>
        </w:tc>
        <w:tc>
          <w:tcPr>
            <w:tcW w:w="1443" w:type="pct"/>
            <w:gridSpan w:val="2"/>
            <w:vAlign w:val="center"/>
            <w:tcPrChange w:id="16217" w:author="Mohammad Nayeem Hasan" w:date="2023-01-21T12:41:00Z">
              <w:tcPr>
                <w:tcW w:w="1299" w:type="pct"/>
                <w:gridSpan w:val="4"/>
                <w:vAlign w:val="center"/>
              </w:tcPr>
            </w:tcPrChange>
          </w:tcPr>
          <w:p w14:paraId="1B4581E1" w14:textId="77777777" w:rsidR="001D6F0C" w:rsidRPr="008E73D6" w:rsidRDefault="001D6F0C" w:rsidP="001D6F0C">
            <w:pPr>
              <w:rPr>
                <w:ins w:id="16218" w:author="Mohammad Nayeem Hasan" w:date="2023-01-21T00:39:00Z"/>
                <w:rFonts w:ascii="Times New Roman" w:hAnsi="Times New Roman" w:cs="Times New Roman"/>
                <w:sz w:val="20"/>
                <w:szCs w:val="20"/>
              </w:rPr>
              <w:pPrChange w:id="16219" w:author="Mohammad Nayeem Hasan" w:date="2023-01-21T14:56:00Z">
                <w:pPr>
                  <w:jc w:val="both"/>
                </w:pPr>
              </w:pPrChange>
            </w:pPr>
          </w:p>
        </w:tc>
        <w:tc>
          <w:tcPr>
            <w:tcW w:w="1444" w:type="pct"/>
            <w:gridSpan w:val="2"/>
            <w:vAlign w:val="center"/>
            <w:tcPrChange w:id="16220" w:author="Mohammad Nayeem Hasan" w:date="2023-01-21T12:41:00Z">
              <w:tcPr>
                <w:tcW w:w="1650" w:type="pct"/>
                <w:gridSpan w:val="5"/>
                <w:vAlign w:val="center"/>
              </w:tcPr>
            </w:tcPrChange>
          </w:tcPr>
          <w:p w14:paraId="2AD307DE" w14:textId="77777777" w:rsidR="001D6F0C" w:rsidRPr="008E73D6" w:rsidRDefault="001D6F0C" w:rsidP="001D6F0C">
            <w:pPr>
              <w:rPr>
                <w:ins w:id="16221" w:author="Mohammad Nayeem Hasan" w:date="2023-01-21T00:39:00Z"/>
                <w:rFonts w:ascii="Times New Roman" w:hAnsi="Times New Roman" w:cs="Times New Roman"/>
                <w:sz w:val="20"/>
                <w:szCs w:val="20"/>
              </w:rPr>
              <w:pPrChange w:id="16222" w:author="Mohammad Nayeem Hasan" w:date="2023-01-21T14:56:00Z">
                <w:pPr>
                  <w:jc w:val="both"/>
                </w:pPr>
              </w:pPrChange>
            </w:pPr>
          </w:p>
        </w:tc>
        <w:tc>
          <w:tcPr>
            <w:tcW w:w="478" w:type="pct"/>
            <w:vAlign w:val="center"/>
            <w:tcPrChange w:id="16223" w:author="Mohammad Nayeem Hasan" w:date="2023-01-21T12:41:00Z">
              <w:tcPr>
                <w:tcW w:w="417" w:type="pct"/>
                <w:vAlign w:val="center"/>
              </w:tcPr>
            </w:tcPrChange>
          </w:tcPr>
          <w:p w14:paraId="1048961D" w14:textId="77777777" w:rsidR="001D6F0C" w:rsidRPr="008E73D6" w:rsidRDefault="001D6F0C" w:rsidP="001D6F0C">
            <w:pPr>
              <w:rPr>
                <w:ins w:id="16224" w:author="Mohammad Nayeem Hasan" w:date="2023-01-21T00:39:00Z"/>
                <w:rFonts w:ascii="Times New Roman" w:hAnsi="Times New Roman" w:cs="Times New Roman"/>
                <w:sz w:val="20"/>
                <w:szCs w:val="20"/>
              </w:rPr>
              <w:pPrChange w:id="16225" w:author="Mohammad Nayeem Hasan" w:date="2023-01-21T14:56:00Z">
                <w:pPr>
                  <w:jc w:val="both"/>
                </w:pPr>
              </w:pPrChange>
            </w:pPr>
          </w:p>
        </w:tc>
      </w:tr>
      <w:tr w:rsidR="001D6F0C" w:rsidRPr="00786204" w14:paraId="24089773" w14:textId="77777777" w:rsidTr="00A67133">
        <w:trPr>
          <w:trHeight w:val="268"/>
          <w:jc w:val="center"/>
          <w:ins w:id="16226" w:author="Mohammad Nayeem Hasan" w:date="2023-01-21T00:39:00Z"/>
          <w:trPrChange w:id="16227" w:author="Mohammad Nayeem Hasan" w:date="2023-01-21T12:41:00Z">
            <w:trPr>
              <w:trHeight w:val="268"/>
              <w:jc w:val="center"/>
            </w:trPr>
          </w:trPrChange>
        </w:trPr>
        <w:tc>
          <w:tcPr>
            <w:tcW w:w="751" w:type="pct"/>
            <w:vAlign w:val="center"/>
            <w:tcPrChange w:id="16228" w:author="Mohammad Nayeem Hasan" w:date="2023-01-21T12:41:00Z">
              <w:tcPr>
                <w:tcW w:w="751" w:type="pct"/>
                <w:vAlign w:val="center"/>
              </w:tcPr>
            </w:tcPrChange>
          </w:tcPr>
          <w:p w14:paraId="5905AC54" w14:textId="77777777" w:rsidR="001D6F0C" w:rsidRPr="00C91A19" w:rsidRDefault="001D6F0C" w:rsidP="001D6F0C">
            <w:pPr>
              <w:rPr>
                <w:ins w:id="16229" w:author="Mohammad Nayeem Hasan" w:date="2023-01-21T00:39:00Z"/>
                <w:rFonts w:ascii="Times New Roman" w:hAnsi="Times New Roman" w:cs="Times New Roman"/>
                <w:sz w:val="20"/>
                <w:szCs w:val="20"/>
                <w:rPrChange w:id="16230" w:author="Mohammad Nayeem Hasan" w:date="2023-01-21T03:28:00Z">
                  <w:rPr>
                    <w:ins w:id="16231" w:author="Mohammad Nayeem Hasan" w:date="2023-01-21T00:39:00Z"/>
                    <w:rFonts w:ascii="Times New Roman" w:hAnsi="Times New Roman" w:cs="Times New Roman"/>
                    <w:sz w:val="24"/>
                    <w:szCs w:val="24"/>
                  </w:rPr>
                </w:rPrChange>
              </w:rPr>
              <w:pPrChange w:id="16232" w:author="Mohammad Nayeem Hasan" w:date="2023-01-21T14:56:00Z">
                <w:pPr>
                  <w:jc w:val="both"/>
                </w:pPr>
              </w:pPrChange>
            </w:pPr>
            <w:ins w:id="16233" w:author="Mohammad Nayeem Hasan" w:date="2023-01-21T00:39:00Z">
              <w:r w:rsidRPr="00C91A19">
                <w:rPr>
                  <w:rFonts w:ascii="Times New Roman" w:hAnsi="Times New Roman" w:cs="Times New Roman"/>
                  <w:sz w:val="20"/>
                  <w:szCs w:val="20"/>
                  <w:rPrChange w:id="16234" w:author="Mohammad Nayeem Hasan" w:date="2023-01-21T03:28:00Z">
                    <w:rPr>
                      <w:rFonts w:ascii="Times New Roman" w:hAnsi="Times New Roman" w:cs="Times New Roman"/>
                      <w:sz w:val="24"/>
                      <w:szCs w:val="24"/>
                    </w:rPr>
                  </w:rPrChange>
                </w:rPr>
                <w:t>Islam</w:t>
              </w:r>
            </w:ins>
          </w:p>
        </w:tc>
        <w:tc>
          <w:tcPr>
            <w:tcW w:w="884" w:type="pct"/>
            <w:vAlign w:val="center"/>
            <w:tcPrChange w:id="16235" w:author="Mohammad Nayeem Hasan" w:date="2023-01-21T12:41:00Z">
              <w:tcPr>
                <w:tcW w:w="883" w:type="pct"/>
                <w:vAlign w:val="center"/>
              </w:tcPr>
            </w:tcPrChange>
          </w:tcPr>
          <w:p w14:paraId="49B0F1F9" w14:textId="349D40D8" w:rsidR="001D6F0C" w:rsidRPr="00C91A19" w:rsidRDefault="001D6F0C" w:rsidP="001D6F0C">
            <w:pPr>
              <w:rPr>
                <w:ins w:id="16236" w:author="Mohammad Nayeem Hasan" w:date="2023-01-21T00:39:00Z"/>
                <w:rFonts w:ascii="Times New Roman" w:hAnsi="Times New Roman" w:cs="Times New Roman"/>
                <w:sz w:val="20"/>
                <w:szCs w:val="20"/>
                <w:rPrChange w:id="16237" w:author="Mohammad Nayeem Hasan" w:date="2023-01-21T03:28:00Z">
                  <w:rPr>
                    <w:ins w:id="16238" w:author="Mohammad Nayeem Hasan" w:date="2023-01-21T00:39:00Z"/>
                    <w:rFonts w:ascii="Times New Roman" w:hAnsi="Times New Roman" w:cs="Times New Roman"/>
                    <w:sz w:val="24"/>
                    <w:szCs w:val="24"/>
                  </w:rPr>
                </w:rPrChange>
              </w:rPr>
              <w:pPrChange w:id="16239" w:author="Mohammad Nayeem Hasan" w:date="2023-01-21T14:56:00Z">
                <w:pPr>
                  <w:jc w:val="both"/>
                </w:pPr>
              </w:pPrChange>
            </w:pPr>
            <w:ins w:id="16240" w:author="Mohammad Nayeem Hasan" w:date="2023-01-21T00:39:00Z">
              <w:r w:rsidRPr="00C91A19">
                <w:rPr>
                  <w:rFonts w:ascii="Times New Roman" w:hAnsi="Times New Roman" w:cs="Times New Roman"/>
                  <w:sz w:val="20"/>
                  <w:szCs w:val="20"/>
                  <w:rPrChange w:id="16241" w:author="Mohammad Nayeem Hasan" w:date="2023-01-21T03:28:00Z">
                    <w:rPr>
                      <w:rFonts w:ascii="Times New Roman" w:hAnsi="Times New Roman" w:cs="Times New Roman"/>
                      <w:sz w:val="24"/>
                      <w:szCs w:val="24"/>
                    </w:rPr>
                  </w:rPrChange>
                </w:rPr>
                <w:t>1.05</w:t>
              </w:r>
            </w:ins>
            <w:ins w:id="16242" w:author="Mohammad Nayeem Hasan" w:date="2023-01-21T03:47:00Z">
              <w:r>
                <w:rPr>
                  <w:rFonts w:ascii="Times New Roman" w:hAnsi="Times New Roman" w:cs="Times New Roman"/>
                  <w:sz w:val="20"/>
                  <w:szCs w:val="20"/>
                </w:rPr>
                <w:t xml:space="preserve"> (</w:t>
              </w:r>
              <w:r w:rsidRPr="00F13B5B">
                <w:rPr>
                  <w:rFonts w:ascii="Times New Roman" w:hAnsi="Times New Roman" w:cs="Times New Roman"/>
                  <w:sz w:val="20"/>
                  <w:szCs w:val="20"/>
                </w:rPr>
                <w:t>0.82, 1.35</w:t>
              </w:r>
              <w:r>
                <w:rPr>
                  <w:rFonts w:ascii="Times New Roman" w:hAnsi="Times New Roman" w:cs="Times New Roman"/>
                  <w:sz w:val="20"/>
                  <w:szCs w:val="20"/>
                </w:rPr>
                <w:t>)</w:t>
              </w:r>
            </w:ins>
          </w:p>
        </w:tc>
        <w:tc>
          <w:tcPr>
            <w:tcW w:w="529" w:type="pct"/>
            <w:vAlign w:val="center"/>
            <w:tcPrChange w:id="16243" w:author="Mohammad Nayeem Hasan" w:date="2023-01-21T12:41:00Z">
              <w:tcPr>
                <w:tcW w:w="529" w:type="pct"/>
                <w:gridSpan w:val="2"/>
                <w:vAlign w:val="center"/>
              </w:tcPr>
            </w:tcPrChange>
          </w:tcPr>
          <w:p w14:paraId="3DC35520" w14:textId="77777777" w:rsidR="001D6F0C" w:rsidRPr="00C91A19" w:rsidRDefault="001D6F0C" w:rsidP="001D6F0C">
            <w:pPr>
              <w:rPr>
                <w:ins w:id="16244" w:author="Mohammad Nayeem Hasan" w:date="2023-01-21T00:39:00Z"/>
                <w:rFonts w:ascii="Times New Roman" w:hAnsi="Times New Roman" w:cs="Times New Roman"/>
                <w:sz w:val="20"/>
                <w:szCs w:val="20"/>
                <w:rPrChange w:id="16245" w:author="Mohammad Nayeem Hasan" w:date="2023-01-21T03:28:00Z">
                  <w:rPr>
                    <w:ins w:id="16246" w:author="Mohammad Nayeem Hasan" w:date="2023-01-21T00:39:00Z"/>
                    <w:rFonts w:ascii="Times New Roman" w:hAnsi="Times New Roman" w:cs="Times New Roman"/>
                    <w:sz w:val="24"/>
                    <w:szCs w:val="24"/>
                  </w:rPr>
                </w:rPrChange>
              </w:rPr>
              <w:pPrChange w:id="16247" w:author="Mohammad Nayeem Hasan" w:date="2023-01-21T14:56:00Z">
                <w:pPr>
                  <w:jc w:val="both"/>
                </w:pPr>
              </w:pPrChange>
            </w:pPr>
            <w:ins w:id="16248" w:author="Mohammad Nayeem Hasan" w:date="2023-01-21T00:39:00Z">
              <w:r w:rsidRPr="00C91A19">
                <w:rPr>
                  <w:rFonts w:ascii="Times New Roman" w:hAnsi="Times New Roman" w:cs="Times New Roman"/>
                  <w:sz w:val="20"/>
                  <w:szCs w:val="20"/>
                  <w:rPrChange w:id="16249" w:author="Mohammad Nayeem Hasan" w:date="2023-01-21T03:28:00Z">
                    <w:rPr>
                      <w:rFonts w:ascii="Times New Roman" w:hAnsi="Times New Roman" w:cs="Times New Roman"/>
                      <w:sz w:val="24"/>
                      <w:szCs w:val="24"/>
                    </w:rPr>
                  </w:rPrChange>
                </w:rPr>
                <w:t>0.684</w:t>
              </w:r>
            </w:ins>
          </w:p>
        </w:tc>
        <w:tc>
          <w:tcPr>
            <w:tcW w:w="914" w:type="pct"/>
            <w:vAlign w:val="center"/>
            <w:tcPrChange w:id="16250" w:author="Mohammad Nayeem Hasan" w:date="2023-01-21T12:41:00Z">
              <w:tcPr>
                <w:tcW w:w="770" w:type="pct"/>
                <w:gridSpan w:val="2"/>
                <w:vAlign w:val="center"/>
              </w:tcPr>
            </w:tcPrChange>
          </w:tcPr>
          <w:p w14:paraId="09A57097" w14:textId="77777777" w:rsidR="001D6F0C" w:rsidRPr="00C91A19" w:rsidRDefault="001D6F0C" w:rsidP="001D6F0C">
            <w:pPr>
              <w:rPr>
                <w:ins w:id="16251" w:author="Mohammad Nayeem Hasan" w:date="2023-01-21T00:39:00Z"/>
                <w:rFonts w:ascii="Times New Roman" w:hAnsi="Times New Roman" w:cs="Times New Roman"/>
                <w:sz w:val="20"/>
                <w:szCs w:val="20"/>
                <w:rPrChange w:id="16252" w:author="Mohammad Nayeem Hasan" w:date="2023-01-21T03:28:00Z">
                  <w:rPr>
                    <w:ins w:id="16253" w:author="Mohammad Nayeem Hasan" w:date="2023-01-21T00:39:00Z"/>
                    <w:rFonts w:ascii="Times New Roman" w:hAnsi="Times New Roman" w:cs="Times New Roman"/>
                    <w:sz w:val="24"/>
                    <w:szCs w:val="24"/>
                  </w:rPr>
                </w:rPrChange>
              </w:rPr>
              <w:pPrChange w:id="16254" w:author="Mohammad Nayeem Hasan" w:date="2023-01-21T14:56:00Z">
                <w:pPr>
                  <w:jc w:val="both"/>
                </w:pPr>
              </w:pPrChange>
            </w:pPr>
            <w:ins w:id="16255" w:author="Mohammad Nayeem Hasan" w:date="2023-01-21T00:39:00Z">
              <w:r w:rsidRPr="00C91A19">
                <w:rPr>
                  <w:rFonts w:ascii="Times New Roman" w:hAnsi="Times New Roman" w:cs="Times New Roman"/>
                  <w:sz w:val="20"/>
                  <w:szCs w:val="20"/>
                  <w:rPrChange w:id="16256" w:author="Mohammad Nayeem Hasan" w:date="2023-01-21T03:28:00Z">
                    <w:rPr>
                      <w:rFonts w:ascii="Times New Roman" w:hAnsi="Times New Roman" w:cs="Times New Roman"/>
                      <w:sz w:val="24"/>
                      <w:szCs w:val="24"/>
                    </w:rPr>
                  </w:rPrChange>
                </w:rPr>
                <w:t>-</w:t>
              </w:r>
            </w:ins>
          </w:p>
        </w:tc>
        <w:tc>
          <w:tcPr>
            <w:tcW w:w="481" w:type="pct"/>
            <w:vAlign w:val="center"/>
            <w:tcPrChange w:id="16257" w:author="Mohammad Nayeem Hasan" w:date="2023-01-21T12:41:00Z">
              <w:tcPr>
                <w:tcW w:w="481" w:type="pct"/>
                <w:gridSpan w:val="2"/>
                <w:vAlign w:val="center"/>
              </w:tcPr>
            </w:tcPrChange>
          </w:tcPr>
          <w:p w14:paraId="7A89333B" w14:textId="77777777" w:rsidR="001D6F0C" w:rsidRPr="00C91A19" w:rsidRDefault="001D6F0C" w:rsidP="001D6F0C">
            <w:pPr>
              <w:rPr>
                <w:ins w:id="16258" w:author="Mohammad Nayeem Hasan" w:date="2023-01-21T00:39:00Z"/>
                <w:rFonts w:ascii="Times New Roman" w:hAnsi="Times New Roman" w:cs="Times New Roman"/>
                <w:sz w:val="20"/>
                <w:szCs w:val="20"/>
                <w:rPrChange w:id="16259" w:author="Mohammad Nayeem Hasan" w:date="2023-01-21T03:28:00Z">
                  <w:rPr>
                    <w:ins w:id="16260" w:author="Mohammad Nayeem Hasan" w:date="2023-01-21T00:39:00Z"/>
                    <w:rFonts w:ascii="Times New Roman" w:hAnsi="Times New Roman" w:cs="Times New Roman"/>
                    <w:sz w:val="24"/>
                    <w:szCs w:val="24"/>
                  </w:rPr>
                </w:rPrChange>
              </w:rPr>
              <w:pPrChange w:id="16261" w:author="Mohammad Nayeem Hasan" w:date="2023-01-21T14:56:00Z">
                <w:pPr>
                  <w:jc w:val="both"/>
                </w:pPr>
              </w:pPrChange>
            </w:pPr>
            <w:ins w:id="16262" w:author="Mohammad Nayeem Hasan" w:date="2023-01-21T00:39:00Z">
              <w:r w:rsidRPr="00C91A19">
                <w:rPr>
                  <w:rFonts w:ascii="Times New Roman" w:hAnsi="Times New Roman" w:cs="Times New Roman"/>
                  <w:sz w:val="20"/>
                  <w:szCs w:val="20"/>
                  <w:rPrChange w:id="16263" w:author="Mohammad Nayeem Hasan" w:date="2023-01-21T03:28:00Z">
                    <w:rPr>
                      <w:rFonts w:ascii="Times New Roman" w:hAnsi="Times New Roman" w:cs="Times New Roman"/>
                      <w:sz w:val="24"/>
                      <w:szCs w:val="24"/>
                    </w:rPr>
                  </w:rPrChange>
                </w:rPr>
                <w:t>-</w:t>
              </w:r>
            </w:ins>
          </w:p>
        </w:tc>
        <w:tc>
          <w:tcPr>
            <w:tcW w:w="963" w:type="pct"/>
            <w:vAlign w:val="center"/>
            <w:tcPrChange w:id="16264" w:author="Mohammad Nayeem Hasan" w:date="2023-01-21T12:41:00Z">
              <w:tcPr>
                <w:tcW w:w="1169" w:type="pct"/>
                <w:gridSpan w:val="3"/>
                <w:vAlign w:val="center"/>
              </w:tcPr>
            </w:tcPrChange>
          </w:tcPr>
          <w:p w14:paraId="7C7F58B7" w14:textId="63C9D6CD" w:rsidR="001D6F0C" w:rsidRPr="00C91A19" w:rsidRDefault="001D6F0C" w:rsidP="001D6F0C">
            <w:pPr>
              <w:rPr>
                <w:ins w:id="16265" w:author="Mohammad Nayeem Hasan" w:date="2023-01-21T00:39:00Z"/>
                <w:rFonts w:ascii="Times New Roman" w:hAnsi="Times New Roman" w:cs="Times New Roman"/>
                <w:sz w:val="20"/>
                <w:szCs w:val="20"/>
                <w:rPrChange w:id="16266" w:author="Mohammad Nayeem Hasan" w:date="2023-01-21T03:28:00Z">
                  <w:rPr>
                    <w:ins w:id="16267" w:author="Mohammad Nayeem Hasan" w:date="2023-01-21T00:39:00Z"/>
                    <w:rFonts w:ascii="Times New Roman" w:hAnsi="Times New Roman" w:cs="Times New Roman"/>
                    <w:sz w:val="24"/>
                    <w:szCs w:val="24"/>
                  </w:rPr>
                </w:rPrChange>
              </w:rPr>
              <w:pPrChange w:id="16268" w:author="Mohammad Nayeem Hasan" w:date="2023-01-21T14:56:00Z">
                <w:pPr>
                  <w:jc w:val="both"/>
                </w:pPr>
              </w:pPrChange>
            </w:pPr>
            <w:ins w:id="16269" w:author="Mohammad Nayeem Hasan" w:date="2023-01-21T00:39:00Z">
              <w:r w:rsidRPr="00C91A19">
                <w:rPr>
                  <w:rFonts w:ascii="Times New Roman" w:hAnsi="Times New Roman" w:cs="Times New Roman"/>
                  <w:sz w:val="20"/>
                  <w:szCs w:val="20"/>
                  <w:rPrChange w:id="16270" w:author="Mohammad Nayeem Hasan" w:date="2023-01-21T03:28:00Z">
                    <w:rPr>
                      <w:rFonts w:ascii="Times New Roman" w:hAnsi="Times New Roman" w:cs="Times New Roman"/>
                      <w:sz w:val="24"/>
                      <w:szCs w:val="24"/>
                    </w:rPr>
                  </w:rPrChange>
                </w:rPr>
                <w:t>1.39</w:t>
              </w:r>
            </w:ins>
            <w:ins w:id="16271" w:author="Mohammad Nayeem Hasan" w:date="2023-01-21T04:01:00Z">
              <w:r>
                <w:rPr>
                  <w:rFonts w:ascii="Times New Roman" w:hAnsi="Times New Roman" w:cs="Times New Roman"/>
                  <w:sz w:val="20"/>
                  <w:szCs w:val="20"/>
                </w:rPr>
                <w:t xml:space="preserve"> (</w:t>
              </w:r>
              <w:r w:rsidRPr="00F13B5B">
                <w:rPr>
                  <w:rFonts w:ascii="Times New Roman" w:hAnsi="Times New Roman" w:cs="Times New Roman"/>
                  <w:sz w:val="20"/>
                  <w:szCs w:val="20"/>
                </w:rPr>
                <w:t>1.02, 1.88</w:t>
              </w:r>
              <w:r>
                <w:rPr>
                  <w:rFonts w:ascii="Times New Roman" w:hAnsi="Times New Roman" w:cs="Times New Roman"/>
                  <w:sz w:val="20"/>
                  <w:szCs w:val="20"/>
                </w:rPr>
                <w:t>)</w:t>
              </w:r>
            </w:ins>
          </w:p>
        </w:tc>
        <w:tc>
          <w:tcPr>
            <w:tcW w:w="478" w:type="pct"/>
            <w:vAlign w:val="center"/>
            <w:tcPrChange w:id="16272" w:author="Mohammad Nayeem Hasan" w:date="2023-01-21T12:41:00Z">
              <w:tcPr>
                <w:tcW w:w="417" w:type="pct"/>
                <w:vAlign w:val="center"/>
              </w:tcPr>
            </w:tcPrChange>
          </w:tcPr>
          <w:p w14:paraId="61968491" w14:textId="77777777" w:rsidR="001D6F0C" w:rsidRPr="00C91A19" w:rsidRDefault="001D6F0C" w:rsidP="001D6F0C">
            <w:pPr>
              <w:rPr>
                <w:ins w:id="16273" w:author="Mohammad Nayeem Hasan" w:date="2023-01-21T00:39:00Z"/>
                <w:rFonts w:ascii="Times New Roman" w:hAnsi="Times New Roman" w:cs="Times New Roman"/>
                <w:b/>
                <w:bCs/>
                <w:sz w:val="20"/>
                <w:szCs w:val="20"/>
                <w:rPrChange w:id="16274" w:author="Mohammad Nayeem Hasan" w:date="2023-01-21T03:28:00Z">
                  <w:rPr>
                    <w:ins w:id="16275" w:author="Mohammad Nayeem Hasan" w:date="2023-01-21T00:39:00Z"/>
                    <w:rFonts w:ascii="Times New Roman" w:hAnsi="Times New Roman" w:cs="Times New Roman"/>
                    <w:b/>
                    <w:bCs/>
                    <w:sz w:val="24"/>
                    <w:szCs w:val="24"/>
                  </w:rPr>
                </w:rPrChange>
              </w:rPr>
              <w:pPrChange w:id="16276" w:author="Mohammad Nayeem Hasan" w:date="2023-01-21T14:56:00Z">
                <w:pPr>
                  <w:jc w:val="both"/>
                </w:pPr>
              </w:pPrChange>
            </w:pPr>
            <w:ins w:id="16277" w:author="Mohammad Nayeem Hasan" w:date="2023-01-21T00:39:00Z">
              <w:r w:rsidRPr="00C91A19">
                <w:rPr>
                  <w:rFonts w:ascii="Times New Roman" w:hAnsi="Times New Roman" w:cs="Times New Roman"/>
                  <w:b/>
                  <w:bCs/>
                  <w:sz w:val="20"/>
                  <w:szCs w:val="20"/>
                  <w:rPrChange w:id="16278" w:author="Mohammad Nayeem Hasan" w:date="2023-01-21T03:28:00Z">
                    <w:rPr>
                      <w:rFonts w:ascii="Times New Roman" w:hAnsi="Times New Roman" w:cs="Times New Roman"/>
                      <w:b/>
                      <w:bCs/>
                      <w:sz w:val="24"/>
                      <w:szCs w:val="24"/>
                    </w:rPr>
                  </w:rPrChange>
                </w:rPr>
                <w:t>0.036</w:t>
              </w:r>
            </w:ins>
          </w:p>
        </w:tc>
      </w:tr>
      <w:tr w:rsidR="001D6F0C" w:rsidRPr="00C91A19" w14:paraId="535D957C" w14:textId="77777777" w:rsidTr="00A67133">
        <w:trPr>
          <w:trHeight w:val="138"/>
          <w:jc w:val="center"/>
          <w:ins w:id="16279" w:author="Mohammad Nayeem Hasan" w:date="2023-01-21T00:39:00Z"/>
          <w:trPrChange w:id="16280" w:author="Mohammad Nayeem Hasan" w:date="2023-01-21T12:41:00Z">
            <w:trPr>
              <w:trHeight w:val="138"/>
              <w:jc w:val="center"/>
            </w:trPr>
          </w:trPrChange>
        </w:trPr>
        <w:tc>
          <w:tcPr>
            <w:tcW w:w="751" w:type="pct"/>
            <w:vAlign w:val="center"/>
            <w:tcPrChange w:id="16281" w:author="Mohammad Nayeem Hasan" w:date="2023-01-21T12:41:00Z">
              <w:tcPr>
                <w:tcW w:w="751" w:type="pct"/>
                <w:vAlign w:val="center"/>
              </w:tcPr>
            </w:tcPrChange>
          </w:tcPr>
          <w:p w14:paraId="53E81A83" w14:textId="77777777" w:rsidR="001D6F0C" w:rsidRPr="00C91A19" w:rsidRDefault="001D6F0C" w:rsidP="001D6F0C">
            <w:pPr>
              <w:rPr>
                <w:ins w:id="16282" w:author="Mohammad Nayeem Hasan" w:date="2023-01-21T00:39:00Z"/>
                <w:rFonts w:ascii="Times New Roman" w:hAnsi="Times New Roman" w:cs="Times New Roman"/>
                <w:sz w:val="20"/>
                <w:szCs w:val="20"/>
                <w:rPrChange w:id="16283" w:author="Mohammad Nayeem Hasan" w:date="2023-01-21T03:28:00Z">
                  <w:rPr>
                    <w:ins w:id="16284" w:author="Mohammad Nayeem Hasan" w:date="2023-01-21T00:39:00Z"/>
                    <w:rFonts w:ascii="Times New Roman" w:hAnsi="Times New Roman" w:cs="Times New Roman"/>
                    <w:sz w:val="24"/>
                    <w:szCs w:val="24"/>
                  </w:rPr>
                </w:rPrChange>
              </w:rPr>
              <w:pPrChange w:id="16285" w:author="Mohammad Nayeem Hasan" w:date="2023-01-21T14:56:00Z">
                <w:pPr>
                  <w:jc w:val="both"/>
                </w:pPr>
              </w:pPrChange>
            </w:pPr>
            <w:ins w:id="16286" w:author="Mohammad Nayeem Hasan" w:date="2023-01-21T00:39:00Z">
              <w:r w:rsidRPr="00C91A19">
                <w:rPr>
                  <w:rFonts w:ascii="Times New Roman" w:hAnsi="Times New Roman" w:cs="Times New Roman"/>
                  <w:sz w:val="20"/>
                  <w:szCs w:val="20"/>
                  <w:rPrChange w:id="16287" w:author="Mohammad Nayeem Hasan" w:date="2023-01-21T03:28:00Z">
                    <w:rPr>
                      <w:rFonts w:ascii="Times New Roman" w:hAnsi="Times New Roman" w:cs="Times New Roman"/>
                      <w:sz w:val="24"/>
                      <w:szCs w:val="24"/>
                    </w:rPr>
                  </w:rPrChange>
                </w:rPr>
                <w:t>Others</w:t>
              </w:r>
            </w:ins>
          </w:p>
        </w:tc>
        <w:tc>
          <w:tcPr>
            <w:tcW w:w="884" w:type="pct"/>
            <w:vAlign w:val="center"/>
            <w:tcPrChange w:id="16288" w:author="Mohammad Nayeem Hasan" w:date="2023-01-21T12:41:00Z">
              <w:tcPr>
                <w:tcW w:w="883" w:type="pct"/>
                <w:vAlign w:val="center"/>
              </w:tcPr>
            </w:tcPrChange>
          </w:tcPr>
          <w:p w14:paraId="0A4DF081" w14:textId="77777777" w:rsidR="001D6F0C" w:rsidRPr="00C91A19" w:rsidRDefault="001D6F0C" w:rsidP="001D6F0C">
            <w:pPr>
              <w:rPr>
                <w:ins w:id="16289" w:author="Mohammad Nayeem Hasan" w:date="2023-01-21T00:39:00Z"/>
                <w:rFonts w:ascii="Times New Roman" w:hAnsi="Times New Roman" w:cs="Times New Roman"/>
                <w:sz w:val="20"/>
                <w:szCs w:val="20"/>
                <w:rPrChange w:id="16290" w:author="Mohammad Nayeem Hasan" w:date="2023-01-21T03:28:00Z">
                  <w:rPr>
                    <w:ins w:id="16291" w:author="Mohammad Nayeem Hasan" w:date="2023-01-21T00:39:00Z"/>
                    <w:rFonts w:ascii="Times New Roman" w:hAnsi="Times New Roman" w:cs="Times New Roman"/>
                    <w:sz w:val="24"/>
                    <w:szCs w:val="24"/>
                  </w:rPr>
                </w:rPrChange>
              </w:rPr>
              <w:pPrChange w:id="16292" w:author="Mohammad Nayeem Hasan" w:date="2023-01-21T14:56:00Z">
                <w:pPr>
                  <w:jc w:val="both"/>
                </w:pPr>
              </w:pPrChange>
            </w:pPr>
            <w:ins w:id="16293" w:author="Mohammad Nayeem Hasan" w:date="2023-01-21T00:39:00Z">
              <w:r w:rsidRPr="00C91A19">
                <w:rPr>
                  <w:rFonts w:ascii="Times New Roman" w:hAnsi="Times New Roman" w:cs="Times New Roman"/>
                  <w:sz w:val="20"/>
                  <w:szCs w:val="20"/>
                  <w:rPrChange w:id="16294" w:author="Mohammad Nayeem Hasan" w:date="2023-01-21T03:28:00Z">
                    <w:rPr>
                      <w:rFonts w:ascii="Times New Roman" w:hAnsi="Times New Roman" w:cs="Times New Roman"/>
                      <w:sz w:val="24"/>
                      <w:szCs w:val="24"/>
                    </w:rPr>
                  </w:rPrChange>
                </w:rPr>
                <w:t>Ref.</w:t>
              </w:r>
            </w:ins>
          </w:p>
        </w:tc>
        <w:tc>
          <w:tcPr>
            <w:tcW w:w="529" w:type="pct"/>
            <w:vAlign w:val="center"/>
            <w:tcPrChange w:id="16295" w:author="Mohammad Nayeem Hasan" w:date="2023-01-21T12:41:00Z">
              <w:tcPr>
                <w:tcW w:w="529" w:type="pct"/>
                <w:gridSpan w:val="2"/>
                <w:vAlign w:val="center"/>
              </w:tcPr>
            </w:tcPrChange>
          </w:tcPr>
          <w:p w14:paraId="69A723C2" w14:textId="77777777" w:rsidR="001D6F0C" w:rsidRPr="00C91A19" w:rsidRDefault="001D6F0C" w:rsidP="001D6F0C">
            <w:pPr>
              <w:rPr>
                <w:ins w:id="16296" w:author="Mohammad Nayeem Hasan" w:date="2023-01-21T00:39:00Z"/>
                <w:rFonts w:ascii="Times New Roman" w:hAnsi="Times New Roman" w:cs="Times New Roman"/>
                <w:sz w:val="20"/>
                <w:szCs w:val="20"/>
                <w:rPrChange w:id="16297" w:author="Mohammad Nayeem Hasan" w:date="2023-01-21T03:28:00Z">
                  <w:rPr>
                    <w:ins w:id="16298" w:author="Mohammad Nayeem Hasan" w:date="2023-01-21T00:39:00Z"/>
                    <w:rFonts w:ascii="Times New Roman" w:hAnsi="Times New Roman" w:cs="Times New Roman"/>
                    <w:sz w:val="24"/>
                    <w:szCs w:val="24"/>
                  </w:rPr>
                </w:rPrChange>
              </w:rPr>
              <w:pPrChange w:id="16299" w:author="Mohammad Nayeem Hasan" w:date="2023-01-21T14:56:00Z">
                <w:pPr>
                  <w:jc w:val="both"/>
                </w:pPr>
              </w:pPrChange>
            </w:pPr>
            <w:ins w:id="16300" w:author="Mohammad Nayeem Hasan" w:date="2023-01-21T00:39:00Z">
              <w:r w:rsidRPr="00C91A19">
                <w:rPr>
                  <w:rFonts w:ascii="Times New Roman" w:hAnsi="Times New Roman" w:cs="Times New Roman"/>
                  <w:sz w:val="20"/>
                  <w:szCs w:val="20"/>
                  <w:rPrChange w:id="16301" w:author="Mohammad Nayeem Hasan" w:date="2023-01-21T03:28:00Z">
                    <w:rPr>
                      <w:rFonts w:ascii="Times New Roman" w:hAnsi="Times New Roman" w:cs="Times New Roman"/>
                      <w:sz w:val="24"/>
                      <w:szCs w:val="24"/>
                    </w:rPr>
                  </w:rPrChange>
                </w:rPr>
                <w:t>-</w:t>
              </w:r>
            </w:ins>
          </w:p>
        </w:tc>
        <w:tc>
          <w:tcPr>
            <w:tcW w:w="914" w:type="pct"/>
            <w:vAlign w:val="center"/>
            <w:tcPrChange w:id="16302" w:author="Mohammad Nayeem Hasan" w:date="2023-01-21T12:41:00Z">
              <w:tcPr>
                <w:tcW w:w="770" w:type="pct"/>
                <w:gridSpan w:val="2"/>
                <w:vAlign w:val="center"/>
              </w:tcPr>
            </w:tcPrChange>
          </w:tcPr>
          <w:p w14:paraId="4C13A736" w14:textId="77777777" w:rsidR="001D6F0C" w:rsidRPr="00C91A19" w:rsidRDefault="001D6F0C" w:rsidP="001D6F0C">
            <w:pPr>
              <w:rPr>
                <w:ins w:id="16303" w:author="Mohammad Nayeem Hasan" w:date="2023-01-21T00:39:00Z"/>
                <w:rFonts w:ascii="Times New Roman" w:hAnsi="Times New Roman" w:cs="Times New Roman"/>
                <w:sz w:val="20"/>
                <w:szCs w:val="20"/>
                <w:rPrChange w:id="16304" w:author="Mohammad Nayeem Hasan" w:date="2023-01-21T03:28:00Z">
                  <w:rPr>
                    <w:ins w:id="16305" w:author="Mohammad Nayeem Hasan" w:date="2023-01-21T00:39:00Z"/>
                    <w:rFonts w:ascii="Times New Roman" w:hAnsi="Times New Roman" w:cs="Times New Roman"/>
                    <w:sz w:val="24"/>
                    <w:szCs w:val="24"/>
                  </w:rPr>
                </w:rPrChange>
              </w:rPr>
              <w:pPrChange w:id="16306" w:author="Mohammad Nayeem Hasan" w:date="2023-01-21T14:56:00Z">
                <w:pPr>
                  <w:jc w:val="both"/>
                </w:pPr>
              </w:pPrChange>
            </w:pPr>
            <w:ins w:id="16307" w:author="Mohammad Nayeem Hasan" w:date="2023-01-21T00:39:00Z">
              <w:r w:rsidRPr="00C91A19">
                <w:rPr>
                  <w:rFonts w:ascii="Times New Roman" w:hAnsi="Times New Roman" w:cs="Times New Roman"/>
                  <w:sz w:val="20"/>
                  <w:szCs w:val="20"/>
                  <w:rPrChange w:id="16308" w:author="Mohammad Nayeem Hasan" w:date="2023-01-21T03:28:00Z">
                    <w:rPr>
                      <w:rFonts w:ascii="Times New Roman" w:hAnsi="Times New Roman" w:cs="Times New Roman"/>
                      <w:sz w:val="24"/>
                      <w:szCs w:val="24"/>
                    </w:rPr>
                  </w:rPrChange>
                </w:rPr>
                <w:t>-</w:t>
              </w:r>
            </w:ins>
          </w:p>
        </w:tc>
        <w:tc>
          <w:tcPr>
            <w:tcW w:w="481" w:type="pct"/>
            <w:vAlign w:val="center"/>
            <w:tcPrChange w:id="16309" w:author="Mohammad Nayeem Hasan" w:date="2023-01-21T12:41:00Z">
              <w:tcPr>
                <w:tcW w:w="481" w:type="pct"/>
                <w:gridSpan w:val="2"/>
                <w:vAlign w:val="center"/>
              </w:tcPr>
            </w:tcPrChange>
          </w:tcPr>
          <w:p w14:paraId="658F16C9" w14:textId="77777777" w:rsidR="001D6F0C" w:rsidRPr="00C91A19" w:rsidRDefault="001D6F0C" w:rsidP="001D6F0C">
            <w:pPr>
              <w:rPr>
                <w:ins w:id="16310" w:author="Mohammad Nayeem Hasan" w:date="2023-01-21T00:39:00Z"/>
                <w:rFonts w:ascii="Times New Roman" w:hAnsi="Times New Roman" w:cs="Times New Roman"/>
                <w:sz w:val="20"/>
                <w:szCs w:val="20"/>
                <w:rPrChange w:id="16311" w:author="Mohammad Nayeem Hasan" w:date="2023-01-21T03:28:00Z">
                  <w:rPr>
                    <w:ins w:id="16312" w:author="Mohammad Nayeem Hasan" w:date="2023-01-21T00:39:00Z"/>
                    <w:rFonts w:ascii="Times New Roman" w:hAnsi="Times New Roman" w:cs="Times New Roman"/>
                    <w:sz w:val="24"/>
                    <w:szCs w:val="24"/>
                  </w:rPr>
                </w:rPrChange>
              </w:rPr>
              <w:pPrChange w:id="16313" w:author="Mohammad Nayeem Hasan" w:date="2023-01-21T14:56:00Z">
                <w:pPr>
                  <w:jc w:val="both"/>
                </w:pPr>
              </w:pPrChange>
            </w:pPr>
            <w:ins w:id="16314" w:author="Mohammad Nayeem Hasan" w:date="2023-01-21T00:39:00Z">
              <w:r w:rsidRPr="00C91A19">
                <w:rPr>
                  <w:rFonts w:ascii="Times New Roman" w:hAnsi="Times New Roman" w:cs="Times New Roman"/>
                  <w:sz w:val="20"/>
                  <w:szCs w:val="20"/>
                  <w:rPrChange w:id="16315" w:author="Mohammad Nayeem Hasan" w:date="2023-01-21T03:28:00Z">
                    <w:rPr>
                      <w:rFonts w:ascii="Times New Roman" w:hAnsi="Times New Roman" w:cs="Times New Roman"/>
                      <w:sz w:val="24"/>
                      <w:szCs w:val="24"/>
                    </w:rPr>
                  </w:rPrChange>
                </w:rPr>
                <w:t>-</w:t>
              </w:r>
            </w:ins>
          </w:p>
        </w:tc>
        <w:tc>
          <w:tcPr>
            <w:tcW w:w="963" w:type="pct"/>
            <w:vAlign w:val="center"/>
            <w:tcPrChange w:id="16316" w:author="Mohammad Nayeem Hasan" w:date="2023-01-21T12:41:00Z">
              <w:tcPr>
                <w:tcW w:w="1169" w:type="pct"/>
                <w:gridSpan w:val="3"/>
                <w:vAlign w:val="center"/>
              </w:tcPr>
            </w:tcPrChange>
          </w:tcPr>
          <w:p w14:paraId="3D69FEBA" w14:textId="77777777" w:rsidR="001D6F0C" w:rsidRPr="00C91A19" w:rsidRDefault="001D6F0C" w:rsidP="001D6F0C">
            <w:pPr>
              <w:rPr>
                <w:ins w:id="16317" w:author="Mohammad Nayeem Hasan" w:date="2023-01-21T00:39:00Z"/>
                <w:rFonts w:ascii="Times New Roman" w:hAnsi="Times New Roman" w:cs="Times New Roman"/>
                <w:sz w:val="20"/>
                <w:szCs w:val="20"/>
                <w:rPrChange w:id="16318" w:author="Mohammad Nayeem Hasan" w:date="2023-01-21T03:28:00Z">
                  <w:rPr>
                    <w:ins w:id="16319" w:author="Mohammad Nayeem Hasan" w:date="2023-01-21T00:39:00Z"/>
                    <w:rFonts w:ascii="Times New Roman" w:hAnsi="Times New Roman" w:cs="Times New Roman"/>
                    <w:sz w:val="24"/>
                    <w:szCs w:val="24"/>
                  </w:rPr>
                </w:rPrChange>
              </w:rPr>
              <w:pPrChange w:id="16320" w:author="Mohammad Nayeem Hasan" w:date="2023-01-21T14:56:00Z">
                <w:pPr>
                  <w:jc w:val="both"/>
                </w:pPr>
              </w:pPrChange>
            </w:pPr>
            <w:ins w:id="16321" w:author="Mohammad Nayeem Hasan" w:date="2023-01-21T00:39:00Z">
              <w:r w:rsidRPr="00C91A19">
                <w:rPr>
                  <w:rFonts w:ascii="Times New Roman" w:hAnsi="Times New Roman" w:cs="Times New Roman"/>
                  <w:sz w:val="20"/>
                  <w:szCs w:val="20"/>
                  <w:rPrChange w:id="16322" w:author="Mohammad Nayeem Hasan" w:date="2023-01-21T03:28:00Z">
                    <w:rPr>
                      <w:rFonts w:ascii="Times New Roman" w:hAnsi="Times New Roman" w:cs="Times New Roman"/>
                      <w:sz w:val="24"/>
                      <w:szCs w:val="24"/>
                    </w:rPr>
                  </w:rPrChange>
                </w:rPr>
                <w:t>Ref.</w:t>
              </w:r>
            </w:ins>
          </w:p>
        </w:tc>
        <w:tc>
          <w:tcPr>
            <w:tcW w:w="478" w:type="pct"/>
            <w:vAlign w:val="center"/>
            <w:tcPrChange w:id="16323" w:author="Mohammad Nayeem Hasan" w:date="2023-01-21T12:41:00Z">
              <w:tcPr>
                <w:tcW w:w="417" w:type="pct"/>
                <w:vAlign w:val="center"/>
              </w:tcPr>
            </w:tcPrChange>
          </w:tcPr>
          <w:p w14:paraId="7E4D3A20" w14:textId="77777777" w:rsidR="001D6F0C" w:rsidRPr="00C91A19" w:rsidRDefault="001D6F0C" w:rsidP="001D6F0C">
            <w:pPr>
              <w:rPr>
                <w:ins w:id="16324" w:author="Mohammad Nayeem Hasan" w:date="2023-01-21T00:39:00Z"/>
                <w:rFonts w:ascii="Times New Roman" w:hAnsi="Times New Roman" w:cs="Times New Roman"/>
                <w:sz w:val="20"/>
                <w:szCs w:val="20"/>
                <w:rPrChange w:id="16325" w:author="Mohammad Nayeem Hasan" w:date="2023-01-21T03:28:00Z">
                  <w:rPr>
                    <w:ins w:id="16326" w:author="Mohammad Nayeem Hasan" w:date="2023-01-21T00:39:00Z"/>
                    <w:rFonts w:ascii="Times New Roman" w:hAnsi="Times New Roman" w:cs="Times New Roman"/>
                    <w:sz w:val="24"/>
                    <w:szCs w:val="24"/>
                  </w:rPr>
                </w:rPrChange>
              </w:rPr>
              <w:pPrChange w:id="16327" w:author="Mohammad Nayeem Hasan" w:date="2023-01-21T14:56:00Z">
                <w:pPr>
                  <w:jc w:val="both"/>
                </w:pPr>
              </w:pPrChange>
            </w:pPr>
            <w:ins w:id="16328" w:author="Mohammad Nayeem Hasan" w:date="2023-01-21T00:39:00Z">
              <w:r w:rsidRPr="00C91A19">
                <w:rPr>
                  <w:rFonts w:ascii="Times New Roman" w:hAnsi="Times New Roman" w:cs="Times New Roman"/>
                  <w:sz w:val="20"/>
                  <w:szCs w:val="20"/>
                  <w:rPrChange w:id="16329" w:author="Mohammad Nayeem Hasan" w:date="2023-01-21T03:28:00Z">
                    <w:rPr>
                      <w:rFonts w:ascii="Times New Roman" w:hAnsi="Times New Roman" w:cs="Times New Roman"/>
                      <w:sz w:val="24"/>
                      <w:szCs w:val="24"/>
                    </w:rPr>
                  </w:rPrChange>
                </w:rPr>
                <w:t>-</w:t>
              </w:r>
            </w:ins>
          </w:p>
        </w:tc>
      </w:tr>
      <w:tr w:rsidR="001D6F0C" w:rsidRPr="008E73D6" w14:paraId="613B5FCC" w14:textId="336D9958" w:rsidTr="00A67133">
        <w:trPr>
          <w:trHeight w:val="188"/>
          <w:jc w:val="center"/>
          <w:ins w:id="16330" w:author="Mohammad Nayeem Hasan" w:date="2023-01-21T00:39:00Z"/>
          <w:trPrChange w:id="16331" w:author="Mohammad Nayeem Hasan" w:date="2023-01-21T12:41:00Z">
            <w:trPr>
              <w:trHeight w:val="188"/>
              <w:jc w:val="center"/>
            </w:trPr>
          </w:trPrChange>
        </w:trPr>
        <w:tc>
          <w:tcPr>
            <w:tcW w:w="1635" w:type="pct"/>
            <w:gridSpan w:val="2"/>
            <w:vAlign w:val="center"/>
            <w:tcPrChange w:id="16332" w:author="Mohammad Nayeem Hasan" w:date="2023-01-21T12:41:00Z">
              <w:tcPr>
                <w:tcW w:w="1634" w:type="pct"/>
                <w:gridSpan w:val="2"/>
                <w:vAlign w:val="center"/>
              </w:tcPr>
            </w:tcPrChange>
          </w:tcPr>
          <w:p w14:paraId="07A1B221" w14:textId="77777777" w:rsidR="001D6F0C" w:rsidRPr="00C91A19" w:rsidRDefault="001D6F0C" w:rsidP="001D6F0C">
            <w:pPr>
              <w:rPr>
                <w:ins w:id="16333" w:author="Mohammad Nayeem Hasan" w:date="2023-01-21T00:39:00Z"/>
                <w:rFonts w:ascii="Times New Roman" w:hAnsi="Times New Roman" w:cs="Times New Roman"/>
                <w:sz w:val="20"/>
                <w:szCs w:val="20"/>
                <w:rPrChange w:id="16334" w:author="Mohammad Nayeem Hasan" w:date="2023-01-21T03:28:00Z">
                  <w:rPr>
                    <w:ins w:id="16335" w:author="Mohammad Nayeem Hasan" w:date="2023-01-21T00:39:00Z"/>
                    <w:rFonts w:ascii="Times New Roman" w:hAnsi="Times New Roman" w:cs="Times New Roman"/>
                    <w:sz w:val="24"/>
                    <w:szCs w:val="24"/>
                  </w:rPr>
                </w:rPrChange>
              </w:rPr>
              <w:pPrChange w:id="16336" w:author="Mohammad Nayeem Hasan" w:date="2023-01-21T14:56:00Z">
                <w:pPr>
                  <w:jc w:val="both"/>
                </w:pPr>
              </w:pPrChange>
            </w:pPr>
            <w:ins w:id="16337" w:author="Mohammad Nayeem Hasan" w:date="2023-01-21T00:39:00Z">
              <w:r w:rsidRPr="00C91A19">
                <w:rPr>
                  <w:rFonts w:ascii="Times New Roman" w:hAnsi="Times New Roman" w:cs="Times New Roman"/>
                  <w:sz w:val="20"/>
                  <w:szCs w:val="20"/>
                  <w:rPrChange w:id="16338" w:author="Mohammad Nayeem Hasan" w:date="2023-01-21T03:28:00Z">
                    <w:rPr>
                      <w:rFonts w:ascii="Times New Roman" w:hAnsi="Times New Roman" w:cs="Times New Roman"/>
                      <w:sz w:val="24"/>
                      <w:szCs w:val="24"/>
                    </w:rPr>
                  </w:rPrChange>
                </w:rPr>
                <w:t>Household Head Sex</w:t>
              </w:r>
            </w:ins>
          </w:p>
        </w:tc>
        <w:tc>
          <w:tcPr>
            <w:tcW w:w="1443" w:type="pct"/>
            <w:gridSpan w:val="2"/>
            <w:vAlign w:val="center"/>
            <w:tcPrChange w:id="16339" w:author="Mohammad Nayeem Hasan" w:date="2023-01-21T12:41:00Z">
              <w:tcPr>
                <w:tcW w:w="1299" w:type="pct"/>
                <w:gridSpan w:val="4"/>
                <w:vAlign w:val="center"/>
              </w:tcPr>
            </w:tcPrChange>
          </w:tcPr>
          <w:p w14:paraId="6E259046" w14:textId="77777777" w:rsidR="001D6F0C" w:rsidRPr="008E73D6" w:rsidRDefault="001D6F0C" w:rsidP="001D6F0C">
            <w:pPr>
              <w:rPr>
                <w:ins w:id="16340" w:author="Mohammad Nayeem Hasan" w:date="2023-01-21T00:39:00Z"/>
                <w:rFonts w:ascii="Times New Roman" w:hAnsi="Times New Roman" w:cs="Times New Roman"/>
                <w:sz w:val="20"/>
                <w:szCs w:val="20"/>
              </w:rPr>
              <w:pPrChange w:id="16341" w:author="Mohammad Nayeem Hasan" w:date="2023-01-21T14:56:00Z">
                <w:pPr>
                  <w:jc w:val="both"/>
                </w:pPr>
              </w:pPrChange>
            </w:pPr>
          </w:p>
        </w:tc>
        <w:tc>
          <w:tcPr>
            <w:tcW w:w="1444" w:type="pct"/>
            <w:gridSpan w:val="2"/>
            <w:vAlign w:val="center"/>
            <w:tcPrChange w:id="16342" w:author="Mohammad Nayeem Hasan" w:date="2023-01-21T12:41:00Z">
              <w:tcPr>
                <w:tcW w:w="1650" w:type="pct"/>
                <w:gridSpan w:val="5"/>
                <w:vAlign w:val="center"/>
              </w:tcPr>
            </w:tcPrChange>
          </w:tcPr>
          <w:p w14:paraId="7A44696A" w14:textId="77777777" w:rsidR="001D6F0C" w:rsidRPr="008E73D6" w:rsidRDefault="001D6F0C" w:rsidP="001D6F0C">
            <w:pPr>
              <w:rPr>
                <w:ins w:id="16343" w:author="Mohammad Nayeem Hasan" w:date="2023-01-21T00:39:00Z"/>
                <w:rFonts w:ascii="Times New Roman" w:hAnsi="Times New Roman" w:cs="Times New Roman"/>
                <w:sz w:val="20"/>
                <w:szCs w:val="20"/>
              </w:rPr>
              <w:pPrChange w:id="16344" w:author="Mohammad Nayeem Hasan" w:date="2023-01-21T14:56:00Z">
                <w:pPr>
                  <w:jc w:val="both"/>
                </w:pPr>
              </w:pPrChange>
            </w:pPr>
          </w:p>
        </w:tc>
        <w:tc>
          <w:tcPr>
            <w:tcW w:w="478" w:type="pct"/>
            <w:vAlign w:val="center"/>
            <w:tcPrChange w:id="16345" w:author="Mohammad Nayeem Hasan" w:date="2023-01-21T12:41:00Z">
              <w:tcPr>
                <w:tcW w:w="417" w:type="pct"/>
                <w:vAlign w:val="center"/>
              </w:tcPr>
            </w:tcPrChange>
          </w:tcPr>
          <w:p w14:paraId="0EA09CB7" w14:textId="77777777" w:rsidR="001D6F0C" w:rsidRPr="008E73D6" w:rsidRDefault="001D6F0C" w:rsidP="001D6F0C">
            <w:pPr>
              <w:rPr>
                <w:ins w:id="16346" w:author="Mohammad Nayeem Hasan" w:date="2023-01-21T00:39:00Z"/>
                <w:rFonts w:ascii="Times New Roman" w:hAnsi="Times New Roman" w:cs="Times New Roman"/>
                <w:sz w:val="20"/>
                <w:szCs w:val="20"/>
              </w:rPr>
              <w:pPrChange w:id="16347" w:author="Mohammad Nayeem Hasan" w:date="2023-01-21T14:56:00Z">
                <w:pPr>
                  <w:jc w:val="both"/>
                </w:pPr>
              </w:pPrChange>
            </w:pPr>
          </w:p>
        </w:tc>
      </w:tr>
      <w:tr w:rsidR="001D6F0C" w:rsidRPr="008E73D6" w14:paraId="0F9E6D97" w14:textId="77777777" w:rsidTr="00A67133">
        <w:trPr>
          <w:trHeight w:val="250"/>
          <w:jc w:val="center"/>
          <w:ins w:id="16348" w:author="Mohammad Nayeem Hasan" w:date="2023-01-21T00:39:00Z"/>
          <w:trPrChange w:id="16349" w:author="Mohammad Nayeem Hasan" w:date="2023-01-21T12:41:00Z">
            <w:trPr>
              <w:trHeight w:val="250"/>
              <w:jc w:val="center"/>
            </w:trPr>
          </w:trPrChange>
        </w:trPr>
        <w:tc>
          <w:tcPr>
            <w:tcW w:w="751" w:type="pct"/>
            <w:vAlign w:val="center"/>
            <w:tcPrChange w:id="16350" w:author="Mohammad Nayeem Hasan" w:date="2023-01-21T12:41:00Z">
              <w:tcPr>
                <w:tcW w:w="751" w:type="pct"/>
                <w:vAlign w:val="center"/>
              </w:tcPr>
            </w:tcPrChange>
          </w:tcPr>
          <w:p w14:paraId="3DD6FDB6" w14:textId="77777777" w:rsidR="001D6F0C" w:rsidRPr="00C91A19" w:rsidRDefault="001D6F0C" w:rsidP="001D6F0C">
            <w:pPr>
              <w:rPr>
                <w:ins w:id="16351" w:author="Mohammad Nayeem Hasan" w:date="2023-01-21T00:39:00Z"/>
                <w:rFonts w:ascii="Times New Roman" w:hAnsi="Times New Roman" w:cs="Times New Roman"/>
                <w:sz w:val="20"/>
                <w:szCs w:val="20"/>
                <w:rPrChange w:id="16352" w:author="Mohammad Nayeem Hasan" w:date="2023-01-21T03:28:00Z">
                  <w:rPr>
                    <w:ins w:id="16353" w:author="Mohammad Nayeem Hasan" w:date="2023-01-21T00:39:00Z"/>
                    <w:rFonts w:ascii="Times New Roman" w:hAnsi="Times New Roman" w:cs="Times New Roman"/>
                    <w:sz w:val="24"/>
                    <w:szCs w:val="24"/>
                  </w:rPr>
                </w:rPrChange>
              </w:rPr>
              <w:pPrChange w:id="16354" w:author="Mohammad Nayeem Hasan" w:date="2023-01-21T14:56:00Z">
                <w:pPr>
                  <w:jc w:val="both"/>
                </w:pPr>
              </w:pPrChange>
            </w:pPr>
            <w:ins w:id="16355" w:author="Mohammad Nayeem Hasan" w:date="2023-01-21T00:39:00Z">
              <w:r w:rsidRPr="00C91A19">
                <w:rPr>
                  <w:rFonts w:ascii="Times New Roman" w:hAnsi="Times New Roman" w:cs="Times New Roman"/>
                  <w:sz w:val="20"/>
                  <w:szCs w:val="20"/>
                  <w:rPrChange w:id="16356" w:author="Mohammad Nayeem Hasan" w:date="2023-01-21T03:28:00Z">
                    <w:rPr>
                      <w:rFonts w:ascii="Times New Roman" w:hAnsi="Times New Roman" w:cs="Times New Roman"/>
                      <w:sz w:val="24"/>
                      <w:szCs w:val="24"/>
                    </w:rPr>
                  </w:rPrChange>
                </w:rPr>
                <w:t>Male</w:t>
              </w:r>
            </w:ins>
          </w:p>
        </w:tc>
        <w:tc>
          <w:tcPr>
            <w:tcW w:w="884" w:type="pct"/>
            <w:vAlign w:val="center"/>
            <w:tcPrChange w:id="16357" w:author="Mohammad Nayeem Hasan" w:date="2023-01-21T12:41:00Z">
              <w:tcPr>
                <w:tcW w:w="883" w:type="pct"/>
                <w:vAlign w:val="center"/>
              </w:tcPr>
            </w:tcPrChange>
          </w:tcPr>
          <w:p w14:paraId="7BCFF878" w14:textId="77777777" w:rsidR="001D6F0C" w:rsidRPr="00C91A19" w:rsidRDefault="001D6F0C" w:rsidP="001D6F0C">
            <w:pPr>
              <w:rPr>
                <w:ins w:id="16358" w:author="Mohammad Nayeem Hasan" w:date="2023-01-21T00:39:00Z"/>
                <w:rFonts w:ascii="Times New Roman" w:hAnsi="Times New Roman" w:cs="Times New Roman"/>
                <w:sz w:val="20"/>
                <w:szCs w:val="20"/>
                <w:rPrChange w:id="16359" w:author="Mohammad Nayeem Hasan" w:date="2023-01-21T03:28:00Z">
                  <w:rPr>
                    <w:ins w:id="16360" w:author="Mohammad Nayeem Hasan" w:date="2023-01-21T00:39:00Z"/>
                    <w:rFonts w:ascii="Times New Roman" w:hAnsi="Times New Roman" w:cs="Times New Roman"/>
                    <w:sz w:val="24"/>
                    <w:szCs w:val="24"/>
                  </w:rPr>
                </w:rPrChange>
              </w:rPr>
              <w:pPrChange w:id="16361" w:author="Mohammad Nayeem Hasan" w:date="2023-01-21T14:56:00Z">
                <w:pPr>
                  <w:jc w:val="both"/>
                </w:pPr>
              </w:pPrChange>
            </w:pPr>
            <w:ins w:id="16362" w:author="Mohammad Nayeem Hasan" w:date="2023-01-21T00:39:00Z">
              <w:r w:rsidRPr="00C91A19">
                <w:rPr>
                  <w:rFonts w:ascii="Times New Roman" w:hAnsi="Times New Roman" w:cs="Times New Roman"/>
                  <w:sz w:val="20"/>
                  <w:szCs w:val="20"/>
                  <w:rPrChange w:id="16363" w:author="Mohammad Nayeem Hasan" w:date="2023-01-21T03:28:00Z">
                    <w:rPr>
                      <w:rFonts w:ascii="Times New Roman" w:hAnsi="Times New Roman" w:cs="Times New Roman"/>
                      <w:sz w:val="24"/>
                      <w:szCs w:val="24"/>
                    </w:rPr>
                  </w:rPrChange>
                </w:rPr>
                <w:t>-</w:t>
              </w:r>
            </w:ins>
          </w:p>
        </w:tc>
        <w:tc>
          <w:tcPr>
            <w:tcW w:w="529" w:type="pct"/>
            <w:vAlign w:val="center"/>
            <w:tcPrChange w:id="16364" w:author="Mohammad Nayeem Hasan" w:date="2023-01-21T12:41:00Z">
              <w:tcPr>
                <w:tcW w:w="529" w:type="pct"/>
                <w:gridSpan w:val="2"/>
                <w:vAlign w:val="center"/>
              </w:tcPr>
            </w:tcPrChange>
          </w:tcPr>
          <w:p w14:paraId="56107671" w14:textId="77777777" w:rsidR="001D6F0C" w:rsidRPr="00C91A19" w:rsidRDefault="001D6F0C" w:rsidP="001D6F0C">
            <w:pPr>
              <w:rPr>
                <w:ins w:id="16365" w:author="Mohammad Nayeem Hasan" w:date="2023-01-21T00:39:00Z"/>
                <w:rFonts w:ascii="Times New Roman" w:hAnsi="Times New Roman" w:cs="Times New Roman"/>
                <w:sz w:val="20"/>
                <w:szCs w:val="20"/>
                <w:rPrChange w:id="16366" w:author="Mohammad Nayeem Hasan" w:date="2023-01-21T03:28:00Z">
                  <w:rPr>
                    <w:ins w:id="16367" w:author="Mohammad Nayeem Hasan" w:date="2023-01-21T00:39:00Z"/>
                    <w:rFonts w:ascii="Times New Roman" w:hAnsi="Times New Roman" w:cs="Times New Roman"/>
                    <w:sz w:val="24"/>
                    <w:szCs w:val="24"/>
                  </w:rPr>
                </w:rPrChange>
              </w:rPr>
              <w:pPrChange w:id="16368" w:author="Mohammad Nayeem Hasan" w:date="2023-01-21T14:56:00Z">
                <w:pPr>
                  <w:jc w:val="both"/>
                </w:pPr>
              </w:pPrChange>
            </w:pPr>
            <w:ins w:id="16369" w:author="Mohammad Nayeem Hasan" w:date="2023-01-21T00:39:00Z">
              <w:r w:rsidRPr="00C91A19">
                <w:rPr>
                  <w:rFonts w:ascii="Times New Roman" w:hAnsi="Times New Roman" w:cs="Times New Roman"/>
                  <w:sz w:val="20"/>
                  <w:szCs w:val="20"/>
                  <w:rPrChange w:id="16370" w:author="Mohammad Nayeem Hasan" w:date="2023-01-21T03:28:00Z">
                    <w:rPr>
                      <w:rFonts w:ascii="Times New Roman" w:hAnsi="Times New Roman" w:cs="Times New Roman"/>
                      <w:sz w:val="24"/>
                      <w:szCs w:val="24"/>
                    </w:rPr>
                  </w:rPrChange>
                </w:rPr>
                <w:t>-</w:t>
              </w:r>
            </w:ins>
          </w:p>
        </w:tc>
        <w:tc>
          <w:tcPr>
            <w:tcW w:w="914" w:type="pct"/>
            <w:vAlign w:val="center"/>
            <w:tcPrChange w:id="16371" w:author="Mohammad Nayeem Hasan" w:date="2023-01-21T12:41:00Z">
              <w:tcPr>
                <w:tcW w:w="770" w:type="pct"/>
                <w:gridSpan w:val="2"/>
                <w:vAlign w:val="center"/>
              </w:tcPr>
            </w:tcPrChange>
          </w:tcPr>
          <w:p w14:paraId="509CA398" w14:textId="77777777" w:rsidR="001D6F0C" w:rsidRPr="00C91A19" w:rsidRDefault="001D6F0C" w:rsidP="001D6F0C">
            <w:pPr>
              <w:rPr>
                <w:ins w:id="16372" w:author="Mohammad Nayeem Hasan" w:date="2023-01-21T00:39:00Z"/>
                <w:rFonts w:ascii="Times New Roman" w:hAnsi="Times New Roman" w:cs="Times New Roman"/>
                <w:sz w:val="20"/>
                <w:szCs w:val="20"/>
                <w:rPrChange w:id="16373" w:author="Mohammad Nayeem Hasan" w:date="2023-01-21T03:28:00Z">
                  <w:rPr>
                    <w:ins w:id="16374" w:author="Mohammad Nayeem Hasan" w:date="2023-01-21T00:39:00Z"/>
                    <w:rFonts w:ascii="Times New Roman" w:hAnsi="Times New Roman" w:cs="Times New Roman"/>
                    <w:sz w:val="24"/>
                    <w:szCs w:val="24"/>
                  </w:rPr>
                </w:rPrChange>
              </w:rPr>
              <w:pPrChange w:id="16375" w:author="Mohammad Nayeem Hasan" w:date="2023-01-21T14:56:00Z">
                <w:pPr>
                  <w:jc w:val="both"/>
                </w:pPr>
              </w:pPrChange>
            </w:pPr>
            <w:ins w:id="16376" w:author="Mohammad Nayeem Hasan" w:date="2023-01-21T00:39:00Z">
              <w:r w:rsidRPr="00C91A19">
                <w:rPr>
                  <w:rFonts w:ascii="Times New Roman" w:hAnsi="Times New Roman" w:cs="Times New Roman"/>
                  <w:sz w:val="20"/>
                  <w:szCs w:val="20"/>
                  <w:rPrChange w:id="16377" w:author="Mohammad Nayeem Hasan" w:date="2023-01-21T03:28:00Z">
                    <w:rPr>
                      <w:rFonts w:ascii="Times New Roman" w:hAnsi="Times New Roman" w:cs="Times New Roman"/>
                      <w:sz w:val="24"/>
                      <w:szCs w:val="24"/>
                    </w:rPr>
                  </w:rPrChange>
                </w:rPr>
                <w:t>-</w:t>
              </w:r>
            </w:ins>
          </w:p>
        </w:tc>
        <w:tc>
          <w:tcPr>
            <w:tcW w:w="481" w:type="pct"/>
            <w:vAlign w:val="center"/>
            <w:tcPrChange w:id="16378" w:author="Mohammad Nayeem Hasan" w:date="2023-01-21T12:41:00Z">
              <w:tcPr>
                <w:tcW w:w="481" w:type="pct"/>
                <w:gridSpan w:val="2"/>
                <w:vAlign w:val="center"/>
              </w:tcPr>
            </w:tcPrChange>
          </w:tcPr>
          <w:p w14:paraId="4C0BB6B3" w14:textId="77777777" w:rsidR="001D6F0C" w:rsidRPr="00C91A19" w:rsidRDefault="001D6F0C" w:rsidP="001D6F0C">
            <w:pPr>
              <w:rPr>
                <w:ins w:id="16379" w:author="Mohammad Nayeem Hasan" w:date="2023-01-21T00:39:00Z"/>
                <w:rFonts w:ascii="Times New Roman" w:hAnsi="Times New Roman" w:cs="Times New Roman"/>
                <w:sz w:val="20"/>
                <w:szCs w:val="20"/>
                <w:rPrChange w:id="16380" w:author="Mohammad Nayeem Hasan" w:date="2023-01-21T03:28:00Z">
                  <w:rPr>
                    <w:ins w:id="16381" w:author="Mohammad Nayeem Hasan" w:date="2023-01-21T00:39:00Z"/>
                    <w:rFonts w:ascii="Times New Roman" w:hAnsi="Times New Roman" w:cs="Times New Roman"/>
                    <w:sz w:val="24"/>
                    <w:szCs w:val="24"/>
                  </w:rPr>
                </w:rPrChange>
              </w:rPr>
              <w:pPrChange w:id="16382" w:author="Mohammad Nayeem Hasan" w:date="2023-01-21T14:56:00Z">
                <w:pPr>
                  <w:jc w:val="both"/>
                </w:pPr>
              </w:pPrChange>
            </w:pPr>
            <w:ins w:id="16383" w:author="Mohammad Nayeem Hasan" w:date="2023-01-21T00:39:00Z">
              <w:r w:rsidRPr="00C91A19">
                <w:rPr>
                  <w:rFonts w:ascii="Times New Roman" w:hAnsi="Times New Roman" w:cs="Times New Roman"/>
                  <w:sz w:val="20"/>
                  <w:szCs w:val="20"/>
                  <w:rPrChange w:id="16384" w:author="Mohammad Nayeem Hasan" w:date="2023-01-21T03:28:00Z">
                    <w:rPr>
                      <w:rFonts w:ascii="Times New Roman" w:hAnsi="Times New Roman" w:cs="Times New Roman"/>
                      <w:sz w:val="24"/>
                      <w:szCs w:val="24"/>
                    </w:rPr>
                  </w:rPrChange>
                </w:rPr>
                <w:t>-</w:t>
              </w:r>
            </w:ins>
          </w:p>
        </w:tc>
        <w:tc>
          <w:tcPr>
            <w:tcW w:w="963" w:type="pct"/>
            <w:vAlign w:val="center"/>
            <w:tcPrChange w:id="16385" w:author="Mohammad Nayeem Hasan" w:date="2023-01-21T12:41:00Z">
              <w:tcPr>
                <w:tcW w:w="1169" w:type="pct"/>
                <w:gridSpan w:val="3"/>
                <w:vAlign w:val="center"/>
              </w:tcPr>
            </w:tcPrChange>
          </w:tcPr>
          <w:p w14:paraId="786CD521" w14:textId="59AEDA96" w:rsidR="001D6F0C" w:rsidRPr="00C91A19" w:rsidRDefault="001D6F0C" w:rsidP="001D6F0C">
            <w:pPr>
              <w:rPr>
                <w:ins w:id="16386" w:author="Mohammad Nayeem Hasan" w:date="2023-01-21T00:39:00Z"/>
                <w:rFonts w:ascii="Times New Roman" w:hAnsi="Times New Roman" w:cs="Times New Roman"/>
                <w:sz w:val="20"/>
                <w:szCs w:val="20"/>
                <w:rPrChange w:id="16387" w:author="Mohammad Nayeem Hasan" w:date="2023-01-21T03:28:00Z">
                  <w:rPr>
                    <w:ins w:id="16388" w:author="Mohammad Nayeem Hasan" w:date="2023-01-21T00:39:00Z"/>
                    <w:rFonts w:ascii="Times New Roman" w:hAnsi="Times New Roman" w:cs="Times New Roman"/>
                    <w:sz w:val="24"/>
                    <w:szCs w:val="24"/>
                  </w:rPr>
                </w:rPrChange>
              </w:rPr>
              <w:pPrChange w:id="16389" w:author="Mohammad Nayeem Hasan" w:date="2023-01-21T14:56:00Z">
                <w:pPr>
                  <w:jc w:val="both"/>
                </w:pPr>
              </w:pPrChange>
            </w:pPr>
            <w:ins w:id="16390" w:author="Mohammad Nayeem Hasan" w:date="2023-01-21T00:39:00Z">
              <w:r w:rsidRPr="00C91A19">
                <w:rPr>
                  <w:rFonts w:ascii="Times New Roman" w:hAnsi="Times New Roman" w:cs="Times New Roman"/>
                  <w:sz w:val="20"/>
                  <w:szCs w:val="20"/>
                  <w:rPrChange w:id="16391" w:author="Mohammad Nayeem Hasan" w:date="2023-01-21T03:28:00Z">
                    <w:rPr>
                      <w:rFonts w:ascii="Times New Roman" w:hAnsi="Times New Roman" w:cs="Times New Roman"/>
                      <w:sz w:val="24"/>
                      <w:szCs w:val="24"/>
                    </w:rPr>
                  </w:rPrChange>
                </w:rPr>
                <w:t>1.20</w:t>
              </w:r>
            </w:ins>
            <w:ins w:id="16392" w:author="Mohammad Nayeem Hasan" w:date="2023-01-21T04:01:00Z">
              <w:r>
                <w:rPr>
                  <w:rFonts w:ascii="Times New Roman" w:hAnsi="Times New Roman" w:cs="Times New Roman"/>
                  <w:sz w:val="20"/>
                  <w:szCs w:val="20"/>
                </w:rPr>
                <w:t xml:space="preserve"> (</w:t>
              </w:r>
              <w:r w:rsidRPr="00F13B5B">
                <w:rPr>
                  <w:rFonts w:ascii="Times New Roman" w:hAnsi="Times New Roman" w:cs="Times New Roman"/>
                  <w:sz w:val="20"/>
                  <w:szCs w:val="20"/>
                </w:rPr>
                <w:t>0.92, 1.55</w:t>
              </w:r>
            </w:ins>
            <w:ins w:id="16393" w:author="Mohammad Nayeem Hasan" w:date="2023-01-21T04:02:00Z">
              <w:r>
                <w:rPr>
                  <w:rFonts w:ascii="Times New Roman" w:hAnsi="Times New Roman" w:cs="Times New Roman"/>
                  <w:sz w:val="20"/>
                  <w:szCs w:val="20"/>
                </w:rPr>
                <w:t>)</w:t>
              </w:r>
            </w:ins>
          </w:p>
        </w:tc>
        <w:tc>
          <w:tcPr>
            <w:tcW w:w="478" w:type="pct"/>
            <w:vAlign w:val="center"/>
            <w:tcPrChange w:id="16394" w:author="Mohammad Nayeem Hasan" w:date="2023-01-21T12:41:00Z">
              <w:tcPr>
                <w:tcW w:w="417" w:type="pct"/>
                <w:vAlign w:val="center"/>
              </w:tcPr>
            </w:tcPrChange>
          </w:tcPr>
          <w:p w14:paraId="6A566646" w14:textId="77777777" w:rsidR="001D6F0C" w:rsidRPr="00C91A19" w:rsidRDefault="001D6F0C" w:rsidP="001D6F0C">
            <w:pPr>
              <w:rPr>
                <w:ins w:id="16395" w:author="Mohammad Nayeem Hasan" w:date="2023-01-21T00:39:00Z"/>
                <w:rFonts w:ascii="Times New Roman" w:hAnsi="Times New Roman" w:cs="Times New Roman"/>
                <w:sz w:val="20"/>
                <w:szCs w:val="20"/>
                <w:rPrChange w:id="16396" w:author="Mohammad Nayeem Hasan" w:date="2023-01-21T03:28:00Z">
                  <w:rPr>
                    <w:ins w:id="16397" w:author="Mohammad Nayeem Hasan" w:date="2023-01-21T00:39:00Z"/>
                    <w:rFonts w:ascii="Times New Roman" w:hAnsi="Times New Roman" w:cs="Times New Roman"/>
                    <w:sz w:val="24"/>
                    <w:szCs w:val="24"/>
                  </w:rPr>
                </w:rPrChange>
              </w:rPr>
              <w:pPrChange w:id="16398" w:author="Mohammad Nayeem Hasan" w:date="2023-01-21T14:56:00Z">
                <w:pPr>
                  <w:jc w:val="both"/>
                </w:pPr>
              </w:pPrChange>
            </w:pPr>
            <w:ins w:id="16399" w:author="Mohammad Nayeem Hasan" w:date="2023-01-21T00:39:00Z">
              <w:r w:rsidRPr="00C91A19">
                <w:rPr>
                  <w:rFonts w:ascii="Times New Roman" w:hAnsi="Times New Roman" w:cs="Times New Roman"/>
                  <w:sz w:val="20"/>
                  <w:szCs w:val="20"/>
                  <w:rPrChange w:id="16400" w:author="Mohammad Nayeem Hasan" w:date="2023-01-21T03:28:00Z">
                    <w:rPr>
                      <w:rFonts w:ascii="Times New Roman" w:hAnsi="Times New Roman" w:cs="Times New Roman"/>
                      <w:sz w:val="24"/>
                      <w:szCs w:val="24"/>
                    </w:rPr>
                  </w:rPrChange>
                </w:rPr>
                <w:t>0.174</w:t>
              </w:r>
            </w:ins>
          </w:p>
        </w:tc>
      </w:tr>
      <w:tr w:rsidR="001D6F0C" w:rsidRPr="008E73D6" w14:paraId="4B2F046D" w14:textId="77777777" w:rsidTr="00A67133">
        <w:trPr>
          <w:trHeight w:val="138"/>
          <w:jc w:val="center"/>
          <w:ins w:id="16401" w:author="Mohammad Nayeem Hasan" w:date="2023-01-21T00:39:00Z"/>
          <w:trPrChange w:id="16402" w:author="Mohammad Nayeem Hasan" w:date="2023-01-21T12:41:00Z">
            <w:trPr>
              <w:trHeight w:val="138"/>
              <w:jc w:val="center"/>
            </w:trPr>
          </w:trPrChange>
        </w:trPr>
        <w:tc>
          <w:tcPr>
            <w:tcW w:w="751" w:type="pct"/>
            <w:vAlign w:val="center"/>
            <w:tcPrChange w:id="16403" w:author="Mohammad Nayeem Hasan" w:date="2023-01-21T12:41:00Z">
              <w:tcPr>
                <w:tcW w:w="751" w:type="pct"/>
                <w:vAlign w:val="center"/>
              </w:tcPr>
            </w:tcPrChange>
          </w:tcPr>
          <w:p w14:paraId="4BDF0263" w14:textId="77777777" w:rsidR="001D6F0C" w:rsidRPr="00C91A19" w:rsidRDefault="001D6F0C" w:rsidP="001D6F0C">
            <w:pPr>
              <w:rPr>
                <w:ins w:id="16404" w:author="Mohammad Nayeem Hasan" w:date="2023-01-21T00:39:00Z"/>
                <w:rFonts w:ascii="Times New Roman" w:hAnsi="Times New Roman" w:cs="Times New Roman"/>
                <w:sz w:val="20"/>
                <w:szCs w:val="20"/>
                <w:rPrChange w:id="16405" w:author="Mohammad Nayeem Hasan" w:date="2023-01-21T03:28:00Z">
                  <w:rPr>
                    <w:ins w:id="16406" w:author="Mohammad Nayeem Hasan" w:date="2023-01-21T00:39:00Z"/>
                    <w:rFonts w:ascii="Times New Roman" w:hAnsi="Times New Roman" w:cs="Times New Roman"/>
                    <w:sz w:val="24"/>
                    <w:szCs w:val="24"/>
                  </w:rPr>
                </w:rPrChange>
              </w:rPr>
              <w:pPrChange w:id="16407" w:author="Mohammad Nayeem Hasan" w:date="2023-01-21T14:56:00Z">
                <w:pPr>
                  <w:jc w:val="both"/>
                </w:pPr>
              </w:pPrChange>
            </w:pPr>
            <w:ins w:id="16408" w:author="Mohammad Nayeem Hasan" w:date="2023-01-21T00:39:00Z">
              <w:r w:rsidRPr="00C91A19">
                <w:rPr>
                  <w:rFonts w:ascii="Times New Roman" w:hAnsi="Times New Roman" w:cs="Times New Roman"/>
                  <w:sz w:val="20"/>
                  <w:szCs w:val="20"/>
                  <w:rPrChange w:id="16409" w:author="Mohammad Nayeem Hasan" w:date="2023-01-21T03:28:00Z">
                    <w:rPr>
                      <w:rFonts w:ascii="Times New Roman" w:hAnsi="Times New Roman" w:cs="Times New Roman"/>
                      <w:sz w:val="24"/>
                      <w:szCs w:val="24"/>
                    </w:rPr>
                  </w:rPrChange>
                </w:rPr>
                <w:t>Female</w:t>
              </w:r>
            </w:ins>
          </w:p>
        </w:tc>
        <w:tc>
          <w:tcPr>
            <w:tcW w:w="884" w:type="pct"/>
            <w:vAlign w:val="center"/>
            <w:tcPrChange w:id="16410" w:author="Mohammad Nayeem Hasan" w:date="2023-01-21T12:41:00Z">
              <w:tcPr>
                <w:tcW w:w="883" w:type="pct"/>
                <w:vAlign w:val="center"/>
              </w:tcPr>
            </w:tcPrChange>
          </w:tcPr>
          <w:p w14:paraId="456B6336" w14:textId="15D114AE" w:rsidR="001D6F0C" w:rsidRPr="00C91A19" w:rsidRDefault="001D6F0C" w:rsidP="001D6F0C">
            <w:pPr>
              <w:rPr>
                <w:ins w:id="16411" w:author="Mohammad Nayeem Hasan" w:date="2023-01-21T00:39:00Z"/>
                <w:rFonts w:ascii="Times New Roman" w:hAnsi="Times New Roman" w:cs="Times New Roman"/>
                <w:sz w:val="20"/>
                <w:szCs w:val="20"/>
                <w:rPrChange w:id="16412" w:author="Mohammad Nayeem Hasan" w:date="2023-01-21T03:28:00Z">
                  <w:rPr>
                    <w:ins w:id="16413" w:author="Mohammad Nayeem Hasan" w:date="2023-01-21T00:39:00Z"/>
                    <w:rFonts w:ascii="Times New Roman" w:hAnsi="Times New Roman" w:cs="Times New Roman"/>
                    <w:sz w:val="24"/>
                    <w:szCs w:val="24"/>
                  </w:rPr>
                </w:rPrChange>
              </w:rPr>
              <w:pPrChange w:id="16414" w:author="Mohammad Nayeem Hasan" w:date="2023-01-21T14:56:00Z">
                <w:pPr>
                  <w:jc w:val="both"/>
                </w:pPr>
              </w:pPrChange>
            </w:pPr>
            <w:ins w:id="16415" w:author="Mohammad Nayeem Hasan" w:date="2023-01-27T03:15:00Z">
              <w:r>
                <w:rPr>
                  <w:rFonts w:ascii="Times New Roman" w:hAnsi="Times New Roman" w:cs="Times New Roman"/>
                  <w:sz w:val="20"/>
                  <w:szCs w:val="20"/>
                </w:rPr>
                <w:t>-</w:t>
              </w:r>
            </w:ins>
          </w:p>
        </w:tc>
        <w:tc>
          <w:tcPr>
            <w:tcW w:w="529" w:type="pct"/>
            <w:vAlign w:val="center"/>
            <w:tcPrChange w:id="16416" w:author="Mohammad Nayeem Hasan" w:date="2023-01-21T12:41:00Z">
              <w:tcPr>
                <w:tcW w:w="529" w:type="pct"/>
                <w:gridSpan w:val="2"/>
                <w:vAlign w:val="center"/>
              </w:tcPr>
            </w:tcPrChange>
          </w:tcPr>
          <w:p w14:paraId="32C54F3D" w14:textId="77777777" w:rsidR="001D6F0C" w:rsidRPr="00C91A19" w:rsidRDefault="001D6F0C" w:rsidP="001D6F0C">
            <w:pPr>
              <w:rPr>
                <w:ins w:id="16417" w:author="Mohammad Nayeem Hasan" w:date="2023-01-21T00:39:00Z"/>
                <w:rFonts w:ascii="Times New Roman" w:hAnsi="Times New Roman" w:cs="Times New Roman"/>
                <w:sz w:val="20"/>
                <w:szCs w:val="20"/>
                <w:rPrChange w:id="16418" w:author="Mohammad Nayeem Hasan" w:date="2023-01-21T03:28:00Z">
                  <w:rPr>
                    <w:ins w:id="16419" w:author="Mohammad Nayeem Hasan" w:date="2023-01-21T00:39:00Z"/>
                    <w:rFonts w:ascii="Times New Roman" w:hAnsi="Times New Roman" w:cs="Times New Roman"/>
                    <w:sz w:val="24"/>
                    <w:szCs w:val="24"/>
                  </w:rPr>
                </w:rPrChange>
              </w:rPr>
              <w:pPrChange w:id="16420" w:author="Mohammad Nayeem Hasan" w:date="2023-01-21T14:56:00Z">
                <w:pPr>
                  <w:jc w:val="both"/>
                </w:pPr>
              </w:pPrChange>
            </w:pPr>
            <w:ins w:id="16421" w:author="Mohammad Nayeem Hasan" w:date="2023-01-21T00:39:00Z">
              <w:r w:rsidRPr="00C91A19">
                <w:rPr>
                  <w:rFonts w:ascii="Times New Roman" w:hAnsi="Times New Roman" w:cs="Times New Roman"/>
                  <w:sz w:val="20"/>
                  <w:szCs w:val="20"/>
                  <w:rPrChange w:id="16422" w:author="Mohammad Nayeem Hasan" w:date="2023-01-21T03:28:00Z">
                    <w:rPr>
                      <w:rFonts w:ascii="Times New Roman" w:hAnsi="Times New Roman" w:cs="Times New Roman"/>
                      <w:sz w:val="24"/>
                      <w:szCs w:val="24"/>
                    </w:rPr>
                  </w:rPrChange>
                </w:rPr>
                <w:t>-</w:t>
              </w:r>
            </w:ins>
          </w:p>
        </w:tc>
        <w:tc>
          <w:tcPr>
            <w:tcW w:w="914" w:type="pct"/>
            <w:vAlign w:val="center"/>
            <w:tcPrChange w:id="16423" w:author="Mohammad Nayeem Hasan" w:date="2023-01-21T12:41:00Z">
              <w:tcPr>
                <w:tcW w:w="770" w:type="pct"/>
                <w:gridSpan w:val="2"/>
                <w:vAlign w:val="center"/>
              </w:tcPr>
            </w:tcPrChange>
          </w:tcPr>
          <w:p w14:paraId="567DAAC7" w14:textId="77777777" w:rsidR="001D6F0C" w:rsidRPr="00C91A19" w:rsidRDefault="001D6F0C" w:rsidP="001D6F0C">
            <w:pPr>
              <w:rPr>
                <w:ins w:id="16424" w:author="Mohammad Nayeem Hasan" w:date="2023-01-21T00:39:00Z"/>
                <w:rFonts w:ascii="Times New Roman" w:hAnsi="Times New Roman" w:cs="Times New Roman"/>
                <w:sz w:val="20"/>
                <w:szCs w:val="20"/>
                <w:rPrChange w:id="16425" w:author="Mohammad Nayeem Hasan" w:date="2023-01-21T03:28:00Z">
                  <w:rPr>
                    <w:ins w:id="16426" w:author="Mohammad Nayeem Hasan" w:date="2023-01-21T00:39:00Z"/>
                    <w:rFonts w:ascii="Times New Roman" w:hAnsi="Times New Roman" w:cs="Times New Roman"/>
                    <w:sz w:val="24"/>
                    <w:szCs w:val="24"/>
                  </w:rPr>
                </w:rPrChange>
              </w:rPr>
              <w:pPrChange w:id="16427" w:author="Mohammad Nayeem Hasan" w:date="2023-01-21T14:56:00Z">
                <w:pPr>
                  <w:jc w:val="both"/>
                </w:pPr>
              </w:pPrChange>
            </w:pPr>
            <w:ins w:id="16428" w:author="Mohammad Nayeem Hasan" w:date="2023-01-21T00:39:00Z">
              <w:r w:rsidRPr="00C91A19">
                <w:rPr>
                  <w:rFonts w:ascii="Times New Roman" w:hAnsi="Times New Roman" w:cs="Times New Roman"/>
                  <w:sz w:val="20"/>
                  <w:szCs w:val="20"/>
                  <w:rPrChange w:id="16429" w:author="Mohammad Nayeem Hasan" w:date="2023-01-21T03:28:00Z">
                    <w:rPr>
                      <w:rFonts w:ascii="Times New Roman" w:hAnsi="Times New Roman" w:cs="Times New Roman"/>
                      <w:sz w:val="24"/>
                      <w:szCs w:val="24"/>
                    </w:rPr>
                  </w:rPrChange>
                </w:rPr>
                <w:t>-</w:t>
              </w:r>
            </w:ins>
          </w:p>
        </w:tc>
        <w:tc>
          <w:tcPr>
            <w:tcW w:w="481" w:type="pct"/>
            <w:vAlign w:val="center"/>
            <w:tcPrChange w:id="16430" w:author="Mohammad Nayeem Hasan" w:date="2023-01-21T12:41:00Z">
              <w:tcPr>
                <w:tcW w:w="481" w:type="pct"/>
                <w:gridSpan w:val="2"/>
                <w:vAlign w:val="center"/>
              </w:tcPr>
            </w:tcPrChange>
          </w:tcPr>
          <w:p w14:paraId="585D30F3" w14:textId="77777777" w:rsidR="001D6F0C" w:rsidRPr="00C91A19" w:rsidRDefault="001D6F0C" w:rsidP="001D6F0C">
            <w:pPr>
              <w:rPr>
                <w:ins w:id="16431" w:author="Mohammad Nayeem Hasan" w:date="2023-01-21T00:39:00Z"/>
                <w:rFonts w:ascii="Times New Roman" w:hAnsi="Times New Roman" w:cs="Times New Roman"/>
                <w:sz w:val="20"/>
                <w:szCs w:val="20"/>
                <w:rPrChange w:id="16432" w:author="Mohammad Nayeem Hasan" w:date="2023-01-21T03:28:00Z">
                  <w:rPr>
                    <w:ins w:id="16433" w:author="Mohammad Nayeem Hasan" w:date="2023-01-21T00:39:00Z"/>
                    <w:rFonts w:ascii="Times New Roman" w:hAnsi="Times New Roman" w:cs="Times New Roman"/>
                    <w:sz w:val="24"/>
                    <w:szCs w:val="24"/>
                  </w:rPr>
                </w:rPrChange>
              </w:rPr>
              <w:pPrChange w:id="16434" w:author="Mohammad Nayeem Hasan" w:date="2023-01-21T14:56:00Z">
                <w:pPr>
                  <w:jc w:val="both"/>
                </w:pPr>
              </w:pPrChange>
            </w:pPr>
            <w:ins w:id="16435" w:author="Mohammad Nayeem Hasan" w:date="2023-01-21T00:39:00Z">
              <w:r w:rsidRPr="00C91A19">
                <w:rPr>
                  <w:rFonts w:ascii="Times New Roman" w:hAnsi="Times New Roman" w:cs="Times New Roman"/>
                  <w:sz w:val="20"/>
                  <w:szCs w:val="20"/>
                  <w:rPrChange w:id="16436" w:author="Mohammad Nayeem Hasan" w:date="2023-01-21T03:28:00Z">
                    <w:rPr>
                      <w:rFonts w:ascii="Times New Roman" w:hAnsi="Times New Roman" w:cs="Times New Roman"/>
                      <w:sz w:val="24"/>
                      <w:szCs w:val="24"/>
                    </w:rPr>
                  </w:rPrChange>
                </w:rPr>
                <w:t>-</w:t>
              </w:r>
            </w:ins>
          </w:p>
        </w:tc>
        <w:tc>
          <w:tcPr>
            <w:tcW w:w="963" w:type="pct"/>
            <w:vAlign w:val="center"/>
            <w:tcPrChange w:id="16437" w:author="Mohammad Nayeem Hasan" w:date="2023-01-21T12:41:00Z">
              <w:tcPr>
                <w:tcW w:w="1169" w:type="pct"/>
                <w:gridSpan w:val="3"/>
                <w:vAlign w:val="center"/>
              </w:tcPr>
            </w:tcPrChange>
          </w:tcPr>
          <w:p w14:paraId="0A2BAFC6" w14:textId="77777777" w:rsidR="001D6F0C" w:rsidRPr="00C91A19" w:rsidRDefault="001D6F0C" w:rsidP="001D6F0C">
            <w:pPr>
              <w:rPr>
                <w:ins w:id="16438" w:author="Mohammad Nayeem Hasan" w:date="2023-01-21T00:39:00Z"/>
                <w:rFonts w:ascii="Times New Roman" w:hAnsi="Times New Roman" w:cs="Times New Roman"/>
                <w:sz w:val="20"/>
                <w:szCs w:val="20"/>
                <w:rPrChange w:id="16439" w:author="Mohammad Nayeem Hasan" w:date="2023-01-21T03:28:00Z">
                  <w:rPr>
                    <w:ins w:id="16440" w:author="Mohammad Nayeem Hasan" w:date="2023-01-21T00:39:00Z"/>
                    <w:rFonts w:ascii="Times New Roman" w:hAnsi="Times New Roman" w:cs="Times New Roman"/>
                    <w:sz w:val="24"/>
                    <w:szCs w:val="24"/>
                  </w:rPr>
                </w:rPrChange>
              </w:rPr>
              <w:pPrChange w:id="16441" w:author="Mohammad Nayeem Hasan" w:date="2023-01-21T14:56:00Z">
                <w:pPr>
                  <w:jc w:val="both"/>
                </w:pPr>
              </w:pPrChange>
            </w:pPr>
            <w:ins w:id="16442" w:author="Mohammad Nayeem Hasan" w:date="2023-01-21T00:39:00Z">
              <w:r w:rsidRPr="00C91A19">
                <w:rPr>
                  <w:rFonts w:ascii="Times New Roman" w:hAnsi="Times New Roman" w:cs="Times New Roman"/>
                  <w:sz w:val="20"/>
                  <w:szCs w:val="20"/>
                  <w:rPrChange w:id="16443" w:author="Mohammad Nayeem Hasan" w:date="2023-01-21T03:28:00Z">
                    <w:rPr>
                      <w:rFonts w:ascii="Times New Roman" w:hAnsi="Times New Roman" w:cs="Times New Roman"/>
                      <w:sz w:val="24"/>
                      <w:szCs w:val="24"/>
                    </w:rPr>
                  </w:rPrChange>
                </w:rPr>
                <w:t>Ref.</w:t>
              </w:r>
            </w:ins>
          </w:p>
        </w:tc>
        <w:tc>
          <w:tcPr>
            <w:tcW w:w="478" w:type="pct"/>
            <w:vAlign w:val="center"/>
            <w:tcPrChange w:id="16444" w:author="Mohammad Nayeem Hasan" w:date="2023-01-21T12:41:00Z">
              <w:tcPr>
                <w:tcW w:w="417" w:type="pct"/>
                <w:vAlign w:val="center"/>
              </w:tcPr>
            </w:tcPrChange>
          </w:tcPr>
          <w:p w14:paraId="128D20C6" w14:textId="77777777" w:rsidR="001D6F0C" w:rsidRPr="00C91A19" w:rsidRDefault="001D6F0C" w:rsidP="001D6F0C">
            <w:pPr>
              <w:rPr>
                <w:ins w:id="16445" w:author="Mohammad Nayeem Hasan" w:date="2023-01-21T00:39:00Z"/>
                <w:rFonts w:ascii="Times New Roman" w:hAnsi="Times New Roman" w:cs="Times New Roman"/>
                <w:sz w:val="20"/>
                <w:szCs w:val="20"/>
                <w:rPrChange w:id="16446" w:author="Mohammad Nayeem Hasan" w:date="2023-01-21T03:28:00Z">
                  <w:rPr>
                    <w:ins w:id="16447" w:author="Mohammad Nayeem Hasan" w:date="2023-01-21T00:39:00Z"/>
                    <w:rFonts w:ascii="Times New Roman" w:hAnsi="Times New Roman" w:cs="Times New Roman"/>
                    <w:sz w:val="24"/>
                    <w:szCs w:val="24"/>
                  </w:rPr>
                </w:rPrChange>
              </w:rPr>
              <w:pPrChange w:id="16448" w:author="Mohammad Nayeem Hasan" w:date="2023-01-21T14:56:00Z">
                <w:pPr>
                  <w:jc w:val="both"/>
                </w:pPr>
              </w:pPrChange>
            </w:pPr>
            <w:ins w:id="16449" w:author="Mohammad Nayeem Hasan" w:date="2023-01-21T00:39:00Z">
              <w:r w:rsidRPr="00C91A19">
                <w:rPr>
                  <w:rFonts w:ascii="Times New Roman" w:hAnsi="Times New Roman" w:cs="Times New Roman"/>
                  <w:sz w:val="20"/>
                  <w:szCs w:val="20"/>
                  <w:rPrChange w:id="16450" w:author="Mohammad Nayeem Hasan" w:date="2023-01-21T03:28:00Z">
                    <w:rPr>
                      <w:rFonts w:ascii="Times New Roman" w:hAnsi="Times New Roman" w:cs="Times New Roman"/>
                      <w:sz w:val="24"/>
                      <w:szCs w:val="24"/>
                    </w:rPr>
                  </w:rPrChange>
                </w:rPr>
                <w:t>-</w:t>
              </w:r>
            </w:ins>
          </w:p>
        </w:tc>
      </w:tr>
      <w:tr w:rsidR="001D6F0C" w:rsidRPr="008E73D6" w14:paraId="03509435" w14:textId="7131AD42" w:rsidTr="00A67133">
        <w:trPr>
          <w:trHeight w:val="138"/>
          <w:jc w:val="center"/>
          <w:ins w:id="16451" w:author="Mohammad Nayeem Hasan" w:date="2023-01-21T00:39:00Z"/>
          <w:trPrChange w:id="16452" w:author="Mohammad Nayeem Hasan" w:date="2023-01-21T12:41:00Z">
            <w:trPr>
              <w:trHeight w:val="138"/>
              <w:jc w:val="center"/>
            </w:trPr>
          </w:trPrChange>
        </w:trPr>
        <w:tc>
          <w:tcPr>
            <w:tcW w:w="1635" w:type="pct"/>
            <w:gridSpan w:val="2"/>
            <w:vAlign w:val="center"/>
            <w:tcPrChange w:id="16453" w:author="Mohammad Nayeem Hasan" w:date="2023-01-21T12:41:00Z">
              <w:tcPr>
                <w:tcW w:w="1634" w:type="pct"/>
                <w:gridSpan w:val="2"/>
                <w:vAlign w:val="center"/>
              </w:tcPr>
            </w:tcPrChange>
          </w:tcPr>
          <w:p w14:paraId="65C9A1C9" w14:textId="77777777" w:rsidR="001D6F0C" w:rsidRPr="00C91A19" w:rsidRDefault="001D6F0C" w:rsidP="001D6F0C">
            <w:pPr>
              <w:rPr>
                <w:ins w:id="16454" w:author="Mohammad Nayeem Hasan" w:date="2023-01-21T00:39:00Z"/>
                <w:rFonts w:ascii="Times New Roman" w:hAnsi="Times New Roman" w:cs="Times New Roman"/>
                <w:sz w:val="20"/>
                <w:szCs w:val="20"/>
                <w:rPrChange w:id="16455" w:author="Mohammad Nayeem Hasan" w:date="2023-01-21T03:28:00Z">
                  <w:rPr>
                    <w:ins w:id="16456" w:author="Mohammad Nayeem Hasan" w:date="2023-01-21T00:39:00Z"/>
                    <w:rFonts w:ascii="Times New Roman" w:hAnsi="Times New Roman" w:cs="Times New Roman"/>
                    <w:sz w:val="24"/>
                    <w:szCs w:val="24"/>
                  </w:rPr>
                </w:rPrChange>
              </w:rPr>
              <w:pPrChange w:id="16457" w:author="Mohammad Nayeem Hasan" w:date="2023-01-21T14:56:00Z">
                <w:pPr>
                  <w:jc w:val="both"/>
                </w:pPr>
              </w:pPrChange>
            </w:pPr>
            <w:ins w:id="16458" w:author="Mohammad Nayeem Hasan" w:date="2023-01-21T00:39:00Z">
              <w:r w:rsidRPr="00C91A19">
                <w:rPr>
                  <w:rFonts w:ascii="Times New Roman" w:hAnsi="Times New Roman" w:cs="Times New Roman"/>
                  <w:sz w:val="20"/>
                  <w:szCs w:val="20"/>
                  <w:rPrChange w:id="16459" w:author="Mohammad Nayeem Hasan" w:date="2023-01-21T03:28:00Z">
                    <w:rPr>
                      <w:rFonts w:ascii="Times New Roman" w:hAnsi="Times New Roman" w:cs="Times New Roman"/>
                      <w:sz w:val="24"/>
                      <w:szCs w:val="24"/>
                    </w:rPr>
                  </w:rPrChange>
                </w:rPr>
                <w:t>Ethnicity</w:t>
              </w:r>
            </w:ins>
          </w:p>
        </w:tc>
        <w:tc>
          <w:tcPr>
            <w:tcW w:w="1443" w:type="pct"/>
            <w:gridSpan w:val="2"/>
            <w:vAlign w:val="center"/>
            <w:tcPrChange w:id="16460" w:author="Mohammad Nayeem Hasan" w:date="2023-01-21T12:41:00Z">
              <w:tcPr>
                <w:tcW w:w="1299" w:type="pct"/>
                <w:gridSpan w:val="4"/>
                <w:vAlign w:val="center"/>
              </w:tcPr>
            </w:tcPrChange>
          </w:tcPr>
          <w:p w14:paraId="4065F03C" w14:textId="77777777" w:rsidR="001D6F0C" w:rsidRPr="008E73D6" w:rsidRDefault="001D6F0C" w:rsidP="001D6F0C">
            <w:pPr>
              <w:rPr>
                <w:ins w:id="16461" w:author="Mohammad Nayeem Hasan" w:date="2023-01-21T00:39:00Z"/>
                <w:rFonts w:ascii="Times New Roman" w:hAnsi="Times New Roman" w:cs="Times New Roman"/>
                <w:sz w:val="20"/>
                <w:szCs w:val="20"/>
              </w:rPr>
              <w:pPrChange w:id="16462" w:author="Mohammad Nayeem Hasan" w:date="2023-01-21T14:56:00Z">
                <w:pPr>
                  <w:jc w:val="both"/>
                </w:pPr>
              </w:pPrChange>
            </w:pPr>
          </w:p>
        </w:tc>
        <w:tc>
          <w:tcPr>
            <w:tcW w:w="1444" w:type="pct"/>
            <w:gridSpan w:val="2"/>
            <w:vAlign w:val="center"/>
            <w:tcPrChange w:id="16463" w:author="Mohammad Nayeem Hasan" w:date="2023-01-21T12:41:00Z">
              <w:tcPr>
                <w:tcW w:w="1650" w:type="pct"/>
                <w:gridSpan w:val="5"/>
                <w:vAlign w:val="center"/>
              </w:tcPr>
            </w:tcPrChange>
          </w:tcPr>
          <w:p w14:paraId="1832DE17" w14:textId="77777777" w:rsidR="001D6F0C" w:rsidRPr="008E73D6" w:rsidRDefault="001D6F0C" w:rsidP="001D6F0C">
            <w:pPr>
              <w:rPr>
                <w:ins w:id="16464" w:author="Mohammad Nayeem Hasan" w:date="2023-01-21T00:39:00Z"/>
                <w:rFonts w:ascii="Times New Roman" w:hAnsi="Times New Roman" w:cs="Times New Roman"/>
                <w:sz w:val="20"/>
                <w:szCs w:val="20"/>
              </w:rPr>
              <w:pPrChange w:id="16465" w:author="Mohammad Nayeem Hasan" w:date="2023-01-21T14:56:00Z">
                <w:pPr>
                  <w:jc w:val="both"/>
                </w:pPr>
              </w:pPrChange>
            </w:pPr>
          </w:p>
        </w:tc>
        <w:tc>
          <w:tcPr>
            <w:tcW w:w="478" w:type="pct"/>
            <w:vAlign w:val="center"/>
            <w:tcPrChange w:id="16466" w:author="Mohammad Nayeem Hasan" w:date="2023-01-21T12:41:00Z">
              <w:tcPr>
                <w:tcW w:w="417" w:type="pct"/>
                <w:vAlign w:val="center"/>
              </w:tcPr>
            </w:tcPrChange>
          </w:tcPr>
          <w:p w14:paraId="19D0B623" w14:textId="77777777" w:rsidR="001D6F0C" w:rsidRPr="008E73D6" w:rsidRDefault="001D6F0C" w:rsidP="001D6F0C">
            <w:pPr>
              <w:rPr>
                <w:ins w:id="16467" w:author="Mohammad Nayeem Hasan" w:date="2023-01-21T00:39:00Z"/>
                <w:rFonts w:ascii="Times New Roman" w:hAnsi="Times New Roman" w:cs="Times New Roman"/>
                <w:sz w:val="20"/>
                <w:szCs w:val="20"/>
              </w:rPr>
              <w:pPrChange w:id="16468" w:author="Mohammad Nayeem Hasan" w:date="2023-01-21T14:56:00Z">
                <w:pPr>
                  <w:jc w:val="both"/>
                </w:pPr>
              </w:pPrChange>
            </w:pPr>
          </w:p>
        </w:tc>
      </w:tr>
      <w:tr w:rsidR="001D6F0C" w:rsidRPr="008E73D6" w14:paraId="6BDEECA2" w14:textId="77777777" w:rsidTr="00A67133">
        <w:trPr>
          <w:trHeight w:val="138"/>
          <w:jc w:val="center"/>
          <w:ins w:id="16469" w:author="Mohammad Nayeem Hasan" w:date="2023-01-21T00:39:00Z"/>
          <w:trPrChange w:id="16470" w:author="Mohammad Nayeem Hasan" w:date="2023-01-21T12:41:00Z">
            <w:trPr>
              <w:trHeight w:val="138"/>
              <w:jc w:val="center"/>
            </w:trPr>
          </w:trPrChange>
        </w:trPr>
        <w:tc>
          <w:tcPr>
            <w:tcW w:w="751" w:type="pct"/>
            <w:vAlign w:val="center"/>
            <w:tcPrChange w:id="16471" w:author="Mohammad Nayeem Hasan" w:date="2023-01-21T12:41:00Z">
              <w:tcPr>
                <w:tcW w:w="751" w:type="pct"/>
                <w:vAlign w:val="center"/>
              </w:tcPr>
            </w:tcPrChange>
          </w:tcPr>
          <w:p w14:paraId="45527637" w14:textId="77777777" w:rsidR="001D6F0C" w:rsidRPr="00C91A19" w:rsidRDefault="001D6F0C" w:rsidP="001D6F0C">
            <w:pPr>
              <w:rPr>
                <w:ins w:id="16472" w:author="Mohammad Nayeem Hasan" w:date="2023-01-21T00:39:00Z"/>
                <w:rFonts w:ascii="Times New Roman" w:hAnsi="Times New Roman" w:cs="Times New Roman"/>
                <w:sz w:val="20"/>
                <w:szCs w:val="20"/>
                <w:rPrChange w:id="16473" w:author="Mohammad Nayeem Hasan" w:date="2023-01-21T03:28:00Z">
                  <w:rPr>
                    <w:ins w:id="16474" w:author="Mohammad Nayeem Hasan" w:date="2023-01-21T00:39:00Z"/>
                    <w:rFonts w:ascii="Times New Roman" w:hAnsi="Times New Roman" w:cs="Times New Roman"/>
                    <w:sz w:val="24"/>
                    <w:szCs w:val="24"/>
                  </w:rPr>
                </w:rPrChange>
              </w:rPr>
              <w:pPrChange w:id="16475" w:author="Mohammad Nayeem Hasan" w:date="2023-01-21T14:56:00Z">
                <w:pPr>
                  <w:jc w:val="both"/>
                </w:pPr>
              </w:pPrChange>
            </w:pPr>
            <w:ins w:id="16476" w:author="Mohammad Nayeem Hasan" w:date="2023-01-21T00:39:00Z">
              <w:r w:rsidRPr="00C91A19">
                <w:rPr>
                  <w:rFonts w:ascii="Times New Roman" w:hAnsi="Times New Roman" w:cs="Times New Roman"/>
                  <w:sz w:val="20"/>
                  <w:szCs w:val="20"/>
                  <w:rPrChange w:id="16477" w:author="Mohammad Nayeem Hasan" w:date="2023-01-21T03:28:00Z">
                    <w:rPr>
                      <w:rFonts w:ascii="Times New Roman" w:hAnsi="Times New Roman" w:cs="Times New Roman"/>
                      <w:sz w:val="24"/>
                      <w:szCs w:val="24"/>
                    </w:rPr>
                  </w:rPrChange>
                </w:rPr>
                <w:t>Bengali</w:t>
              </w:r>
            </w:ins>
          </w:p>
        </w:tc>
        <w:tc>
          <w:tcPr>
            <w:tcW w:w="884" w:type="pct"/>
            <w:vAlign w:val="center"/>
            <w:tcPrChange w:id="16478" w:author="Mohammad Nayeem Hasan" w:date="2023-01-21T12:41:00Z">
              <w:tcPr>
                <w:tcW w:w="883" w:type="pct"/>
                <w:vAlign w:val="center"/>
              </w:tcPr>
            </w:tcPrChange>
          </w:tcPr>
          <w:p w14:paraId="078E0855" w14:textId="54099738" w:rsidR="001D6F0C" w:rsidRPr="00C91A19" w:rsidRDefault="001D6F0C" w:rsidP="001D6F0C">
            <w:pPr>
              <w:rPr>
                <w:ins w:id="16479" w:author="Mohammad Nayeem Hasan" w:date="2023-01-21T00:39:00Z"/>
                <w:rFonts w:ascii="Times New Roman" w:hAnsi="Times New Roman" w:cs="Times New Roman"/>
                <w:sz w:val="20"/>
                <w:szCs w:val="20"/>
                <w:rPrChange w:id="16480" w:author="Mohammad Nayeem Hasan" w:date="2023-01-21T03:28:00Z">
                  <w:rPr>
                    <w:ins w:id="16481" w:author="Mohammad Nayeem Hasan" w:date="2023-01-21T00:39:00Z"/>
                    <w:rFonts w:ascii="Times New Roman" w:hAnsi="Times New Roman" w:cs="Times New Roman"/>
                    <w:sz w:val="24"/>
                    <w:szCs w:val="24"/>
                  </w:rPr>
                </w:rPrChange>
              </w:rPr>
              <w:pPrChange w:id="16482" w:author="Mohammad Nayeem Hasan" w:date="2023-01-21T14:56:00Z">
                <w:pPr>
                  <w:jc w:val="both"/>
                </w:pPr>
              </w:pPrChange>
            </w:pPr>
            <w:ins w:id="16483" w:author="Mohammad Nayeem Hasan" w:date="2023-01-21T00:39:00Z">
              <w:r w:rsidRPr="00C91A19">
                <w:rPr>
                  <w:rFonts w:ascii="Times New Roman" w:hAnsi="Times New Roman" w:cs="Times New Roman"/>
                  <w:sz w:val="20"/>
                  <w:szCs w:val="20"/>
                  <w:rPrChange w:id="16484" w:author="Mohammad Nayeem Hasan" w:date="2023-01-21T03:28:00Z">
                    <w:rPr>
                      <w:rFonts w:ascii="Times New Roman" w:hAnsi="Times New Roman" w:cs="Times New Roman"/>
                      <w:sz w:val="24"/>
                      <w:szCs w:val="24"/>
                    </w:rPr>
                  </w:rPrChange>
                </w:rPr>
                <w:t>1.27</w:t>
              </w:r>
            </w:ins>
            <w:ins w:id="16485" w:author="Mohammad Nayeem Hasan" w:date="2023-01-21T03:47:00Z">
              <w:r>
                <w:rPr>
                  <w:rFonts w:ascii="Times New Roman" w:hAnsi="Times New Roman" w:cs="Times New Roman"/>
                  <w:sz w:val="20"/>
                  <w:szCs w:val="20"/>
                </w:rPr>
                <w:t xml:space="preserve"> (</w:t>
              </w:r>
              <w:r w:rsidRPr="00F13B5B">
                <w:rPr>
                  <w:rFonts w:ascii="Times New Roman" w:hAnsi="Times New Roman" w:cs="Times New Roman"/>
                  <w:sz w:val="20"/>
                  <w:szCs w:val="20"/>
                </w:rPr>
                <w:t>0.76, 2.13</w:t>
              </w:r>
              <w:r>
                <w:rPr>
                  <w:rFonts w:ascii="Times New Roman" w:hAnsi="Times New Roman" w:cs="Times New Roman"/>
                  <w:sz w:val="20"/>
                  <w:szCs w:val="20"/>
                </w:rPr>
                <w:t>)</w:t>
              </w:r>
            </w:ins>
          </w:p>
        </w:tc>
        <w:tc>
          <w:tcPr>
            <w:tcW w:w="529" w:type="pct"/>
            <w:vAlign w:val="center"/>
            <w:tcPrChange w:id="16486" w:author="Mohammad Nayeem Hasan" w:date="2023-01-21T12:41:00Z">
              <w:tcPr>
                <w:tcW w:w="529" w:type="pct"/>
                <w:gridSpan w:val="2"/>
                <w:vAlign w:val="center"/>
              </w:tcPr>
            </w:tcPrChange>
          </w:tcPr>
          <w:p w14:paraId="7DD73C0B" w14:textId="77777777" w:rsidR="001D6F0C" w:rsidRPr="00C91A19" w:rsidRDefault="001D6F0C" w:rsidP="001D6F0C">
            <w:pPr>
              <w:rPr>
                <w:ins w:id="16487" w:author="Mohammad Nayeem Hasan" w:date="2023-01-21T00:39:00Z"/>
                <w:rFonts w:ascii="Times New Roman" w:hAnsi="Times New Roman" w:cs="Times New Roman"/>
                <w:sz w:val="20"/>
                <w:szCs w:val="20"/>
                <w:rPrChange w:id="16488" w:author="Mohammad Nayeem Hasan" w:date="2023-01-21T03:28:00Z">
                  <w:rPr>
                    <w:ins w:id="16489" w:author="Mohammad Nayeem Hasan" w:date="2023-01-21T00:39:00Z"/>
                    <w:rFonts w:ascii="Times New Roman" w:hAnsi="Times New Roman" w:cs="Times New Roman"/>
                    <w:sz w:val="24"/>
                    <w:szCs w:val="24"/>
                  </w:rPr>
                </w:rPrChange>
              </w:rPr>
              <w:pPrChange w:id="16490" w:author="Mohammad Nayeem Hasan" w:date="2023-01-21T14:56:00Z">
                <w:pPr>
                  <w:jc w:val="both"/>
                </w:pPr>
              </w:pPrChange>
            </w:pPr>
            <w:ins w:id="16491" w:author="Mohammad Nayeem Hasan" w:date="2023-01-21T00:39:00Z">
              <w:r w:rsidRPr="00C91A19">
                <w:rPr>
                  <w:rFonts w:ascii="Times New Roman" w:hAnsi="Times New Roman" w:cs="Times New Roman"/>
                  <w:sz w:val="20"/>
                  <w:szCs w:val="20"/>
                  <w:rPrChange w:id="16492" w:author="Mohammad Nayeem Hasan" w:date="2023-01-21T03:28:00Z">
                    <w:rPr>
                      <w:rFonts w:ascii="Times New Roman" w:hAnsi="Times New Roman" w:cs="Times New Roman"/>
                      <w:sz w:val="24"/>
                      <w:szCs w:val="24"/>
                    </w:rPr>
                  </w:rPrChange>
                </w:rPr>
                <w:t>0.684</w:t>
              </w:r>
            </w:ins>
          </w:p>
        </w:tc>
        <w:tc>
          <w:tcPr>
            <w:tcW w:w="914" w:type="pct"/>
            <w:vAlign w:val="center"/>
            <w:tcPrChange w:id="16493" w:author="Mohammad Nayeem Hasan" w:date="2023-01-21T12:41:00Z">
              <w:tcPr>
                <w:tcW w:w="770" w:type="pct"/>
                <w:gridSpan w:val="2"/>
                <w:vAlign w:val="center"/>
              </w:tcPr>
            </w:tcPrChange>
          </w:tcPr>
          <w:p w14:paraId="4527774B" w14:textId="77777777" w:rsidR="001D6F0C" w:rsidRPr="00C91A19" w:rsidRDefault="001D6F0C" w:rsidP="001D6F0C">
            <w:pPr>
              <w:rPr>
                <w:ins w:id="16494" w:author="Mohammad Nayeem Hasan" w:date="2023-01-21T00:39:00Z"/>
                <w:rFonts w:ascii="Times New Roman" w:hAnsi="Times New Roman" w:cs="Times New Roman"/>
                <w:sz w:val="20"/>
                <w:szCs w:val="20"/>
                <w:rPrChange w:id="16495" w:author="Mohammad Nayeem Hasan" w:date="2023-01-21T03:28:00Z">
                  <w:rPr>
                    <w:ins w:id="16496" w:author="Mohammad Nayeem Hasan" w:date="2023-01-21T00:39:00Z"/>
                    <w:rFonts w:ascii="Times New Roman" w:hAnsi="Times New Roman" w:cs="Times New Roman"/>
                    <w:sz w:val="24"/>
                    <w:szCs w:val="24"/>
                  </w:rPr>
                </w:rPrChange>
              </w:rPr>
              <w:pPrChange w:id="16497" w:author="Mohammad Nayeem Hasan" w:date="2023-01-21T14:56:00Z">
                <w:pPr>
                  <w:jc w:val="both"/>
                </w:pPr>
              </w:pPrChange>
            </w:pPr>
            <w:ins w:id="16498" w:author="Mohammad Nayeem Hasan" w:date="2023-01-21T00:39:00Z">
              <w:r w:rsidRPr="00C91A19">
                <w:rPr>
                  <w:rFonts w:ascii="Times New Roman" w:hAnsi="Times New Roman" w:cs="Times New Roman"/>
                  <w:sz w:val="20"/>
                  <w:szCs w:val="20"/>
                  <w:rPrChange w:id="16499" w:author="Mohammad Nayeem Hasan" w:date="2023-01-21T03:28:00Z">
                    <w:rPr>
                      <w:rFonts w:ascii="Times New Roman" w:hAnsi="Times New Roman" w:cs="Times New Roman"/>
                      <w:sz w:val="24"/>
                      <w:szCs w:val="24"/>
                    </w:rPr>
                  </w:rPrChange>
                </w:rPr>
                <w:t>-</w:t>
              </w:r>
            </w:ins>
          </w:p>
        </w:tc>
        <w:tc>
          <w:tcPr>
            <w:tcW w:w="481" w:type="pct"/>
            <w:vAlign w:val="center"/>
            <w:tcPrChange w:id="16500" w:author="Mohammad Nayeem Hasan" w:date="2023-01-21T12:41:00Z">
              <w:tcPr>
                <w:tcW w:w="481" w:type="pct"/>
                <w:gridSpan w:val="2"/>
                <w:vAlign w:val="center"/>
              </w:tcPr>
            </w:tcPrChange>
          </w:tcPr>
          <w:p w14:paraId="3EE0DE5A" w14:textId="77777777" w:rsidR="001D6F0C" w:rsidRPr="00C91A19" w:rsidRDefault="001D6F0C" w:rsidP="001D6F0C">
            <w:pPr>
              <w:rPr>
                <w:ins w:id="16501" w:author="Mohammad Nayeem Hasan" w:date="2023-01-21T00:39:00Z"/>
                <w:rFonts w:ascii="Times New Roman" w:hAnsi="Times New Roman" w:cs="Times New Roman"/>
                <w:sz w:val="20"/>
                <w:szCs w:val="20"/>
                <w:rPrChange w:id="16502" w:author="Mohammad Nayeem Hasan" w:date="2023-01-21T03:28:00Z">
                  <w:rPr>
                    <w:ins w:id="16503" w:author="Mohammad Nayeem Hasan" w:date="2023-01-21T00:39:00Z"/>
                    <w:rFonts w:ascii="Times New Roman" w:hAnsi="Times New Roman" w:cs="Times New Roman"/>
                    <w:sz w:val="24"/>
                    <w:szCs w:val="24"/>
                  </w:rPr>
                </w:rPrChange>
              </w:rPr>
              <w:pPrChange w:id="16504" w:author="Mohammad Nayeem Hasan" w:date="2023-01-21T14:56:00Z">
                <w:pPr>
                  <w:jc w:val="both"/>
                </w:pPr>
              </w:pPrChange>
            </w:pPr>
            <w:ins w:id="16505" w:author="Mohammad Nayeem Hasan" w:date="2023-01-21T00:39:00Z">
              <w:r w:rsidRPr="00C91A19">
                <w:rPr>
                  <w:rFonts w:ascii="Times New Roman" w:hAnsi="Times New Roman" w:cs="Times New Roman"/>
                  <w:sz w:val="20"/>
                  <w:szCs w:val="20"/>
                  <w:rPrChange w:id="16506" w:author="Mohammad Nayeem Hasan" w:date="2023-01-21T03:28:00Z">
                    <w:rPr>
                      <w:rFonts w:ascii="Times New Roman" w:hAnsi="Times New Roman" w:cs="Times New Roman"/>
                      <w:sz w:val="24"/>
                      <w:szCs w:val="24"/>
                    </w:rPr>
                  </w:rPrChange>
                </w:rPr>
                <w:t>-</w:t>
              </w:r>
            </w:ins>
          </w:p>
        </w:tc>
        <w:tc>
          <w:tcPr>
            <w:tcW w:w="963" w:type="pct"/>
            <w:vAlign w:val="center"/>
            <w:tcPrChange w:id="16507" w:author="Mohammad Nayeem Hasan" w:date="2023-01-21T12:41:00Z">
              <w:tcPr>
                <w:tcW w:w="1169" w:type="pct"/>
                <w:gridSpan w:val="3"/>
                <w:vAlign w:val="center"/>
              </w:tcPr>
            </w:tcPrChange>
          </w:tcPr>
          <w:p w14:paraId="53BF0646" w14:textId="5009CE86" w:rsidR="001D6F0C" w:rsidRPr="00C91A19" w:rsidRDefault="001D6F0C" w:rsidP="001D6F0C">
            <w:pPr>
              <w:rPr>
                <w:ins w:id="16508" w:author="Mohammad Nayeem Hasan" w:date="2023-01-21T00:39:00Z"/>
                <w:rFonts w:ascii="Times New Roman" w:hAnsi="Times New Roman" w:cs="Times New Roman"/>
                <w:sz w:val="20"/>
                <w:szCs w:val="20"/>
                <w:rPrChange w:id="16509" w:author="Mohammad Nayeem Hasan" w:date="2023-01-21T03:28:00Z">
                  <w:rPr>
                    <w:ins w:id="16510" w:author="Mohammad Nayeem Hasan" w:date="2023-01-21T00:39:00Z"/>
                    <w:rFonts w:ascii="Times New Roman" w:hAnsi="Times New Roman" w:cs="Times New Roman"/>
                    <w:sz w:val="24"/>
                    <w:szCs w:val="24"/>
                  </w:rPr>
                </w:rPrChange>
              </w:rPr>
              <w:pPrChange w:id="16511" w:author="Mohammad Nayeem Hasan" w:date="2023-01-21T14:56:00Z">
                <w:pPr>
                  <w:jc w:val="both"/>
                </w:pPr>
              </w:pPrChange>
            </w:pPr>
            <w:ins w:id="16512" w:author="Mohammad Nayeem Hasan" w:date="2023-01-21T00:39:00Z">
              <w:r w:rsidRPr="00C91A19">
                <w:rPr>
                  <w:rFonts w:ascii="Times New Roman" w:hAnsi="Times New Roman" w:cs="Times New Roman"/>
                  <w:sz w:val="20"/>
                  <w:szCs w:val="20"/>
                  <w:rPrChange w:id="16513" w:author="Mohammad Nayeem Hasan" w:date="2023-01-21T03:28:00Z">
                    <w:rPr>
                      <w:rFonts w:ascii="Times New Roman" w:hAnsi="Times New Roman" w:cs="Times New Roman"/>
                      <w:sz w:val="24"/>
                      <w:szCs w:val="24"/>
                    </w:rPr>
                  </w:rPrChange>
                </w:rPr>
                <w:t>0.59</w:t>
              </w:r>
            </w:ins>
            <w:ins w:id="16514" w:author="Mohammad Nayeem Hasan" w:date="2023-01-21T04:02:00Z">
              <w:r>
                <w:rPr>
                  <w:rFonts w:ascii="Times New Roman" w:hAnsi="Times New Roman" w:cs="Times New Roman"/>
                  <w:sz w:val="20"/>
                  <w:szCs w:val="20"/>
                </w:rPr>
                <w:t xml:space="preserve"> (</w:t>
              </w:r>
              <w:r w:rsidRPr="00F13B5B">
                <w:rPr>
                  <w:rFonts w:ascii="Times New Roman" w:hAnsi="Times New Roman" w:cs="Times New Roman"/>
                  <w:sz w:val="20"/>
                  <w:szCs w:val="20"/>
                </w:rPr>
                <w:t>0.34, 1.01</w:t>
              </w:r>
              <w:r>
                <w:rPr>
                  <w:rFonts w:ascii="Times New Roman" w:hAnsi="Times New Roman" w:cs="Times New Roman"/>
                  <w:sz w:val="20"/>
                  <w:szCs w:val="20"/>
                </w:rPr>
                <w:t>)</w:t>
              </w:r>
            </w:ins>
          </w:p>
        </w:tc>
        <w:tc>
          <w:tcPr>
            <w:tcW w:w="478" w:type="pct"/>
            <w:vAlign w:val="center"/>
            <w:tcPrChange w:id="16515" w:author="Mohammad Nayeem Hasan" w:date="2023-01-21T12:41:00Z">
              <w:tcPr>
                <w:tcW w:w="417" w:type="pct"/>
                <w:vAlign w:val="center"/>
              </w:tcPr>
            </w:tcPrChange>
          </w:tcPr>
          <w:p w14:paraId="2E32BF3A" w14:textId="77777777" w:rsidR="001D6F0C" w:rsidRPr="00C91A19" w:rsidRDefault="001D6F0C" w:rsidP="001D6F0C">
            <w:pPr>
              <w:rPr>
                <w:ins w:id="16516" w:author="Mohammad Nayeem Hasan" w:date="2023-01-21T00:39:00Z"/>
                <w:rFonts w:ascii="Times New Roman" w:hAnsi="Times New Roman" w:cs="Times New Roman"/>
                <w:sz w:val="20"/>
                <w:szCs w:val="20"/>
                <w:rPrChange w:id="16517" w:author="Mohammad Nayeem Hasan" w:date="2023-01-21T03:28:00Z">
                  <w:rPr>
                    <w:ins w:id="16518" w:author="Mohammad Nayeem Hasan" w:date="2023-01-21T00:39:00Z"/>
                    <w:rFonts w:ascii="Times New Roman" w:hAnsi="Times New Roman" w:cs="Times New Roman"/>
                    <w:sz w:val="24"/>
                    <w:szCs w:val="24"/>
                  </w:rPr>
                </w:rPrChange>
              </w:rPr>
              <w:pPrChange w:id="16519" w:author="Mohammad Nayeem Hasan" w:date="2023-01-21T14:56:00Z">
                <w:pPr>
                  <w:jc w:val="both"/>
                </w:pPr>
              </w:pPrChange>
            </w:pPr>
            <w:ins w:id="16520" w:author="Mohammad Nayeem Hasan" w:date="2023-01-21T00:39:00Z">
              <w:r w:rsidRPr="00C91A19">
                <w:rPr>
                  <w:rFonts w:ascii="Times New Roman" w:hAnsi="Times New Roman" w:cs="Times New Roman"/>
                  <w:sz w:val="20"/>
                  <w:szCs w:val="20"/>
                  <w:rPrChange w:id="16521" w:author="Mohammad Nayeem Hasan" w:date="2023-01-21T03:28:00Z">
                    <w:rPr>
                      <w:rFonts w:ascii="Times New Roman" w:hAnsi="Times New Roman" w:cs="Times New Roman"/>
                      <w:sz w:val="24"/>
                      <w:szCs w:val="24"/>
                    </w:rPr>
                  </w:rPrChange>
                </w:rPr>
                <w:t>0.056</w:t>
              </w:r>
            </w:ins>
          </w:p>
        </w:tc>
      </w:tr>
      <w:tr w:rsidR="001D6F0C" w:rsidRPr="008E73D6" w14:paraId="6674958F" w14:textId="77777777" w:rsidTr="00A67133">
        <w:trPr>
          <w:trHeight w:val="138"/>
          <w:jc w:val="center"/>
          <w:ins w:id="16522" w:author="Mohammad Nayeem Hasan" w:date="2023-01-21T00:39:00Z"/>
          <w:trPrChange w:id="16523" w:author="Mohammad Nayeem Hasan" w:date="2023-01-21T12:41:00Z">
            <w:trPr>
              <w:trHeight w:val="138"/>
              <w:jc w:val="center"/>
            </w:trPr>
          </w:trPrChange>
        </w:trPr>
        <w:tc>
          <w:tcPr>
            <w:tcW w:w="751" w:type="pct"/>
            <w:vAlign w:val="center"/>
            <w:tcPrChange w:id="16524" w:author="Mohammad Nayeem Hasan" w:date="2023-01-21T12:41:00Z">
              <w:tcPr>
                <w:tcW w:w="751" w:type="pct"/>
                <w:vAlign w:val="center"/>
              </w:tcPr>
            </w:tcPrChange>
          </w:tcPr>
          <w:p w14:paraId="6228F783" w14:textId="77777777" w:rsidR="001D6F0C" w:rsidRPr="00C91A19" w:rsidRDefault="001D6F0C" w:rsidP="001D6F0C">
            <w:pPr>
              <w:rPr>
                <w:ins w:id="16525" w:author="Mohammad Nayeem Hasan" w:date="2023-01-21T00:39:00Z"/>
                <w:rFonts w:ascii="Times New Roman" w:hAnsi="Times New Roman" w:cs="Times New Roman"/>
                <w:sz w:val="20"/>
                <w:szCs w:val="20"/>
                <w:rPrChange w:id="16526" w:author="Mohammad Nayeem Hasan" w:date="2023-01-21T03:28:00Z">
                  <w:rPr>
                    <w:ins w:id="16527" w:author="Mohammad Nayeem Hasan" w:date="2023-01-21T00:39:00Z"/>
                    <w:rFonts w:ascii="Times New Roman" w:hAnsi="Times New Roman" w:cs="Times New Roman"/>
                    <w:sz w:val="24"/>
                    <w:szCs w:val="24"/>
                  </w:rPr>
                </w:rPrChange>
              </w:rPr>
              <w:pPrChange w:id="16528" w:author="Mohammad Nayeem Hasan" w:date="2023-01-21T14:56:00Z">
                <w:pPr>
                  <w:jc w:val="both"/>
                </w:pPr>
              </w:pPrChange>
            </w:pPr>
            <w:ins w:id="16529" w:author="Mohammad Nayeem Hasan" w:date="2023-01-21T00:39:00Z">
              <w:r w:rsidRPr="00C91A19">
                <w:rPr>
                  <w:rFonts w:ascii="Times New Roman" w:hAnsi="Times New Roman" w:cs="Times New Roman"/>
                  <w:sz w:val="20"/>
                  <w:szCs w:val="20"/>
                  <w:rPrChange w:id="16530" w:author="Mohammad Nayeem Hasan" w:date="2023-01-21T03:28:00Z">
                    <w:rPr>
                      <w:rFonts w:ascii="Times New Roman" w:hAnsi="Times New Roman" w:cs="Times New Roman"/>
                      <w:sz w:val="24"/>
                      <w:szCs w:val="24"/>
                    </w:rPr>
                  </w:rPrChange>
                </w:rPr>
                <w:t>Other</w:t>
              </w:r>
            </w:ins>
          </w:p>
        </w:tc>
        <w:tc>
          <w:tcPr>
            <w:tcW w:w="884" w:type="pct"/>
            <w:vAlign w:val="center"/>
            <w:tcPrChange w:id="16531" w:author="Mohammad Nayeem Hasan" w:date="2023-01-21T12:41:00Z">
              <w:tcPr>
                <w:tcW w:w="883" w:type="pct"/>
                <w:vAlign w:val="center"/>
              </w:tcPr>
            </w:tcPrChange>
          </w:tcPr>
          <w:p w14:paraId="58AC55BF" w14:textId="77777777" w:rsidR="001D6F0C" w:rsidRPr="00C91A19" w:rsidRDefault="001D6F0C" w:rsidP="001D6F0C">
            <w:pPr>
              <w:rPr>
                <w:ins w:id="16532" w:author="Mohammad Nayeem Hasan" w:date="2023-01-21T00:39:00Z"/>
                <w:rFonts w:ascii="Times New Roman" w:hAnsi="Times New Roman" w:cs="Times New Roman"/>
                <w:sz w:val="20"/>
                <w:szCs w:val="20"/>
                <w:rPrChange w:id="16533" w:author="Mohammad Nayeem Hasan" w:date="2023-01-21T03:28:00Z">
                  <w:rPr>
                    <w:ins w:id="16534" w:author="Mohammad Nayeem Hasan" w:date="2023-01-21T00:39:00Z"/>
                    <w:rFonts w:ascii="Times New Roman" w:hAnsi="Times New Roman" w:cs="Times New Roman"/>
                    <w:sz w:val="24"/>
                    <w:szCs w:val="24"/>
                  </w:rPr>
                </w:rPrChange>
              </w:rPr>
              <w:pPrChange w:id="16535" w:author="Mohammad Nayeem Hasan" w:date="2023-01-21T14:56:00Z">
                <w:pPr>
                  <w:jc w:val="both"/>
                </w:pPr>
              </w:pPrChange>
            </w:pPr>
            <w:ins w:id="16536" w:author="Mohammad Nayeem Hasan" w:date="2023-01-21T00:39:00Z">
              <w:r w:rsidRPr="00C91A19">
                <w:rPr>
                  <w:rFonts w:ascii="Times New Roman" w:hAnsi="Times New Roman" w:cs="Times New Roman"/>
                  <w:sz w:val="20"/>
                  <w:szCs w:val="20"/>
                  <w:rPrChange w:id="16537" w:author="Mohammad Nayeem Hasan" w:date="2023-01-21T03:28:00Z">
                    <w:rPr>
                      <w:rFonts w:ascii="Times New Roman" w:hAnsi="Times New Roman" w:cs="Times New Roman"/>
                      <w:sz w:val="24"/>
                      <w:szCs w:val="24"/>
                    </w:rPr>
                  </w:rPrChange>
                </w:rPr>
                <w:t>Ref.</w:t>
              </w:r>
            </w:ins>
          </w:p>
        </w:tc>
        <w:tc>
          <w:tcPr>
            <w:tcW w:w="529" w:type="pct"/>
            <w:vAlign w:val="center"/>
            <w:tcPrChange w:id="16538" w:author="Mohammad Nayeem Hasan" w:date="2023-01-21T12:41:00Z">
              <w:tcPr>
                <w:tcW w:w="529" w:type="pct"/>
                <w:gridSpan w:val="2"/>
                <w:vAlign w:val="center"/>
              </w:tcPr>
            </w:tcPrChange>
          </w:tcPr>
          <w:p w14:paraId="6A456589" w14:textId="77777777" w:rsidR="001D6F0C" w:rsidRPr="00C91A19" w:rsidRDefault="001D6F0C" w:rsidP="001D6F0C">
            <w:pPr>
              <w:rPr>
                <w:ins w:id="16539" w:author="Mohammad Nayeem Hasan" w:date="2023-01-21T00:39:00Z"/>
                <w:rFonts w:ascii="Times New Roman" w:hAnsi="Times New Roman" w:cs="Times New Roman"/>
                <w:sz w:val="20"/>
                <w:szCs w:val="20"/>
                <w:rPrChange w:id="16540" w:author="Mohammad Nayeem Hasan" w:date="2023-01-21T03:28:00Z">
                  <w:rPr>
                    <w:ins w:id="16541" w:author="Mohammad Nayeem Hasan" w:date="2023-01-21T00:39:00Z"/>
                    <w:rFonts w:ascii="Times New Roman" w:hAnsi="Times New Roman" w:cs="Times New Roman"/>
                    <w:sz w:val="24"/>
                    <w:szCs w:val="24"/>
                  </w:rPr>
                </w:rPrChange>
              </w:rPr>
              <w:pPrChange w:id="16542" w:author="Mohammad Nayeem Hasan" w:date="2023-01-21T14:56:00Z">
                <w:pPr>
                  <w:jc w:val="both"/>
                </w:pPr>
              </w:pPrChange>
            </w:pPr>
            <w:ins w:id="16543" w:author="Mohammad Nayeem Hasan" w:date="2023-01-21T00:39:00Z">
              <w:r w:rsidRPr="00C91A19">
                <w:rPr>
                  <w:rFonts w:ascii="Times New Roman" w:hAnsi="Times New Roman" w:cs="Times New Roman"/>
                  <w:sz w:val="20"/>
                  <w:szCs w:val="20"/>
                  <w:rPrChange w:id="16544" w:author="Mohammad Nayeem Hasan" w:date="2023-01-21T03:28:00Z">
                    <w:rPr>
                      <w:rFonts w:ascii="Times New Roman" w:hAnsi="Times New Roman" w:cs="Times New Roman"/>
                      <w:sz w:val="24"/>
                      <w:szCs w:val="24"/>
                    </w:rPr>
                  </w:rPrChange>
                </w:rPr>
                <w:t>-</w:t>
              </w:r>
            </w:ins>
          </w:p>
        </w:tc>
        <w:tc>
          <w:tcPr>
            <w:tcW w:w="914" w:type="pct"/>
            <w:vAlign w:val="center"/>
            <w:tcPrChange w:id="16545" w:author="Mohammad Nayeem Hasan" w:date="2023-01-21T12:41:00Z">
              <w:tcPr>
                <w:tcW w:w="770" w:type="pct"/>
                <w:gridSpan w:val="2"/>
                <w:vAlign w:val="center"/>
              </w:tcPr>
            </w:tcPrChange>
          </w:tcPr>
          <w:p w14:paraId="03553082" w14:textId="77777777" w:rsidR="001D6F0C" w:rsidRPr="00C91A19" w:rsidRDefault="001D6F0C" w:rsidP="001D6F0C">
            <w:pPr>
              <w:rPr>
                <w:ins w:id="16546" w:author="Mohammad Nayeem Hasan" w:date="2023-01-21T00:39:00Z"/>
                <w:rFonts w:ascii="Times New Roman" w:hAnsi="Times New Roman" w:cs="Times New Roman"/>
                <w:sz w:val="20"/>
                <w:szCs w:val="20"/>
                <w:rPrChange w:id="16547" w:author="Mohammad Nayeem Hasan" w:date="2023-01-21T03:28:00Z">
                  <w:rPr>
                    <w:ins w:id="16548" w:author="Mohammad Nayeem Hasan" w:date="2023-01-21T00:39:00Z"/>
                    <w:rFonts w:ascii="Times New Roman" w:hAnsi="Times New Roman" w:cs="Times New Roman"/>
                    <w:sz w:val="24"/>
                    <w:szCs w:val="24"/>
                  </w:rPr>
                </w:rPrChange>
              </w:rPr>
              <w:pPrChange w:id="16549" w:author="Mohammad Nayeem Hasan" w:date="2023-01-21T14:56:00Z">
                <w:pPr>
                  <w:jc w:val="both"/>
                </w:pPr>
              </w:pPrChange>
            </w:pPr>
            <w:ins w:id="16550" w:author="Mohammad Nayeem Hasan" w:date="2023-01-21T00:39:00Z">
              <w:r w:rsidRPr="00C91A19">
                <w:rPr>
                  <w:rFonts w:ascii="Times New Roman" w:hAnsi="Times New Roman" w:cs="Times New Roman"/>
                  <w:sz w:val="20"/>
                  <w:szCs w:val="20"/>
                  <w:rPrChange w:id="16551" w:author="Mohammad Nayeem Hasan" w:date="2023-01-21T03:28:00Z">
                    <w:rPr>
                      <w:rFonts w:ascii="Times New Roman" w:hAnsi="Times New Roman" w:cs="Times New Roman"/>
                      <w:sz w:val="24"/>
                      <w:szCs w:val="24"/>
                    </w:rPr>
                  </w:rPrChange>
                </w:rPr>
                <w:t>-</w:t>
              </w:r>
            </w:ins>
          </w:p>
        </w:tc>
        <w:tc>
          <w:tcPr>
            <w:tcW w:w="481" w:type="pct"/>
            <w:vAlign w:val="center"/>
            <w:tcPrChange w:id="16552" w:author="Mohammad Nayeem Hasan" w:date="2023-01-21T12:41:00Z">
              <w:tcPr>
                <w:tcW w:w="481" w:type="pct"/>
                <w:gridSpan w:val="2"/>
                <w:vAlign w:val="center"/>
              </w:tcPr>
            </w:tcPrChange>
          </w:tcPr>
          <w:p w14:paraId="10805FBD" w14:textId="77777777" w:rsidR="001D6F0C" w:rsidRPr="00C91A19" w:rsidRDefault="001D6F0C" w:rsidP="001D6F0C">
            <w:pPr>
              <w:rPr>
                <w:ins w:id="16553" w:author="Mohammad Nayeem Hasan" w:date="2023-01-21T00:39:00Z"/>
                <w:rFonts w:ascii="Times New Roman" w:hAnsi="Times New Roman" w:cs="Times New Roman"/>
                <w:sz w:val="20"/>
                <w:szCs w:val="20"/>
                <w:rPrChange w:id="16554" w:author="Mohammad Nayeem Hasan" w:date="2023-01-21T03:28:00Z">
                  <w:rPr>
                    <w:ins w:id="16555" w:author="Mohammad Nayeem Hasan" w:date="2023-01-21T00:39:00Z"/>
                    <w:rFonts w:ascii="Times New Roman" w:hAnsi="Times New Roman" w:cs="Times New Roman"/>
                    <w:sz w:val="24"/>
                    <w:szCs w:val="24"/>
                  </w:rPr>
                </w:rPrChange>
              </w:rPr>
              <w:pPrChange w:id="16556" w:author="Mohammad Nayeem Hasan" w:date="2023-01-21T14:56:00Z">
                <w:pPr>
                  <w:jc w:val="both"/>
                </w:pPr>
              </w:pPrChange>
            </w:pPr>
            <w:ins w:id="16557" w:author="Mohammad Nayeem Hasan" w:date="2023-01-21T00:39:00Z">
              <w:r w:rsidRPr="00C91A19">
                <w:rPr>
                  <w:rFonts w:ascii="Times New Roman" w:hAnsi="Times New Roman" w:cs="Times New Roman"/>
                  <w:sz w:val="20"/>
                  <w:szCs w:val="20"/>
                  <w:rPrChange w:id="16558" w:author="Mohammad Nayeem Hasan" w:date="2023-01-21T03:28:00Z">
                    <w:rPr>
                      <w:rFonts w:ascii="Times New Roman" w:hAnsi="Times New Roman" w:cs="Times New Roman"/>
                      <w:sz w:val="24"/>
                      <w:szCs w:val="24"/>
                    </w:rPr>
                  </w:rPrChange>
                </w:rPr>
                <w:t>-</w:t>
              </w:r>
            </w:ins>
          </w:p>
        </w:tc>
        <w:tc>
          <w:tcPr>
            <w:tcW w:w="963" w:type="pct"/>
            <w:vAlign w:val="center"/>
            <w:tcPrChange w:id="16559" w:author="Mohammad Nayeem Hasan" w:date="2023-01-21T12:41:00Z">
              <w:tcPr>
                <w:tcW w:w="1169" w:type="pct"/>
                <w:gridSpan w:val="3"/>
                <w:vAlign w:val="center"/>
              </w:tcPr>
            </w:tcPrChange>
          </w:tcPr>
          <w:p w14:paraId="27E590A1" w14:textId="77777777" w:rsidR="001D6F0C" w:rsidRPr="00C91A19" w:rsidRDefault="001D6F0C" w:rsidP="001D6F0C">
            <w:pPr>
              <w:rPr>
                <w:ins w:id="16560" w:author="Mohammad Nayeem Hasan" w:date="2023-01-21T00:39:00Z"/>
                <w:rFonts w:ascii="Times New Roman" w:hAnsi="Times New Roman" w:cs="Times New Roman"/>
                <w:sz w:val="20"/>
                <w:szCs w:val="20"/>
                <w:rPrChange w:id="16561" w:author="Mohammad Nayeem Hasan" w:date="2023-01-21T03:28:00Z">
                  <w:rPr>
                    <w:ins w:id="16562" w:author="Mohammad Nayeem Hasan" w:date="2023-01-21T00:39:00Z"/>
                    <w:rFonts w:ascii="Times New Roman" w:hAnsi="Times New Roman" w:cs="Times New Roman"/>
                    <w:sz w:val="24"/>
                    <w:szCs w:val="24"/>
                  </w:rPr>
                </w:rPrChange>
              </w:rPr>
              <w:pPrChange w:id="16563" w:author="Mohammad Nayeem Hasan" w:date="2023-01-21T14:56:00Z">
                <w:pPr>
                  <w:jc w:val="both"/>
                </w:pPr>
              </w:pPrChange>
            </w:pPr>
            <w:ins w:id="16564" w:author="Mohammad Nayeem Hasan" w:date="2023-01-21T00:39:00Z">
              <w:r w:rsidRPr="00C91A19">
                <w:rPr>
                  <w:rFonts w:ascii="Times New Roman" w:hAnsi="Times New Roman" w:cs="Times New Roman"/>
                  <w:sz w:val="20"/>
                  <w:szCs w:val="20"/>
                  <w:rPrChange w:id="16565" w:author="Mohammad Nayeem Hasan" w:date="2023-01-21T03:28:00Z">
                    <w:rPr>
                      <w:rFonts w:ascii="Times New Roman" w:hAnsi="Times New Roman" w:cs="Times New Roman"/>
                      <w:sz w:val="24"/>
                      <w:szCs w:val="24"/>
                    </w:rPr>
                  </w:rPrChange>
                </w:rPr>
                <w:t>Ref.</w:t>
              </w:r>
            </w:ins>
          </w:p>
        </w:tc>
        <w:tc>
          <w:tcPr>
            <w:tcW w:w="478" w:type="pct"/>
            <w:vAlign w:val="center"/>
            <w:tcPrChange w:id="16566" w:author="Mohammad Nayeem Hasan" w:date="2023-01-21T12:41:00Z">
              <w:tcPr>
                <w:tcW w:w="417" w:type="pct"/>
                <w:vAlign w:val="center"/>
              </w:tcPr>
            </w:tcPrChange>
          </w:tcPr>
          <w:p w14:paraId="32EA6D6C" w14:textId="77777777" w:rsidR="001D6F0C" w:rsidRPr="00C91A19" w:rsidRDefault="001D6F0C" w:rsidP="001D6F0C">
            <w:pPr>
              <w:rPr>
                <w:ins w:id="16567" w:author="Mohammad Nayeem Hasan" w:date="2023-01-21T00:39:00Z"/>
                <w:rFonts w:ascii="Times New Roman" w:hAnsi="Times New Roman" w:cs="Times New Roman"/>
                <w:sz w:val="20"/>
                <w:szCs w:val="20"/>
                <w:rPrChange w:id="16568" w:author="Mohammad Nayeem Hasan" w:date="2023-01-21T03:28:00Z">
                  <w:rPr>
                    <w:ins w:id="16569" w:author="Mohammad Nayeem Hasan" w:date="2023-01-21T00:39:00Z"/>
                    <w:rFonts w:ascii="Times New Roman" w:hAnsi="Times New Roman" w:cs="Times New Roman"/>
                    <w:sz w:val="24"/>
                    <w:szCs w:val="24"/>
                  </w:rPr>
                </w:rPrChange>
              </w:rPr>
              <w:pPrChange w:id="16570" w:author="Mohammad Nayeem Hasan" w:date="2023-01-21T14:56:00Z">
                <w:pPr>
                  <w:jc w:val="both"/>
                </w:pPr>
              </w:pPrChange>
            </w:pPr>
            <w:ins w:id="16571" w:author="Mohammad Nayeem Hasan" w:date="2023-01-21T00:39:00Z">
              <w:r w:rsidRPr="00C91A19">
                <w:rPr>
                  <w:rFonts w:ascii="Times New Roman" w:hAnsi="Times New Roman" w:cs="Times New Roman"/>
                  <w:sz w:val="20"/>
                  <w:szCs w:val="20"/>
                  <w:rPrChange w:id="16572" w:author="Mohammad Nayeem Hasan" w:date="2023-01-21T03:28:00Z">
                    <w:rPr>
                      <w:rFonts w:ascii="Times New Roman" w:hAnsi="Times New Roman" w:cs="Times New Roman"/>
                      <w:sz w:val="24"/>
                      <w:szCs w:val="24"/>
                    </w:rPr>
                  </w:rPrChange>
                </w:rPr>
                <w:t>-</w:t>
              </w:r>
            </w:ins>
          </w:p>
        </w:tc>
      </w:tr>
      <w:tr w:rsidR="001D6F0C" w:rsidRPr="008E73D6" w14:paraId="3E4DC10D" w14:textId="42E126C1" w:rsidTr="00A67133">
        <w:trPr>
          <w:trHeight w:val="138"/>
          <w:jc w:val="center"/>
          <w:ins w:id="16573" w:author="Mohammad Nayeem Hasan" w:date="2023-01-21T00:39:00Z"/>
          <w:trPrChange w:id="16574" w:author="Mohammad Nayeem Hasan" w:date="2023-01-21T12:41:00Z">
            <w:trPr>
              <w:trHeight w:val="138"/>
              <w:jc w:val="center"/>
            </w:trPr>
          </w:trPrChange>
        </w:trPr>
        <w:tc>
          <w:tcPr>
            <w:tcW w:w="1635" w:type="pct"/>
            <w:gridSpan w:val="2"/>
            <w:vAlign w:val="center"/>
            <w:tcPrChange w:id="16575" w:author="Mohammad Nayeem Hasan" w:date="2023-01-21T12:41:00Z">
              <w:tcPr>
                <w:tcW w:w="1634" w:type="pct"/>
                <w:gridSpan w:val="2"/>
                <w:vAlign w:val="center"/>
              </w:tcPr>
            </w:tcPrChange>
          </w:tcPr>
          <w:p w14:paraId="219A7A2C" w14:textId="77777777" w:rsidR="001D6F0C" w:rsidRPr="00C91A19" w:rsidRDefault="001D6F0C" w:rsidP="001D6F0C">
            <w:pPr>
              <w:rPr>
                <w:ins w:id="16576" w:author="Mohammad Nayeem Hasan" w:date="2023-01-21T00:39:00Z"/>
                <w:rFonts w:ascii="Times New Roman" w:hAnsi="Times New Roman" w:cs="Times New Roman"/>
                <w:sz w:val="20"/>
                <w:szCs w:val="20"/>
                <w:rPrChange w:id="16577" w:author="Mohammad Nayeem Hasan" w:date="2023-01-21T03:28:00Z">
                  <w:rPr>
                    <w:ins w:id="16578" w:author="Mohammad Nayeem Hasan" w:date="2023-01-21T00:39:00Z"/>
                    <w:rFonts w:ascii="Times New Roman" w:hAnsi="Times New Roman" w:cs="Times New Roman"/>
                    <w:sz w:val="24"/>
                    <w:szCs w:val="24"/>
                  </w:rPr>
                </w:rPrChange>
              </w:rPr>
              <w:pPrChange w:id="16579" w:author="Mohammad Nayeem Hasan" w:date="2023-01-21T14:56:00Z">
                <w:pPr>
                  <w:jc w:val="both"/>
                </w:pPr>
              </w:pPrChange>
            </w:pPr>
            <w:ins w:id="16580" w:author="Mohammad Nayeem Hasan" w:date="2023-01-21T00:39:00Z">
              <w:r w:rsidRPr="00C91A19">
                <w:rPr>
                  <w:rFonts w:ascii="Times New Roman" w:hAnsi="Times New Roman" w:cs="Times New Roman"/>
                  <w:sz w:val="20"/>
                  <w:szCs w:val="20"/>
                  <w:rPrChange w:id="16581" w:author="Mohammad Nayeem Hasan" w:date="2023-01-21T03:28:00Z">
                    <w:rPr>
                      <w:rFonts w:ascii="Times New Roman" w:hAnsi="Times New Roman" w:cs="Times New Roman"/>
                      <w:sz w:val="24"/>
                      <w:szCs w:val="24"/>
                    </w:rPr>
                  </w:rPrChange>
                </w:rPr>
                <w:t>Toilet facilities shared</w:t>
              </w:r>
            </w:ins>
          </w:p>
        </w:tc>
        <w:tc>
          <w:tcPr>
            <w:tcW w:w="1443" w:type="pct"/>
            <w:gridSpan w:val="2"/>
            <w:vAlign w:val="center"/>
            <w:tcPrChange w:id="16582" w:author="Mohammad Nayeem Hasan" w:date="2023-01-21T12:41:00Z">
              <w:tcPr>
                <w:tcW w:w="1299" w:type="pct"/>
                <w:gridSpan w:val="4"/>
                <w:vAlign w:val="center"/>
              </w:tcPr>
            </w:tcPrChange>
          </w:tcPr>
          <w:p w14:paraId="09BD49BC" w14:textId="77777777" w:rsidR="001D6F0C" w:rsidRPr="008E73D6" w:rsidRDefault="001D6F0C" w:rsidP="001D6F0C">
            <w:pPr>
              <w:rPr>
                <w:ins w:id="16583" w:author="Mohammad Nayeem Hasan" w:date="2023-01-21T00:39:00Z"/>
                <w:rFonts w:ascii="Times New Roman" w:hAnsi="Times New Roman" w:cs="Times New Roman"/>
                <w:sz w:val="20"/>
                <w:szCs w:val="20"/>
              </w:rPr>
              <w:pPrChange w:id="16584" w:author="Mohammad Nayeem Hasan" w:date="2023-01-21T14:56:00Z">
                <w:pPr>
                  <w:jc w:val="both"/>
                </w:pPr>
              </w:pPrChange>
            </w:pPr>
          </w:p>
        </w:tc>
        <w:tc>
          <w:tcPr>
            <w:tcW w:w="1444" w:type="pct"/>
            <w:gridSpan w:val="2"/>
            <w:vAlign w:val="center"/>
            <w:tcPrChange w:id="16585" w:author="Mohammad Nayeem Hasan" w:date="2023-01-21T12:41:00Z">
              <w:tcPr>
                <w:tcW w:w="1650" w:type="pct"/>
                <w:gridSpan w:val="5"/>
                <w:vAlign w:val="center"/>
              </w:tcPr>
            </w:tcPrChange>
          </w:tcPr>
          <w:p w14:paraId="237173A4" w14:textId="77777777" w:rsidR="001D6F0C" w:rsidRPr="008E73D6" w:rsidRDefault="001D6F0C" w:rsidP="001D6F0C">
            <w:pPr>
              <w:rPr>
                <w:ins w:id="16586" w:author="Mohammad Nayeem Hasan" w:date="2023-01-21T00:39:00Z"/>
                <w:rFonts w:ascii="Times New Roman" w:hAnsi="Times New Roman" w:cs="Times New Roman"/>
                <w:sz w:val="20"/>
                <w:szCs w:val="20"/>
              </w:rPr>
              <w:pPrChange w:id="16587" w:author="Mohammad Nayeem Hasan" w:date="2023-01-21T14:56:00Z">
                <w:pPr>
                  <w:jc w:val="both"/>
                </w:pPr>
              </w:pPrChange>
            </w:pPr>
          </w:p>
        </w:tc>
        <w:tc>
          <w:tcPr>
            <w:tcW w:w="478" w:type="pct"/>
            <w:vAlign w:val="center"/>
            <w:tcPrChange w:id="16588" w:author="Mohammad Nayeem Hasan" w:date="2023-01-21T12:41:00Z">
              <w:tcPr>
                <w:tcW w:w="417" w:type="pct"/>
                <w:vAlign w:val="center"/>
              </w:tcPr>
            </w:tcPrChange>
          </w:tcPr>
          <w:p w14:paraId="52989620" w14:textId="77777777" w:rsidR="001D6F0C" w:rsidRPr="008E73D6" w:rsidRDefault="001D6F0C" w:rsidP="001D6F0C">
            <w:pPr>
              <w:rPr>
                <w:ins w:id="16589" w:author="Mohammad Nayeem Hasan" w:date="2023-01-21T00:39:00Z"/>
                <w:rFonts w:ascii="Times New Roman" w:hAnsi="Times New Roman" w:cs="Times New Roman"/>
                <w:sz w:val="20"/>
                <w:szCs w:val="20"/>
              </w:rPr>
              <w:pPrChange w:id="16590" w:author="Mohammad Nayeem Hasan" w:date="2023-01-21T14:56:00Z">
                <w:pPr>
                  <w:jc w:val="both"/>
                </w:pPr>
              </w:pPrChange>
            </w:pPr>
          </w:p>
        </w:tc>
      </w:tr>
      <w:tr w:rsidR="001D6F0C" w:rsidRPr="008E73D6" w14:paraId="1B286C40" w14:textId="77777777" w:rsidTr="00A67133">
        <w:trPr>
          <w:trHeight w:val="107"/>
          <w:jc w:val="center"/>
          <w:ins w:id="16591" w:author="Mohammad Nayeem Hasan" w:date="2023-01-21T00:39:00Z"/>
          <w:trPrChange w:id="16592" w:author="Mohammad Nayeem Hasan" w:date="2023-01-21T12:41:00Z">
            <w:trPr>
              <w:trHeight w:val="107"/>
              <w:jc w:val="center"/>
            </w:trPr>
          </w:trPrChange>
        </w:trPr>
        <w:tc>
          <w:tcPr>
            <w:tcW w:w="751" w:type="pct"/>
            <w:vAlign w:val="center"/>
            <w:tcPrChange w:id="16593" w:author="Mohammad Nayeem Hasan" w:date="2023-01-21T12:41:00Z">
              <w:tcPr>
                <w:tcW w:w="751" w:type="pct"/>
                <w:vAlign w:val="center"/>
              </w:tcPr>
            </w:tcPrChange>
          </w:tcPr>
          <w:p w14:paraId="47F3EC1C" w14:textId="77777777" w:rsidR="001D6F0C" w:rsidRPr="00C91A19" w:rsidRDefault="001D6F0C" w:rsidP="001D6F0C">
            <w:pPr>
              <w:rPr>
                <w:ins w:id="16594" w:author="Mohammad Nayeem Hasan" w:date="2023-01-21T00:39:00Z"/>
                <w:rFonts w:ascii="Times New Roman" w:hAnsi="Times New Roman" w:cs="Times New Roman"/>
                <w:sz w:val="20"/>
                <w:szCs w:val="20"/>
                <w:rPrChange w:id="16595" w:author="Mohammad Nayeem Hasan" w:date="2023-01-21T03:28:00Z">
                  <w:rPr>
                    <w:ins w:id="16596" w:author="Mohammad Nayeem Hasan" w:date="2023-01-21T00:39:00Z"/>
                    <w:rFonts w:ascii="Times New Roman" w:hAnsi="Times New Roman" w:cs="Times New Roman"/>
                    <w:sz w:val="24"/>
                    <w:szCs w:val="24"/>
                  </w:rPr>
                </w:rPrChange>
              </w:rPr>
              <w:pPrChange w:id="16597" w:author="Mohammad Nayeem Hasan" w:date="2023-01-21T14:56:00Z">
                <w:pPr>
                  <w:jc w:val="both"/>
                </w:pPr>
              </w:pPrChange>
            </w:pPr>
            <w:ins w:id="16598" w:author="Mohammad Nayeem Hasan" w:date="2023-01-21T00:39:00Z">
              <w:r w:rsidRPr="00C91A19">
                <w:rPr>
                  <w:rFonts w:ascii="Times New Roman" w:hAnsi="Times New Roman" w:cs="Times New Roman"/>
                  <w:sz w:val="20"/>
                  <w:szCs w:val="20"/>
                  <w:rPrChange w:id="16599" w:author="Mohammad Nayeem Hasan" w:date="2023-01-21T03:28:00Z">
                    <w:rPr>
                      <w:rFonts w:ascii="Times New Roman" w:hAnsi="Times New Roman" w:cs="Times New Roman"/>
                      <w:sz w:val="24"/>
                      <w:szCs w:val="24"/>
                    </w:rPr>
                  </w:rPrChange>
                </w:rPr>
                <w:t>Yes</w:t>
              </w:r>
            </w:ins>
          </w:p>
        </w:tc>
        <w:tc>
          <w:tcPr>
            <w:tcW w:w="884" w:type="pct"/>
            <w:vAlign w:val="center"/>
            <w:tcPrChange w:id="16600" w:author="Mohammad Nayeem Hasan" w:date="2023-01-21T12:41:00Z">
              <w:tcPr>
                <w:tcW w:w="883" w:type="pct"/>
                <w:vAlign w:val="center"/>
              </w:tcPr>
            </w:tcPrChange>
          </w:tcPr>
          <w:p w14:paraId="73B5C696" w14:textId="6AB3710A" w:rsidR="001D6F0C" w:rsidRPr="00C91A19" w:rsidRDefault="001D6F0C" w:rsidP="001D6F0C">
            <w:pPr>
              <w:rPr>
                <w:ins w:id="16601" w:author="Mohammad Nayeem Hasan" w:date="2023-01-21T00:39:00Z"/>
                <w:rFonts w:ascii="Times New Roman" w:hAnsi="Times New Roman" w:cs="Times New Roman"/>
                <w:sz w:val="20"/>
                <w:szCs w:val="20"/>
                <w:rPrChange w:id="16602" w:author="Mohammad Nayeem Hasan" w:date="2023-01-21T03:28:00Z">
                  <w:rPr>
                    <w:ins w:id="16603" w:author="Mohammad Nayeem Hasan" w:date="2023-01-21T00:39:00Z"/>
                    <w:rFonts w:ascii="Times New Roman" w:hAnsi="Times New Roman" w:cs="Times New Roman"/>
                    <w:sz w:val="24"/>
                    <w:szCs w:val="24"/>
                  </w:rPr>
                </w:rPrChange>
              </w:rPr>
              <w:pPrChange w:id="16604" w:author="Mohammad Nayeem Hasan" w:date="2023-01-21T14:56:00Z">
                <w:pPr>
                  <w:jc w:val="both"/>
                </w:pPr>
              </w:pPrChange>
            </w:pPr>
            <w:ins w:id="16605" w:author="Mohammad Nayeem Hasan" w:date="2023-01-21T00:39:00Z">
              <w:r w:rsidRPr="00C91A19">
                <w:rPr>
                  <w:rFonts w:ascii="Times New Roman" w:hAnsi="Times New Roman" w:cs="Times New Roman"/>
                  <w:sz w:val="20"/>
                  <w:szCs w:val="20"/>
                  <w:rPrChange w:id="16606" w:author="Mohammad Nayeem Hasan" w:date="2023-01-21T03:28:00Z">
                    <w:rPr>
                      <w:rFonts w:ascii="Times New Roman" w:hAnsi="Times New Roman" w:cs="Times New Roman"/>
                      <w:sz w:val="24"/>
                      <w:szCs w:val="24"/>
                    </w:rPr>
                  </w:rPrChange>
                </w:rPr>
                <w:t>1.07</w:t>
              </w:r>
            </w:ins>
            <w:ins w:id="16607" w:author="Mohammad Nayeem Hasan" w:date="2023-01-21T03:47:00Z">
              <w:r>
                <w:rPr>
                  <w:rFonts w:ascii="Times New Roman" w:hAnsi="Times New Roman" w:cs="Times New Roman"/>
                  <w:sz w:val="20"/>
                  <w:szCs w:val="20"/>
                </w:rPr>
                <w:t xml:space="preserve"> (</w:t>
              </w:r>
              <w:r w:rsidRPr="00F13B5B">
                <w:rPr>
                  <w:rFonts w:ascii="Times New Roman" w:hAnsi="Times New Roman" w:cs="Times New Roman"/>
                  <w:sz w:val="20"/>
                  <w:szCs w:val="20"/>
                </w:rPr>
                <w:t>0.96, 1.20</w:t>
              </w:r>
              <w:r>
                <w:rPr>
                  <w:rFonts w:ascii="Times New Roman" w:hAnsi="Times New Roman" w:cs="Times New Roman"/>
                  <w:sz w:val="20"/>
                  <w:szCs w:val="20"/>
                </w:rPr>
                <w:t>)</w:t>
              </w:r>
            </w:ins>
          </w:p>
        </w:tc>
        <w:tc>
          <w:tcPr>
            <w:tcW w:w="529" w:type="pct"/>
            <w:vAlign w:val="center"/>
            <w:tcPrChange w:id="16608" w:author="Mohammad Nayeem Hasan" w:date="2023-01-21T12:41:00Z">
              <w:tcPr>
                <w:tcW w:w="529" w:type="pct"/>
                <w:gridSpan w:val="2"/>
                <w:vAlign w:val="center"/>
              </w:tcPr>
            </w:tcPrChange>
          </w:tcPr>
          <w:p w14:paraId="7E3BF261" w14:textId="77777777" w:rsidR="001D6F0C" w:rsidRPr="00C91A19" w:rsidRDefault="001D6F0C" w:rsidP="001D6F0C">
            <w:pPr>
              <w:rPr>
                <w:ins w:id="16609" w:author="Mohammad Nayeem Hasan" w:date="2023-01-21T00:39:00Z"/>
                <w:rFonts w:ascii="Times New Roman" w:hAnsi="Times New Roman" w:cs="Times New Roman"/>
                <w:sz w:val="20"/>
                <w:szCs w:val="20"/>
                <w:rPrChange w:id="16610" w:author="Mohammad Nayeem Hasan" w:date="2023-01-21T03:28:00Z">
                  <w:rPr>
                    <w:ins w:id="16611" w:author="Mohammad Nayeem Hasan" w:date="2023-01-21T00:39:00Z"/>
                    <w:rFonts w:ascii="Times New Roman" w:hAnsi="Times New Roman" w:cs="Times New Roman"/>
                    <w:sz w:val="24"/>
                    <w:szCs w:val="24"/>
                  </w:rPr>
                </w:rPrChange>
              </w:rPr>
              <w:pPrChange w:id="16612" w:author="Mohammad Nayeem Hasan" w:date="2023-01-21T14:56:00Z">
                <w:pPr>
                  <w:jc w:val="both"/>
                </w:pPr>
              </w:pPrChange>
            </w:pPr>
            <w:ins w:id="16613" w:author="Mohammad Nayeem Hasan" w:date="2023-01-21T00:39:00Z">
              <w:r w:rsidRPr="00C91A19">
                <w:rPr>
                  <w:rFonts w:ascii="Times New Roman" w:hAnsi="Times New Roman" w:cs="Times New Roman"/>
                  <w:sz w:val="20"/>
                  <w:szCs w:val="20"/>
                  <w:rPrChange w:id="16614" w:author="Mohammad Nayeem Hasan" w:date="2023-01-21T03:28:00Z">
                    <w:rPr>
                      <w:rFonts w:ascii="Times New Roman" w:hAnsi="Times New Roman" w:cs="Times New Roman"/>
                      <w:sz w:val="24"/>
                      <w:szCs w:val="24"/>
                    </w:rPr>
                  </w:rPrChange>
                </w:rPr>
                <w:t>0.210</w:t>
              </w:r>
            </w:ins>
          </w:p>
        </w:tc>
        <w:tc>
          <w:tcPr>
            <w:tcW w:w="914" w:type="pct"/>
            <w:vAlign w:val="center"/>
            <w:tcPrChange w:id="16615" w:author="Mohammad Nayeem Hasan" w:date="2023-01-21T12:41:00Z">
              <w:tcPr>
                <w:tcW w:w="770" w:type="pct"/>
                <w:gridSpan w:val="2"/>
                <w:vAlign w:val="center"/>
              </w:tcPr>
            </w:tcPrChange>
          </w:tcPr>
          <w:p w14:paraId="5CCE67AD" w14:textId="448E8E69" w:rsidR="001D6F0C" w:rsidRPr="00C91A19" w:rsidRDefault="001D6F0C" w:rsidP="001D6F0C">
            <w:pPr>
              <w:rPr>
                <w:ins w:id="16616" w:author="Mohammad Nayeem Hasan" w:date="2023-01-21T00:39:00Z"/>
                <w:rFonts w:ascii="Times New Roman" w:hAnsi="Times New Roman" w:cs="Times New Roman"/>
                <w:sz w:val="20"/>
                <w:szCs w:val="20"/>
                <w:rPrChange w:id="16617" w:author="Mohammad Nayeem Hasan" w:date="2023-01-21T03:28:00Z">
                  <w:rPr>
                    <w:ins w:id="16618" w:author="Mohammad Nayeem Hasan" w:date="2023-01-21T00:39:00Z"/>
                    <w:rFonts w:ascii="Times New Roman" w:hAnsi="Times New Roman" w:cs="Times New Roman"/>
                    <w:sz w:val="24"/>
                    <w:szCs w:val="24"/>
                  </w:rPr>
                </w:rPrChange>
              </w:rPr>
              <w:pPrChange w:id="16619" w:author="Mohammad Nayeem Hasan" w:date="2023-01-21T14:56:00Z">
                <w:pPr>
                  <w:jc w:val="both"/>
                </w:pPr>
              </w:pPrChange>
            </w:pPr>
            <w:ins w:id="16620" w:author="Mohammad Nayeem Hasan" w:date="2023-01-21T00:39:00Z">
              <w:r w:rsidRPr="00C91A19">
                <w:rPr>
                  <w:rFonts w:ascii="Times New Roman" w:hAnsi="Times New Roman" w:cs="Times New Roman"/>
                  <w:sz w:val="20"/>
                  <w:szCs w:val="20"/>
                  <w:rPrChange w:id="16621" w:author="Mohammad Nayeem Hasan" w:date="2023-01-21T03:28:00Z">
                    <w:rPr>
                      <w:rFonts w:ascii="Times New Roman" w:hAnsi="Times New Roman" w:cs="Times New Roman"/>
                      <w:sz w:val="24"/>
                      <w:szCs w:val="24"/>
                    </w:rPr>
                  </w:rPrChange>
                </w:rPr>
                <w:t>0.60</w:t>
              </w:r>
            </w:ins>
            <w:ins w:id="16622" w:author="Mohammad Nayeem Hasan" w:date="2023-01-21T03:53:00Z">
              <w:r>
                <w:rPr>
                  <w:rFonts w:ascii="Times New Roman" w:hAnsi="Times New Roman" w:cs="Times New Roman"/>
                  <w:sz w:val="20"/>
                  <w:szCs w:val="20"/>
                </w:rPr>
                <w:t xml:space="preserve"> (</w:t>
              </w:r>
              <w:r w:rsidRPr="00F13B5B">
                <w:rPr>
                  <w:rFonts w:ascii="Times New Roman" w:hAnsi="Times New Roman" w:cs="Times New Roman"/>
                  <w:sz w:val="20"/>
                  <w:szCs w:val="20"/>
                </w:rPr>
                <w:t>0.3</w:t>
              </w:r>
            </w:ins>
            <w:ins w:id="16623" w:author="Mohammad Nayeem Hasan" w:date="2023-01-27T20:11:00Z">
              <w:r w:rsidR="00A90AA3">
                <w:rPr>
                  <w:rFonts w:ascii="Times New Roman" w:hAnsi="Times New Roman" w:cs="Times New Roman"/>
                  <w:sz w:val="20"/>
                  <w:szCs w:val="20"/>
                </w:rPr>
                <w:t>6</w:t>
              </w:r>
            </w:ins>
            <w:ins w:id="16624" w:author="Mohammad Nayeem Hasan" w:date="2023-01-21T03:53:00Z">
              <w:r w:rsidRPr="00F13B5B">
                <w:rPr>
                  <w:rFonts w:ascii="Times New Roman" w:hAnsi="Times New Roman" w:cs="Times New Roman"/>
                  <w:sz w:val="20"/>
                  <w:szCs w:val="20"/>
                </w:rPr>
                <w:t>, 0.99</w:t>
              </w:r>
              <w:r>
                <w:rPr>
                  <w:rFonts w:ascii="Times New Roman" w:hAnsi="Times New Roman" w:cs="Times New Roman"/>
                  <w:sz w:val="20"/>
                  <w:szCs w:val="20"/>
                </w:rPr>
                <w:t>)</w:t>
              </w:r>
            </w:ins>
          </w:p>
        </w:tc>
        <w:tc>
          <w:tcPr>
            <w:tcW w:w="481" w:type="pct"/>
            <w:vAlign w:val="center"/>
            <w:tcPrChange w:id="16625" w:author="Mohammad Nayeem Hasan" w:date="2023-01-21T12:41:00Z">
              <w:tcPr>
                <w:tcW w:w="481" w:type="pct"/>
                <w:gridSpan w:val="2"/>
                <w:vAlign w:val="center"/>
              </w:tcPr>
            </w:tcPrChange>
          </w:tcPr>
          <w:p w14:paraId="544D6C81" w14:textId="77777777" w:rsidR="001D6F0C" w:rsidRPr="00C91A19" w:rsidRDefault="001D6F0C" w:rsidP="001D6F0C">
            <w:pPr>
              <w:rPr>
                <w:ins w:id="16626" w:author="Mohammad Nayeem Hasan" w:date="2023-01-21T00:39:00Z"/>
                <w:rFonts w:ascii="Times New Roman" w:hAnsi="Times New Roman" w:cs="Times New Roman"/>
                <w:b/>
                <w:bCs/>
                <w:sz w:val="20"/>
                <w:szCs w:val="20"/>
                <w:rPrChange w:id="16627" w:author="Mohammad Nayeem Hasan" w:date="2023-01-21T03:28:00Z">
                  <w:rPr>
                    <w:ins w:id="16628" w:author="Mohammad Nayeem Hasan" w:date="2023-01-21T00:39:00Z"/>
                    <w:rFonts w:ascii="Times New Roman" w:hAnsi="Times New Roman" w:cs="Times New Roman"/>
                    <w:b/>
                    <w:bCs/>
                    <w:sz w:val="24"/>
                    <w:szCs w:val="24"/>
                  </w:rPr>
                </w:rPrChange>
              </w:rPr>
              <w:pPrChange w:id="16629" w:author="Mohammad Nayeem Hasan" w:date="2023-01-21T14:56:00Z">
                <w:pPr>
                  <w:jc w:val="both"/>
                </w:pPr>
              </w:pPrChange>
            </w:pPr>
            <w:ins w:id="16630" w:author="Mohammad Nayeem Hasan" w:date="2023-01-21T00:39:00Z">
              <w:r w:rsidRPr="00C91A19">
                <w:rPr>
                  <w:rFonts w:ascii="Times New Roman" w:hAnsi="Times New Roman" w:cs="Times New Roman"/>
                  <w:b/>
                  <w:bCs/>
                  <w:sz w:val="20"/>
                  <w:szCs w:val="20"/>
                  <w:rPrChange w:id="16631" w:author="Mohammad Nayeem Hasan" w:date="2023-01-21T03:28:00Z">
                    <w:rPr>
                      <w:rFonts w:ascii="Times New Roman" w:hAnsi="Times New Roman" w:cs="Times New Roman"/>
                      <w:b/>
                      <w:bCs/>
                      <w:sz w:val="24"/>
                      <w:szCs w:val="24"/>
                    </w:rPr>
                  </w:rPrChange>
                </w:rPr>
                <w:t>0.047</w:t>
              </w:r>
            </w:ins>
          </w:p>
        </w:tc>
        <w:tc>
          <w:tcPr>
            <w:tcW w:w="963" w:type="pct"/>
            <w:vAlign w:val="center"/>
            <w:tcPrChange w:id="16632" w:author="Mohammad Nayeem Hasan" w:date="2023-01-21T12:41:00Z">
              <w:tcPr>
                <w:tcW w:w="1169" w:type="pct"/>
                <w:gridSpan w:val="3"/>
                <w:vAlign w:val="center"/>
              </w:tcPr>
            </w:tcPrChange>
          </w:tcPr>
          <w:p w14:paraId="394868E8" w14:textId="7C84AD25" w:rsidR="001D6F0C" w:rsidRPr="00C91A19" w:rsidRDefault="001D6F0C" w:rsidP="001D6F0C">
            <w:pPr>
              <w:rPr>
                <w:ins w:id="16633" w:author="Mohammad Nayeem Hasan" w:date="2023-01-21T00:39:00Z"/>
                <w:rFonts w:ascii="Times New Roman" w:hAnsi="Times New Roman" w:cs="Times New Roman"/>
                <w:sz w:val="20"/>
                <w:szCs w:val="20"/>
                <w:rPrChange w:id="16634" w:author="Mohammad Nayeem Hasan" w:date="2023-01-21T03:28:00Z">
                  <w:rPr>
                    <w:ins w:id="16635" w:author="Mohammad Nayeem Hasan" w:date="2023-01-21T00:39:00Z"/>
                    <w:rFonts w:ascii="Times New Roman" w:hAnsi="Times New Roman" w:cs="Times New Roman"/>
                    <w:sz w:val="24"/>
                    <w:szCs w:val="24"/>
                  </w:rPr>
                </w:rPrChange>
              </w:rPr>
              <w:pPrChange w:id="16636" w:author="Mohammad Nayeem Hasan" w:date="2023-01-21T14:56:00Z">
                <w:pPr>
                  <w:jc w:val="both"/>
                </w:pPr>
              </w:pPrChange>
            </w:pPr>
            <w:ins w:id="16637" w:author="Mohammad Nayeem Hasan" w:date="2023-01-21T00:39:00Z">
              <w:r w:rsidRPr="00C91A19">
                <w:rPr>
                  <w:rFonts w:ascii="Times New Roman" w:hAnsi="Times New Roman" w:cs="Times New Roman"/>
                  <w:sz w:val="20"/>
                  <w:szCs w:val="20"/>
                  <w:rPrChange w:id="16638" w:author="Mohammad Nayeem Hasan" w:date="2023-01-21T03:28:00Z">
                    <w:rPr>
                      <w:rFonts w:ascii="Times New Roman" w:hAnsi="Times New Roman" w:cs="Times New Roman"/>
                      <w:sz w:val="24"/>
                      <w:szCs w:val="24"/>
                    </w:rPr>
                  </w:rPrChange>
                </w:rPr>
                <w:t>1.23</w:t>
              </w:r>
            </w:ins>
            <w:ins w:id="16639" w:author="Mohammad Nayeem Hasan" w:date="2023-01-21T04:02:00Z">
              <w:r>
                <w:rPr>
                  <w:rFonts w:ascii="Times New Roman" w:hAnsi="Times New Roman" w:cs="Times New Roman"/>
                  <w:sz w:val="20"/>
                  <w:szCs w:val="20"/>
                </w:rPr>
                <w:t xml:space="preserve"> (</w:t>
              </w:r>
              <w:r w:rsidRPr="00F13B5B">
                <w:rPr>
                  <w:rFonts w:ascii="Times New Roman" w:hAnsi="Times New Roman" w:cs="Times New Roman"/>
                  <w:sz w:val="20"/>
                  <w:szCs w:val="20"/>
                </w:rPr>
                <w:t>1.07, 1.42</w:t>
              </w:r>
              <w:r>
                <w:rPr>
                  <w:rFonts w:ascii="Times New Roman" w:hAnsi="Times New Roman" w:cs="Times New Roman"/>
                  <w:sz w:val="20"/>
                  <w:szCs w:val="20"/>
                </w:rPr>
                <w:t>)</w:t>
              </w:r>
            </w:ins>
          </w:p>
        </w:tc>
        <w:tc>
          <w:tcPr>
            <w:tcW w:w="478" w:type="pct"/>
            <w:vAlign w:val="center"/>
            <w:tcPrChange w:id="16640" w:author="Mohammad Nayeem Hasan" w:date="2023-01-21T12:41:00Z">
              <w:tcPr>
                <w:tcW w:w="417" w:type="pct"/>
                <w:vAlign w:val="center"/>
              </w:tcPr>
            </w:tcPrChange>
          </w:tcPr>
          <w:p w14:paraId="10294AD4" w14:textId="77777777" w:rsidR="001D6F0C" w:rsidRPr="00C91A19" w:rsidRDefault="001D6F0C" w:rsidP="001D6F0C">
            <w:pPr>
              <w:rPr>
                <w:ins w:id="16641" w:author="Mohammad Nayeem Hasan" w:date="2023-01-21T00:39:00Z"/>
                <w:rFonts w:ascii="Times New Roman" w:hAnsi="Times New Roman" w:cs="Times New Roman"/>
                <w:b/>
                <w:bCs/>
                <w:sz w:val="20"/>
                <w:szCs w:val="20"/>
                <w:rPrChange w:id="16642" w:author="Mohammad Nayeem Hasan" w:date="2023-01-21T03:28:00Z">
                  <w:rPr>
                    <w:ins w:id="16643" w:author="Mohammad Nayeem Hasan" w:date="2023-01-21T00:39:00Z"/>
                    <w:rFonts w:ascii="Times New Roman" w:hAnsi="Times New Roman" w:cs="Times New Roman"/>
                    <w:b/>
                    <w:bCs/>
                    <w:sz w:val="24"/>
                    <w:szCs w:val="24"/>
                  </w:rPr>
                </w:rPrChange>
              </w:rPr>
              <w:pPrChange w:id="16644" w:author="Mohammad Nayeem Hasan" w:date="2023-01-21T14:56:00Z">
                <w:pPr>
                  <w:jc w:val="both"/>
                </w:pPr>
              </w:pPrChange>
            </w:pPr>
            <w:ins w:id="16645" w:author="Mohammad Nayeem Hasan" w:date="2023-01-21T00:39:00Z">
              <w:r w:rsidRPr="00C91A19">
                <w:rPr>
                  <w:rFonts w:ascii="Times New Roman" w:hAnsi="Times New Roman" w:cs="Times New Roman"/>
                  <w:b/>
                  <w:bCs/>
                  <w:sz w:val="20"/>
                  <w:szCs w:val="20"/>
                  <w:rPrChange w:id="16646" w:author="Mohammad Nayeem Hasan" w:date="2023-01-21T03:28:00Z">
                    <w:rPr>
                      <w:rFonts w:ascii="Times New Roman" w:hAnsi="Times New Roman" w:cs="Times New Roman"/>
                      <w:b/>
                      <w:bCs/>
                      <w:sz w:val="24"/>
                      <w:szCs w:val="24"/>
                    </w:rPr>
                  </w:rPrChange>
                </w:rPr>
                <w:t>0.004</w:t>
              </w:r>
            </w:ins>
          </w:p>
        </w:tc>
      </w:tr>
      <w:tr w:rsidR="001D6F0C" w:rsidRPr="008E73D6" w14:paraId="0D137F02" w14:textId="77777777" w:rsidTr="00A67133">
        <w:trPr>
          <w:trHeight w:val="288"/>
          <w:jc w:val="center"/>
          <w:ins w:id="16647" w:author="Mohammad Nayeem Hasan" w:date="2023-01-21T00:39:00Z"/>
          <w:trPrChange w:id="16648" w:author="Mohammad Nayeem Hasan" w:date="2023-01-21T12:41:00Z">
            <w:trPr>
              <w:trHeight w:val="288"/>
              <w:jc w:val="center"/>
            </w:trPr>
          </w:trPrChange>
        </w:trPr>
        <w:tc>
          <w:tcPr>
            <w:tcW w:w="751" w:type="pct"/>
            <w:vAlign w:val="center"/>
            <w:tcPrChange w:id="16649" w:author="Mohammad Nayeem Hasan" w:date="2023-01-21T12:41:00Z">
              <w:tcPr>
                <w:tcW w:w="751" w:type="pct"/>
                <w:vAlign w:val="center"/>
              </w:tcPr>
            </w:tcPrChange>
          </w:tcPr>
          <w:p w14:paraId="78CDA6CB" w14:textId="77777777" w:rsidR="001D6F0C" w:rsidRPr="00C91A19" w:rsidRDefault="001D6F0C" w:rsidP="001D6F0C">
            <w:pPr>
              <w:rPr>
                <w:ins w:id="16650" w:author="Mohammad Nayeem Hasan" w:date="2023-01-21T00:39:00Z"/>
                <w:rFonts w:ascii="Times New Roman" w:hAnsi="Times New Roman" w:cs="Times New Roman"/>
                <w:sz w:val="20"/>
                <w:szCs w:val="20"/>
                <w:rPrChange w:id="16651" w:author="Mohammad Nayeem Hasan" w:date="2023-01-21T03:28:00Z">
                  <w:rPr>
                    <w:ins w:id="16652" w:author="Mohammad Nayeem Hasan" w:date="2023-01-21T00:39:00Z"/>
                    <w:rFonts w:ascii="Times New Roman" w:hAnsi="Times New Roman" w:cs="Times New Roman"/>
                    <w:sz w:val="24"/>
                    <w:szCs w:val="24"/>
                  </w:rPr>
                </w:rPrChange>
              </w:rPr>
              <w:pPrChange w:id="16653" w:author="Mohammad Nayeem Hasan" w:date="2023-01-21T14:56:00Z">
                <w:pPr>
                  <w:jc w:val="both"/>
                </w:pPr>
              </w:pPrChange>
            </w:pPr>
            <w:ins w:id="16654" w:author="Mohammad Nayeem Hasan" w:date="2023-01-21T00:39:00Z">
              <w:r w:rsidRPr="00C91A19">
                <w:rPr>
                  <w:rFonts w:ascii="Times New Roman" w:hAnsi="Times New Roman" w:cs="Times New Roman"/>
                  <w:sz w:val="20"/>
                  <w:szCs w:val="20"/>
                  <w:rPrChange w:id="16655" w:author="Mohammad Nayeem Hasan" w:date="2023-01-21T03:28:00Z">
                    <w:rPr>
                      <w:rFonts w:ascii="Times New Roman" w:hAnsi="Times New Roman" w:cs="Times New Roman"/>
                      <w:sz w:val="24"/>
                      <w:szCs w:val="24"/>
                    </w:rPr>
                  </w:rPrChange>
                </w:rPr>
                <w:t>No</w:t>
              </w:r>
            </w:ins>
          </w:p>
        </w:tc>
        <w:tc>
          <w:tcPr>
            <w:tcW w:w="884" w:type="pct"/>
            <w:vAlign w:val="center"/>
            <w:tcPrChange w:id="16656" w:author="Mohammad Nayeem Hasan" w:date="2023-01-21T12:41:00Z">
              <w:tcPr>
                <w:tcW w:w="883" w:type="pct"/>
                <w:vAlign w:val="center"/>
              </w:tcPr>
            </w:tcPrChange>
          </w:tcPr>
          <w:p w14:paraId="0484A7E5" w14:textId="77777777" w:rsidR="001D6F0C" w:rsidRPr="00C91A19" w:rsidRDefault="001D6F0C" w:rsidP="001D6F0C">
            <w:pPr>
              <w:rPr>
                <w:ins w:id="16657" w:author="Mohammad Nayeem Hasan" w:date="2023-01-21T00:39:00Z"/>
                <w:rFonts w:ascii="Times New Roman" w:hAnsi="Times New Roman" w:cs="Times New Roman"/>
                <w:sz w:val="20"/>
                <w:szCs w:val="20"/>
                <w:rPrChange w:id="16658" w:author="Mohammad Nayeem Hasan" w:date="2023-01-21T03:28:00Z">
                  <w:rPr>
                    <w:ins w:id="16659" w:author="Mohammad Nayeem Hasan" w:date="2023-01-21T00:39:00Z"/>
                    <w:rFonts w:ascii="Times New Roman" w:hAnsi="Times New Roman" w:cs="Times New Roman"/>
                    <w:sz w:val="24"/>
                    <w:szCs w:val="24"/>
                  </w:rPr>
                </w:rPrChange>
              </w:rPr>
              <w:pPrChange w:id="16660" w:author="Mohammad Nayeem Hasan" w:date="2023-01-21T14:56:00Z">
                <w:pPr>
                  <w:jc w:val="both"/>
                </w:pPr>
              </w:pPrChange>
            </w:pPr>
            <w:ins w:id="16661" w:author="Mohammad Nayeem Hasan" w:date="2023-01-21T00:39:00Z">
              <w:r w:rsidRPr="00C91A19">
                <w:rPr>
                  <w:rFonts w:ascii="Times New Roman" w:hAnsi="Times New Roman" w:cs="Times New Roman"/>
                  <w:sz w:val="20"/>
                  <w:szCs w:val="20"/>
                  <w:rPrChange w:id="16662" w:author="Mohammad Nayeem Hasan" w:date="2023-01-21T03:28:00Z">
                    <w:rPr>
                      <w:rFonts w:ascii="Times New Roman" w:hAnsi="Times New Roman" w:cs="Times New Roman"/>
                      <w:sz w:val="24"/>
                      <w:szCs w:val="24"/>
                    </w:rPr>
                  </w:rPrChange>
                </w:rPr>
                <w:t>Ref.</w:t>
              </w:r>
            </w:ins>
          </w:p>
        </w:tc>
        <w:tc>
          <w:tcPr>
            <w:tcW w:w="529" w:type="pct"/>
            <w:vAlign w:val="center"/>
            <w:tcPrChange w:id="16663" w:author="Mohammad Nayeem Hasan" w:date="2023-01-21T12:41:00Z">
              <w:tcPr>
                <w:tcW w:w="529" w:type="pct"/>
                <w:gridSpan w:val="2"/>
                <w:vAlign w:val="center"/>
              </w:tcPr>
            </w:tcPrChange>
          </w:tcPr>
          <w:p w14:paraId="0A5C03C3" w14:textId="77777777" w:rsidR="001D6F0C" w:rsidRPr="00C91A19" w:rsidRDefault="001D6F0C" w:rsidP="001D6F0C">
            <w:pPr>
              <w:rPr>
                <w:ins w:id="16664" w:author="Mohammad Nayeem Hasan" w:date="2023-01-21T00:39:00Z"/>
                <w:rFonts w:ascii="Times New Roman" w:hAnsi="Times New Roman" w:cs="Times New Roman"/>
                <w:sz w:val="20"/>
                <w:szCs w:val="20"/>
                <w:rPrChange w:id="16665" w:author="Mohammad Nayeem Hasan" w:date="2023-01-21T03:28:00Z">
                  <w:rPr>
                    <w:ins w:id="16666" w:author="Mohammad Nayeem Hasan" w:date="2023-01-21T00:39:00Z"/>
                    <w:rFonts w:ascii="Times New Roman" w:hAnsi="Times New Roman" w:cs="Times New Roman"/>
                    <w:sz w:val="24"/>
                    <w:szCs w:val="24"/>
                  </w:rPr>
                </w:rPrChange>
              </w:rPr>
              <w:pPrChange w:id="16667" w:author="Mohammad Nayeem Hasan" w:date="2023-01-21T14:56:00Z">
                <w:pPr>
                  <w:jc w:val="both"/>
                </w:pPr>
              </w:pPrChange>
            </w:pPr>
            <w:ins w:id="16668" w:author="Mohammad Nayeem Hasan" w:date="2023-01-21T00:39:00Z">
              <w:r w:rsidRPr="00C91A19">
                <w:rPr>
                  <w:rFonts w:ascii="Times New Roman" w:hAnsi="Times New Roman" w:cs="Times New Roman"/>
                  <w:sz w:val="20"/>
                  <w:szCs w:val="20"/>
                  <w:rPrChange w:id="16669" w:author="Mohammad Nayeem Hasan" w:date="2023-01-21T03:28:00Z">
                    <w:rPr>
                      <w:rFonts w:ascii="Times New Roman" w:hAnsi="Times New Roman" w:cs="Times New Roman"/>
                      <w:sz w:val="24"/>
                      <w:szCs w:val="24"/>
                    </w:rPr>
                  </w:rPrChange>
                </w:rPr>
                <w:t>-</w:t>
              </w:r>
            </w:ins>
          </w:p>
        </w:tc>
        <w:tc>
          <w:tcPr>
            <w:tcW w:w="914" w:type="pct"/>
            <w:vAlign w:val="center"/>
            <w:tcPrChange w:id="16670" w:author="Mohammad Nayeem Hasan" w:date="2023-01-21T12:41:00Z">
              <w:tcPr>
                <w:tcW w:w="770" w:type="pct"/>
                <w:gridSpan w:val="2"/>
                <w:vAlign w:val="center"/>
              </w:tcPr>
            </w:tcPrChange>
          </w:tcPr>
          <w:p w14:paraId="0709086A" w14:textId="77777777" w:rsidR="001D6F0C" w:rsidRPr="00C91A19" w:rsidRDefault="001D6F0C" w:rsidP="001D6F0C">
            <w:pPr>
              <w:rPr>
                <w:ins w:id="16671" w:author="Mohammad Nayeem Hasan" w:date="2023-01-21T00:39:00Z"/>
                <w:rFonts w:ascii="Times New Roman" w:hAnsi="Times New Roman" w:cs="Times New Roman"/>
                <w:sz w:val="20"/>
                <w:szCs w:val="20"/>
                <w:rPrChange w:id="16672" w:author="Mohammad Nayeem Hasan" w:date="2023-01-21T03:28:00Z">
                  <w:rPr>
                    <w:ins w:id="16673" w:author="Mohammad Nayeem Hasan" w:date="2023-01-21T00:39:00Z"/>
                    <w:rFonts w:ascii="Times New Roman" w:hAnsi="Times New Roman" w:cs="Times New Roman"/>
                    <w:sz w:val="24"/>
                    <w:szCs w:val="24"/>
                  </w:rPr>
                </w:rPrChange>
              </w:rPr>
              <w:pPrChange w:id="16674" w:author="Mohammad Nayeem Hasan" w:date="2023-01-21T14:56:00Z">
                <w:pPr>
                  <w:jc w:val="both"/>
                </w:pPr>
              </w:pPrChange>
            </w:pPr>
            <w:ins w:id="16675" w:author="Mohammad Nayeem Hasan" w:date="2023-01-21T00:39:00Z">
              <w:r w:rsidRPr="00C91A19">
                <w:rPr>
                  <w:rFonts w:ascii="Times New Roman" w:hAnsi="Times New Roman" w:cs="Times New Roman"/>
                  <w:sz w:val="20"/>
                  <w:szCs w:val="20"/>
                  <w:rPrChange w:id="16676" w:author="Mohammad Nayeem Hasan" w:date="2023-01-21T03:28:00Z">
                    <w:rPr>
                      <w:rFonts w:ascii="Times New Roman" w:hAnsi="Times New Roman" w:cs="Times New Roman"/>
                      <w:sz w:val="24"/>
                      <w:szCs w:val="24"/>
                    </w:rPr>
                  </w:rPrChange>
                </w:rPr>
                <w:t>Ref</w:t>
              </w:r>
            </w:ins>
          </w:p>
        </w:tc>
        <w:tc>
          <w:tcPr>
            <w:tcW w:w="481" w:type="pct"/>
            <w:vAlign w:val="center"/>
            <w:tcPrChange w:id="16677" w:author="Mohammad Nayeem Hasan" w:date="2023-01-21T12:41:00Z">
              <w:tcPr>
                <w:tcW w:w="481" w:type="pct"/>
                <w:gridSpan w:val="2"/>
                <w:vAlign w:val="center"/>
              </w:tcPr>
            </w:tcPrChange>
          </w:tcPr>
          <w:p w14:paraId="5C7E1509" w14:textId="77777777" w:rsidR="001D6F0C" w:rsidRPr="00C91A19" w:rsidRDefault="001D6F0C" w:rsidP="001D6F0C">
            <w:pPr>
              <w:rPr>
                <w:ins w:id="16678" w:author="Mohammad Nayeem Hasan" w:date="2023-01-21T00:39:00Z"/>
                <w:rFonts w:ascii="Times New Roman" w:hAnsi="Times New Roman" w:cs="Times New Roman"/>
                <w:sz w:val="20"/>
                <w:szCs w:val="20"/>
                <w:rPrChange w:id="16679" w:author="Mohammad Nayeem Hasan" w:date="2023-01-21T03:28:00Z">
                  <w:rPr>
                    <w:ins w:id="16680" w:author="Mohammad Nayeem Hasan" w:date="2023-01-21T00:39:00Z"/>
                    <w:rFonts w:ascii="Times New Roman" w:hAnsi="Times New Roman" w:cs="Times New Roman"/>
                    <w:sz w:val="24"/>
                    <w:szCs w:val="24"/>
                  </w:rPr>
                </w:rPrChange>
              </w:rPr>
              <w:pPrChange w:id="16681" w:author="Mohammad Nayeem Hasan" w:date="2023-01-21T14:56:00Z">
                <w:pPr>
                  <w:jc w:val="both"/>
                </w:pPr>
              </w:pPrChange>
            </w:pPr>
            <w:ins w:id="16682" w:author="Mohammad Nayeem Hasan" w:date="2023-01-21T00:39:00Z">
              <w:r w:rsidRPr="00C91A19">
                <w:rPr>
                  <w:rFonts w:ascii="Times New Roman" w:hAnsi="Times New Roman" w:cs="Times New Roman"/>
                  <w:sz w:val="20"/>
                  <w:szCs w:val="20"/>
                  <w:rPrChange w:id="16683" w:author="Mohammad Nayeem Hasan" w:date="2023-01-21T03:28:00Z">
                    <w:rPr>
                      <w:rFonts w:ascii="Times New Roman" w:hAnsi="Times New Roman" w:cs="Times New Roman"/>
                      <w:sz w:val="24"/>
                      <w:szCs w:val="24"/>
                    </w:rPr>
                  </w:rPrChange>
                </w:rPr>
                <w:t>-</w:t>
              </w:r>
            </w:ins>
          </w:p>
        </w:tc>
        <w:tc>
          <w:tcPr>
            <w:tcW w:w="963" w:type="pct"/>
            <w:vAlign w:val="center"/>
            <w:tcPrChange w:id="16684" w:author="Mohammad Nayeem Hasan" w:date="2023-01-21T12:41:00Z">
              <w:tcPr>
                <w:tcW w:w="1169" w:type="pct"/>
                <w:gridSpan w:val="3"/>
                <w:vAlign w:val="center"/>
              </w:tcPr>
            </w:tcPrChange>
          </w:tcPr>
          <w:p w14:paraId="6BF9E1F8" w14:textId="77777777" w:rsidR="001D6F0C" w:rsidRPr="00C91A19" w:rsidRDefault="001D6F0C" w:rsidP="001D6F0C">
            <w:pPr>
              <w:rPr>
                <w:ins w:id="16685" w:author="Mohammad Nayeem Hasan" w:date="2023-01-21T00:39:00Z"/>
                <w:rFonts w:ascii="Times New Roman" w:hAnsi="Times New Roman" w:cs="Times New Roman"/>
                <w:sz w:val="20"/>
                <w:szCs w:val="20"/>
                <w:rPrChange w:id="16686" w:author="Mohammad Nayeem Hasan" w:date="2023-01-21T03:28:00Z">
                  <w:rPr>
                    <w:ins w:id="16687" w:author="Mohammad Nayeem Hasan" w:date="2023-01-21T00:39:00Z"/>
                    <w:rFonts w:ascii="Times New Roman" w:hAnsi="Times New Roman" w:cs="Times New Roman"/>
                    <w:sz w:val="24"/>
                    <w:szCs w:val="24"/>
                  </w:rPr>
                </w:rPrChange>
              </w:rPr>
              <w:pPrChange w:id="16688" w:author="Mohammad Nayeem Hasan" w:date="2023-01-21T14:56:00Z">
                <w:pPr>
                  <w:jc w:val="both"/>
                </w:pPr>
              </w:pPrChange>
            </w:pPr>
            <w:ins w:id="16689" w:author="Mohammad Nayeem Hasan" w:date="2023-01-21T00:39:00Z">
              <w:r w:rsidRPr="00C91A19">
                <w:rPr>
                  <w:rFonts w:ascii="Times New Roman" w:hAnsi="Times New Roman" w:cs="Times New Roman"/>
                  <w:sz w:val="20"/>
                  <w:szCs w:val="20"/>
                  <w:rPrChange w:id="16690" w:author="Mohammad Nayeem Hasan" w:date="2023-01-21T03:28:00Z">
                    <w:rPr>
                      <w:rFonts w:ascii="Times New Roman" w:hAnsi="Times New Roman" w:cs="Times New Roman"/>
                      <w:sz w:val="24"/>
                      <w:szCs w:val="24"/>
                    </w:rPr>
                  </w:rPrChange>
                </w:rPr>
                <w:t>Ref.</w:t>
              </w:r>
            </w:ins>
          </w:p>
        </w:tc>
        <w:tc>
          <w:tcPr>
            <w:tcW w:w="478" w:type="pct"/>
            <w:vAlign w:val="center"/>
            <w:tcPrChange w:id="16691" w:author="Mohammad Nayeem Hasan" w:date="2023-01-21T12:41:00Z">
              <w:tcPr>
                <w:tcW w:w="417" w:type="pct"/>
                <w:vAlign w:val="center"/>
              </w:tcPr>
            </w:tcPrChange>
          </w:tcPr>
          <w:p w14:paraId="0E1314D9" w14:textId="77777777" w:rsidR="001D6F0C" w:rsidRPr="00C91A19" w:rsidRDefault="001D6F0C" w:rsidP="001D6F0C">
            <w:pPr>
              <w:rPr>
                <w:ins w:id="16692" w:author="Mohammad Nayeem Hasan" w:date="2023-01-21T00:39:00Z"/>
                <w:rFonts w:ascii="Times New Roman" w:hAnsi="Times New Roman" w:cs="Times New Roman"/>
                <w:sz w:val="20"/>
                <w:szCs w:val="20"/>
                <w:rPrChange w:id="16693" w:author="Mohammad Nayeem Hasan" w:date="2023-01-21T03:28:00Z">
                  <w:rPr>
                    <w:ins w:id="16694" w:author="Mohammad Nayeem Hasan" w:date="2023-01-21T00:39:00Z"/>
                    <w:rFonts w:ascii="Times New Roman" w:hAnsi="Times New Roman" w:cs="Times New Roman"/>
                    <w:sz w:val="24"/>
                    <w:szCs w:val="24"/>
                  </w:rPr>
                </w:rPrChange>
              </w:rPr>
              <w:pPrChange w:id="16695" w:author="Mohammad Nayeem Hasan" w:date="2023-01-21T14:56:00Z">
                <w:pPr>
                  <w:jc w:val="both"/>
                </w:pPr>
              </w:pPrChange>
            </w:pPr>
            <w:ins w:id="16696" w:author="Mohammad Nayeem Hasan" w:date="2023-01-21T00:39:00Z">
              <w:r w:rsidRPr="00C91A19">
                <w:rPr>
                  <w:rFonts w:ascii="Times New Roman" w:hAnsi="Times New Roman" w:cs="Times New Roman"/>
                  <w:sz w:val="20"/>
                  <w:szCs w:val="20"/>
                  <w:rPrChange w:id="16697" w:author="Mohammad Nayeem Hasan" w:date="2023-01-21T03:28:00Z">
                    <w:rPr>
                      <w:rFonts w:ascii="Times New Roman" w:hAnsi="Times New Roman" w:cs="Times New Roman"/>
                      <w:sz w:val="24"/>
                      <w:szCs w:val="24"/>
                    </w:rPr>
                  </w:rPrChange>
                </w:rPr>
                <w:t>-</w:t>
              </w:r>
            </w:ins>
          </w:p>
        </w:tc>
      </w:tr>
      <w:tr w:rsidR="001D6F0C" w:rsidRPr="008E73D6" w14:paraId="48BF5DF7" w14:textId="18B4920E" w:rsidTr="00A67133">
        <w:trPr>
          <w:trHeight w:val="288"/>
          <w:jc w:val="center"/>
          <w:ins w:id="16698" w:author="Mohammad Nayeem Hasan" w:date="2023-01-21T00:39:00Z"/>
          <w:trPrChange w:id="16699" w:author="Mohammad Nayeem Hasan" w:date="2023-01-21T12:41:00Z">
            <w:trPr>
              <w:trHeight w:val="288"/>
              <w:jc w:val="center"/>
            </w:trPr>
          </w:trPrChange>
        </w:trPr>
        <w:tc>
          <w:tcPr>
            <w:tcW w:w="1635" w:type="pct"/>
            <w:gridSpan w:val="2"/>
            <w:vAlign w:val="center"/>
            <w:tcPrChange w:id="16700" w:author="Mohammad Nayeem Hasan" w:date="2023-01-21T12:41:00Z">
              <w:tcPr>
                <w:tcW w:w="1634" w:type="pct"/>
                <w:gridSpan w:val="2"/>
                <w:vAlign w:val="center"/>
              </w:tcPr>
            </w:tcPrChange>
          </w:tcPr>
          <w:p w14:paraId="3FFC2FB7" w14:textId="77777777" w:rsidR="001D6F0C" w:rsidRPr="00C91A19" w:rsidRDefault="001D6F0C" w:rsidP="001D6F0C">
            <w:pPr>
              <w:rPr>
                <w:ins w:id="16701" w:author="Mohammad Nayeem Hasan" w:date="2023-01-21T00:39:00Z"/>
                <w:rFonts w:ascii="Times New Roman" w:hAnsi="Times New Roman" w:cs="Times New Roman"/>
                <w:sz w:val="20"/>
                <w:szCs w:val="20"/>
                <w:rPrChange w:id="16702" w:author="Mohammad Nayeem Hasan" w:date="2023-01-21T03:28:00Z">
                  <w:rPr>
                    <w:ins w:id="16703" w:author="Mohammad Nayeem Hasan" w:date="2023-01-21T00:39:00Z"/>
                    <w:rFonts w:ascii="Times New Roman" w:hAnsi="Times New Roman" w:cs="Times New Roman"/>
                    <w:sz w:val="24"/>
                    <w:szCs w:val="24"/>
                  </w:rPr>
                </w:rPrChange>
              </w:rPr>
              <w:pPrChange w:id="16704" w:author="Mohammad Nayeem Hasan" w:date="2023-01-21T14:56:00Z">
                <w:pPr>
                  <w:jc w:val="both"/>
                </w:pPr>
              </w:pPrChange>
            </w:pPr>
            <w:ins w:id="16705" w:author="Mohammad Nayeem Hasan" w:date="2023-01-21T00:39:00Z">
              <w:r w:rsidRPr="00C91A19">
                <w:rPr>
                  <w:rFonts w:ascii="Times New Roman" w:hAnsi="Times New Roman" w:cs="Times New Roman"/>
                  <w:sz w:val="20"/>
                  <w:szCs w:val="20"/>
                  <w:rPrChange w:id="16706" w:author="Mohammad Nayeem Hasan" w:date="2023-01-21T03:28:00Z">
                    <w:rPr>
                      <w:rFonts w:ascii="Times New Roman" w:hAnsi="Times New Roman" w:cs="Times New Roman"/>
                      <w:sz w:val="24"/>
                      <w:szCs w:val="24"/>
                    </w:rPr>
                  </w:rPrChange>
                </w:rPr>
                <w:t>Toilet facility type</w:t>
              </w:r>
            </w:ins>
          </w:p>
        </w:tc>
        <w:tc>
          <w:tcPr>
            <w:tcW w:w="1443" w:type="pct"/>
            <w:gridSpan w:val="2"/>
            <w:vAlign w:val="center"/>
            <w:tcPrChange w:id="16707" w:author="Mohammad Nayeem Hasan" w:date="2023-01-21T12:41:00Z">
              <w:tcPr>
                <w:tcW w:w="1299" w:type="pct"/>
                <w:gridSpan w:val="4"/>
                <w:vAlign w:val="center"/>
              </w:tcPr>
            </w:tcPrChange>
          </w:tcPr>
          <w:p w14:paraId="0CE47F82" w14:textId="77777777" w:rsidR="001D6F0C" w:rsidRPr="008E73D6" w:rsidRDefault="001D6F0C" w:rsidP="001D6F0C">
            <w:pPr>
              <w:rPr>
                <w:ins w:id="16708" w:author="Mohammad Nayeem Hasan" w:date="2023-01-21T00:39:00Z"/>
                <w:rFonts w:ascii="Times New Roman" w:hAnsi="Times New Roman" w:cs="Times New Roman"/>
                <w:sz w:val="20"/>
                <w:szCs w:val="20"/>
              </w:rPr>
              <w:pPrChange w:id="16709" w:author="Mohammad Nayeem Hasan" w:date="2023-01-21T14:56:00Z">
                <w:pPr>
                  <w:jc w:val="both"/>
                </w:pPr>
              </w:pPrChange>
            </w:pPr>
          </w:p>
        </w:tc>
        <w:tc>
          <w:tcPr>
            <w:tcW w:w="1444" w:type="pct"/>
            <w:gridSpan w:val="2"/>
            <w:vAlign w:val="center"/>
            <w:tcPrChange w:id="16710" w:author="Mohammad Nayeem Hasan" w:date="2023-01-21T12:41:00Z">
              <w:tcPr>
                <w:tcW w:w="1650" w:type="pct"/>
                <w:gridSpan w:val="5"/>
                <w:vAlign w:val="center"/>
              </w:tcPr>
            </w:tcPrChange>
          </w:tcPr>
          <w:p w14:paraId="7BAFE78F" w14:textId="77777777" w:rsidR="001D6F0C" w:rsidRPr="008E73D6" w:rsidRDefault="001D6F0C" w:rsidP="001D6F0C">
            <w:pPr>
              <w:rPr>
                <w:ins w:id="16711" w:author="Mohammad Nayeem Hasan" w:date="2023-01-21T00:39:00Z"/>
                <w:rFonts w:ascii="Times New Roman" w:hAnsi="Times New Roman" w:cs="Times New Roman"/>
                <w:sz w:val="20"/>
                <w:szCs w:val="20"/>
              </w:rPr>
              <w:pPrChange w:id="16712" w:author="Mohammad Nayeem Hasan" w:date="2023-01-21T14:56:00Z">
                <w:pPr>
                  <w:jc w:val="both"/>
                </w:pPr>
              </w:pPrChange>
            </w:pPr>
          </w:p>
        </w:tc>
        <w:tc>
          <w:tcPr>
            <w:tcW w:w="478" w:type="pct"/>
            <w:vAlign w:val="center"/>
            <w:tcPrChange w:id="16713" w:author="Mohammad Nayeem Hasan" w:date="2023-01-21T12:41:00Z">
              <w:tcPr>
                <w:tcW w:w="417" w:type="pct"/>
                <w:vAlign w:val="center"/>
              </w:tcPr>
            </w:tcPrChange>
          </w:tcPr>
          <w:p w14:paraId="6253E971" w14:textId="77777777" w:rsidR="001D6F0C" w:rsidRPr="008E73D6" w:rsidRDefault="001D6F0C" w:rsidP="001D6F0C">
            <w:pPr>
              <w:rPr>
                <w:ins w:id="16714" w:author="Mohammad Nayeem Hasan" w:date="2023-01-21T00:39:00Z"/>
                <w:rFonts w:ascii="Times New Roman" w:hAnsi="Times New Roman" w:cs="Times New Roman"/>
                <w:sz w:val="20"/>
                <w:szCs w:val="20"/>
              </w:rPr>
              <w:pPrChange w:id="16715" w:author="Mohammad Nayeem Hasan" w:date="2023-01-21T14:56:00Z">
                <w:pPr>
                  <w:jc w:val="both"/>
                </w:pPr>
              </w:pPrChange>
            </w:pPr>
          </w:p>
        </w:tc>
      </w:tr>
      <w:tr w:rsidR="000D24D6" w:rsidRPr="008E73D6" w14:paraId="2329F204" w14:textId="77777777" w:rsidTr="00A67133">
        <w:trPr>
          <w:trHeight w:val="288"/>
          <w:jc w:val="center"/>
          <w:ins w:id="16716" w:author="Mohammad Nayeem Hasan" w:date="2023-01-27T03:18:00Z"/>
        </w:trPr>
        <w:tc>
          <w:tcPr>
            <w:tcW w:w="751" w:type="pct"/>
            <w:vAlign w:val="center"/>
          </w:tcPr>
          <w:p w14:paraId="70CF05D4" w14:textId="723C42BC" w:rsidR="000D24D6" w:rsidRPr="00E71CE8" w:rsidRDefault="000D24D6" w:rsidP="000D24D6">
            <w:pPr>
              <w:rPr>
                <w:ins w:id="16717" w:author="Mohammad Nayeem Hasan" w:date="2023-01-27T03:18:00Z"/>
                <w:rFonts w:ascii="Times New Roman" w:hAnsi="Times New Roman" w:cs="Times New Roman"/>
                <w:sz w:val="20"/>
                <w:szCs w:val="20"/>
              </w:rPr>
            </w:pPr>
            <w:ins w:id="16718" w:author="Mohammad Nayeem Hasan" w:date="2023-01-27T03:18:00Z">
              <w:r w:rsidRPr="007866B0">
                <w:rPr>
                  <w:rFonts w:ascii="Times New Roman" w:hAnsi="Times New Roman" w:cs="Times New Roman"/>
                  <w:sz w:val="20"/>
                  <w:szCs w:val="20"/>
                </w:rPr>
                <w:t>Non-improved</w:t>
              </w:r>
            </w:ins>
          </w:p>
        </w:tc>
        <w:tc>
          <w:tcPr>
            <w:tcW w:w="884" w:type="pct"/>
            <w:vAlign w:val="center"/>
          </w:tcPr>
          <w:p w14:paraId="511F9565" w14:textId="0CD92DD8" w:rsidR="000D24D6" w:rsidRPr="00E71CE8" w:rsidRDefault="000D24D6" w:rsidP="000D24D6">
            <w:pPr>
              <w:rPr>
                <w:ins w:id="16719" w:author="Mohammad Nayeem Hasan" w:date="2023-01-27T03:18:00Z"/>
                <w:rFonts w:ascii="Times New Roman" w:hAnsi="Times New Roman" w:cs="Times New Roman"/>
                <w:sz w:val="20"/>
                <w:szCs w:val="20"/>
              </w:rPr>
            </w:pPr>
            <w:ins w:id="16720" w:author="Mohammad Nayeem Hasan" w:date="2023-01-27T03:18:00Z">
              <w:r w:rsidRPr="007866B0">
                <w:rPr>
                  <w:rFonts w:ascii="Times New Roman" w:hAnsi="Times New Roman" w:cs="Times New Roman"/>
                  <w:sz w:val="20"/>
                  <w:szCs w:val="20"/>
                </w:rPr>
                <w:t>1.23</w:t>
              </w:r>
              <w:r>
                <w:rPr>
                  <w:rFonts w:ascii="Times New Roman" w:hAnsi="Times New Roman" w:cs="Times New Roman"/>
                  <w:sz w:val="20"/>
                  <w:szCs w:val="20"/>
                </w:rPr>
                <w:t xml:space="preserve"> (</w:t>
              </w:r>
              <w:r w:rsidRPr="00F13B5B">
                <w:rPr>
                  <w:rFonts w:ascii="Times New Roman" w:hAnsi="Times New Roman" w:cs="Times New Roman"/>
                  <w:sz w:val="20"/>
                  <w:szCs w:val="20"/>
                </w:rPr>
                <w:t>1.08, 1.40</w:t>
              </w:r>
              <w:r>
                <w:rPr>
                  <w:rFonts w:ascii="Times New Roman" w:hAnsi="Times New Roman" w:cs="Times New Roman"/>
                  <w:sz w:val="20"/>
                  <w:szCs w:val="20"/>
                </w:rPr>
                <w:t>)</w:t>
              </w:r>
            </w:ins>
          </w:p>
        </w:tc>
        <w:tc>
          <w:tcPr>
            <w:tcW w:w="529" w:type="pct"/>
            <w:vAlign w:val="center"/>
          </w:tcPr>
          <w:p w14:paraId="43B31570" w14:textId="02C08194" w:rsidR="000D24D6" w:rsidRPr="00E71CE8" w:rsidRDefault="000D24D6" w:rsidP="000D24D6">
            <w:pPr>
              <w:rPr>
                <w:ins w:id="16721" w:author="Mohammad Nayeem Hasan" w:date="2023-01-27T03:18:00Z"/>
                <w:rFonts w:ascii="Times New Roman" w:hAnsi="Times New Roman" w:cs="Times New Roman"/>
                <w:sz w:val="20"/>
                <w:szCs w:val="20"/>
              </w:rPr>
            </w:pPr>
            <w:ins w:id="16722" w:author="Mohammad Nayeem Hasan" w:date="2023-01-27T03:18:00Z">
              <w:r w:rsidRPr="007866B0">
                <w:rPr>
                  <w:rFonts w:ascii="Times New Roman" w:hAnsi="Times New Roman" w:cs="Times New Roman"/>
                  <w:sz w:val="20"/>
                  <w:szCs w:val="20"/>
                </w:rPr>
                <w:t>0.</w:t>
              </w:r>
              <w:r>
                <w:rPr>
                  <w:rFonts w:ascii="Times New Roman" w:hAnsi="Times New Roman" w:cs="Times New Roman"/>
                  <w:sz w:val="20"/>
                  <w:szCs w:val="20"/>
                </w:rPr>
                <w:t>002</w:t>
              </w:r>
            </w:ins>
          </w:p>
        </w:tc>
        <w:tc>
          <w:tcPr>
            <w:tcW w:w="914" w:type="pct"/>
            <w:vAlign w:val="center"/>
          </w:tcPr>
          <w:p w14:paraId="484A4A0C" w14:textId="1ED7D694" w:rsidR="000D24D6" w:rsidRPr="00E71CE8" w:rsidRDefault="000D24D6" w:rsidP="000D24D6">
            <w:pPr>
              <w:rPr>
                <w:ins w:id="16723" w:author="Mohammad Nayeem Hasan" w:date="2023-01-27T03:18:00Z"/>
                <w:rFonts w:ascii="Times New Roman" w:hAnsi="Times New Roman" w:cs="Times New Roman"/>
                <w:sz w:val="20"/>
                <w:szCs w:val="20"/>
              </w:rPr>
            </w:pPr>
            <w:ins w:id="16724" w:author="Mohammad Nayeem Hasan" w:date="2023-01-27T20:12:00Z">
              <w:r w:rsidRPr="007866B0">
                <w:rPr>
                  <w:rFonts w:ascii="Times New Roman" w:hAnsi="Times New Roman" w:cs="Times New Roman"/>
                  <w:sz w:val="20"/>
                  <w:szCs w:val="20"/>
                </w:rPr>
                <w:t>-</w:t>
              </w:r>
            </w:ins>
          </w:p>
        </w:tc>
        <w:tc>
          <w:tcPr>
            <w:tcW w:w="481" w:type="pct"/>
            <w:vAlign w:val="center"/>
          </w:tcPr>
          <w:p w14:paraId="65077876" w14:textId="594FA815" w:rsidR="000D24D6" w:rsidRPr="00E71CE8" w:rsidRDefault="000D24D6" w:rsidP="000D24D6">
            <w:pPr>
              <w:rPr>
                <w:ins w:id="16725" w:author="Mohammad Nayeem Hasan" w:date="2023-01-27T03:18:00Z"/>
                <w:rFonts w:ascii="Times New Roman" w:hAnsi="Times New Roman" w:cs="Times New Roman"/>
                <w:sz w:val="20"/>
                <w:szCs w:val="20"/>
              </w:rPr>
            </w:pPr>
            <w:ins w:id="16726" w:author="Mohammad Nayeem Hasan" w:date="2023-01-27T20:12:00Z">
              <w:r w:rsidRPr="007866B0">
                <w:rPr>
                  <w:rFonts w:ascii="Times New Roman" w:hAnsi="Times New Roman" w:cs="Times New Roman"/>
                  <w:sz w:val="20"/>
                  <w:szCs w:val="20"/>
                </w:rPr>
                <w:t>-</w:t>
              </w:r>
            </w:ins>
          </w:p>
        </w:tc>
        <w:tc>
          <w:tcPr>
            <w:tcW w:w="963" w:type="pct"/>
            <w:vAlign w:val="center"/>
          </w:tcPr>
          <w:p w14:paraId="6AA5395B" w14:textId="18F91691" w:rsidR="000D24D6" w:rsidRPr="00E71CE8" w:rsidRDefault="000D24D6" w:rsidP="000D24D6">
            <w:pPr>
              <w:rPr>
                <w:ins w:id="16727" w:author="Mohammad Nayeem Hasan" w:date="2023-01-27T03:18:00Z"/>
                <w:rFonts w:ascii="Times New Roman" w:hAnsi="Times New Roman" w:cs="Times New Roman"/>
                <w:sz w:val="20"/>
                <w:szCs w:val="20"/>
              </w:rPr>
            </w:pPr>
            <w:ins w:id="16728" w:author="Mohammad Nayeem Hasan" w:date="2023-01-27T03:18:00Z">
              <w:r w:rsidRPr="007866B0">
                <w:rPr>
                  <w:rFonts w:ascii="Times New Roman" w:hAnsi="Times New Roman" w:cs="Times New Roman"/>
                  <w:sz w:val="20"/>
                  <w:szCs w:val="20"/>
                </w:rPr>
                <w:t>1.49</w:t>
              </w:r>
              <w:r>
                <w:rPr>
                  <w:rFonts w:ascii="Times New Roman" w:hAnsi="Times New Roman" w:cs="Times New Roman"/>
                  <w:sz w:val="20"/>
                  <w:szCs w:val="20"/>
                </w:rPr>
                <w:t xml:space="preserve"> (</w:t>
              </w:r>
              <w:r w:rsidRPr="00F13B5B">
                <w:rPr>
                  <w:rFonts w:ascii="Times New Roman" w:hAnsi="Times New Roman" w:cs="Times New Roman"/>
                  <w:sz w:val="20"/>
                  <w:szCs w:val="20"/>
                </w:rPr>
                <w:t>1.08, 2.05</w:t>
              </w:r>
              <w:r>
                <w:rPr>
                  <w:rFonts w:ascii="Times New Roman" w:hAnsi="Times New Roman" w:cs="Times New Roman"/>
                  <w:sz w:val="20"/>
                  <w:szCs w:val="20"/>
                </w:rPr>
                <w:t>)</w:t>
              </w:r>
            </w:ins>
          </w:p>
        </w:tc>
        <w:tc>
          <w:tcPr>
            <w:tcW w:w="478" w:type="pct"/>
            <w:vAlign w:val="center"/>
          </w:tcPr>
          <w:p w14:paraId="5F9646E0" w14:textId="26E38601" w:rsidR="000D24D6" w:rsidRPr="00E71CE8" w:rsidRDefault="000D24D6" w:rsidP="000D24D6">
            <w:pPr>
              <w:rPr>
                <w:ins w:id="16729" w:author="Mohammad Nayeem Hasan" w:date="2023-01-27T03:18:00Z"/>
                <w:rFonts w:ascii="Times New Roman" w:hAnsi="Times New Roman" w:cs="Times New Roman"/>
                <w:sz w:val="20"/>
                <w:szCs w:val="20"/>
              </w:rPr>
            </w:pPr>
            <w:ins w:id="16730" w:author="Mohammad Nayeem Hasan" w:date="2023-01-27T03:18:00Z">
              <w:r w:rsidRPr="007866B0">
                <w:rPr>
                  <w:rFonts w:ascii="Times New Roman" w:hAnsi="Times New Roman" w:cs="Times New Roman"/>
                  <w:b/>
                  <w:bCs/>
                  <w:sz w:val="20"/>
                  <w:szCs w:val="20"/>
                </w:rPr>
                <w:t>0.015</w:t>
              </w:r>
            </w:ins>
          </w:p>
        </w:tc>
      </w:tr>
      <w:tr w:rsidR="000D24D6" w:rsidRPr="008E73D6" w14:paraId="70DB05F2" w14:textId="77777777" w:rsidTr="00A67133">
        <w:trPr>
          <w:trHeight w:val="288"/>
          <w:jc w:val="center"/>
          <w:ins w:id="16731" w:author="Mohammad Nayeem Hasan" w:date="2023-01-21T00:39:00Z"/>
          <w:trPrChange w:id="16732" w:author="Mohammad Nayeem Hasan" w:date="2023-01-21T12:41:00Z">
            <w:trPr>
              <w:trHeight w:val="288"/>
              <w:jc w:val="center"/>
            </w:trPr>
          </w:trPrChange>
        </w:trPr>
        <w:tc>
          <w:tcPr>
            <w:tcW w:w="751" w:type="pct"/>
            <w:vAlign w:val="center"/>
            <w:tcPrChange w:id="16733" w:author="Mohammad Nayeem Hasan" w:date="2023-01-21T12:41:00Z">
              <w:tcPr>
                <w:tcW w:w="751" w:type="pct"/>
                <w:vAlign w:val="center"/>
              </w:tcPr>
            </w:tcPrChange>
          </w:tcPr>
          <w:p w14:paraId="7084A871" w14:textId="77777777" w:rsidR="000D24D6" w:rsidRPr="00C91A19" w:rsidRDefault="000D24D6" w:rsidP="000D24D6">
            <w:pPr>
              <w:rPr>
                <w:ins w:id="16734" w:author="Mohammad Nayeem Hasan" w:date="2023-01-21T00:39:00Z"/>
                <w:rFonts w:ascii="Times New Roman" w:hAnsi="Times New Roman" w:cs="Times New Roman"/>
                <w:sz w:val="20"/>
                <w:szCs w:val="20"/>
                <w:rPrChange w:id="16735" w:author="Mohammad Nayeem Hasan" w:date="2023-01-21T03:28:00Z">
                  <w:rPr>
                    <w:ins w:id="16736" w:author="Mohammad Nayeem Hasan" w:date="2023-01-21T00:39:00Z"/>
                    <w:rFonts w:ascii="Times New Roman" w:hAnsi="Times New Roman" w:cs="Times New Roman"/>
                    <w:sz w:val="24"/>
                    <w:szCs w:val="24"/>
                  </w:rPr>
                </w:rPrChange>
              </w:rPr>
              <w:pPrChange w:id="16737" w:author="Mohammad Nayeem Hasan" w:date="2023-01-21T14:56:00Z">
                <w:pPr>
                  <w:jc w:val="both"/>
                </w:pPr>
              </w:pPrChange>
            </w:pPr>
            <w:ins w:id="16738" w:author="Mohammad Nayeem Hasan" w:date="2023-01-21T00:39:00Z">
              <w:r w:rsidRPr="00C91A19">
                <w:rPr>
                  <w:rFonts w:ascii="Times New Roman" w:hAnsi="Times New Roman" w:cs="Times New Roman"/>
                  <w:sz w:val="20"/>
                  <w:szCs w:val="20"/>
                  <w:rPrChange w:id="16739" w:author="Mohammad Nayeem Hasan" w:date="2023-01-21T03:28:00Z">
                    <w:rPr>
                      <w:rFonts w:ascii="Times New Roman" w:hAnsi="Times New Roman" w:cs="Times New Roman"/>
                      <w:sz w:val="24"/>
                      <w:szCs w:val="24"/>
                    </w:rPr>
                  </w:rPrChange>
                </w:rPr>
                <w:t>Improved</w:t>
              </w:r>
            </w:ins>
          </w:p>
        </w:tc>
        <w:tc>
          <w:tcPr>
            <w:tcW w:w="884" w:type="pct"/>
            <w:vAlign w:val="center"/>
            <w:tcPrChange w:id="16740" w:author="Mohammad Nayeem Hasan" w:date="2023-01-21T12:41:00Z">
              <w:tcPr>
                <w:tcW w:w="883" w:type="pct"/>
                <w:vAlign w:val="center"/>
              </w:tcPr>
            </w:tcPrChange>
          </w:tcPr>
          <w:p w14:paraId="2C3EDD7B" w14:textId="77777777" w:rsidR="000D24D6" w:rsidRPr="00C91A19" w:rsidRDefault="000D24D6" w:rsidP="000D24D6">
            <w:pPr>
              <w:rPr>
                <w:ins w:id="16741" w:author="Mohammad Nayeem Hasan" w:date="2023-01-21T00:39:00Z"/>
                <w:rFonts w:ascii="Times New Roman" w:hAnsi="Times New Roman" w:cs="Times New Roman"/>
                <w:sz w:val="20"/>
                <w:szCs w:val="20"/>
                <w:rPrChange w:id="16742" w:author="Mohammad Nayeem Hasan" w:date="2023-01-21T03:28:00Z">
                  <w:rPr>
                    <w:ins w:id="16743" w:author="Mohammad Nayeem Hasan" w:date="2023-01-21T00:39:00Z"/>
                    <w:rFonts w:ascii="Times New Roman" w:hAnsi="Times New Roman" w:cs="Times New Roman"/>
                    <w:sz w:val="24"/>
                    <w:szCs w:val="24"/>
                  </w:rPr>
                </w:rPrChange>
              </w:rPr>
              <w:pPrChange w:id="16744" w:author="Mohammad Nayeem Hasan" w:date="2023-01-21T14:56:00Z">
                <w:pPr>
                  <w:jc w:val="both"/>
                </w:pPr>
              </w:pPrChange>
            </w:pPr>
            <w:ins w:id="16745" w:author="Mohammad Nayeem Hasan" w:date="2023-01-21T00:39:00Z">
              <w:r w:rsidRPr="00C91A19">
                <w:rPr>
                  <w:rFonts w:ascii="Times New Roman" w:hAnsi="Times New Roman" w:cs="Times New Roman"/>
                  <w:sz w:val="20"/>
                  <w:szCs w:val="20"/>
                  <w:rPrChange w:id="16746" w:author="Mohammad Nayeem Hasan" w:date="2023-01-21T03:28:00Z">
                    <w:rPr>
                      <w:rFonts w:ascii="Times New Roman" w:hAnsi="Times New Roman" w:cs="Times New Roman"/>
                      <w:sz w:val="24"/>
                      <w:szCs w:val="24"/>
                    </w:rPr>
                  </w:rPrChange>
                </w:rPr>
                <w:t>Ref.</w:t>
              </w:r>
            </w:ins>
          </w:p>
        </w:tc>
        <w:tc>
          <w:tcPr>
            <w:tcW w:w="529" w:type="pct"/>
            <w:vAlign w:val="center"/>
            <w:tcPrChange w:id="16747" w:author="Mohammad Nayeem Hasan" w:date="2023-01-21T12:41:00Z">
              <w:tcPr>
                <w:tcW w:w="529" w:type="pct"/>
                <w:gridSpan w:val="2"/>
                <w:vAlign w:val="center"/>
              </w:tcPr>
            </w:tcPrChange>
          </w:tcPr>
          <w:p w14:paraId="1FB34165" w14:textId="77777777" w:rsidR="000D24D6" w:rsidRPr="00C91A19" w:rsidRDefault="000D24D6" w:rsidP="000D24D6">
            <w:pPr>
              <w:rPr>
                <w:ins w:id="16748" w:author="Mohammad Nayeem Hasan" w:date="2023-01-21T00:39:00Z"/>
                <w:rFonts w:ascii="Times New Roman" w:hAnsi="Times New Roman" w:cs="Times New Roman"/>
                <w:sz w:val="20"/>
                <w:szCs w:val="20"/>
                <w:rPrChange w:id="16749" w:author="Mohammad Nayeem Hasan" w:date="2023-01-21T03:28:00Z">
                  <w:rPr>
                    <w:ins w:id="16750" w:author="Mohammad Nayeem Hasan" w:date="2023-01-21T00:39:00Z"/>
                    <w:rFonts w:ascii="Times New Roman" w:hAnsi="Times New Roman" w:cs="Times New Roman"/>
                    <w:sz w:val="24"/>
                    <w:szCs w:val="24"/>
                  </w:rPr>
                </w:rPrChange>
              </w:rPr>
              <w:pPrChange w:id="16751" w:author="Mohammad Nayeem Hasan" w:date="2023-01-21T14:56:00Z">
                <w:pPr>
                  <w:jc w:val="both"/>
                </w:pPr>
              </w:pPrChange>
            </w:pPr>
            <w:ins w:id="16752" w:author="Mohammad Nayeem Hasan" w:date="2023-01-21T00:39:00Z">
              <w:r w:rsidRPr="00C91A19">
                <w:rPr>
                  <w:rFonts w:ascii="Times New Roman" w:hAnsi="Times New Roman" w:cs="Times New Roman"/>
                  <w:sz w:val="20"/>
                  <w:szCs w:val="20"/>
                  <w:rPrChange w:id="16753" w:author="Mohammad Nayeem Hasan" w:date="2023-01-21T03:28:00Z">
                    <w:rPr>
                      <w:rFonts w:ascii="Times New Roman" w:hAnsi="Times New Roman" w:cs="Times New Roman"/>
                      <w:sz w:val="24"/>
                      <w:szCs w:val="24"/>
                    </w:rPr>
                  </w:rPrChange>
                </w:rPr>
                <w:t>-</w:t>
              </w:r>
            </w:ins>
          </w:p>
        </w:tc>
        <w:tc>
          <w:tcPr>
            <w:tcW w:w="914" w:type="pct"/>
            <w:vAlign w:val="center"/>
            <w:tcPrChange w:id="16754" w:author="Mohammad Nayeem Hasan" w:date="2023-01-21T12:41:00Z">
              <w:tcPr>
                <w:tcW w:w="770" w:type="pct"/>
                <w:gridSpan w:val="2"/>
                <w:vAlign w:val="center"/>
              </w:tcPr>
            </w:tcPrChange>
          </w:tcPr>
          <w:p w14:paraId="3AE07C03" w14:textId="5FF00FEF" w:rsidR="000D24D6" w:rsidRPr="00C91A19" w:rsidRDefault="000D24D6" w:rsidP="000D24D6">
            <w:pPr>
              <w:rPr>
                <w:ins w:id="16755" w:author="Mohammad Nayeem Hasan" w:date="2023-01-21T00:39:00Z"/>
                <w:rFonts w:ascii="Times New Roman" w:hAnsi="Times New Roman" w:cs="Times New Roman"/>
                <w:sz w:val="20"/>
                <w:szCs w:val="20"/>
                <w:rPrChange w:id="16756" w:author="Mohammad Nayeem Hasan" w:date="2023-01-21T03:28:00Z">
                  <w:rPr>
                    <w:ins w:id="16757" w:author="Mohammad Nayeem Hasan" w:date="2023-01-21T00:39:00Z"/>
                    <w:rFonts w:ascii="Times New Roman" w:hAnsi="Times New Roman" w:cs="Times New Roman"/>
                    <w:sz w:val="24"/>
                    <w:szCs w:val="24"/>
                  </w:rPr>
                </w:rPrChange>
              </w:rPr>
              <w:pPrChange w:id="16758" w:author="Mohammad Nayeem Hasan" w:date="2023-01-21T14:56:00Z">
                <w:pPr>
                  <w:jc w:val="both"/>
                </w:pPr>
              </w:pPrChange>
            </w:pPr>
            <w:ins w:id="16759" w:author="Mohammad Nayeem Hasan" w:date="2023-01-27T20:12:00Z">
              <w:r w:rsidRPr="007866B0">
                <w:rPr>
                  <w:rFonts w:ascii="Times New Roman" w:hAnsi="Times New Roman" w:cs="Times New Roman"/>
                  <w:sz w:val="20"/>
                  <w:szCs w:val="20"/>
                </w:rPr>
                <w:t>-</w:t>
              </w:r>
            </w:ins>
          </w:p>
        </w:tc>
        <w:tc>
          <w:tcPr>
            <w:tcW w:w="481" w:type="pct"/>
            <w:vAlign w:val="center"/>
            <w:tcPrChange w:id="16760" w:author="Mohammad Nayeem Hasan" w:date="2023-01-21T12:41:00Z">
              <w:tcPr>
                <w:tcW w:w="481" w:type="pct"/>
                <w:gridSpan w:val="2"/>
                <w:vAlign w:val="center"/>
              </w:tcPr>
            </w:tcPrChange>
          </w:tcPr>
          <w:p w14:paraId="61120007" w14:textId="17A029A8" w:rsidR="000D24D6" w:rsidRPr="00C91A19" w:rsidRDefault="000D24D6" w:rsidP="000D24D6">
            <w:pPr>
              <w:rPr>
                <w:ins w:id="16761" w:author="Mohammad Nayeem Hasan" w:date="2023-01-21T00:39:00Z"/>
                <w:rFonts w:ascii="Times New Roman" w:hAnsi="Times New Roman" w:cs="Times New Roman"/>
                <w:sz w:val="20"/>
                <w:szCs w:val="20"/>
                <w:rPrChange w:id="16762" w:author="Mohammad Nayeem Hasan" w:date="2023-01-21T03:28:00Z">
                  <w:rPr>
                    <w:ins w:id="16763" w:author="Mohammad Nayeem Hasan" w:date="2023-01-21T00:39:00Z"/>
                    <w:rFonts w:ascii="Times New Roman" w:hAnsi="Times New Roman" w:cs="Times New Roman"/>
                    <w:sz w:val="24"/>
                    <w:szCs w:val="24"/>
                  </w:rPr>
                </w:rPrChange>
              </w:rPr>
              <w:pPrChange w:id="16764" w:author="Mohammad Nayeem Hasan" w:date="2023-01-21T14:56:00Z">
                <w:pPr>
                  <w:jc w:val="both"/>
                </w:pPr>
              </w:pPrChange>
            </w:pPr>
            <w:ins w:id="16765" w:author="Mohammad Nayeem Hasan" w:date="2023-01-27T20:12:00Z">
              <w:r w:rsidRPr="007866B0">
                <w:rPr>
                  <w:rFonts w:ascii="Times New Roman" w:hAnsi="Times New Roman" w:cs="Times New Roman"/>
                  <w:sz w:val="20"/>
                  <w:szCs w:val="20"/>
                </w:rPr>
                <w:t>-</w:t>
              </w:r>
            </w:ins>
          </w:p>
        </w:tc>
        <w:tc>
          <w:tcPr>
            <w:tcW w:w="963" w:type="pct"/>
            <w:vAlign w:val="center"/>
            <w:tcPrChange w:id="16766" w:author="Mohammad Nayeem Hasan" w:date="2023-01-21T12:41:00Z">
              <w:tcPr>
                <w:tcW w:w="1169" w:type="pct"/>
                <w:gridSpan w:val="3"/>
                <w:vAlign w:val="center"/>
              </w:tcPr>
            </w:tcPrChange>
          </w:tcPr>
          <w:p w14:paraId="0A9807CE" w14:textId="77777777" w:rsidR="000D24D6" w:rsidRPr="00C91A19" w:rsidRDefault="000D24D6" w:rsidP="000D24D6">
            <w:pPr>
              <w:rPr>
                <w:ins w:id="16767" w:author="Mohammad Nayeem Hasan" w:date="2023-01-21T00:39:00Z"/>
                <w:rFonts w:ascii="Times New Roman" w:hAnsi="Times New Roman" w:cs="Times New Roman"/>
                <w:sz w:val="20"/>
                <w:szCs w:val="20"/>
                <w:rPrChange w:id="16768" w:author="Mohammad Nayeem Hasan" w:date="2023-01-21T03:28:00Z">
                  <w:rPr>
                    <w:ins w:id="16769" w:author="Mohammad Nayeem Hasan" w:date="2023-01-21T00:39:00Z"/>
                    <w:rFonts w:ascii="Times New Roman" w:hAnsi="Times New Roman" w:cs="Times New Roman"/>
                    <w:sz w:val="24"/>
                    <w:szCs w:val="24"/>
                  </w:rPr>
                </w:rPrChange>
              </w:rPr>
              <w:pPrChange w:id="16770" w:author="Mohammad Nayeem Hasan" w:date="2023-01-21T14:56:00Z">
                <w:pPr>
                  <w:jc w:val="both"/>
                </w:pPr>
              </w:pPrChange>
            </w:pPr>
            <w:ins w:id="16771" w:author="Mohammad Nayeem Hasan" w:date="2023-01-21T00:39:00Z">
              <w:r w:rsidRPr="00C91A19">
                <w:rPr>
                  <w:rFonts w:ascii="Times New Roman" w:hAnsi="Times New Roman" w:cs="Times New Roman"/>
                  <w:sz w:val="20"/>
                  <w:szCs w:val="20"/>
                  <w:rPrChange w:id="16772" w:author="Mohammad Nayeem Hasan" w:date="2023-01-21T03:28:00Z">
                    <w:rPr>
                      <w:rFonts w:ascii="Times New Roman" w:hAnsi="Times New Roman" w:cs="Times New Roman"/>
                      <w:sz w:val="24"/>
                      <w:szCs w:val="24"/>
                    </w:rPr>
                  </w:rPrChange>
                </w:rPr>
                <w:t>Ref.</w:t>
              </w:r>
            </w:ins>
          </w:p>
        </w:tc>
        <w:tc>
          <w:tcPr>
            <w:tcW w:w="478" w:type="pct"/>
            <w:vAlign w:val="center"/>
            <w:tcPrChange w:id="16773" w:author="Mohammad Nayeem Hasan" w:date="2023-01-21T12:41:00Z">
              <w:tcPr>
                <w:tcW w:w="417" w:type="pct"/>
                <w:vAlign w:val="center"/>
              </w:tcPr>
            </w:tcPrChange>
          </w:tcPr>
          <w:p w14:paraId="37F9450E" w14:textId="77777777" w:rsidR="000D24D6" w:rsidRPr="00C91A19" w:rsidRDefault="000D24D6" w:rsidP="000D24D6">
            <w:pPr>
              <w:rPr>
                <w:ins w:id="16774" w:author="Mohammad Nayeem Hasan" w:date="2023-01-21T00:39:00Z"/>
                <w:rFonts w:ascii="Times New Roman" w:hAnsi="Times New Roman" w:cs="Times New Roman"/>
                <w:sz w:val="20"/>
                <w:szCs w:val="20"/>
                <w:rPrChange w:id="16775" w:author="Mohammad Nayeem Hasan" w:date="2023-01-21T03:28:00Z">
                  <w:rPr>
                    <w:ins w:id="16776" w:author="Mohammad Nayeem Hasan" w:date="2023-01-21T00:39:00Z"/>
                    <w:rFonts w:ascii="Times New Roman" w:hAnsi="Times New Roman" w:cs="Times New Roman"/>
                    <w:sz w:val="24"/>
                    <w:szCs w:val="24"/>
                  </w:rPr>
                </w:rPrChange>
              </w:rPr>
              <w:pPrChange w:id="16777" w:author="Mohammad Nayeem Hasan" w:date="2023-01-21T14:56:00Z">
                <w:pPr>
                  <w:jc w:val="both"/>
                </w:pPr>
              </w:pPrChange>
            </w:pPr>
            <w:ins w:id="16778" w:author="Mohammad Nayeem Hasan" w:date="2023-01-21T00:39:00Z">
              <w:r w:rsidRPr="00C91A19">
                <w:rPr>
                  <w:rFonts w:ascii="Times New Roman" w:hAnsi="Times New Roman" w:cs="Times New Roman"/>
                  <w:sz w:val="20"/>
                  <w:szCs w:val="20"/>
                  <w:rPrChange w:id="16779" w:author="Mohammad Nayeem Hasan" w:date="2023-01-21T03:28:00Z">
                    <w:rPr>
                      <w:rFonts w:ascii="Times New Roman" w:hAnsi="Times New Roman" w:cs="Times New Roman"/>
                      <w:sz w:val="24"/>
                      <w:szCs w:val="24"/>
                    </w:rPr>
                  </w:rPrChange>
                </w:rPr>
                <w:t>-</w:t>
              </w:r>
            </w:ins>
          </w:p>
        </w:tc>
      </w:tr>
      <w:tr w:rsidR="000D24D6" w:rsidRPr="008E73D6" w14:paraId="14993866" w14:textId="1D8B2C01" w:rsidTr="00A67133">
        <w:trPr>
          <w:trHeight w:val="288"/>
          <w:jc w:val="center"/>
          <w:ins w:id="16780" w:author="Mohammad Nayeem Hasan" w:date="2023-01-21T00:39:00Z"/>
          <w:trPrChange w:id="16781" w:author="Mohammad Nayeem Hasan" w:date="2023-01-21T12:41:00Z">
            <w:trPr>
              <w:trHeight w:val="288"/>
              <w:jc w:val="center"/>
            </w:trPr>
          </w:trPrChange>
        </w:trPr>
        <w:tc>
          <w:tcPr>
            <w:tcW w:w="1635" w:type="pct"/>
            <w:gridSpan w:val="2"/>
            <w:vAlign w:val="center"/>
            <w:tcPrChange w:id="16782" w:author="Mohammad Nayeem Hasan" w:date="2023-01-21T12:41:00Z">
              <w:tcPr>
                <w:tcW w:w="1634" w:type="pct"/>
                <w:gridSpan w:val="2"/>
                <w:vAlign w:val="center"/>
              </w:tcPr>
            </w:tcPrChange>
          </w:tcPr>
          <w:p w14:paraId="18EE9A11" w14:textId="77777777" w:rsidR="000D24D6" w:rsidRPr="00C91A19" w:rsidRDefault="000D24D6" w:rsidP="000D24D6">
            <w:pPr>
              <w:rPr>
                <w:ins w:id="16783" w:author="Mohammad Nayeem Hasan" w:date="2023-01-21T00:39:00Z"/>
                <w:rFonts w:ascii="Times New Roman" w:hAnsi="Times New Roman" w:cs="Times New Roman"/>
                <w:sz w:val="20"/>
                <w:szCs w:val="20"/>
                <w:rPrChange w:id="16784" w:author="Mohammad Nayeem Hasan" w:date="2023-01-21T03:28:00Z">
                  <w:rPr>
                    <w:ins w:id="16785" w:author="Mohammad Nayeem Hasan" w:date="2023-01-21T00:39:00Z"/>
                    <w:rFonts w:ascii="Times New Roman" w:hAnsi="Times New Roman" w:cs="Times New Roman"/>
                    <w:sz w:val="24"/>
                    <w:szCs w:val="24"/>
                  </w:rPr>
                </w:rPrChange>
              </w:rPr>
              <w:pPrChange w:id="16786" w:author="Mohammad Nayeem Hasan" w:date="2023-01-21T14:56:00Z">
                <w:pPr>
                  <w:jc w:val="both"/>
                </w:pPr>
              </w:pPrChange>
            </w:pPr>
            <w:ins w:id="16787" w:author="Mohammad Nayeem Hasan" w:date="2023-01-21T00:39:00Z">
              <w:r w:rsidRPr="00C91A19">
                <w:rPr>
                  <w:rFonts w:ascii="Times New Roman" w:hAnsi="Times New Roman" w:cs="Times New Roman"/>
                  <w:sz w:val="20"/>
                  <w:szCs w:val="20"/>
                  <w:rPrChange w:id="16788" w:author="Mohammad Nayeem Hasan" w:date="2023-01-21T03:28:00Z">
                    <w:rPr>
                      <w:rFonts w:ascii="Times New Roman" w:hAnsi="Times New Roman" w:cs="Times New Roman"/>
                      <w:sz w:val="24"/>
                      <w:szCs w:val="24"/>
                    </w:rPr>
                  </w:rPrChange>
                </w:rPr>
                <w:t>Salt Iodization</w:t>
              </w:r>
            </w:ins>
          </w:p>
        </w:tc>
        <w:tc>
          <w:tcPr>
            <w:tcW w:w="1443" w:type="pct"/>
            <w:gridSpan w:val="2"/>
            <w:vAlign w:val="center"/>
            <w:tcPrChange w:id="16789" w:author="Mohammad Nayeem Hasan" w:date="2023-01-21T12:41:00Z">
              <w:tcPr>
                <w:tcW w:w="1299" w:type="pct"/>
                <w:gridSpan w:val="4"/>
                <w:vAlign w:val="center"/>
              </w:tcPr>
            </w:tcPrChange>
          </w:tcPr>
          <w:p w14:paraId="0B64BD90" w14:textId="77777777" w:rsidR="000D24D6" w:rsidRPr="008E73D6" w:rsidRDefault="000D24D6" w:rsidP="000D24D6">
            <w:pPr>
              <w:rPr>
                <w:ins w:id="16790" w:author="Mohammad Nayeem Hasan" w:date="2023-01-21T00:39:00Z"/>
                <w:rFonts w:ascii="Times New Roman" w:hAnsi="Times New Roman" w:cs="Times New Roman"/>
                <w:sz w:val="20"/>
                <w:szCs w:val="20"/>
              </w:rPr>
              <w:pPrChange w:id="16791" w:author="Mohammad Nayeem Hasan" w:date="2023-01-21T14:56:00Z">
                <w:pPr>
                  <w:jc w:val="both"/>
                </w:pPr>
              </w:pPrChange>
            </w:pPr>
          </w:p>
        </w:tc>
        <w:tc>
          <w:tcPr>
            <w:tcW w:w="1444" w:type="pct"/>
            <w:gridSpan w:val="2"/>
            <w:vAlign w:val="center"/>
            <w:tcPrChange w:id="16792" w:author="Mohammad Nayeem Hasan" w:date="2023-01-21T12:41:00Z">
              <w:tcPr>
                <w:tcW w:w="1650" w:type="pct"/>
                <w:gridSpan w:val="5"/>
                <w:vAlign w:val="center"/>
              </w:tcPr>
            </w:tcPrChange>
          </w:tcPr>
          <w:p w14:paraId="6DFF59DB" w14:textId="77777777" w:rsidR="000D24D6" w:rsidRPr="008E73D6" w:rsidRDefault="000D24D6" w:rsidP="000D24D6">
            <w:pPr>
              <w:rPr>
                <w:ins w:id="16793" w:author="Mohammad Nayeem Hasan" w:date="2023-01-21T00:39:00Z"/>
                <w:rFonts w:ascii="Times New Roman" w:hAnsi="Times New Roman" w:cs="Times New Roman"/>
                <w:sz w:val="20"/>
                <w:szCs w:val="20"/>
              </w:rPr>
              <w:pPrChange w:id="16794" w:author="Mohammad Nayeem Hasan" w:date="2023-01-21T14:56:00Z">
                <w:pPr>
                  <w:jc w:val="both"/>
                </w:pPr>
              </w:pPrChange>
            </w:pPr>
          </w:p>
        </w:tc>
        <w:tc>
          <w:tcPr>
            <w:tcW w:w="478" w:type="pct"/>
            <w:vAlign w:val="center"/>
            <w:tcPrChange w:id="16795" w:author="Mohammad Nayeem Hasan" w:date="2023-01-21T12:41:00Z">
              <w:tcPr>
                <w:tcW w:w="417" w:type="pct"/>
                <w:vAlign w:val="center"/>
              </w:tcPr>
            </w:tcPrChange>
          </w:tcPr>
          <w:p w14:paraId="7F23E4AC" w14:textId="77777777" w:rsidR="000D24D6" w:rsidRPr="008E73D6" w:rsidRDefault="000D24D6" w:rsidP="000D24D6">
            <w:pPr>
              <w:rPr>
                <w:ins w:id="16796" w:author="Mohammad Nayeem Hasan" w:date="2023-01-21T00:39:00Z"/>
                <w:rFonts w:ascii="Times New Roman" w:hAnsi="Times New Roman" w:cs="Times New Roman"/>
                <w:sz w:val="20"/>
                <w:szCs w:val="20"/>
              </w:rPr>
              <w:pPrChange w:id="16797" w:author="Mohammad Nayeem Hasan" w:date="2023-01-21T14:56:00Z">
                <w:pPr>
                  <w:jc w:val="both"/>
                </w:pPr>
              </w:pPrChange>
            </w:pPr>
          </w:p>
        </w:tc>
      </w:tr>
      <w:tr w:rsidR="000D24D6" w:rsidRPr="008E73D6" w14:paraId="2275E661" w14:textId="77777777" w:rsidTr="00A67133">
        <w:trPr>
          <w:trHeight w:val="288"/>
          <w:jc w:val="center"/>
          <w:ins w:id="16798" w:author="Mohammad Nayeem Hasan" w:date="2023-01-27T03:18:00Z"/>
        </w:trPr>
        <w:tc>
          <w:tcPr>
            <w:tcW w:w="751" w:type="pct"/>
            <w:vAlign w:val="center"/>
          </w:tcPr>
          <w:p w14:paraId="0E536421" w14:textId="3A241860" w:rsidR="000D24D6" w:rsidRPr="00E71CE8" w:rsidRDefault="000D24D6" w:rsidP="000D24D6">
            <w:pPr>
              <w:rPr>
                <w:ins w:id="16799" w:author="Mohammad Nayeem Hasan" w:date="2023-01-27T03:18:00Z"/>
                <w:rFonts w:ascii="Times New Roman" w:hAnsi="Times New Roman" w:cs="Times New Roman"/>
                <w:sz w:val="20"/>
                <w:szCs w:val="20"/>
              </w:rPr>
            </w:pPr>
            <w:ins w:id="16800" w:author="Mohammad Nayeem Hasan" w:date="2023-01-27T03:19:00Z">
              <w:r w:rsidRPr="007866B0">
                <w:rPr>
                  <w:rFonts w:ascii="Times New Roman" w:hAnsi="Times New Roman" w:cs="Times New Roman"/>
                  <w:sz w:val="20"/>
                  <w:szCs w:val="20"/>
                </w:rPr>
                <w:t>No</w:t>
              </w:r>
            </w:ins>
          </w:p>
        </w:tc>
        <w:tc>
          <w:tcPr>
            <w:tcW w:w="884" w:type="pct"/>
            <w:vAlign w:val="center"/>
          </w:tcPr>
          <w:p w14:paraId="3034F485" w14:textId="15C7FD69" w:rsidR="000D24D6" w:rsidRPr="00E71CE8" w:rsidRDefault="000D24D6" w:rsidP="000D24D6">
            <w:pPr>
              <w:rPr>
                <w:ins w:id="16801" w:author="Mohammad Nayeem Hasan" w:date="2023-01-27T03:18:00Z"/>
                <w:rFonts w:ascii="Times New Roman" w:hAnsi="Times New Roman" w:cs="Times New Roman"/>
                <w:sz w:val="20"/>
                <w:szCs w:val="20"/>
              </w:rPr>
            </w:pPr>
            <w:ins w:id="16802" w:author="Mohammad Nayeem Hasan" w:date="2023-01-27T03:19:00Z">
              <w:r w:rsidRPr="007866B0">
                <w:rPr>
                  <w:rFonts w:ascii="Times New Roman" w:hAnsi="Times New Roman" w:cs="Times New Roman"/>
                  <w:sz w:val="20"/>
                  <w:szCs w:val="20"/>
                </w:rPr>
                <w:t>1.13</w:t>
              </w:r>
              <w:r>
                <w:rPr>
                  <w:rFonts w:ascii="Times New Roman" w:hAnsi="Times New Roman" w:cs="Times New Roman"/>
                  <w:sz w:val="20"/>
                  <w:szCs w:val="20"/>
                </w:rPr>
                <w:t xml:space="preserve"> (</w:t>
              </w:r>
              <w:r w:rsidRPr="00F13B5B">
                <w:rPr>
                  <w:rFonts w:ascii="Times New Roman" w:hAnsi="Times New Roman" w:cs="Times New Roman"/>
                  <w:sz w:val="20"/>
                  <w:szCs w:val="20"/>
                </w:rPr>
                <w:t>0.98, 1.30</w:t>
              </w:r>
              <w:r>
                <w:rPr>
                  <w:rFonts w:ascii="Times New Roman" w:hAnsi="Times New Roman" w:cs="Times New Roman"/>
                  <w:sz w:val="20"/>
                  <w:szCs w:val="20"/>
                </w:rPr>
                <w:t>)</w:t>
              </w:r>
            </w:ins>
          </w:p>
        </w:tc>
        <w:tc>
          <w:tcPr>
            <w:tcW w:w="529" w:type="pct"/>
            <w:vAlign w:val="center"/>
          </w:tcPr>
          <w:p w14:paraId="7A95646F" w14:textId="34515327" w:rsidR="000D24D6" w:rsidRPr="00E71CE8" w:rsidRDefault="000D24D6" w:rsidP="000D24D6">
            <w:pPr>
              <w:rPr>
                <w:ins w:id="16803" w:author="Mohammad Nayeem Hasan" w:date="2023-01-27T03:18:00Z"/>
                <w:rFonts w:ascii="Times New Roman" w:hAnsi="Times New Roman" w:cs="Times New Roman"/>
                <w:sz w:val="20"/>
                <w:szCs w:val="20"/>
              </w:rPr>
            </w:pPr>
            <w:ins w:id="16804" w:author="Mohammad Nayeem Hasan" w:date="2023-01-27T03:19:00Z">
              <w:r w:rsidRPr="007866B0">
                <w:rPr>
                  <w:rFonts w:ascii="Times New Roman" w:hAnsi="Times New Roman" w:cs="Times New Roman"/>
                  <w:sz w:val="20"/>
                  <w:szCs w:val="20"/>
                </w:rPr>
                <w:t>0.103</w:t>
              </w:r>
            </w:ins>
          </w:p>
        </w:tc>
        <w:tc>
          <w:tcPr>
            <w:tcW w:w="914" w:type="pct"/>
            <w:vAlign w:val="center"/>
          </w:tcPr>
          <w:p w14:paraId="503AF986" w14:textId="2EEFC6E0" w:rsidR="000D24D6" w:rsidRPr="00E71CE8" w:rsidRDefault="000D24D6" w:rsidP="000D24D6">
            <w:pPr>
              <w:rPr>
                <w:ins w:id="16805" w:author="Mohammad Nayeem Hasan" w:date="2023-01-27T03:18:00Z"/>
                <w:rFonts w:ascii="Times New Roman" w:hAnsi="Times New Roman" w:cs="Times New Roman"/>
                <w:sz w:val="20"/>
                <w:szCs w:val="20"/>
              </w:rPr>
            </w:pPr>
            <w:ins w:id="16806" w:author="Mohammad Nayeem Hasan" w:date="2023-01-27T03:19:00Z">
              <w:r w:rsidRPr="007866B0">
                <w:rPr>
                  <w:rFonts w:ascii="Times New Roman" w:hAnsi="Times New Roman" w:cs="Times New Roman"/>
                  <w:sz w:val="20"/>
                  <w:szCs w:val="20"/>
                </w:rPr>
                <w:t>-</w:t>
              </w:r>
            </w:ins>
          </w:p>
        </w:tc>
        <w:tc>
          <w:tcPr>
            <w:tcW w:w="481" w:type="pct"/>
            <w:vAlign w:val="center"/>
          </w:tcPr>
          <w:p w14:paraId="0183659F" w14:textId="3FAD52B2" w:rsidR="000D24D6" w:rsidRPr="00E71CE8" w:rsidRDefault="000D24D6" w:rsidP="000D24D6">
            <w:pPr>
              <w:rPr>
                <w:ins w:id="16807" w:author="Mohammad Nayeem Hasan" w:date="2023-01-27T03:18:00Z"/>
                <w:rFonts w:ascii="Times New Roman" w:hAnsi="Times New Roman" w:cs="Times New Roman"/>
                <w:sz w:val="20"/>
                <w:szCs w:val="20"/>
              </w:rPr>
            </w:pPr>
            <w:ins w:id="16808" w:author="Mohammad Nayeem Hasan" w:date="2023-01-27T03:19:00Z">
              <w:r w:rsidRPr="007866B0">
                <w:rPr>
                  <w:rFonts w:ascii="Times New Roman" w:hAnsi="Times New Roman" w:cs="Times New Roman"/>
                  <w:sz w:val="20"/>
                  <w:szCs w:val="20"/>
                </w:rPr>
                <w:t>-</w:t>
              </w:r>
            </w:ins>
          </w:p>
        </w:tc>
        <w:tc>
          <w:tcPr>
            <w:tcW w:w="963" w:type="pct"/>
            <w:vAlign w:val="center"/>
          </w:tcPr>
          <w:p w14:paraId="28DE335E" w14:textId="774A4FE7" w:rsidR="000D24D6" w:rsidRPr="00E71CE8" w:rsidRDefault="000D24D6" w:rsidP="000D24D6">
            <w:pPr>
              <w:rPr>
                <w:ins w:id="16809" w:author="Mohammad Nayeem Hasan" w:date="2023-01-27T03:18:00Z"/>
                <w:rFonts w:ascii="Times New Roman" w:hAnsi="Times New Roman" w:cs="Times New Roman"/>
                <w:sz w:val="20"/>
                <w:szCs w:val="20"/>
              </w:rPr>
            </w:pPr>
            <w:ins w:id="16810" w:author="Mohammad Nayeem Hasan" w:date="2023-01-27T03:19:00Z">
              <w:r w:rsidRPr="007866B0">
                <w:rPr>
                  <w:rFonts w:ascii="Times New Roman" w:hAnsi="Times New Roman" w:cs="Times New Roman"/>
                  <w:sz w:val="20"/>
                  <w:szCs w:val="20"/>
                </w:rPr>
                <w:t>1.15</w:t>
              </w:r>
              <w:r>
                <w:rPr>
                  <w:rFonts w:ascii="Times New Roman" w:hAnsi="Times New Roman" w:cs="Times New Roman"/>
                  <w:sz w:val="20"/>
                  <w:szCs w:val="20"/>
                </w:rPr>
                <w:t xml:space="preserve"> (</w:t>
              </w:r>
              <w:r w:rsidRPr="00F13B5B">
                <w:rPr>
                  <w:rFonts w:ascii="Times New Roman" w:hAnsi="Times New Roman" w:cs="Times New Roman"/>
                  <w:sz w:val="20"/>
                  <w:szCs w:val="20"/>
                </w:rPr>
                <w:t>0.99, 1.34</w:t>
              </w:r>
              <w:r>
                <w:rPr>
                  <w:rFonts w:ascii="Times New Roman" w:hAnsi="Times New Roman" w:cs="Times New Roman"/>
                  <w:sz w:val="20"/>
                  <w:szCs w:val="20"/>
                </w:rPr>
                <w:t>)</w:t>
              </w:r>
            </w:ins>
          </w:p>
        </w:tc>
        <w:tc>
          <w:tcPr>
            <w:tcW w:w="478" w:type="pct"/>
            <w:vAlign w:val="center"/>
          </w:tcPr>
          <w:p w14:paraId="6F65763D" w14:textId="78E83791" w:rsidR="000D24D6" w:rsidRPr="00E71CE8" w:rsidRDefault="000D24D6" w:rsidP="000D24D6">
            <w:pPr>
              <w:rPr>
                <w:ins w:id="16811" w:author="Mohammad Nayeem Hasan" w:date="2023-01-27T03:18:00Z"/>
                <w:rFonts w:ascii="Times New Roman" w:hAnsi="Times New Roman" w:cs="Times New Roman"/>
                <w:sz w:val="20"/>
                <w:szCs w:val="20"/>
              </w:rPr>
            </w:pPr>
            <w:ins w:id="16812" w:author="Mohammad Nayeem Hasan" w:date="2023-01-27T03:19:00Z">
              <w:r w:rsidRPr="007866B0">
                <w:rPr>
                  <w:rFonts w:ascii="Times New Roman" w:hAnsi="Times New Roman" w:cs="Times New Roman"/>
                  <w:sz w:val="20"/>
                  <w:szCs w:val="20"/>
                </w:rPr>
                <w:t>0.065</w:t>
              </w:r>
            </w:ins>
          </w:p>
        </w:tc>
      </w:tr>
      <w:tr w:rsidR="000D24D6" w:rsidRPr="008E73D6" w14:paraId="7B370C0A" w14:textId="77777777" w:rsidTr="00A67133">
        <w:trPr>
          <w:trHeight w:val="288"/>
          <w:jc w:val="center"/>
          <w:ins w:id="16813" w:author="Mohammad Nayeem Hasan" w:date="2023-01-21T00:39:00Z"/>
          <w:trPrChange w:id="16814" w:author="Mohammad Nayeem Hasan" w:date="2023-01-21T12:41:00Z">
            <w:trPr>
              <w:trHeight w:val="288"/>
              <w:jc w:val="center"/>
            </w:trPr>
          </w:trPrChange>
        </w:trPr>
        <w:tc>
          <w:tcPr>
            <w:tcW w:w="751" w:type="pct"/>
            <w:vAlign w:val="center"/>
            <w:tcPrChange w:id="16815" w:author="Mohammad Nayeem Hasan" w:date="2023-01-21T12:41:00Z">
              <w:tcPr>
                <w:tcW w:w="751" w:type="pct"/>
                <w:vAlign w:val="center"/>
              </w:tcPr>
            </w:tcPrChange>
          </w:tcPr>
          <w:p w14:paraId="551559B3" w14:textId="77777777" w:rsidR="000D24D6" w:rsidRPr="00C91A19" w:rsidRDefault="000D24D6" w:rsidP="000D24D6">
            <w:pPr>
              <w:rPr>
                <w:ins w:id="16816" w:author="Mohammad Nayeem Hasan" w:date="2023-01-21T00:39:00Z"/>
                <w:rFonts w:ascii="Times New Roman" w:hAnsi="Times New Roman" w:cs="Times New Roman"/>
                <w:sz w:val="20"/>
                <w:szCs w:val="20"/>
                <w:rPrChange w:id="16817" w:author="Mohammad Nayeem Hasan" w:date="2023-01-21T03:28:00Z">
                  <w:rPr>
                    <w:ins w:id="16818" w:author="Mohammad Nayeem Hasan" w:date="2023-01-21T00:39:00Z"/>
                    <w:rFonts w:ascii="Times New Roman" w:hAnsi="Times New Roman" w:cs="Times New Roman"/>
                    <w:sz w:val="24"/>
                    <w:szCs w:val="24"/>
                  </w:rPr>
                </w:rPrChange>
              </w:rPr>
              <w:pPrChange w:id="16819" w:author="Mohammad Nayeem Hasan" w:date="2023-01-21T14:56:00Z">
                <w:pPr>
                  <w:jc w:val="both"/>
                </w:pPr>
              </w:pPrChange>
            </w:pPr>
            <w:ins w:id="16820" w:author="Mohammad Nayeem Hasan" w:date="2023-01-21T00:39:00Z">
              <w:r w:rsidRPr="00C91A19">
                <w:rPr>
                  <w:rFonts w:ascii="Times New Roman" w:hAnsi="Times New Roman" w:cs="Times New Roman"/>
                  <w:sz w:val="20"/>
                  <w:szCs w:val="20"/>
                  <w:rPrChange w:id="16821" w:author="Mohammad Nayeem Hasan" w:date="2023-01-21T03:28:00Z">
                    <w:rPr>
                      <w:rFonts w:ascii="Times New Roman" w:hAnsi="Times New Roman" w:cs="Times New Roman"/>
                      <w:sz w:val="24"/>
                      <w:szCs w:val="24"/>
                    </w:rPr>
                  </w:rPrChange>
                </w:rPr>
                <w:t>Yes</w:t>
              </w:r>
            </w:ins>
          </w:p>
        </w:tc>
        <w:tc>
          <w:tcPr>
            <w:tcW w:w="884" w:type="pct"/>
            <w:vAlign w:val="center"/>
            <w:tcPrChange w:id="16822" w:author="Mohammad Nayeem Hasan" w:date="2023-01-21T12:41:00Z">
              <w:tcPr>
                <w:tcW w:w="883" w:type="pct"/>
                <w:vAlign w:val="center"/>
              </w:tcPr>
            </w:tcPrChange>
          </w:tcPr>
          <w:p w14:paraId="2F1F0E28" w14:textId="77777777" w:rsidR="000D24D6" w:rsidRPr="00C91A19" w:rsidRDefault="000D24D6" w:rsidP="000D24D6">
            <w:pPr>
              <w:rPr>
                <w:ins w:id="16823" w:author="Mohammad Nayeem Hasan" w:date="2023-01-21T00:39:00Z"/>
                <w:rFonts w:ascii="Times New Roman" w:hAnsi="Times New Roman" w:cs="Times New Roman"/>
                <w:sz w:val="20"/>
                <w:szCs w:val="20"/>
                <w:rPrChange w:id="16824" w:author="Mohammad Nayeem Hasan" w:date="2023-01-21T03:28:00Z">
                  <w:rPr>
                    <w:ins w:id="16825" w:author="Mohammad Nayeem Hasan" w:date="2023-01-21T00:39:00Z"/>
                    <w:rFonts w:ascii="Times New Roman" w:hAnsi="Times New Roman" w:cs="Times New Roman"/>
                    <w:sz w:val="24"/>
                    <w:szCs w:val="24"/>
                  </w:rPr>
                </w:rPrChange>
              </w:rPr>
              <w:pPrChange w:id="16826" w:author="Mohammad Nayeem Hasan" w:date="2023-01-21T14:56:00Z">
                <w:pPr>
                  <w:jc w:val="both"/>
                </w:pPr>
              </w:pPrChange>
            </w:pPr>
            <w:ins w:id="16827" w:author="Mohammad Nayeem Hasan" w:date="2023-01-21T00:39:00Z">
              <w:r w:rsidRPr="00C91A19">
                <w:rPr>
                  <w:rFonts w:ascii="Times New Roman" w:hAnsi="Times New Roman" w:cs="Times New Roman"/>
                  <w:sz w:val="20"/>
                  <w:szCs w:val="20"/>
                  <w:rPrChange w:id="16828" w:author="Mohammad Nayeem Hasan" w:date="2023-01-21T03:28:00Z">
                    <w:rPr>
                      <w:rFonts w:ascii="Times New Roman" w:hAnsi="Times New Roman" w:cs="Times New Roman"/>
                      <w:sz w:val="24"/>
                      <w:szCs w:val="24"/>
                    </w:rPr>
                  </w:rPrChange>
                </w:rPr>
                <w:t>Ref.</w:t>
              </w:r>
            </w:ins>
          </w:p>
        </w:tc>
        <w:tc>
          <w:tcPr>
            <w:tcW w:w="529" w:type="pct"/>
            <w:vAlign w:val="center"/>
            <w:tcPrChange w:id="16829" w:author="Mohammad Nayeem Hasan" w:date="2023-01-21T12:41:00Z">
              <w:tcPr>
                <w:tcW w:w="529" w:type="pct"/>
                <w:gridSpan w:val="2"/>
                <w:vAlign w:val="center"/>
              </w:tcPr>
            </w:tcPrChange>
          </w:tcPr>
          <w:p w14:paraId="194BC040" w14:textId="77777777" w:rsidR="000D24D6" w:rsidRPr="00C91A19" w:rsidRDefault="000D24D6" w:rsidP="000D24D6">
            <w:pPr>
              <w:rPr>
                <w:ins w:id="16830" w:author="Mohammad Nayeem Hasan" w:date="2023-01-21T00:39:00Z"/>
                <w:rFonts w:ascii="Times New Roman" w:hAnsi="Times New Roman" w:cs="Times New Roman"/>
                <w:sz w:val="20"/>
                <w:szCs w:val="20"/>
                <w:rPrChange w:id="16831" w:author="Mohammad Nayeem Hasan" w:date="2023-01-21T03:28:00Z">
                  <w:rPr>
                    <w:ins w:id="16832" w:author="Mohammad Nayeem Hasan" w:date="2023-01-21T00:39:00Z"/>
                    <w:rFonts w:ascii="Times New Roman" w:hAnsi="Times New Roman" w:cs="Times New Roman"/>
                    <w:sz w:val="24"/>
                    <w:szCs w:val="24"/>
                  </w:rPr>
                </w:rPrChange>
              </w:rPr>
              <w:pPrChange w:id="16833" w:author="Mohammad Nayeem Hasan" w:date="2023-01-21T14:56:00Z">
                <w:pPr>
                  <w:jc w:val="both"/>
                </w:pPr>
              </w:pPrChange>
            </w:pPr>
            <w:ins w:id="16834" w:author="Mohammad Nayeem Hasan" w:date="2023-01-21T00:39:00Z">
              <w:r w:rsidRPr="00C91A19">
                <w:rPr>
                  <w:rFonts w:ascii="Times New Roman" w:hAnsi="Times New Roman" w:cs="Times New Roman"/>
                  <w:sz w:val="20"/>
                  <w:szCs w:val="20"/>
                  <w:rPrChange w:id="16835" w:author="Mohammad Nayeem Hasan" w:date="2023-01-21T03:28:00Z">
                    <w:rPr>
                      <w:rFonts w:ascii="Times New Roman" w:hAnsi="Times New Roman" w:cs="Times New Roman"/>
                      <w:sz w:val="24"/>
                      <w:szCs w:val="24"/>
                    </w:rPr>
                  </w:rPrChange>
                </w:rPr>
                <w:t>-</w:t>
              </w:r>
            </w:ins>
          </w:p>
        </w:tc>
        <w:tc>
          <w:tcPr>
            <w:tcW w:w="914" w:type="pct"/>
            <w:vAlign w:val="center"/>
            <w:tcPrChange w:id="16836" w:author="Mohammad Nayeem Hasan" w:date="2023-01-21T12:41:00Z">
              <w:tcPr>
                <w:tcW w:w="770" w:type="pct"/>
                <w:gridSpan w:val="2"/>
                <w:vAlign w:val="center"/>
              </w:tcPr>
            </w:tcPrChange>
          </w:tcPr>
          <w:p w14:paraId="0A1B1632" w14:textId="77777777" w:rsidR="000D24D6" w:rsidRPr="00C91A19" w:rsidRDefault="000D24D6" w:rsidP="000D24D6">
            <w:pPr>
              <w:rPr>
                <w:ins w:id="16837" w:author="Mohammad Nayeem Hasan" w:date="2023-01-21T00:39:00Z"/>
                <w:rFonts w:ascii="Times New Roman" w:hAnsi="Times New Roman" w:cs="Times New Roman"/>
                <w:sz w:val="20"/>
                <w:szCs w:val="20"/>
                <w:rPrChange w:id="16838" w:author="Mohammad Nayeem Hasan" w:date="2023-01-21T03:28:00Z">
                  <w:rPr>
                    <w:ins w:id="16839" w:author="Mohammad Nayeem Hasan" w:date="2023-01-21T00:39:00Z"/>
                    <w:rFonts w:ascii="Times New Roman" w:hAnsi="Times New Roman" w:cs="Times New Roman"/>
                    <w:sz w:val="24"/>
                    <w:szCs w:val="24"/>
                  </w:rPr>
                </w:rPrChange>
              </w:rPr>
              <w:pPrChange w:id="16840" w:author="Mohammad Nayeem Hasan" w:date="2023-01-21T14:56:00Z">
                <w:pPr>
                  <w:jc w:val="both"/>
                </w:pPr>
              </w:pPrChange>
            </w:pPr>
            <w:ins w:id="16841" w:author="Mohammad Nayeem Hasan" w:date="2023-01-21T00:39:00Z">
              <w:r w:rsidRPr="00C91A19">
                <w:rPr>
                  <w:rFonts w:ascii="Times New Roman" w:hAnsi="Times New Roman" w:cs="Times New Roman"/>
                  <w:sz w:val="20"/>
                  <w:szCs w:val="20"/>
                  <w:rPrChange w:id="16842" w:author="Mohammad Nayeem Hasan" w:date="2023-01-21T03:28:00Z">
                    <w:rPr>
                      <w:rFonts w:ascii="Times New Roman" w:hAnsi="Times New Roman" w:cs="Times New Roman"/>
                      <w:sz w:val="24"/>
                      <w:szCs w:val="24"/>
                    </w:rPr>
                  </w:rPrChange>
                </w:rPr>
                <w:t>-</w:t>
              </w:r>
            </w:ins>
          </w:p>
        </w:tc>
        <w:tc>
          <w:tcPr>
            <w:tcW w:w="481" w:type="pct"/>
            <w:vAlign w:val="center"/>
            <w:tcPrChange w:id="16843" w:author="Mohammad Nayeem Hasan" w:date="2023-01-21T12:41:00Z">
              <w:tcPr>
                <w:tcW w:w="481" w:type="pct"/>
                <w:gridSpan w:val="2"/>
                <w:vAlign w:val="center"/>
              </w:tcPr>
            </w:tcPrChange>
          </w:tcPr>
          <w:p w14:paraId="46D6942F" w14:textId="77777777" w:rsidR="000D24D6" w:rsidRPr="00C91A19" w:rsidRDefault="000D24D6" w:rsidP="000D24D6">
            <w:pPr>
              <w:rPr>
                <w:ins w:id="16844" w:author="Mohammad Nayeem Hasan" w:date="2023-01-21T00:39:00Z"/>
                <w:rFonts w:ascii="Times New Roman" w:hAnsi="Times New Roman" w:cs="Times New Roman"/>
                <w:sz w:val="20"/>
                <w:szCs w:val="20"/>
                <w:rPrChange w:id="16845" w:author="Mohammad Nayeem Hasan" w:date="2023-01-21T03:28:00Z">
                  <w:rPr>
                    <w:ins w:id="16846" w:author="Mohammad Nayeem Hasan" w:date="2023-01-21T00:39:00Z"/>
                    <w:rFonts w:ascii="Times New Roman" w:hAnsi="Times New Roman" w:cs="Times New Roman"/>
                    <w:sz w:val="24"/>
                    <w:szCs w:val="24"/>
                  </w:rPr>
                </w:rPrChange>
              </w:rPr>
              <w:pPrChange w:id="16847" w:author="Mohammad Nayeem Hasan" w:date="2023-01-21T14:56:00Z">
                <w:pPr>
                  <w:jc w:val="both"/>
                </w:pPr>
              </w:pPrChange>
            </w:pPr>
            <w:ins w:id="16848" w:author="Mohammad Nayeem Hasan" w:date="2023-01-21T00:39:00Z">
              <w:r w:rsidRPr="00C91A19">
                <w:rPr>
                  <w:rFonts w:ascii="Times New Roman" w:hAnsi="Times New Roman" w:cs="Times New Roman"/>
                  <w:sz w:val="20"/>
                  <w:szCs w:val="20"/>
                  <w:rPrChange w:id="16849" w:author="Mohammad Nayeem Hasan" w:date="2023-01-21T03:28:00Z">
                    <w:rPr>
                      <w:rFonts w:ascii="Times New Roman" w:hAnsi="Times New Roman" w:cs="Times New Roman"/>
                      <w:sz w:val="24"/>
                      <w:szCs w:val="24"/>
                    </w:rPr>
                  </w:rPrChange>
                </w:rPr>
                <w:t>-</w:t>
              </w:r>
            </w:ins>
          </w:p>
        </w:tc>
        <w:tc>
          <w:tcPr>
            <w:tcW w:w="963" w:type="pct"/>
            <w:vAlign w:val="center"/>
            <w:tcPrChange w:id="16850" w:author="Mohammad Nayeem Hasan" w:date="2023-01-21T12:41:00Z">
              <w:tcPr>
                <w:tcW w:w="1169" w:type="pct"/>
                <w:gridSpan w:val="3"/>
                <w:vAlign w:val="center"/>
              </w:tcPr>
            </w:tcPrChange>
          </w:tcPr>
          <w:p w14:paraId="30FFB042" w14:textId="77777777" w:rsidR="000D24D6" w:rsidRPr="00C91A19" w:rsidRDefault="000D24D6" w:rsidP="000D24D6">
            <w:pPr>
              <w:rPr>
                <w:ins w:id="16851" w:author="Mohammad Nayeem Hasan" w:date="2023-01-21T00:39:00Z"/>
                <w:rFonts w:ascii="Times New Roman" w:hAnsi="Times New Roman" w:cs="Times New Roman"/>
                <w:sz w:val="20"/>
                <w:szCs w:val="20"/>
                <w:rPrChange w:id="16852" w:author="Mohammad Nayeem Hasan" w:date="2023-01-21T03:28:00Z">
                  <w:rPr>
                    <w:ins w:id="16853" w:author="Mohammad Nayeem Hasan" w:date="2023-01-21T00:39:00Z"/>
                    <w:rFonts w:ascii="Times New Roman" w:hAnsi="Times New Roman" w:cs="Times New Roman"/>
                    <w:sz w:val="24"/>
                    <w:szCs w:val="24"/>
                  </w:rPr>
                </w:rPrChange>
              </w:rPr>
              <w:pPrChange w:id="16854" w:author="Mohammad Nayeem Hasan" w:date="2023-01-21T14:56:00Z">
                <w:pPr>
                  <w:jc w:val="both"/>
                </w:pPr>
              </w:pPrChange>
            </w:pPr>
            <w:ins w:id="16855" w:author="Mohammad Nayeem Hasan" w:date="2023-01-21T00:39:00Z">
              <w:r w:rsidRPr="00C91A19">
                <w:rPr>
                  <w:rFonts w:ascii="Times New Roman" w:hAnsi="Times New Roman" w:cs="Times New Roman"/>
                  <w:sz w:val="20"/>
                  <w:szCs w:val="20"/>
                  <w:rPrChange w:id="16856" w:author="Mohammad Nayeem Hasan" w:date="2023-01-21T03:28:00Z">
                    <w:rPr>
                      <w:rFonts w:ascii="Times New Roman" w:hAnsi="Times New Roman" w:cs="Times New Roman"/>
                      <w:sz w:val="24"/>
                      <w:szCs w:val="24"/>
                    </w:rPr>
                  </w:rPrChange>
                </w:rPr>
                <w:t>Ref.</w:t>
              </w:r>
            </w:ins>
          </w:p>
        </w:tc>
        <w:tc>
          <w:tcPr>
            <w:tcW w:w="478" w:type="pct"/>
            <w:vAlign w:val="center"/>
            <w:tcPrChange w:id="16857" w:author="Mohammad Nayeem Hasan" w:date="2023-01-21T12:41:00Z">
              <w:tcPr>
                <w:tcW w:w="417" w:type="pct"/>
                <w:vAlign w:val="center"/>
              </w:tcPr>
            </w:tcPrChange>
          </w:tcPr>
          <w:p w14:paraId="5DCF77E2" w14:textId="77777777" w:rsidR="000D24D6" w:rsidRPr="00C91A19" w:rsidRDefault="000D24D6" w:rsidP="000D24D6">
            <w:pPr>
              <w:rPr>
                <w:ins w:id="16858" w:author="Mohammad Nayeem Hasan" w:date="2023-01-21T00:39:00Z"/>
                <w:rFonts w:ascii="Times New Roman" w:hAnsi="Times New Roman" w:cs="Times New Roman"/>
                <w:sz w:val="20"/>
                <w:szCs w:val="20"/>
                <w:rPrChange w:id="16859" w:author="Mohammad Nayeem Hasan" w:date="2023-01-21T03:28:00Z">
                  <w:rPr>
                    <w:ins w:id="16860" w:author="Mohammad Nayeem Hasan" w:date="2023-01-21T00:39:00Z"/>
                    <w:rFonts w:ascii="Times New Roman" w:hAnsi="Times New Roman" w:cs="Times New Roman"/>
                    <w:sz w:val="24"/>
                    <w:szCs w:val="24"/>
                  </w:rPr>
                </w:rPrChange>
              </w:rPr>
              <w:pPrChange w:id="16861" w:author="Mohammad Nayeem Hasan" w:date="2023-01-21T14:56:00Z">
                <w:pPr>
                  <w:jc w:val="both"/>
                </w:pPr>
              </w:pPrChange>
            </w:pPr>
            <w:ins w:id="16862" w:author="Mohammad Nayeem Hasan" w:date="2023-01-21T00:39:00Z">
              <w:r w:rsidRPr="00C91A19">
                <w:rPr>
                  <w:rFonts w:ascii="Times New Roman" w:hAnsi="Times New Roman" w:cs="Times New Roman"/>
                  <w:sz w:val="20"/>
                  <w:szCs w:val="20"/>
                  <w:rPrChange w:id="16863" w:author="Mohammad Nayeem Hasan" w:date="2023-01-21T03:28:00Z">
                    <w:rPr>
                      <w:rFonts w:ascii="Times New Roman" w:hAnsi="Times New Roman" w:cs="Times New Roman"/>
                      <w:sz w:val="24"/>
                      <w:szCs w:val="24"/>
                    </w:rPr>
                  </w:rPrChange>
                </w:rPr>
                <w:t>-</w:t>
              </w:r>
            </w:ins>
          </w:p>
        </w:tc>
      </w:tr>
      <w:tr w:rsidR="000D24D6" w:rsidRPr="008E73D6" w14:paraId="4B84F0AE" w14:textId="52D138D3" w:rsidTr="00A67133">
        <w:trPr>
          <w:trHeight w:val="288"/>
          <w:jc w:val="center"/>
          <w:ins w:id="16864" w:author="Mohammad Nayeem Hasan" w:date="2023-01-21T00:39:00Z"/>
          <w:trPrChange w:id="16865" w:author="Mohammad Nayeem Hasan" w:date="2023-01-21T12:41:00Z">
            <w:trPr>
              <w:trHeight w:val="288"/>
              <w:jc w:val="center"/>
            </w:trPr>
          </w:trPrChange>
        </w:trPr>
        <w:tc>
          <w:tcPr>
            <w:tcW w:w="1635" w:type="pct"/>
            <w:gridSpan w:val="2"/>
            <w:vAlign w:val="center"/>
            <w:tcPrChange w:id="16866" w:author="Mohammad Nayeem Hasan" w:date="2023-01-21T12:41:00Z">
              <w:tcPr>
                <w:tcW w:w="1634" w:type="pct"/>
                <w:gridSpan w:val="2"/>
                <w:vAlign w:val="center"/>
              </w:tcPr>
            </w:tcPrChange>
          </w:tcPr>
          <w:p w14:paraId="3D4CEF4B" w14:textId="77777777" w:rsidR="000D24D6" w:rsidRPr="00C91A19" w:rsidRDefault="000D24D6" w:rsidP="000D24D6">
            <w:pPr>
              <w:rPr>
                <w:ins w:id="16867" w:author="Mohammad Nayeem Hasan" w:date="2023-01-21T00:39:00Z"/>
                <w:rFonts w:ascii="Times New Roman" w:hAnsi="Times New Roman" w:cs="Times New Roman"/>
                <w:sz w:val="20"/>
                <w:szCs w:val="20"/>
                <w:rPrChange w:id="16868" w:author="Mohammad Nayeem Hasan" w:date="2023-01-21T03:28:00Z">
                  <w:rPr>
                    <w:ins w:id="16869" w:author="Mohammad Nayeem Hasan" w:date="2023-01-21T00:39:00Z"/>
                    <w:rFonts w:ascii="Times New Roman" w:hAnsi="Times New Roman" w:cs="Times New Roman"/>
                    <w:sz w:val="24"/>
                    <w:szCs w:val="24"/>
                  </w:rPr>
                </w:rPrChange>
              </w:rPr>
              <w:pPrChange w:id="16870" w:author="Mohammad Nayeem Hasan" w:date="2023-01-21T14:56:00Z">
                <w:pPr>
                  <w:jc w:val="both"/>
                </w:pPr>
              </w:pPrChange>
            </w:pPr>
            <w:ins w:id="16871" w:author="Mohammad Nayeem Hasan" w:date="2023-01-21T00:39:00Z">
              <w:r w:rsidRPr="00C91A19">
                <w:rPr>
                  <w:rFonts w:ascii="Times New Roman" w:hAnsi="Times New Roman" w:cs="Times New Roman"/>
                  <w:sz w:val="20"/>
                  <w:szCs w:val="20"/>
                  <w:rPrChange w:id="16872" w:author="Mohammad Nayeem Hasan" w:date="2023-01-21T03:28:00Z">
                    <w:rPr>
                      <w:rFonts w:ascii="Times New Roman" w:hAnsi="Times New Roman" w:cs="Times New Roman"/>
                      <w:sz w:val="24"/>
                      <w:szCs w:val="24"/>
                    </w:rPr>
                  </w:rPrChange>
                </w:rPr>
                <w:t>Mass Media</w:t>
              </w:r>
            </w:ins>
          </w:p>
        </w:tc>
        <w:tc>
          <w:tcPr>
            <w:tcW w:w="1443" w:type="pct"/>
            <w:gridSpan w:val="2"/>
            <w:vAlign w:val="center"/>
            <w:tcPrChange w:id="16873" w:author="Mohammad Nayeem Hasan" w:date="2023-01-21T12:41:00Z">
              <w:tcPr>
                <w:tcW w:w="1299" w:type="pct"/>
                <w:gridSpan w:val="4"/>
                <w:vAlign w:val="center"/>
              </w:tcPr>
            </w:tcPrChange>
          </w:tcPr>
          <w:p w14:paraId="535A5169" w14:textId="77777777" w:rsidR="000D24D6" w:rsidRPr="008E73D6" w:rsidRDefault="000D24D6" w:rsidP="000D24D6">
            <w:pPr>
              <w:rPr>
                <w:ins w:id="16874" w:author="Mohammad Nayeem Hasan" w:date="2023-01-21T00:39:00Z"/>
                <w:rFonts w:ascii="Times New Roman" w:hAnsi="Times New Roman" w:cs="Times New Roman"/>
                <w:sz w:val="20"/>
                <w:szCs w:val="20"/>
              </w:rPr>
              <w:pPrChange w:id="16875" w:author="Mohammad Nayeem Hasan" w:date="2023-01-21T14:56:00Z">
                <w:pPr>
                  <w:jc w:val="both"/>
                </w:pPr>
              </w:pPrChange>
            </w:pPr>
          </w:p>
        </w:tc>
        <w:tc>
          <w:tcPr>
            <w:tcW w:w="1444" w:type="pct"/>
            <w:gridSpan w:val="2"/>
            <w:vAlign w:val="center"/>
            <w:tcPrChange w:id="16876" w:author="Mohammad Nayeem Hasan" w:date="2023-01-21T12:41:00Z">
              <w:tcPr>
                <w:tcW w:w="1650" w:type="pct"/>
                <w:gridSpan w:val="5"/>
                <w:vAlign w:val="center"/>
              </w:tcPr>
            </w:tcPrChange>
          </w:tcPr>
          <w:p w14:paraId="2C518E23" w14:textId="77777777" w:rsidR="000D24D6" w:rsidRPr="008E73D6" w:rsidRDefault="000D24D6" w:rsidP="000D24D6">
            <w:pPr>
              <w:rPr>
                <w:ins w:id="16877" w:author="Mohammad Nayeem Hasan" w:date="2023-01-21T00:39:00Z"/>
                <w:rFonts w:ascii="Times New Roman" w:hAnsi="Times New Roman" w:cs="Times New Roman"/>
                <w:sz w:val="20"/>
                <w:szCs w:val="20"/>
              </w:rPr>
              <w:pPrChange w:id="16878" w:author="Mohammad Nayeem Hasan" w:date="2023-01-21T14:56:00Z">
                <w:pPr>
                  <w:jc w:val="both"/>
                </w:pPr>
              </w:pPrChange>
            </w:pPr>
          </w:p>
        </w:tc>
        <w:tc>
          <w:tcPr>
            <w:tcW w:w="478" w:type="pct"/>
            <w:vAlign w:val="center"/>
            <w:tcPrChange w:id="16879" w:author="Mohammad Nayeem Hasan" w:date="2023-01-21T12:41:00Z">
              <w:tcPr>
                <w:tcW w:w="417" w:type="pct"/>
                <w:vAlign w:val="center"/>
              </w:tcPr>
            </w:tcPrChange>
          </w:tcPr>
          <w:p w14:paraId="3F7DCFD1" w14:textId="77777777" w:rsidR="000D24D6" w:rsidRPr="008E73D6" w:rsidRDefault="000D24D6" w:rsidP="000D24D6">
            <w:pPr>
              <w:rPr>
                <w:ins w:id="16880" w:author="Mohammad Nayeem Hasan" w:date="2023-01-21T00:39:00Z"/>
                <w:rFonts w:ascii="Times New Roman" w:hAnsi="Times New Roman" w:cs="Times New Roman"/>
                <w:sz w:val="20"/>
                <w:szCs w:val="20"/>
              </w:rPr>
              <w:pPrChange w:id="16881" w:author="Mohammad Nayeem Hasan" w:date="2023-01-21T14:56:00Z">
                <w:pPr>
                  <w:jc w:val="both"/>
                </w:pPr>
              </w:pPrChange>
            </w:pPr>
          </w:p>
        </w:tc>
      </w:tr>
      <w:tr w:rsidR="0012567D" w:rsidRPr="008E73D6" w14:paraId="7E58E001" w14:textId="77777777" w:rsidTr="00A67133">
        <w:trPr>
          <w:trHeight w:val="288"/>
          <w:jc w:val="center"/>
          <w:ins w:id="16882" w:author="Mohammad Nayeem Hasan" w:date="2023-01-27T22:42:00Z"/>
        </w:trPr>
        <w:tc>
          <w:tcPr>
            <w:tcW w:w="751" w:type="pct"/>
            <w:vAlign w:val="center"/>
          </w:tcPr>
          <w:p w14:paraId="4709FB97" w14:textId="4CFBA47C" w:rsidR="0012567D" w:rsidRPr="0012567D" w:rsidRDefault="0012567D" w:rsidP="0012567D">
            <w:pPr>
              <w:rPr>
                <w:ins w:id="16883" w:author="Mohammad Nayeem Hasan" w:date="2023-01-27T22:42:00Z"/>
                <w:rFonts w:ascii="Times New Roman" w:hAnsi="Times New Roman" w:cs="Times New Roman"/>
                <w:sz w:val="20"/>
                <w:szCs w:val="20"/>
              </w:rPr>
            </w:pPr>
            <w:ins w:id="16884" w:author="Mohammad Nayeem Hasan" w:date="2023-01-27T22:42:00Z">
              <w:r w:rsidRPr="007866B0">
                <w:rPr>
                  <w:rFonts w:ascii="Times New Roman" w:hAnsi="Times New Roman" w:cs="Times New Roman"/>
                  <w:sz w:val="20"/>
                  <w:szCs w:val="20"/>
                </w:rPr>
                <w:t>No</w:t>
              </w:r>
            </w:ins>
          </w:p>
        </w:tc>
        <w:tc>
          <w:tcPr>
            <w:tcW w:w="884" w:type="pct"/>
            <w:vAlign w:val="center"/>
          </w:tcPr>
          <w:p w14:paraId="6505BBD3" w14:textId="6CE20641" w:rsidR="0012567D" w:rsidRPr="0012567D" w:rsidRDefault="0012567D" w:rsidP="0012567D">
            <w:pPr>
              <w:rPr>
                <w:ins w:id="16885" w:author="Mohammad Nayeem Hasan" w:date="2023-01-27T22:42:00Z"/>
                <w:rFonts w:ascii="Times New Roman" w:hAnsi="Times New Roman" w:cs="Times New Roman"/>
                <w:sz w:val="20"/>
                <w:szCs w:val="20"/>
              </w:rPr>
            </w:pPr>
            <w:ins w:id="16886" w:author="Mohammad Nayeem Hasan" w:date="2023-01-27T22:42:00Z">
              <w:r w:rsidRPr="007866B0">
                <w:rPr>
                  <w:rFonts w:ascii="Times New Roman" w:hAnsi="Times New Roman" w:cs="Times New Roman"/>
                  <w:sz w:val="20"/>
                  <w:szCs w:val="20"/>
                </w:rPr>
                <w:t>-</w:t>
              </w:r>
            </w:ins>
          </w:p>
        </w:tc>
        <w:tc>
          <w:tcPr>
            <w:tcW w:w="529" w:type="pct"/>
            <w:vAlign w:val="center"/>
          </w:tcPr>
          <w:p w14:paraId="2803840A" w14:textId="3616EA51" w:rsidR="0012567D" w:rsidRPr="0012567D" w:rsidRDefault="0012567D" w:rsidP="0012567D">
            <w:pPr>
              <w:rPr>
                <w:ins w:id="16887" w:author="Mohammad Nayeem Hasan" w:date="2023-01-27T22:42:00Z"/>
                <w:rFonts w:ascii="Times New Roman" w:hAnsi="Times New Roman" w:cs="Times New Roman"/>
                <w:sz w:val="20"/>
                <w:szCs w:val="20"/>
              </w:rPr>
            </w:pPr>
            <w:ins w:id="16888" w:author="Mohammad Nayeem Hasan" w:date="2023-01-27T22:42:00Z">
              <w:r w:rsidRPr="007866B0">
                <w:rPr>
                  <w:rFonts w:ascii="Times New Roman" w:hAnsi="Times New Roman" w:cs="Times New Roman"/>
                  <w:sz w:val="20"/>
                  <w:szCs w:val="20"/>
                </w:rPr>
                <w:t>-</w:t>
              </w:r>
            </w:ins>
          </w:p>
        </w:tc>
        <w:tc>
          <w:tcPr>
            <w:tcW w:w="914" w:type="pct"/>
            <w:vAlign w:val="center"/>
          </w:tcPr>
          <w:p w14:paraId="29ED4D2C" w14:textId="28280543" w:rsidR="0012567D" w:rsidRPr="0012567D" w:rsidRDefault="0012567D" w:rsidP="0012567D">
            <w:pPr>
              <w:rPr>
                <w:ins w:id="16889" w:author="Mohammad Nayeem Hasan" w:date="2023-01-27T22:42:00Z"/>
                <w:rFonts w:ascii="Times New Roman" w:hAnsi="Times New Roman" w:cs="Times New Roman"/>
                <w:sz w:val="20"/>
                <w:szCs w:val="20"/>
              </w:rPr>
            </w:pPr>
            <w:ins w:id="16890" w:author="Mohammad Nayeem Hasan" w:date="2023-01-27T22:42:00Z">
              <w:r w:rsidRPr="007866B0">
                <w:rPr>
                  <w:rFonts w:ascii="Times New Roman" w:hAnsi="Times New Roman" w:cs="Times New Roman"/>
                  <w:sz w:val="20"/>
                  <w:szCs w:val="20"/>
                </w:rPr>
                <w:t>-</w:t>
              </w:r>
            </w:ins>
          </w:p>
        </w:tc>
        <w:tc>
          <w:tcPr>
            <w:tcW w:w="481" w:type="pct"/>
            <w:vAlign w:val="center"/>
          </w:tcPr>
          <w:p w14:paraId="0FB66D26" w14:textId="225E9B08" w:rsidR="0012567D" w:rsidRPr="0012567D" w:rsidRDefault="0012567D" w:rsidP="0012567D">
            <w:pPr>
              <w:rPr>
                <w:ins w:id="16891" w:author="Mohammad Nayeem Hasan" w:date="2023-01-27T22:42:00Z"/>
                <w:rFonts w:ascii="Times New Roman" w:hAnsi="Times New Roman" w:cs="Times New Roman"/>
                <w:sz w:val="20"/>
                <w:szCs w:val="20"/>
              </w:rPr>
            </w:pPr>
            <w:ins w:id="16892" w:author="Mohammad Nayeem Hasan" w:date="2023-01-27T22:42:00Z">
              <w:r w:rsidRPr="007866B0">
                <w:rPr>
                  <w:rFonts w:ascii="Times New Roman" w:hAnsi="Times New Roman" w:cs="Times New Roman"/>
                  <w:sz w:val="20"/>
                  <w:szCs w:val="20"/>
                </w:rPr>
                <w:t>-</w:t>
              </w:r>
            </w:ins>
          </w:p>
        </w:tc>
        <w:tc>
          <w:tcPr>
            <w:tcW w:w="963" w:type="pct"/>
            <w:vAlign w:val="center"/>
          </w:tcPr>
          <w:p w14:paraId="64860E50" w14:textId="226E4485" w:rsidR="0012567D" w:rsidRPr="0012567D" w:rsidRDefault="0012567D" w:rsidP="0012567D">
            <w:pPr>
              <w:rPr>
                <w:ins w:id="16893" w:author="Mohammad Nayeem Hasan" w:date="2023-01-27T22:42:00Z"/>
                <w:rFonts w:ascii="Times New Roman" w:hAnsi="Times New Roman" w:cs="Times New Roman"/>
                <w:sz w:val="20"/>
                <w:szCs w:val="20"/>
              </w:rPr>
            </w:pPr>
            <w:ins w:id="16894" w:author="Mohammad Nayeem Hasan" w:date="2023-01-27T22:42:00Z">
              <w:r w:rsidRPr="007866B0">
                <w:rPr>
                  <w:rFonts w:ascii="Times New Roman" w:hAnsi="Times New Roman" w:cs="Times New Roman"/>
                  <w:sz w:val="20"/>
                  <w:szCs w:val="20"/>
                </w:rPr>
                <w:t>0.99</w:t>
              </w:r>
              <w:r>
                <w:rPr>
                  <w:rFonts w:ascii="Times New Roman" w:hAnsi="Times New Roman" w:cs="Times New Roman"/>
                  <w:sz w:val="20"/>
                  <w:szCs w:val="20"/>
                </w:rPr>
                <w:t xml:space="preserve"> (</w:t>
              </w:r>
              <w:r w:rsidRPr="00F13B5B">
                <w:rPr>
                  <w:rFonts w:ascii="Times New Roman" w:hAnsi="Times New Roman" w:cs="Times New Roman"/>
                  <w:sz w:val="20"/>
                  <w:szCs w:val="20"/>
                </w:rPr>
                <w:t>0.87, 1.14</w:t>
              </w:r>
              <w:r>
                <w:rPr>
                  <w:rFonts w:ascii="Times New Roman" w:hAnsi="Times New Roman" w:cs="Times New Roman"/>
                  <w:sz w:val="20"/>
                  <w:szCs w:val="20"/>
                </w:rPr>
                <w:t>)</w:t>
              </w:r>
            </w:ins>
          </w:p>
        </w:tc>
        <w:tc>
          <w:tcPr>
            <w:tcW w:w="478" w:type="pct"/>
            <w:vAlign w:val="center"/>
          </w:tcPr>
          <w:p w14:paraId="05E00628" w14:textId="7B476825" w:rsidR="0012567D" w:rsidRPr="0012567D" w:rsidRDefault="0012567D" w:rsidP="0012567D">
            <w:pPr>
              <w:rPr>
                <w:ins w:id="16895" w:author="Mohammad Nayeem Hasan" w:date="2023-01-27T22:42:00Z"/>
                <w:rFonts w:ascii="Times New Roman" w:hAnsi="Times New Roman" w:cs="Times New Roman"/>
                <w:sz w:val="20"/>
                <w:szCs w:val="20"/>
              </w:rPr>
            </w:pPr>
            <w:ins w:id="16896" w:author="Mohammad Nayeem Hasan" w:date="2023-01-27T22:42:00Z">
              <w:r w:rsidRPr="007866B0">
                <w:rPr>
                  <w:rFonts w:ascii="Times New Roman" w:hAnsi="Times New Roman" w:cs="Times New Roman"/>
                  <w:sz w:val="20"/>
                  <w:szCs w:val="20"/>
                </w:rPr>
                <w:t>0.920</w:t>
              </w:r>
            </w:ins>
          </w:p>
        </w:tc>
      </w:tr>
      <w:tr w:rsidR="0012567D" w:rsidRPr="008E73D6" w14:paraId="641B4FC8" w14:textId="77777777" w:rsidTr="00A67133">
        <w:trPr>
          <w:trHeight w:val="288"/>
          <w:jc w:val="center"/>
          <w:ins w:id="16897" w:author="Mohammad Nayeem Hasan" w:date="2023-01-21T00:39:00Z"/>
          <w:trPrChange w:id="16898" w:author="Mohammad Nayeem Hasan" w:date="2023-01-21T12:41:00Z">
            <w:trPr>
              <w:trHeight w:val="288"/>
              <w:jc w:val="center"/>
            </w:trPr>
          </w:trPrChange>
        </w:trPr>
        <w:tc>
          <w:tcPr>
            <w:tcW w:w="751" w:type="pct"/>
            <w:vAlign w:val="center"/>
            <w:tcPrChange w:id="16899" w:author="Mohammad Nayeem Hasan" w:date="2023-01-21T12:41:00Z">
              <w:tcPr>
                <w:tcW w:w="751" w:type="pct"/>
                <w:vAlign w:val="center"/>
              </w:tcPr>
            </w:tcPrChange>
          </w:tcPr>
          <w:p w14:paraId="46121449" w14:textId="77777777" w:rsidR="0012567D" w:rsidRPr="00C91A19" w:rsidRDefault="0012567D" w:rsidP="0012567D">
            <w:pPr>
              <w:rPr>
                <w:ins w:id="16900" w:author="Mohammad Nayeem Hasan" w:date="2023-01-21T00:39:00Z"/>
                <w:rFonts w:ascii="Times New Roman" w:hAnsi="Times New Roman" w:cs="Times New Roman"/>
                <w:sz w:val="20"/>
                <w:szCs w:val="20"/>
                <w:rPrChange w:id="16901" w:author="Mohammad Nayeem Hasan" w:date="2023-01-21T03:28:00Z">
                  <w:rPr>
                    <w:ins w:id="16902" w:author="Mohammad Nayeem Hasan" w:date="2023-01-21T00:39:00Z"/>
                    <w:rFonts w:ascii="Times New Roman" w:hAnsi="Times New Roman" w:cs="Times New Roman"/>
                    <w:sz w:val="24"/>
                    <w:szCs w:val="24"/>
                  </w:rPr>
                </w:rPrChange>
              </w:rPr>
              <w:pPrChange w:id="16903" w:author="Mohammad Nayeem Hasan" w:date="2023-01-21T14:56:00Z">
                <w:pPr>
                  <w:jc w:val="both"/>
                </w:pPr>
              </w:pPrChange>
            </w:pPr>
            <w:ins w:id="16904" w:author="Mohammad Nayeem Hasan" w:date="2023-01-21T00:39:00Z">
              <w:r w:rsidRPr="00C91A19">
                <w:rPr>
                  <w:rFonts w:ascii="Times New Roman" w:hAnsi="Times New Roman" w:cs="Times New Roman"/>
                  <w:sz w:val="20"/>
                  <w:szCs w:val="20"/>
                  <w:rPrChange w:id="16905" w:author="Mohammad Nayeem Hasan" w:date="2023-01-21T03:28:00Z">
                    <w:rPr>
                      <w:rFonts w:ascii="Times New Roman" w:hAnsi="Times New Roman" w:cs="Times New Roman"/>
                      <w:sz w:val="24"/>
                      <w:szCs w:val="24"/>
                    </w:rPr>
                  </w:rPrChange>
                </w:rPr>
                <w:t>Yes</w:t>
              </w:r>
            </w:ins>
          </w:p>
        </w:tc>
        <w:tc>
          <w:tcPr>
            <w:tcW w:w="884" w:type="pct"/>
            <w:vAlign w:val="center"/>
            <w:tcPrChange w:id="16906" w:author="Mohammad Nayeem Hasan" w:date="2023-01-21T12:41:00Z">
              <w:tcPr>
                <w:tcW w:w="883" w:type="pct"/>
                <w:vAlign w:val="center"/>
              </w:tcPr>
            </w:tcPrChange>
          </w:tcPr>
          <w:p w14:paraId="3EA0FC87" w14:textId="77777777" w:rsidR="0012567D" w:rsidRPr="00C91A19" w:rsidRDefault="0012567D" w:rsidP="0012567D">
            <w:pPr>
              <w:rPr>
                <w:ins w:id="16907" w:author="Mohammad Nayeem Hasan" w:date="2023-01-21T00:39:00Z"/>
                <w:rFonts w:ascii="Times New Roman" w:hAnsi="Times New Roman" w:cs="Times New Roman"/>
                <w:sz w:val="20"/>
                <w:szCs w:val="20"/>
                <w:rPrChange w:id="16908" w:author="Mohammad Nayeem Hasan" w:date="2023-01-21T03:28:00Z">
                  <w:rPr>
                    <w:ins w:id="16909" w:author="Mohammad Nayeem Hasan" w:date="2023-01-21T00:39:00Z"/>
                    <w:rFonts w:ascii="Times New Roman" w:hAnsi="Times New Roman" w:cs="Times New Roman"/>
                    <w:sz w:val="24"/>
                    <w:szCs w:val="24"/>
                  </w:rPr>
                </w:rPrChange>
              </w:rPr>
              <w:pPrChange w:id="16910" w:author="Mohammad Nayeem Hasan" w:date="2023-01-21T14:56:00Z">
                <w:pPr>
                  <w:jc w:val="both"/>
                </w:pPr>
              </w:pPrChange>
            </w:pPr>
            <w:ins w:id="16911" w:author="Mohammad Nayeem Hasan" w:date="2023-01-21T00:39:00Z">
              <w:r w:rsidRPr="00C91A19">
                <w:rPr>
                  <w:rFonts w:ascii="Times New Roman" w:hAnsi="Times New Roman" w:cs="Times New Roman"/>
                  <w:sz w:val="20"/>
                  <w:szCs w:val="20"/>
                  <w:rPrChange w:id="16912" w:author="Mohammad Nayeem Hasan" w:date="2023-01-21T03:28:00Z">
                    <w:rPr>
                      <w:rFonts w:ascii="Times New Roman" w:hAnsi="Times New Roman" w:cs="Times New Roman"/>
                      <w:sz w:val="24"/>
                      <w:szCs w:val="24"/>
                    </w:rPr>
                  </w:rPrChange>
                </w:rPr>
                <w:t>-</w:t>
              </w:r>
            </w:ins>
          </w:p>
        </w:tc>
        <w:tc>
          <w:tcPr>
            <w:tcW w:w="529" w:type="pct"/>
            <w:vAlign w:val="center"/>
            <w:tcPrChange w:id="16913" w:author="Mohammad Nayeem Hasan" w:date="2023-01-21T12:41:00Z">
              <w:tcPr>
                <w:tcW w:w="529" w:type="pct"/>
                <w:gridSpan w:val="2"/>
                <w:vAlign w:val="center"/>
              </w:tcPr>
            </w:tcPrChange>
          </w:tcPr>
          <w:p w14:paraId="67104D21" w14:textId="77777777" w:rsidR="0012567D" w:rsidRPr="00C91A19" w:rsidRDefault="0012567D" w:rsidP="0012567D">
            <w:pPr>
              <w:rPr>
                <w:ins w:id="16914" w:author="Mohammad Nayeem Hasan" w:date="2023-01-21T00:39:00Z"/>
                <w:rFonts w:ascii="Times New Roman" w:hAnsi="Times New Roman" w:cs="Times New Roman"/>
                <w:sz w:val="20"/>
                <w:szCs w:val="20"/>
                <w:rPrChange w:id="16915" w:author="Mohammad Nayeem Hasan" w:date="2023-01-21T03:28:00Z">
                  <w:rPr>
                    <w:ins w:id="16916" w:author="Mohammad Nayeem Hasan" w:date="2023-01-21T00:39:00Z"/>
                    <w:rFonts w:ascii="Times New Roman" w:hAnsi="Times New Roman" w:cs="Times New Roman"/>
                    <w:sz w:val="24"/>
                    <w:szCs w:val="24"/>
                  </w:rPr>
                </w:rPrChange>
              </w:rPr>
              <w:pPrChange w:id="16917" w:author="Mohammad Nayeem Hasan" w:date="2023-01-21T14:56:00Z">
                <w:pPr>
                  <w:jc w:val="both"/>
                </w:pPr>
              </w:pPrChange>
            </w:pPr>
            <w:ins w:id="16918" w:author="Mohammad Nayeem Hasan" w:date="2023-01-21T00:39:00Z">
              <w:r w:rsidRPr="00C91A19">
                <w:rPr>
                  <w:rFonts w:ascii="Times New Roman" w:hAnsi="Times New Roman" w:cs="Times New Roman"/>
                  <w:sz w:val="20"/>
                  <w:szCs w:val="20"/>
                  <w:rPrChange w:id="16919" w:author="Mohammad Nayeem Hasan" w:date="2023-01-21T03:28:00Z">
                    <w:rPr>
                      <w:rFonts w:ascii="Times New Roman" w:hAnsi="Times New Roman" w:cs="Times New Roman"/>
                      <w:sz w:val="24"/>
                      <w:szCs w:val="24"/>
                    </w:rPr>
                  </w:rPrChange>
                </w:rPr>
                <w:t>-</w:t>
              </w:r>
            </w:ins>
          </w:p>
        </w:tc>
        <w:tc>
          <w:tcPr>
            <w:tcW w:w="914" w:type="pct"/>
            <w:vAlign w:val="center"/>
            <w:tcPrChange w:id="16920" w:author="Mohammad Nayeem Hasan" w:date="2023-01-21T12:41:00Z">
              <w:tcPr>
                <w:tcW w:w="770" w:type="pct"/>
                <w:gridSpan w:val="2"/>
                <w:vAlign w:val="center"/>
              </w:tcPr>
            </w:tcPrChange>
          </w:tcPr>
          <w:p w14:paraId="776BD323" w14:textId="77777777" w:rsidR="0012567D" w:rsidRPr="00C91A19" w:rsidRDefault="0012567D" w:rsidP="0012567D">
            <w:pPr>
              <w:rPr>
                <w:ins w:id="16921" w:author="Mohammad Nayeem Hasan" w:date="2023-01-21T00:39:00Z"/>
                <w:rFonts w:ascii="Times New Roman" w:hAnsi="Times New Roman" w:cs="Times New Roman"/>
                <w:sz w:val="20"/>
                <w:szCs w:val="20"/>
                <w:rPrChange w:id="16922" w:author="Mohammad Nayeem Hasan" w:date="2023-01-21T03:28:00Z">
                  <w:rPr>
                    <w:ins w:id="16923" w:author="Mohammad Nayeem Hasan" w:date="2023-01-21T00:39:00Z"/>
                    <w:rFonts w:ascii="Times New Roman" w:hAnsi="Times New Roman" w:cs="Times New Roman"/>
                    <w:sz w:val="24"/>
                    <w:szCs w:val="24"/>
                  </w:rPr>
                </w:rPrChange>
              </w:rPr>
              <w:pPrChange w:id="16924" w:author="Mohammad Nayeem Hasan" w:date="2023-01-21T14:56:00Z">
                <w:pPr>
                  <w:jc w:val="both"/>
                </w:pPr>
              </w:pPrChange>
            </w:pPr>
            <w:ins w:id="16925" w:author="Mohammad Nayeem Hasan" w:date="2023-01-21T00:39:00Z">
              <w:r w:rsidRPr="00C91A19">
                <w:rPr>
                  <w:rFonts w:ascii="Times New Roman" w:hAnsi="Times New Roman" w:cs="Times New Roman"/>
                  <w:sz w:val="20"/>
                  <w:szCs w:val="20"/>
                  <w:rPrChange w:id="16926" w:author="Mohammad Nayeem Hasan" w:date="2023-01-21T03:28:00Z">
                    <w:rPr>
                      <w:rFonts w:ascii="Times New Roman" w:hAnsi="Times New Roman" w:cs="Times New Roman"/>
                      <w:sz w:val="24"/>
                      <w:szCs w:val="24"/>
                    </w:rPr>
                  </w:rPrChange>
                </w:rPr>
                <w:t>-</w:t>
              </w:r>
            </w:ins>
          </w:p>
        </w:tc>
        <w:tc>
          <w:tcPr>
            <w:tcW w:w="481" w:type="pct"/>
            <w:vAlign w:val="center"/>
            <w:tcPrChange w:id="16927" w:author="Mohammad Nayeem Hasan" w:date="2023-01-21T12:41:00Z">
              <w:tcPr>
                <w:tcW w:w="481" w:type="pct"/>
                <w:gridSpan w:val="2"/>
                <w:vAlign w:val="center"/>
              </w:tcPr>
            </w:tcPrChange>
          </w:tcPr>
          <w:p w14:paraId="6E779C84" w14:textId="77777777" w:rsidR="0012567D" w:rsidRPr="00C91A19" w:rsidRDefault="0012567D" w:rsidP="0012567D">
            <w:pPr>
              <w:rPr>
                <w:ins w:id="16928" w:author="Mohammad Nayeem Hasan" w:date="2023-01-21T00:39:00Z"/>
                <w:rFonts w:ascii="Times New Roman" w:hAnsi="Times New Roman" w:cs="Times New Roman"/>
                <w:sz w:val="20"/>
                <w:szCs w:val="20"/>
                <w:rPrChange w:id="16929" w:author="Mohammad Nayeem Hasan" w:date="2023-01-21T03:28:00Z">
                  <w:rPr>
                    <w:ins w:id="16930" w:author="Mohammad Nayeem Hasan" w:date="2023-01-21T00:39:00Z"/>
                    <w:rFonts w:ascii="Times New Roman" w:hAnsi="Times New Roman" w:cs="Times New Roman"/>
                    <w:sz w:val="24"/>
                    <w:szCs w:val="24"/>
                  </w:rPr>
                </w:rPrChange>
              </w:rPr>
              <w:pPrChange w:id="16931" w:author="Mohammad Nayeem Hasan" w:date="2023-01-21T14:56:00Z">
                <w:pPr>
                  <w:jc w:val="both"/>
                </w:pPr>
              </w:pPrChange>
            </w:pPr>
            <w:ins w:id="16932" w:author="Mohammad Nayeem Hasan" w:date="2023-01-21T00:39:00Z">
              <w:r w:rsidRPr="00C91A19">
                <w:rPr>
                  <w:rFonts w:ascii="Times New Roman" w:hAnsi="Times New Roman" w:cs="Times New Roman"/>
                  <w:sz w:val="20"/>
                  <w:szCs w:val="20"/>
                  <w:rPrChange w:id="16933" w:author="Mohammad Nayeem Hasan" w:date="2023-01-21T03:28:00Z">
                    <w:rPr>
                      <w:rFonts w:ascii="Times New Roman" w:hAnsi="Times New Roman" w:cs="Times New Roman"/>
                      <w:sz w:val="24"/>
                      <w:szCs w:val="24"/>
                    </w:rPr>
                  </w:rPrChange>
                </w:rPr>
                <w:t>-</w:t>
              </w:r>
            </w:ins>
          </w:p>
        </w:tc>
        <w:tc>
          <w:tcPr>
            <w:tcW w:w="963" w:type="pct"/>
            <w:vAlign w:val="center"/>
            <w:tcPrChange w:id="16934" w:author="Mohammad Nayeem Hasan" w:date="2023-01-21T12:41:00Z">
              <w:tcPr>
                <w:tcW w:w="1169" w:type="pct"/>
                <w:gridSpan w:val="3"/>
                <w:vAlign w:val="center"/>
              </w:tcPr>
            </w:tcPrChange>
          </w:tcPr>
          <w:p w14:paraId="7DBC6A69" w14:textId="77777777" w:rsidR="0012567D" w:rsidRPr="00C91A19" w:rsidRDefault="0012567D" w:rsidP="0012567D">
            <w:pPr>
              <w:rPr>
                <w:ins w:id="16935" w:author="Mohammad Nayeem Hasan" w:date="2023-01-21T00:39:00Z"/>
                <w:rFonts w:ascii="Times New Roman" w:hAnsi="Times New Roman" w:cs="Times New Roman"/>
                <w:sz w:val="20"/>
                <w:szCs w:val="20"/>
                <w:rPrChange w:id="16936" w:author="Mohammad Nayeem Hasan" w:date="2023-01-21T03:28:00Z">
                  <w:rPr>
                    <w:ins w:id="16937" w:author="Mohammad Nayeem Hasan" w:date="2023-01-21T00:39:00Z"/>
                    <w:rFonts w:ascii="Times New Roman" w:hAnsi="Times New Roman" w:cs="Times New Roman"/>
                    <w:sz w:val="24"/>
                    <w:szCs w:val="24"/>
                  </w:rPr>
                </w:rPrChange>
              </w:rPr>
              <w:pPrChange w:id="16938" w:author="Mohammad Nayeem Hasan" w:date="2023-01-21T14:56:00Z">
                <w:pPr>
                  <w:jc w:val="both"/>
                </w:pPr>
              </w:pPrChange>
            </w:pPr>
            <w:ins w:id="16939" w:author="Mohammad Nayeem Hasan" w:date="2023-01-21T00:39:00Z">
              <w:r w:rsidRPr="00C91A19">
                <w:rPr>
                  <w:rFonts w:ascii="Times New Roman" w:hAnsi="Times New Roman" w:cs="Times New Roman"/>
                  <w:sz w:val="20"/>
                  <w:szCs w:val="20"/>
                  <w:rPrChange w:id="16940" w:author="Mohammad Nayeem Hasan" w:date="2023-01-21T03:28:00Z">
                    <w:rPr>
                      <w:rFonts w:ascii="Times New Roman" w:hAnsi="Times New Roman" w:cs="Times New Roman"/>
                      <w:sz w:val="24"/>
                      <w:szCs w:val="24"/>
                    </w:rPr>
                  </w:rPrChange>
                </w:rPr>
                <w:t>Ref.</w:t>
              </w:r>
            </w:ins>
          </w:p>
        </w:tc>
        <w:tc>
          <w:tcPr>
            <w:tcW w:w="478" w:type="pct"/>
            <w:vAlign w:val="center"/>
            <w:tcPrChange w:id="16941" w:author="Mohammad Nayeem Hasan" w:date="2023-01-21T12:41:00Z">
              <w:tcPr>
                <w:tcW w:w="417" w:type="pct"/>
                <w:vAlign w:val="center"/>
              </w:tcPr>
            </w:tcPrChange>
          </w:tcPr>
          <w:p w14:paraId="22A66271" w14:textId="77777777" w:rsidR="0012567D" w:rsidRPr="00C91A19" w:rsidRDefault="0012567D" w:rsidP="0012567D">
            <w:pPr>
              <w:rPr>
                <w:ins w:id="16942" w:author="Mohammad Nayeem Hasan" w:date="2023-01-21T00:39:00Z"/>
                <w:rFonts w:ascii="Times New Roman" w:hAnsi="Times New Roman" w:cs="Times New Roman"/>
                <w:sz w:val="20"/>
                <w:szCs w:val="20"/>
                <w:rPrChange w:id="16943" w:author="Mohammad Nayeem Hasan" w:date="2023-01-21T03:28:00Z">
                  <w:rPr>
                    <w:ins w:id="16944" w:author="Mohammad Nayeem Hasan" w:date="2023-01-21T00:39:00Z"/>
                    <w:rFonts w:ascii="Times New Roman" w:hAnsi="Times New Roman" w:cs="Times New Roman"/>
                    <w:sz w:val="24"/>
                    <w:szCs w:val="24"/>
                  </w:rPr>
                </w:rPrChange>
              </w:rPr>
              <w:pPrChange w:id="16945" w:author="Mohammad Nayeem Hasan" w:date="2023-01-21T14:56:00Z">
                <w:pPr>
                  <w:jc w:val="both"/>
                </w:pPr>
              </w:pPrChange>
            </w:pPr>
            <w:ins w:id="16946" w:author="Mohammad Nayeem Hasan" w:date="2023-01-21T00:39:00Z">
              <w:r w:rsidRPr="00C91A19">
                <w:rPr>
                  <w:rFonts w:ascii="Times New Roman" w:hAnsi="Times New Roman" w:cs="Times New Roman"/>
                  <w:sz w:val="20"/>
                  <w:szCs w:val="20"/>
                  <w:rPrChange w:id="16947" w:author="Mohammad Nayeem Hasan" w:date="2023-01-21T03:28:00Z">
                    <w:rPr>
                      <w:rFonts w:ascii="Times New Roman" w:hAnsi="Times New Roman" w:cs="Times New Roman"/>
                      <w:sz w:val="24"/>
                      <w:szCs w:val="24"/>
                    </w:rPr>
                  </w:rPrChange>
                </w:rPr>
                <w:t>-</w:t>
              </w:r>
            </w:ins>
          </w:p>
        </w:tc>
      </w:tr>
      <w:tr w:rsidR="0012567D" w:rsidRPr="008E73D6" w14:paraId="76594310" w14:textId="31FE277F" w:rsidTr="00A67133">
        <w:trPr>
          <w:trHeight w:val="257"/>
          <w:jc w:val="center"/>
          <w:ins w:id="16948" w:author="Mohammad Nayeem Hasan" w:date="2023-01-21T00:39:00Z"/>
          <w:trPrChange w:id="16949" w:author="Mohammad Nayeem Hasan" w:date="2023-01-21T12:41:00Z">
            <w:trPr>
              <w:trHeight w:val="257"/>
              <w:jc w:val="center"/>
            </w:trPr>
          </w:trPrChange>
        </w:trPr>
        <w:tc>
          <w:tcPr>
            <w:tcW w:w="1635" w:type="pct"/>
            <w:gridSpan w:val="2"/>
            <w:vAlign w:val="center"/>
            <w:tcPrChange w:id="16950" w:author="Mohammad Nayeem Hasan" w:date="2023-01-21T12:41:00Z">
              <w:tcPr>
                <w:tcW w:w="1634" w:type="pct"/>
                <w:gridSpan w:val="2"/>
                <w:vAlign w:val="center"/>
              </w:tcPr>
            </w:tcPrChange>
          </w:tcPr>
          <w:p w14:paraId="64499801" w14:textId="77777777" w:rsidR="0012567D" w:rsidRPr="00C91A19" w:rsidRDefault="0012567D" w:rsidP="0012567D">
            <w:pPr>
              <w:rPr>
                <w:ins w:id="16951" w:author="Mohammad Nayeem Hasan" w:date="2023-01-21T00:39:00Z"/>
                <w:rFonts w:ascii="Times New Roman" w:hAnsi="Times New Roman" w:cs="Times New Roman"/>
                <w:sz w:val="20"/>
                <w:szCs w:val="20"/>
                <w:rPrChange w:id="16952" w:author="Mohammad Nayeem Hasan" w:date="2023-01-21T03:28:00Z">
                  <w:rPr>
                    <w:ins w:id="16953" w:author="Mohammad Nayeem Hasan" w:date="2023-01-21T00:39:00Z"/>
                    <w:rFonts w:ascii="Times New Roman" w:hAnsi="Times New Roman" w:cs="Times New Roman"/>
                    <w:sz w:val="24"/>
                    <w:szCs w:val="24"/>
                  </w:rPr>
                </w:rPrChange>
              </w:rPr>
              <w:pPrChange w:id="16954" w:author="Mohammad Nayeem Hasan" w:date="2023-01-21T14:56:00Z">
                <w:pPr>
                  <w:jc w:val="both"/>
                </w:pPr>
              </w:pPrChange>
            </w:pPr>
            <w:ins w:id="16955" w:author="Mohammad Nayeem Hasan" w:date="2023-01-21T00:39:00Z">
              <w:r w:rsidRPr="00C91A19">
                <w:rPr>
                  <w:rFonts w:ascii="Times New Roman" w:hAnsi="Times New Roman" w:cs="Times New Roman"/>
                  <w:sz w:val="20"/>
                  <w:szCs w:val="20"/>
                  <w:rPrChange w:id="16956" w:author="Mohammad Nayeem Hasan" w:date="2023-01-21T03:28:00Z">
                    <w:rPr>
                      <w:rFonts w:ascii="Times New Roman" w:hAnsi="Times New Roman" w:cs="Times New Roman"/>
                      <w:sz w:val="24"/>
                      <w:szCs w:val="24"/>
                    </w:rPr>
                  </w:rPrChange>
                </w:rPr>
                <w:t>Household size</w:t>
              </w:r>
            </w:ins>
          </w:p>
        </w:tc>
        <w:tc>
          <w:tcPr>
            <w:tcW w:w="1443" w:type="pct"/>
            <w:gridSpan w:val="2"/>
            <w:vAlign w:val="center"/>
            <w:tcPrChange w:id="16957" w:author="Mohammad Nayeem Hasan" w:date="2023-01-21T12:41:00Z">
              <w:tcPr>
                <w:tcW w:w="1299" w:type="pct"/>
                <w:gridSpan w:val="4"/>
                <w:vAlign w:val="center"/>
              </w:tcPr>
            </w:tcPrChange>
          </w:tcPr>
          <w:p w14:paraId="133F2AAD" w14:textId="77777777" w:rsidR="0012567D" w:rsidRPr="008E73D6" w:rsidRDefault="0012567D" w:rsidP="0012567D">
            <w:pPr>
              <w:rPr>
                <w:ins w:id="16958" w:author="Mohammad Nayeem Hasan" w:date="2023-01-21T00:39:00Z"/>
                <w:rFonts w:ascii="Times New Roman" w:hAnsi="Times New Roman" w:cs="Times New Roman"/>
                <w:sz w:val="20"/>
                <w:szCs w:val="20"/>
              </w:rPr>
              <w:pPrChange w:id="16959" w:author="Mohammad Nayeem Hasan" w:date="2023-01-21T14:56:00Z">
                <w:pPr>
                  <w:jc w:val="both"/>
                </w:pPr>
              </w:pPrChange>
            </w:pPr>
          </w:p>
        </w:tc>
        <w:tc>
          <w:tcPr>
            <w:tcW w:w="1444" w:type="pct"/>
            <w:gridSpan w:val="2"/>
            <w:vAlign w:val="center"/>
            <w:tcPrChange w:id="16960" w:author="Mohammad Nayeem Hasan" w:date="2023-01-21T12:41:00Z">
              <w:tcPr>
                <w:tcW w:w="1650" w:type="pct"/>
                <w:gridSpan w:val="5"/>
                <w:vAlign w:val="center"/>
              </w:tcPr>
            </w:tcPrChange>
          </w:tcPr>
          <w:p w14:paraId="07C56D9B" w14:textId="77777777" w:rsidR="0012567D" w:rsidRPr="008E73D6" w:rsidRDefault="0012567D" w:rsidP="0012567D">
            <w:pPr>
              <w:rPr>
                <w:ins w:id="16961" w:author="Mohammad Nayeem Hasan" w:date="2023-01-21T00:39:00Z"/>
                <w:rFonts w:ascii="Times New Roman" w:hAnsi="Times New Roman" w:cs="Times New Roman"/>
                <w:sz w:val="20"/>
                <w:szCs w:val="20"/>
              </w:rPr>
              <w:pPrChange w:id="16962" w:author="Mohammad Nayeem Hasan" w:date="2023-01-21T14:56:00Z">
                <w:pPr>
                  <w:jc w:val="both"/>
                </w:pPr>
              </w:pPrChange>
            </w:pPr>
          </w:p>
        </w:tc>
        <w:tc>
          <w:tcPr>
            <w:tcW w:w="478" w:type="pct"/>
            <w:vAlign w:val="center"/>
            <w:tcPrChange w:id="16963" w:author="Mohammad Nayeem Hasan" w:date="2023-01-21T12:41:00Z">
              <w:tcPr>
                <w:tcW w:w="417" w:type="pct"/>
                <w:vAlign w:val="center"/>
              </w:tcPr>
            </w:tcPrChange>
          </w:tcPr>
          <w:p w14:paraId="7E3E0EC5" w14:textId="77777777" w:rsidR="0012567D" w:rsidRPr="008E73D6" w:rsidRDefault="0012567D" w:rsidP="0012567D">
            <w:pPr>
              <w:rPr>
                <w:ins w:id="16964" w:author="Mohammad Nayeem Hasan" w:date="2023-01-21T00:39:00Z"/>
                <w:rFonts w:ascii="Times New Roman" w:hAnsi="Times New Roman" w:cs="Times New Roman"/>
                <w:sz w:val="20"/>
                <w:szCs w:val="20"/>
              </w:rPr>
              <w:pPrChange w:id="16965" w:author="Mohammad Nayeem Hasan" w:date="2023-01-21T14:56:00Z">
                <w:pPr>
                  <w:jc w:val="both"/>
                </w:pPr>
              </w:pPrChange>
            </w:pPr>
          </w:p>
        </w:tc>
      </w:tr>
      <w:tr w:rsidR="0012567D" w:rsidRPr="008E73D6" w14:paraId="75C445D9" w14:textId="77777777" w:rsidTr="00A67133">
        <w:trPr>
          <w:trHeight w:val="257"/>
          <w:jc w:val="center"/>
          <w:ins w:id="16966" w:author="Mohammad Nayeem Hasan" w:date="2023-01-27T20:29:00Z"/>
        </w:trPr>
        <w:tc>
          <w:tcPr>
            <w:tcW w:w="751" w:type="pct"/>
            <w:vAlign w:val="center"/>
          </w:tcPr>
          <w:p w14:paraId="08B56625" w14:textId="0ACE5308" w:rsidR="0012567D" w:rsidRPr="00AF107C" w:rsidRDefault="0012567D" w:rsidP="0012567D">
            <w:pPr>
              <w:rPr>
                <w:ins w:id="16967" w:author="Mohammad Nayeem Hasan" w:date="2023-01-27T20:29:00Z"/>
                <w:rFonts w:ascii="Times New Roman" w:hAnsi="Times New Roman" w:cs="Times New Roman"/>
                <w:sz w:val="20"/>
                <w:szCs w:val="20"/>
              </w:rPr>
            </w:pPr>
            <w:ins w:id="16968" w:author="Mohammad Nayeem Hasan" w:date="2023-01-27T20:29:00Z">
              <w:r w:rsidRPr="007866B0">
                <w:rPr>
                  <w:rFonts w:ascii="Times New Roman" w:hAnsi="Times New Roman" w:cs="Times New Roman"/>
                  <w:sz w:val="20"/>
                  <w:szCs w:val="20"/>
                </w:rPr>
                <w:t>5/5+</w:t>
              </w:r>
            </w:ins>
          </w:p>
        </w:tc>
        <w:tc>
          <w:tcPr>
            <w:tcW w:w="884" w:type="pct"/>
            <w:vAlign w:val="center"/>
          </w:tcPr>
          <w:p w14:paraId="321C5217" w14:textId="2854182C" w:rsidR="0012567D" w:rsidRDefault="0012567D" w:rsidP="0012567D">
            <w:pPr>
              <w:rPr>
                <w:ins w:id="16969" w:author="Mohammad Nayeem Hasan" w:date="2023-01-27T20:29:00Z"/>
                <w:rFonts w:ascii="Times New Roman" w:hAnsi="Times New Roman" w:cs="Times New Roman"/>
                <w:sz w:val="20"/>
                <w:szCs w:val="20"/>
              </w:rPr>
            </w:pPr>
            <w:ins w:id="16970" w:author="Mohammad Nayeem Hasan" w:date="2023-01-27T20:29:00Z">
              <w:r>
                <w:rPr>
                  <w:rFonts w:ascii="Times New Roman" w:hAnsi="Times New Roman" w:cs="Times New Roman"/>
                  <w:sz w:val="20"/>
                  <w:szCs w:val="20"/>
                </w:rPr>
                <w:t>-</w:t>
              </w:r>
            </w:ins>
          </w:p>
        </w:tc>
        <w:tc>
          <w:tcPr>
            <w:tcW w:w="529" w:type="pct"/>
            <w:vAlign w:val="center"/>
          </w:tcPr>
          <w:p w14:paraId="0385FC20" w14:textId="3D3027A7" w:rsidR="0012567D" w:rsidRDefault="0012567D" w:rsidP="0012567D">
            <w:pPr>
              <w:rPr>
                <w:ins w:id="16971" w:author="Mohammad Nayeem Hasan" w:date="2023-01-27T20:29:00Z"/>
                <w:rFonts w:ascii="Times New Roman" w:hAnsi="Times New Roman" w:cs="Times New Roman"/>
                <w:sz w:val="20"/>
                <w:szCs w:val="20"/>
              </w:rPr>
            </w:pPr>
            <w:ins w:id="16972" w:author="Mohammad Nayeem Hasan" w:date="2023-01-27T20:29:00Z">
              <w:r>
                <w:rPr>
                  <w:rFonts w:ascii="Times New Roman" w:hAnsi="Times New Roman" w:cs="Times New Roman"/>
                  <w:sz w:val="20"/>
                  <w:szCs w:val="20"/>
                </w:rPr>
                <w:t>-</w:t>
              </w:r>
            </w:ins>
          </w:p>
        </w:tc>
        <w:tc>
          <w:tcPr>
            <w:tcW w:w="914" w:type="pct"/>
            <w:vAlign w:val="center"/>
          </w:tcPr>
          <w:p w14:paraId="4625FAD7" w14:textId="7B6DF912" w:rsidR="0012567D" w:rsidRPr="00AF107C" w:rsidRDefault="0012567D" w:rsidP="0012567D">
            <w:pPr>
              <w:rPr>
                <w:ins w:id="16973" w:author="Mohammad Nayeem Hasan" w:date="2023-01-27T20:29:00Z"/>
                <w:rFonts w:ascii="Times New Roman" w:hAnsi="Times New Roman" w:cs="Times New Roman"/>
                <w:sz w:val="20"/>
                <w:szCs w:val="20"/>
              </w:rPr>
            </w:pPr>
            <w:ins w:id="16974" w:author="Mohammad Nayeem Hasan" w:date="2023-01-27T20:29:00Z">
              <w:r w:rsidRPr="007866B0">
                <w:rPr>
                  <w:rFonts w:ascii="Times New Roman" w:hAnsi="Times New Roman" w:cs="Times New Roman"/>
                  <w:sz w:val="20"/>
                  <w:szCs w:val="20"/>
                </w:rPr>
                <w:t>1.</w:t>
              </w:r>
              <w:r>
                <w:rPr>
                  <w:rFonts w:ascii="Times New Roman" w:hAnsi="Times New Roman" w:cs="Times New Roman"/>
                  <w:sz w:val="20"/>
                  <w:szCs w:val="20"/>
                </w:rPr>
                <w:t>13 (</w:t>
              </w:r>
              <w:r w:rsidRPr="00F13B5B">
                <w:rPr>
                  <w:rFonts w:ascii="Times New Roman" w:hAnsi="Times New Roman" w:cs="Times New Roman"/>
                  <w:sz w:val="20"/>
                  <w:szCs w:val="20"/>
                </w:rPr>
                <w:t>0.</w:t>
              </w:r>
              <w:r>
                <w:rPr>
                  <w:rFonts w:ascii="Times New Roman" w:hAnsi="Times New Roman" w:cs="Times New Roman"/>
                  <w:sz w:val="20"/>
                  <w:szCs w:val="20"/>
                </w:rPr>
                <w:t>72</w:t>
              </w:r>
              <w:r w:rsidRPr="00F13B5B">
                <w:rPr>
                  <w:rFonts w:ascii="Times New Roman" w:hAnsi="Times New Roman" w:cs="Times New Roman"/>
                  <w:sz w:val="20"/>
                  <w:szCs w:val="20"/>
                </w:rPr>
                <w:t>, 1.</w:t>
              </w:r>
              <w:r>
                <w:rPr>
                  <w:rFonts w:ascii="Times New Roman" w:hAnsi="Times New Roman" w:cs="Times New Roman"/>
                  <w:sz w:val="20"/>
                  <w:szCs w:val="20"/>
                </w:rPr>
                <w:t>77)</w:t>
              </w:r>
            </w:ins>
          </w:p>
        </w:tc>
        <w:tc>
          <w:tcPr>
            <w:tcW w:w="481" w:type="pct"/>
            <w:vAlign w:val="center"/>
          </w:tcPr>
          <w:p w14:paraId="3A14F22E" w14:textId="44F92BB6" w:rsidR="0012567D" w:rsidRPr="00AF107C" w:rsidRDefault="0012567D" w:rsidP="0012567D">
            <w:pPr>
              <w:rPr>
                <w:ins w:id="16975" w:author="Mohammad Nayeem Hasan" w:date="2023-01-27T20:29:00Z"/>
                <w:rFonts w:ascii="Times New Roman" w:hAnsi="Times New Roman" w:cs="Times New Roman"/>
                <w:sz w:val="20"/>
                <w:szCs w:val="20"/>
              </w:rPr>
            </w:pPr>
            <w:ins w:id="16976" w:author="Mohammad Nayeem Hasan" w:date="2023-01-27T20:29:00Z">
              <w:r w:rsidRPr="007866B0">
                <w:rPr>
                  <w:rFonts w:ascii="Times New Roman" w:hAnsi="Times New Roman" w:cs="Times New Roman"/>
                  <w:sz w:val="20"/>
                  <w:szCs w:val="20"/>
                </w:rPr>
                <w:t>0.</w:t>
              </w:r>
              <w:r>
                <w:rPr>
                  <w:rFonts w:ascii="Times New Roman" w:hAnsi="Times New Roman" w:cs="Times New Roman"/>
                  <w:sz w:val="20"/>
                  <w:szCs w:val="20"/>
                </w:rPr>
                <w:t>595</w:t>
              </w:r>
            </w:ins>
          </w:p>
        </w:tc>
        <w:tc>
          <w:tcPr>
            <w:tcW w:w="963" w:type="pct"/>
            <w:vAlign w:val="center"/>
          </w:tcPr>
          <w:p w14:paraId="509BB403" w14:textId="260ECED8" w:rsidR="0012567D" w:rsidRPr="00AF107C" w:rsidRDefault="0012567D" w:rsidP="0012567D">
            <w:pPr>
              <w:rPr>
                <w:ins w:id="16977" w:author="Mohammad Nayeem Hasan" w:date="2023-01-27T20:29:00Z"/>
                <w:rFonts w:ascii="Times New Roman" w:hAnsi="Times New Roman" w:cs="Times New Roman"/>
                <w:sz w:val="20"/>
                <w:szCs w:val="20"/>
              </w:rPr>
            </w:pPr>
            <w:ins w:id="16978" w:author="Mohammad Nayeem Hasan" w:date="2023-01-27T20:29:00Z">
              <w:r w:rsidRPr="007866B0">
                <w:rPr>
                  <w:rFonts w:ascii="Times New Roman" w:hAnsi="Times New Roman" w:cs="Times New Roman"/>
                  <w:sz w:val="20"/>
                  <w:szCs w:val="20"/>
                </w:rPr>
                <w:t>0.91</w:t>
              </w:r>
              <w:r>
                <w:rPr>
                  <w:rFonts w:ascii="Times New Roman" w:hAnsi="Times New Roman" w:cs="Times New Roman"/>
                  <w:sz w:val="20"/>
                  <w:szCs w:val="20"/>
                </w:rPr>
                <w:t xml:space="preserve"> (</w:t>
              </w:r>
              <w:r w:rsidRPr="00F13B5B">
                <w:rPr>
                  <w:rFonts w:ascii="Times New Roman" w:hAnsi="Times New Roman" w:cs="Times New Roman"/>
                  <w:sz w:val="20"/>
                  <w:szCs w:val="20"/>
                </w:rPr>
                <w:t>0.79, 1.04</w:t>
              </w:r>
              <w:r>
                <w:rPr>
                  <w:rFonts w:ascii="Times New Roman" w:hAnsi="Times New Roman" w:cs="Times New Roman"/>
                  <w:sz w:val="20"/>
                  <w:szCs w:val="20"/>
                </w:rPr>
                <w:t>)</w:t>
              </w:r>
            </w:ins>
          </w:p>
        </w:tc>
        <w:tc>
          <w:tcPr>
            <w:tcW w:w="478" w:type="pct"/>
            <w:vAlign w:val="center"/>
          </w:tcPr>
          <w:p w14:paraId="0055C71D" w14:textId="2121F343" w:rsidR="0012567D" w:rsidRPr="00AF107C" w:rsidRDefault="0012567D" w:rsidP="0012567D">
            <w:pPr>
              <w:rPr>
                <w:ins w:id="16979" w:author="Mohammad Nayeem Hasan" w:date="2023-01-27T20:29:00Z"/>
                <w:rFonts w:ascii="Times New Roman" w:hAnsi="Times New Roman" w:cs="Times New Roman"/>
                <w:sz w:val="20"/>
                <w:szCs w:val="20"/>
              </w:rPr>
            </w:pPr>
            <w:ins w:id="16980" w:author="Mohammad Nayeem Hasan" w:date="2023-01-27T20:29:00Z">
              <w:r w:rsidRPr="007866B0">
                <w:rPr>
                  <w:rFonts w:ascii="Times New Roman" w:hAnsi="Times New Roman" w:cs="Times New Roman"/>
                  <w:sz w:val="20"/>
                  <w:szCs w:val="20"/>
                </w:rPr>
                <w:t>0.171</w:t>
              </w:r>
            </w:ins>
          </w:p>
        </w:tc>
      </w:tr>
      <w:tr w:rsidR="0012567D" w:rsidRPr="008E73D6" w14:paraId="2AA06A80" w14:textId="77777777" w:rsidTr="00A67133">
        <w:trPr>
          <w:trHeight w:val="257"/>
          <w:jc w:val="center"/>
          <w:ins w:id="16981" w:author="Mohammad Nayeem Hasan" w:date="2023-01-21T00:39:00Z"/>
          <w:trPrChange w:id="16982" w:author="Mohammad Nayeem Hasan" w:date="2023-01-21T12:41:00Z">
            <w:trPr>
              <w:trHeight w:val="257"/>
              <w:jc w:val="center"/>
            </w:trPr>
          </w:trPrChange>
        </w:trPr>
        <w:tc>
          <w:tcPr>
            <w:tcW w:w="751" w:type="pct"/>
            <w:vAlign w:val="center"/>
            <w:tcPrChange w:id="16983" w:author="Mohammad Nayeem Hasan" w:date="2023-01-21T12:41:00Z">
              <w:tcPr>
                <w:tcW w:w="751" w:type="pct"/>
                <w:vAlign w:val="center"/>
              </w:tcPr>
            </w:tcPrChange>
          </w:tcPr>
          <w:p w14:paraId="596EC1CF" w14:textId="77777777" w:rsidR="0012567D" w:rsidRPr="00C91A19" w:rsidRDefault="0012567D" w:rsidP="0012567D">
            <w:pPr>
              <w:rPr>
                <w:ins w:id="16984" w:author="Mohammad Nayeem Hasan" w:date="2023-01-21T00:39:00Z"/>
                <w:rFonts w:ascii="Times New Roman" w:hAnsi="Times New Roman" w:cs="Times New Roman"/>
                <w:sz w:val="20"/>
                <w:szCs w:val="20"/>
                <w:rPrChange w:id="16985" w:author="Mohammad Nayeem Hasan" w:date="2023-01-21T03:28:00Z">
                  <w:rPr>
                    <w:ins w:id="16986" w:author="Mohammad Nayeem Hasan" w:date="2023-01-21T00:39:00Z"/>
                    <w:rFonts w:ascii="Times New Roman" w:hAnsi="Times New Roman" w:cs="Times New Roman"/>
                    <w:sz w:val="24"/>
                    <w:szCs w:val="24"/>
                  </w:rPr>
                </w:rPrChange>
              </w:rPr>
              <w:pPrChange w:id="16987" w:author="Mohammad Nayeem Hasan" w:date="2023-01-21T14:56:00Z">
                <w:pPr>
                  <w:jc w:val="both"/>
                </w:pPr>
              </w:pPrChange>
            </w:pPr>
            <w:ins w:id="16988" w:author="Mohammad Nayeem Hasan" w:date="2023-01-21T00:39:00Z">
              <w:r w:rsidRPr="00C91A19">
                <w:rPr>
                  <w:rFonts w:ascii="Times New Roman" w:hAnsi="Times New Roman" w:cs="Times New Roman"/>
                  <w:sz w:val="20"/>
                  <w:szCs w:val="20"/>
                  <w:rPrChange w:id="16989" w:author="Mohammad Nayeem Hasan" w:date="2023-01-21T03:28:00Z">
                    <w:rPr>
                      <w:rFonts w:ascii="Times New Roman" w:hAnsi="Times New Roman" w:cs="Times New Roman"/>
                      <w:sz w:val="24"/>
                      <w:szCs w:val="24"/>
                    </w:rPr>
                  </w:rPrChange>
                </w:rPr>
                <w:t>&lt;5</w:t>
              </w:r>
            </w:ins>
          </w:p>
        </w:tc>
        <w:tc>
          <w:tcPr>
            <w:tcW w:w="884" w:type="pct"/>
            <w:vAlign w:val="center"/>
            <w:tcPrChange w:id="16990" w:author="Mohammad Nayeem Hasan" w:date="2023-01-21T12:41:00Z">
              <w:tcPr>
                <w:tcW w:w="883" w:type="pct"/>
                <w:vAlign w:val="center"/>
              </w:tcPr>
            </w:tcPrChange>
          </w:tcPr>
          <w:p w14:paraId="090E0BED" w14:textId="5E4785B2" w:rsidR="0012567D" w:rsidRPr="00C91A19" w:rsidRDefault="0012567D" w:rsidP="0012567D">
            <w:pPr>
              <w:rPr>
                <w:ins w:id="16991" w:author="Mohammad Nayeem Hasan" w:date="2023-01-21T00:39:00Z"/>
                <w:rFonts w:ascii="Times New Roman" w:hAnsi="Times New Roman" w:cs="Times New Roman"/>
                <w:sz w:val="20"/>
                <w:szCs w:val="20"/>
                <w:rPrChange w:id="16992" w:author="Mohammad Nayeem Hasan" w:date="2023-01-21T03:28:00Z">
                  <w:rPr>
                    <w:ins w:id="16993" w:author="Mohammad Nayeem Hasan" w:date="2023-01-21T00:39:00Z"/>
                    <w:rFonts w:ascii="Times New Roman" w:hAnsi="Times New Roman" w:cs="Times New Roman"/>
                    <w:sz w:val="24"/>
                    <w:szCs w:val="24"/>
                  </w:rPr>
                </w:rPrChange>
              </w:rPr>
              <w:pPrChange w:id="16994" w:author="Mohammad Nayeem Hasan" w:date="2023-01-21T14:56:00Z">
                <w:pPr>
                  <w:jc w:val="both"/>
                </w:pPr>
              </w:pPrChange>
            </w:pPr>
            <w:ins w:id="16995" w:author="Mohammad Nayeem Hasan" w:date="2023-01-27T00:12:00Z">
              <w:r>
                <w:rPr>
                  <w:rFonts w:ascii="Times New Roman" w:hAnsi="Times New Roman" w:cs="Times New Roman"/>
                  <w:sz w:val="20"/>
                  <w:szCs w:val="20"/>
                </w:rPr>
                <w:t>-</w:t>
              </w:r>
            </w:ins>
          </w:p>
        </w:tc>
        <w:tc>
          <w:tcPr>
            <w:tcW w:w="529" w:type="pct"/>
            <w:vAlign w:val="center"/>
            <w:tcPrChange w:id="16996" w:author="Mohammad Nayeem Hasan" w:date="2023-01-21T12:41:00Z">
              <w:tcPr>
                <w:tcW w:w="529" w:type="pct"/>
                <w:gridSpan w:val="2"/>
                <w:vAlign w:val="center"/>
              </w:tcPr>
            </w:tcPrChange>
          </w:tcPr>
          <w:p w14:paraId="54A8838C" w14:textId="1A97DF63" w:rsidR="0012567D" w:rsidRPr="00C91A19" w:rsidRDefault="0012567D" w:rsidP="0012567D">
            <w:pPr>
              <w:rPr>
                <w:ins w:id="16997" w:author="Mohammad Nayeem Hasan" w:date="2023-01-21T00:39:00Z"/>
                <w:rFonts w:ascii="Times New Roman" w:hAnsi="Times New Roman" w:cs="Times New Roman"/>
                <w:sz w:val="20"/>
                <w:szCs w:val="20"/>
                <w:rPrChange w:id="16998" w:author="Mohammad Nayeem Hasan" w:date="2023-01-21T03:28:00Z">
                  <w:rPr>
                    <w:ins w:id="16999" w:author="Mohammad Nayeem Hasan" w:date="2023-01-21T00:39:00Z"/>
                    <w:rFonts w:ascii="Times New Roman" w:hAnsi="Times New Roman" w:cs="Times New Roman"/>
                    <w:sz w:val="24"/>
                    <w:szCs w:val="24"/>
                  </w:rPr>
                </w:rPrChange>
              </w:rPr>
              <w:pPrChange w:id="17000" w:author="Mohammad Nayeem Hasan" w:date="2023-01-21T14:56:00Z">
                <w:pPr>
                  <w:jc w:val="both"/>
                </w:pPr>
              </w:pPrChange>
            </w:pPr>
            <w:ins w:id="17001" w:author="Mohammad Nayeem Hasan" w:date="2023-01-27T00:12:00Z">
              <w:r>
                <w:rPr>
                  <w:rFonts w:ascii="Times New Roman" w:hAnsi="Times New Roman" w:cs="Times New Roman"/>
                  <w:sz w:val="20"/>
                  <w:szCs w:val="20"/>
                </w:rPr>
                <w:t>-</w:t>
              </w:r>
            </w:ins>
          </w:p>
        </w:tc>
        <w:tc>
          <w:tcPr>
            <w:tcW w:w="914" w:type="pct"/>
            <w:vAlign w:val="center"/>
            <w:tcPrChange w:id="17002" w:author="Mohammad Nayeem Hasan" w:date="2023-01-21T12:41:00Z">
              <w:tcPr>
                <w:tcW w:w="770" w:type="pct"/>
                <w:gridSpan w:val="2"/>
                <w:vAlign w:val="center"/>
              </w:tcPr>
            </w:tcPrChange>
          </w:tcPr>
          <w:p w14:paraId="5FCB62DB" w14:textId="4A710846" w:rsidR="0012567D" w:rsidRPr="00C91A19" w:rsidRDefault="0012567D" w:rsidP="0012567D">
            <w:pPr>
              <w:rPr>
                <w:ins w:id="17003" w:author="Mohammad Nayeem Hasan" w:date="2023-01-21T00:39:00Z"/>
                <w:rFonts w:ascii="Times New Roman" w:hAnsi="Times New Roman" w:cs="Times New Roman"/>
                <w:sz w:val="20"/>
                <w:szCs w:val="20"/>
                <w:rPrChange w:id="17004" w:author="Mohammad Nayeem Hasan" w:date="2023-01-21T03:28:00Z">
                  <w:rPr>
                    <w:ins w:id="17005" w:author="Mohammad Nayeem Hasan" w:date="2023-01-21T00:39:00Z"/>
                    <w:rFonts w:ascii="Times New Roman" w:hAnsi="Times New Roman" w:cs="Times New Roman"/>
                    <w:sz w:val="24"/>
                    <w:szCs w:val="24"/>
                  </w:rPr>
                </w:rPrChange>
              </w:rPr>
              <w:pPrChange w:id="17006" w:author="Mohammad Nayeem Hasan" w:date="2023-01-21T14:56:00Z">
                <w:pPr>
                  <w:jc w:val="both"/>
                </w:pPr>
              </w:pPrChange>
            </w:pPr>
            <w:ins w:id="17007" w:author="Mohammad Nayeem Hasan" w:date="2023-01-21T00:39:00Z">
              <w:r w:rsidRPr="00C91A19">
                <w:rPr>
                  <w:rFonts w:ascii="Times New Roman" w:hAnsi="Times New Roman" w:cs="Times New Roman"/>
                  <w:sz w:val="20"/>
                  <w:szCs w:val="20"/>
                  <w:rPrChange w:id="17008" w:author="Mohammad Nayeem Hasan" w:date="2023-01-21T03:28:00Z">
                    <w:rPr>
                      <w:rFonts w:ascii="Times New Roman" w:hAnsi="Times New Roman" w:cs="Times New Roman"/>
                      <w:sz w:val="24"/>
                      <w:szCs w:val="24"/>
                    </w:rPr>
                  </w:rPrChange>
                </w:rPr>
                <w:t>Ref</w:t>
              </w:r>
            </w:ins>
            <w:ins w:id="17009" w:author="Mohammad Nayeem Hasan" w:date="2023-01-27T20:30:00Z">
              <w:r>
                <w:rPr>
                  <w:rFonts w:ascii="Times New Roman" w:hAnsi="Times New Roman" w:cs="Times New Roman"/>
                  <w:sz w:val="20"/>
                  <w:szCs w:val="20"/>
                </w:rPr>
                <w:t>.</w:t>
              </w:r>
            </w:ins>
          </w:p>
        </w:tc>
        <w:tc>
          <w:tcPr>
            <w:tcW w:w="481" w:type="pct"/>
            <w:vAlign w:val="center"/>
            <w:tcPrChange w:id="17010" w:author="Mohammad Nayeem Hasan" w:date="2023-01-21T12:41:00Z">
              <w:tcPr>
                <w:tcW w:w="481" w:type="pct"/>
                <w:gridSpan w:val="2"/>
                <w:vAlign w:val="center"/>
              </w:tcPr>
            </w:tcPrChange>
          </w:tcPr>
          <w:p w14:paraId="40277452" w14:textId="77777777" w:rsidR="0012567D" w:rsidRPr="00C91A19" w:rsidRDefault="0012567D" w:rsidP="0012567D">
            <w:pPr>
              <w:rPr>
                <w:ins w:id="17011" w:author="Mohammad Nayeem Hasan" w:date="2023-01-21T00:39:00Z"/>
                <w:rFonts w:ascii="Times New Roman" w:hAnsi="Times New Roman" w:cs="Times New Roman"/>
                <w:sz w:val="20"/>
                <w:szCs w:val="20"/>
                <w:rPrChange w:id="17012" w:author="Mohammad Nayeem Hasan" w:date="2023-01-21T03:28:00Z">
                  <w:rPr>
                    <w:ins w:id="17013" w:author="Mohammad Nayeem Hasan" w:date="2023-01-21T00:39:00Z"/>
                    <w:rFonts w:ascii="Times New Roman" w:hAnsi="Times New Roman" w:cs="Times New Roman"/>
                    <w:sz w:val="24"/>
                    <w:szCs w:val="24"/>
                  </w:rPr>
                </w:rPrChange>
              </w:rPr>
              <w:pPrChange w:id="17014" w:author="Mohammad Nayeem Hasan" w:date="2023-01-21T14:56:00Z">
                <w:pPr>
                  <w:jc w:val="both"/>
                </w:pPr>
              </w:pPrChange>
            </w:pPr>
            <w:ins w:id="17015" w:author="Mohammad Nayeem Hasan" w:date="2023-01-21T00:39:00Z">
              <w:r w:rsidRPr="00C91A19">
                <w:rPr>
                  <w:rFonts w:ascii="Times New Roman" w:hAnsi="Times New Roman" w:cs="Times New Roman"/>
                  <w:sz w:val="20"/>
                  <w:szCs w:val="20"/>
                  <w:rPrChange w:id="17016" w:author="Mohammad Nayeem Hasan" w:date="2023-01-21T03:28:00Z">
                    <w:rPr>
                      <w:rFonts w:ascii="Times New Roman" w:hAnsi="Times New Roman" w:cs="Times New Roman"/>
                      <w:sz w:val="24"/>
                      <w:szCs w:val="24"/>
                    </w:rPr>
                  </w:rPrChange>
                </w:rPr>
                <w:t>-</w:t>
              </w:r>
            </w:ins>
          </w:p>
        </w:tc>
        <w:tc>
          <w:tcPr>
            <w:tcW w:w="963" w:type="pct"/>
            <w:vAlign w:val="center"/>
            <w:tcPrChange w:id="17017" w:author="Mohammad Nayeem Hasan" w:date="2023-01-21T12:41:00Z">
              <w:tcPr>
                <w:tcW w:w="1169" w:type="pct"/>
                <w:gridSpan w:val="3"/>
                <w:vAlign w:val="center"/>
              </w:tcPr>
            </w:tcPrChange>
          </w:tcPr>
          <w:p w14:paraId="44A6362B" w14:textId="77777777" w:rsidR="0012567D" w:rsidRPr="00C91A19" w:rsidRDefault="0012567D" w:rsidP="0012567D">
            <w:pPr>
              <w:rPr>
                <w:ins w:id="17018" w:author="Mohammad Nayeem Hasan" w:date="2023-01-21T00:39:00Z"/>
                <w:rFonts w:ascii="Times New Roman" w:hAnsi="Times New Roman" w:cs="Times New Roman"/>
                <w:sz w:val="20"/>
                <w:szCs w:val="20"/>
                <w:rPrChange w:id="17019" w:author="Mohammad Nayeem Hasan" w:date="2023-01-21T03:28:00Z">
                  <w:rPr>
                    <w:ins w:id="17020" w:author="Mohammad Nayeem Hasan" w:date="2023-01-21T00:39:00Z"/>
                    <w:rFonts w:ascii="Times New Roman" w:hAnsi="Times New Roman" w:cs="Times New Roman"/>
                    <w:sz w:val="24"/>
                    <w:szCs w:val="24"/>
                  </w:rPr>
                </w:rPrChange>
              </w:rPr>
              <w:pPrChange w:id="17021" w:author="Mohammad Nayeem Hasan" w:date="2023-01-21T14:56:00Z">
                <w:pPr>
                  <w:jc w:val="both"/>
                </w:pPr>
              </w:pPrChange>
            </w:pPr>
            <w:ins w:id="17022" w:author="Mohammad Nayeem Hasan" w:date="2023-01-21T00:39:00Z">
              <w:r w:rsidRPr="00C91A19">
                <w:rPr>
                  <w:rFonts w:ascii="Times New Roman" w:hAnsi="Times New Roman" w:cs="Times New Roman"/>
                  <w:sz w:val="20"/>
                  <w:szCs w:val="20"/>
                  <w:rPrChange w:id="17023" w:author="Mohammad Nayeem Hasan" w:date="2023-01-21T03:28:00Z">
                    <w:rPr>
                      <w:rFonts w:ascii="Times New Roman" w:hAnsi="Times New Roman" w:cs="Times New Roman"/>
                      <w:sz w:val="24"/>
                      <w:szCs w:val="24"/>
                    </w:rPr>
                  </w:rPrChange>
                </w:rPr>
                <w:t>Ref.</w:t>
              </w:r>
            </w:ins>
          </w:p>
        </w:tc>
        <w:tc>
          <w:tcPr>
            <w:tcW w:w="478" w:type="pct"/>
            <w:vAlign w:val="center"/>
            <w:tcPrChange w:id="17024" w:author="Mohammad Nayeem Hasan" w:date="2023-01-21T12:41:00Z">
              <w:tcPr>
                <w:tcW w:w="417" w:type="pct"/>
                <w:vAlign w:val="center"/>
              </w:tcPr>
            </w:tcPrChange>
          </w:tcPr>
          <w:p w14:paraId="374D46C3" w14:textId="77777777" w:rsidR="0012567D" w:rsidRPr="00C91A19" w:rsidRDefault="0012567D" w:rsidP="0012567D">
            <w:pPr>
              <w:rPr>
                <w:ins w:id="17025" w:author="Mohammad Nayeem Hasan" w:date="2023-01-21T00:39:00Z"/>
                <w:rFonts w:ascii="Times New Roman" w:hAnsi="Times New Roman" w:cs="Times New Roman"/>
                <w:sz w:val="20"/>
                <w:szCs w:val="20"/>
                <w:rPrChange w:id="17026" w:author="Mohammad Nayeem Hasan" w:date="2023-01-21T03:28:00Z">
                  <w:rPr>
                    <w:ins w:id="17027" w:author="Mohammad Nayeem Hasan" w:date="2023-01-21T00:39:00Z"/>
                    <w:rFonts w:ascii="Times New Roman" w:hAnsi="Times New Roman" w:cs="Times New Roman"/>
                    <w:sz w:val="24"/>
                    <w:szCs w:val="24"/>
                  </w:rPr>
                </w:rPrChange>
              </w:rPr>
              <w:pPrChange w:id="17028" w:author="Mohammad Nayeem Hasan" w:date="2023-01-21T14:56:00Z">
                <w:pPr>
                  <w:jc w:val="both"/>
                </w:pPr>
              </w:pPrChange>
            </w:pPr>
            <w:ins w:id="17029" w:author="Mohammad Nayeem Hasan" w:date="2023-01-21T00:39:00Z">
              <w:r w:rsidRPr="00C91A19">
                <w:rPr>
                  <w:rFonts w:ascii="Times New Roman" w:hAnsi="Times New Roman" w:cs="Times New Roman"/>
                  <w:sz w:val="20"/>
                  <w:szCs w:val="20"/>
                  <w:rPrChange w:id="17030" w:author="Mohammad Nayeem Hasan" w:date="2023-01-21T03:28:00Z">
                    <w:rPr>
                      <w:rFonts w:ascii="Times New Roman" w:hAnsi="Times New Roman" w:cs="Times New Roman"/>
                      <w:sz w:val="24"/>
                      <w:szCs w:val="24"/>
                    </w:rPr>
                  </w:rPrChange>
                </w:rPr>
                <w:t>-</w:t>
              </w:r>
            </w:ins>
          </w:p>
        </w:tc>
      </w:tr>
      <w:tr w:rsidR="0012567D" w:rsidRPr="008E73D6" w14:paraId="35D48DD8" w14:textId="6A70769C" w:rsidTr="00A67133">
        <w:trPr>
          <w:trHeight w:val="257"/>
          <w:jc w:val="center"/>
          <w:ins w:id="17031" w:author="Mohammad Nayeem Hasan" w:date="2023-01-21T00:39:00Z"/>
          <w:trPrChange w:id="17032" w:author="Mohammad Nayeem Hasan" w:date="2023-01-21T12:41:00Z">
            <w:trPr>
              <w:trHeight w:val="257"/>
              <w:jc w:val="center"/>
            </w:trPr>
          </w:trPrChange>
        </w:trPr>
        <w:tc>
          <w:tcPr>
            <w:tcW w:w="1635" w:type="pct"/>
            <w:gridSpan w:val="2"/>
            <w:vAlign w:val="center"/>
            <w:tcPrChange w:id="17033" w:author="Mohammad Nayeem Hasan" w:date="2023-01-21T12:41:00Z">
              <w:tcPr>
                <w:tcW w:w="1634" w:type="pct"/>
                <w:gridSpan w:val="2"/>
                <w:vAlign w:val="center"/>
              </w:tcPr>
            </w:tcPrChange>
          </w:tcPr>
          <w:p w14:paraId="78CB99B4" w14:textId="77777777" w:rsidR="0012567D" w:rsidRPr="00C91A19" w:rsidRDefault="0012567D" w:rsidP="0012567D">
            <w:pPr>
              <w:rPr>
                <w:ins w:id="17034" w:author="Mohammad Nayeem Hasan" w:date="2023-01-21T00:39:00Z"/>
                <w:rFonts w:ascii="Times New Roman" w:hAnsi="Times New Roman" w:cs="Times New Roman"/>
                <w:sz w:val="20"/>
                <w:szCs w:val="20"/>
                <w:rPrChange w:id="17035" w:author="Mohammad Nayeem Hasan" w:date="2023-01-21T03:28:00Z">
                  <w:rPr>
                    <w:ins w:id="17036" w:author="Mohammad Nayeem Hasan" w:date="2023-01-21T00:39:00Z"/>
                    <w:rFonts w:ascii="Times New Roman" w:hAnsi="Times New Roman" w:cs="Times New Roman"/>
                    <w:sz w:val="24"/>
                    <w:szCs w:val="24"/>
                  </w:rPr>
                </w:rPrChange>
              </w:rPr>
              <w:pPrChange w:id="17037" w:author="Mohammad Nayeem Hasan" w:date="2023-01-21T14:56:00Z">
                <w:pPr>
                  <w:jc w:val="both"/>
                </w:pPr>
              </w:pPrChange>
            </w:pPr>
            <w:ins w:id="17038" w:author="Mohammad Nayeem Hasan" w:date="2023-01-21T00:39:00Z">
              <w:r w:rsidRPr="00C91A19">
                <w:rPr>
                  <w:rFonts w:ascii="Times New Roman" w:hAnsi="Times New Roman" w:cs="Times New Roman"/>
                  <w:sz w:val="20"/>
                  <w:szCs w:val="20"/>
                  <w:rPrChange w:id="17039" w:author="Mohammad Nayeem Hasan" w:date="2023-01-21T03:28:00Z">
                    <w:rPr>
                      <w:rFonts w:ascii="Times New Roman" w:hAnsi="Times New Roman" w:cs="Times New Roman"/>
                      <w:sz w:val="24"/>
                      <w:szCs w:val="24"/>
                    </w:rPr>
                  </w:rPrChange>
                </w:rPr>
                <w:t>Livestock ownership</w:t>
              </w:r>
            </w:ins>
          </w:p>
        </w:tc>
        <w:tc>
          <w:tcPr>
            <w:tcW w:w="1443" w:type="pct"/>
            <w:gridSpan w:val="2"/>
            <w:vAlign w:val="center"/>
            <w:tcPrChange w:id="17040" w:author="Mohammad Nayeem Hasan" w:date="2023-01-21T12:41:00Z">
              <w:tcPr>
                <w:tcW w:w="1299" w:type="pct"/>
                <w:gridSpan w:val="4"/>
                <w:vAlign w:val="center"/>
              </w:tcPr>
            </w:tcPrChange>
          </w:tcPr>
          <w:p w14:paraId="07654746" w14:textId="77777777" w:rsidR="0012567D" w:rsidRPr="008E73D6" w:rsidRDefault="0012567D" w:rsidP="0012567D">
            <w:pPr>
              <w:rPr>
                <w:ins w:id="17041" w:author="Mohammad Nayeem Hasan" w:date="2023-01-21T00:39:00Z"/>
                <w:rFonts w:ascii="Times New Roman" w:hAnsi="Times New Roman" w:cs="Times New Roman"/>
                <w:sz w:val="20"/>
                <w:szCs w:val="20"/>
              </w:rPr>
              <w:pPrChange w:id="17042" w:author="Mohammad Nayeem Hasan" w:date="2023-01-21T14:56:00Z">
                <w:pPr>
                  <w:jc w:val="both"/>
                </w:pPr>
              </w:pPrChange>
            </w:pPr>
          </w:p>
        </w:tc>
        <w:tc>
          <w:tcPr>
            <w:tcW w:w="1444" w:type="pct"/>
            <w:gridSpan w:val="2"/>
            <w:vAlign w:val="center"/>
            <w:tcPrChange w:id="17043" w:author="Mohammad Nayeem Hasan" w:date="2023-01-21T12:41:00Z">
              <w:tcPr>
                <w:tcW w:w="1650" w:type="pct"/>
                <w:gridSpan w:val="5"/>
                <w:vAlign w:val="center"/>
              </w:tcPr>
            </w:tcPrChange>
          </w:tcPr>
          <w:p w14:paraId="0510D4F5" w14:textId="77777777" w:rsidR="0012567D" w:rsidRPr="008E73D6" w:rsidRDefault="0012567D" w:rsidP="0012567D">
            <w:pPr>
              <w:rPr>
                <w:ins w:id="17044" w:author="Mohammad Nayeem Hasan" w:date="2023-01-21T00:39:00Z"/>
                <w:rFonts w:ascii="Times New Roman" w:hAnsi="Times New Roman" w:cs="Times New Roman"/>
                <w:sz w:val="20"/>
                <w:szCs w:val="20"/>
              </w:rPr>
              <w:pPrChange w:id="17045" w:author="Mohammad Nayeem Hasan" w:date="2023-01-21T14:56:00Z">
                <w:pPr>
                  <w:jc w:val="both"/>
                </w:pPr>
              </w:pPrChange>
            </w:pPr>
          </w:p>
        </w:tc>
        <w:tc>
          <w:tcPr>
            <w:tcW w:w="478" w:type="pct"/>
            <w:vAlign w:val="center"/>
            <w:tcPrChange w:id="17046" w:author="Mohammad Nayeem Hasan" w:date="2023-01-21T12:41:00Z">
              <w:tcPr>
                <w:tcW w:w="417" w:type="pct"/>
                <w:vAlign w:val="center"/>
              </w:tcPr>
            </w:tcPrChange>
          </w:tcPr>
          <w:p w14:paraId="77832A9A" w14:textId="77777777" w:rsidR="0012567D" w:rsidRPr="008E73D6" w:rsidRDefault="0012567D" w:rsidP="0012567D">
            <w:pPr>
              <w:rPr>
                <w:ins w:id="17047" w:author="Mohammad Nayeem Hasan" w:date="2023-01-21T00:39:00Z"/>
                <w:rFonts w:ascii="Times New Roman" w:hAnsi="Times New Roman" w:cs="Times New Roman"/>
                <w:sz w:val="20"/>
                <w:szCs w:val="20"/>
              </w:rPr>
              <w:pPrChange w:id="17048" w:author="Mohammad Nayeem Hasan" w:date="2023-01-21T14:56:00Z">
                <w:pPr>
                  <w:jc w:val="both"/>
                </w:pPr>
              </w:pPrChange>
            </w:pPr>
          </w:p>
        </w:tc>
      </w:tr>
      <w:tr w:rsidR="0012567D" w:rsidRPr="008E73D6" w14:paraId="759F1166" w14:textId="77777777" w:rsidTr="00A67133">
        <w:trPr>
          <w:trHeight w:val="257"/>
          <w:jc w:val="center"/>
          <w:ins w:id="17049" w:author="Mohammad Nayeem Hasan" w:date="2023-01-21T00:39:00Z"/>
          <w:trPrChange w:id="17050" w:author="Mohammad Nayeem Hasan" w:date="2023-01-21T12:41:00Z">
            <w:trPr>
              <w:trHeight w:val="257"/>
              <w:jc w:val="center"/>
            </w:trPr>
          </w:trPrChange>
        </w:trPr>
        <w:tc>
          <w:tcPr>
            <w:tcW w:w="751" w:type="pct"/>
            <w:vAlign w:val="center"/>
            <w:tcPrChange w:id="17051" w:author="Mohammad Nayeem Hasan" w:date="2023-01-21T12:41:00Z">
              <w:tcPr>
                <w:tcW w:w="751" w:type="pct"/>
                <w:vAlign w:val="center"/>
              </w:tcPr>
            </w:tcPrChange>
          </w:tcPr>
          <w:p w14:paraId="36527042" w14:textId="77777777" w:rsidR="0012567D" w:rsidRPr="00C91A19" w:rsidRDefault="0012567D" w:rsidP="0012567D">
            <w:pPr>
              <w:rPr>
                <w:ins w:id="17052" w:author="Mohammad Nayeem Hasan" w:date="2023-01-21T00:39:00Z"/>
                <w:rFonts w:ascii="Times New Roman" w:hAnsi="Times New Roman" w:cs="Times New Roman"/>
                <w:sz w:val="20"/>
                <w:szCs w:val="20"/>
                <w:rPrChange w:id="17053" w:author="Mohammad Nayeem Hasan" w:date="2023-01-21T03:28:00Z">
                  <w:rPr>
                    <w:ins w:id="17054" w:author="Mohammad Nayeem Hasan" w:date="2023-01-21T00:39:00Z"/>
                    <w:rFonts w:ascii="Times New Roman" w:hAnsi="Times New Roman" w:cs="Times New Roman"/>
                    <w:sz w:val="24"/>
                    <w:szCs w:val="24"/>
                  </w:rPr>
                </w:rPrChange>
              </w:rPr>
              <w:pPrChange w:id="17055" w:author="Mohammad Nayeem Hasan" w:date="2023-01-21T14:56:00Z">
                <w:pPr>
                  <w:jc w:val="both"/>
                </w:pPr>
              </w:pPrChange>
            </w:pPr>
            <w:ins w:id="17056" w:author="Mohammad Nayeem Hasan" w:date="2023-01-21T00:39:00Z">
              <w:r w:rsidRPr="00C91A19">
                <w:rPr>
                  <w:rFonts w:ascii="Times New Roman" w:hAnsi="Times New Roman" w:cs="Times New Roman"/>
                  <w:sz w:val="20"/>
                  <w:szCs w:val="20"/>
                  <w:rPrChange w:id="17057" w:author="Mohammad Nayeem Hasan" w:date="2023-01-21T03:28:00Z">
                    <w:rPr>
                      <w:rFonts w:ascii="Times New Roman" w:hAnsi="Times New Roman" w:cs="Times New Roman"/>
                      <w:sz w:val="24"/>
                      <w:szCs w:val="24"/>
                    </w:rPr>
                  </w:rPrChange>
                </w:rPr>
                <w:t>Yes</w:t>
              </w:r>
            </w:ins>
          </w:p>
        </w:tc>
        <w:tc>
          <w:tcPr>
            <w:tcW w:w="884" w:type="pct"/>
            <w:vAlign w:val="center"/>
            <w:tcPrChange w:id="17058" w:author="Mohammad Nayeem Hasan" w:date="2023-01-21T12:41:00Z">
              <w:tcPr>
                <w:tcW w:w="883" w:type="pct"/>
                <w:vAlign w:val="center"/>
              </w:tcPr>
            </w:tcPrChange>
          </w:tcPr>
          <w:p w14:paraId="13A9772F" w14:textId="77777777" w:rsidR="0012567D" w:rsidRPr="00C91A19" w:rsidRDefault="0012567D" w:rsidP="0012567D">
            <w:pPr>
              <w:rPr>
                <w:ins w:id="17059" w:author="Mohammad Nayeem Hasan" w:date="2023-01-21T00:39:00Z"/>
                <w:rFonts w:ascii="Times New Roman" w:hAnsi="Times New Roman" w:cs="Times New Roman"/>
                <w:sz w:val="20"/>
                <w:szCs w:val="20"/>
                <w:rPrChange w:id="17060" w:author="Mohammad Nayeem Hasan" w:date="2023-01-21T03:28:00Z">
                  <w:rPr>
                    <w:ins w:id="17061" w:author="Mohammad Nayeem Hasan" w:date="2023-01-21T00:39:00Z"/>
                    <w:rFonts w:ascii="Times New Roman" w:hAnsi="Times New Roman" w:cs="Times New Roman"/>
                    <w:sz w:val="24"/>
                    <w:szCs w:val="24"/>
                  </w:rPr>
                </w:rPrChange>
              </w:rPr>
              <w:pPrChange w:id="17062" w:author="Mohammad Nayeem Hasan" w:date="2023-01-21T14:56:00Z">
                <w:pPr>
                  <w:jc w:val="both"/>
                </w:pPr>
              </w:pPrChange>
            </w:pPr>
            <w:ins w:id="17063" w:author="Mohammad Nayeem Hasan" w:date="2023-01-21T00:39:00Z">
              <w:r w:rsidRPr="00C91A19">
                <w:rPr>
                  <w:rFonts w:ascii="Times New Roman" w:hAnsi="Times New Roman" w:cs="Times New Roman"/>
                  <w:sz w:val="20"/>
                  <w:szCs w:val="20"/>
                  <w:rPrChange w:id="17064" w:author="Mohammad Nayeem Hasan" w:date="2023-01-21T03:28:00Z">
                    <w:rPr>
                      <w:rFonts w:ascii="Times New Roman" w:hAnsi="Times New Roman" w:cs="Times New Roman"/>
                      <w:sz w:val="24"/>
                      <w:szCs w:val="24"/>
                    </w:rPr>
                  </w:rPrChange>
                </w:rPr>
                <w:t>-</w:t>
              </w:r>
            </w:ins>
          </w:p>
        </w:tc>
        <w:tc>
          <w:tcPr>
            <w:tcW w:w="529" w:type="pct"/>
            <w:vAlign w:val="center"/>
            <w:tcPrChange w:id="17065" w:author="Mohammad Nayeem Hasan" w:date="2023-01-21T12:41:00Z">
              <w:tcPr>
                <w:tcW w:w="529" w:type="pct"/>
                <w:gridSpan w:val="2"/>
                <w:vAlign w:val="center"/>
              </w:tcPr>
            </w:tcPrChange>
          </w:tcPr>
          <w:p w14:paraId="383FC74E" w14:textId="77777777" w:rsidR="0012567D" w:rsidRPr="00C91A19" w:rsidRDefault="0012567D" w:rsidP="0012567D">
            <w:pPr>
              <w:rPr>
                <w:ins w:id="17066" w:author="Mohammad Nayeem Hasan" w:date="2023-01-21T00:39:00Z"/>
                <w:rFonts w:ascii="Times New Roman" w:hAnsi="Times New Roman" w:cs="Times New Roman"/>
                <w:sz w:val="20"/>
                <w:szCs w:val="20"/>
                <w:rPrChange w:id="17067" w:author="Mohammad Nayeem Hasan" w:date="2023-01-21T03:28:00Z">
                  <w:rPr>
                    <w:ins w:id="17068" w:author="Mohammad Nayeem Hasan" w:date="2023-01-21T00:39:00Z"/>
                    <w:rFonts w:ascii="Times New Roman" w:hAnsi="Times New Roman" w:cs="Times New Roman"/>
                    <w:sz w:val="24"/>
                    <w:szCs w:val="24"/>
                  </w:rPr>
                </w:rPrChange>
              </w:rPr>
              <w:pPrChange w:id="17069" w:author="Mohammad Nayeem Hasan" w:date="2023-01-21T14:56:00Z">
                <w:pPr>
                  <w:jc w:val="both"/>
                </w:pPr>
              </w:pPrChange>
            </w:pPr>
            <w:ins w:id="17070" w:author="Mohammad Nayeem Hasan" w:date="2023-01-21T00:39:00Z">
              <w:r w:rsidRPr="00C91A19">
                <w:rPr>
                  <w:rFonts w:ascii="Times New Roman" w:hAnsi="Times New Roman" w:cs="Times New Roman"/>
                  <w:sz w:val="20"/>
                  <w:szCs w:val="20"/>
                  <w:rPrChange w:id="17071" w:author="Mohammad Nayeem Hasan" w:date="2023-01-21T03:28:00Z">
                    <w:rPr>
                      <w:rFonts w:ascii="Times New Roman" w:hAnsi="Times New Roman" w:cs="Times New Roman"/>
                      <w:sz w:val="24"/>
                      <w:szCs w:val="24"/>
                    </w:rPr>
                  </w:rPrChange>
                </w:rPr>
                <w:t>-</w:t>
              </w:r>
            </w:ins>
          </w:p>
        </w:tc>
        <w:tc>
          <w:tcPr>
            <w:tcW w:w="914" w:type="pct"/>
            <w:vAlign w:val="center"/>
            <w:tcPrChange w:id="17072" w:author="Mohammad Nayeem Hasan" w:date="2023-01-21T12:41:00Z">
              <w:tcPr>
                <w:tcW w:w="770" w:type="pct"/>
                <w:gridSpan w:val="2"/>
                <w:vAlign w:val="center"/>
              </w:tcPr>
            </w:tcPrChange>
          </w:tcPr>
          <w:p w14:paraId="01CDD208" w14:textId="77777777" w:rsidR="0012567D" w:rsidRPr="00C91A19" w:rsidRDefault="0012567D" w:rsidP="0012567D">
            <w:pPr>
              <w:rPr>
                <w:ins w:id="17073" w:author="Mohammad Nayeem Hasan" w:date="2023-01-21T00:39:00Z"/>
                <w:rFonts w:ascii="Times New Roman" w:hAnsi="Times New Roman" w:cs="Times New Roman"/>
                <w:sz w:val="20"/>
                <w:szCs w:val="20"/>
                <w:rPrChange w:id="17074" w:author="Mohammad Nayeem Hasan" w:date="2023-01-21T03:28:00Z">
                  <w:rPr>
                    <w:ins w:id="17075" w:author="Mohammad Nayeem Hasan" w:date="2023-01-21T00:39:00Z"/>
                    <w:rFonts w:ascii="Times New Roman" w:hAnsi="Times New Roman" w:cs="Times New Roman"/>
                    <w:sz w:val="24"/>
                    <w:szCs w:val="24"/>
                  </w:rPr>
                </w:rPrChange>
              </w:rPr>
              <w:pPrChange w:id="17076" w:author="Mohammad Nayeem Hasan" w:date="2023-01-21T14:56:00Z">
                <w:pPr>
                  <w:jc w:val="both"/>
                </w:pPr>
              </w:pPrChange>
            </w:pPr>
            <w:ins w:id="17077" w:author="Mohammad Nayeem Hasan" w:date="2023-01-21T00:39:00Z">
              <w:r w:rsidRPr="00C91A19">
                <w:rPr>
                  <w:rFonts w:ascii="Times New Roman" w:hAnsi="Times New Roman" w:cs="Times New Roman"/>
                  <w:sz w:val="20"/>
                  <w:szCs w:val="20"/>
                  <w:rPrChange w:id="17078" w:author="Mohammad Nayeem Hasan" w:date="2023-01-21T03:28:00Z">
                    <w:rPr>
                      <w:rFonts w:ascii="Times New Roman" w:hAnsi="Times New Roman" w:cs="Times New Roman"/>
                      <w:sz w:val="24"/>
                      <w:szCs w:val="24"/>
                    </w:rPr>
                  </w:rPrChange>
                </w:rPr>
                <w:t>-</w:t>
              </w:r>
            </w:ins>
          </w:p>
        </w:tc>
        <w:tc>
          <w:tcPr>
            <w:tcW w:w="481" w:type="pct"/>
            <w:vAlign w:val="center"/>
            <w:tcPrChange w:id="17079" w:author="Mohammad Nayeem Hasan" w:date="2023-01-21T12:41:00Z">
              <w:tcPr>
                <w:tcW w:w="481" w:type="pct"/>
                <w:gridSpan w:val="2"/>
                <w:vAlign w:val="center"/>
              </w:tcPr>
            </w:tcPrChange>
          </w:tcPr>
          <w:p w14:paraId="0CD8C6CE" w14:textId="77777777" w:rsidR="0012567D" w:rsidRPr="00C91A19" w:rsidRDefault="0012567D" w:rsidP="0012567D">
            <w:pPr>
              <w:rPr>
                <w:ins w:id="17080" w:author="Mohammad Nayeem Hasan" w:date="2023-01-21T00:39:00Z"/>
                <w:rFonts w:ascii="Times New Roman" w:hAnsi="Times New Roman" w:cs="Times New Roman"/>
                <w:sz w:val="20"/>
                <w:szCs w:val="20"/>
                <w:rPrChange w:id="17081" w:author="Mohammad Nayeem Hasan" w:date="2023-01-21T03:28:00Z">
                  <w:rPr>
                    <w:ins w:id="17082" w:author="Mohammad Nayeem Hasan" w:date="2023-01-21T00:39:00Z"/>
                    <w:rFonts w:ascii="Times New Roman" w:hAnsi="Times New Roman" w:cs="Times New Roman"/>
                    <w:sz w:val="24"/>
                    <w:szCs w:val="24"/>
                  </w:rPr>
                </w:rPrChange>
              </w:rPr>
              <w:pPrChange w:id="17083" w:author="Mohammad Nayeem Hasan" w:date="2023-01-21T14:56:00Z">
                <w:pPr>
                  <w:jc w:val="both"/>
                </w:pPr>
              </w:pPrChange>
            </w:pPr>
            <w:ins w:id="17084" w:author="Mohammad Nayeem Hasan" w:date="2023-01-21T00:39:00Z">
              <w:r w:rsidRPr="00C91A19">
                <w:rPr>
                  <w:rFonts w:ascii="Times New Roman" w:hAnsi="Times New Roman" w:cs="Times New Roman"/>
                  <w:sz w:val="20"/>
                  <w:szCs w:val="20"/>
                  <w:rPrChange w:id="17085" w:author="Mohammad Nayeem Hasan" w:date="2023-01-21T03:28:00Z">
                    <w:rPr>
                      <w:rFonts w:ascii="Times New Roman" w:hAnsi="Times New Roman" w:cs="Times New Roman"/>
                      <w:sz w:val="24"/>
                      <w:szCs w:val="24"/>
                    </w:rPr>
                  </w:rPrChange>
                </w:rPr>
                <w:t>-</w:t>
              </w:r>
            </w:ins>
          </w:p>
        </w:tc>
        <w:tc>
          <w:tcPr>
            <w:tcW w:w="963" w:type="pct"/>
            <w:vAlign w:val="center"/>
            <w:tcPrChange w:id="17086" w:author="Mohammad Nayeem Hasan" w:date="2023-01-21T12:41:00Z">
              <w:tcPr>
                <w:tcW w:w="1169" w:type="pct"/>
                <w:gridSpan w:val="3"/>
                <w:vAlign w:val="center"/>
              </w:tcPr>
            </w:tcPrChange>
          </w:tcPr>
          <w:p w14:paraId="734F7BF7" w14:textId="77777777" w:rsidR="0012567D" w:rsidRPr="00C91A19" w:rsidRDefault="0012567D" w:rsidP="0012567D">
            <w:pPr>
              <w:rPr>
                <w:ins w:id="17087" w:author="Mohammad Nayeem Hasan" w:date="2023-01-21T00:39:00Z"/>
                <w:rFonts w:ascii="Times New Roman" w:hAnsi="Times New Roman" w:cs="Times New Roman"/>
                <w:sz w:val="20"/>
                <w:szCs w:val="20"/>
                <w:rPrChange w:id="17088" w:author="Mohammad Nayeem Hasan" w:date="2023-01-21T03:28:00Z">
                  <w:rPr>
                    <w:ins w:id="17089" w:author="Mohammad Nayeem Hasan" w:date="2023-01-21T00:39:00Z"/>
                    <w:rFonts w:ascii="Times New Roman" w:hAnsi="Times New Roman" w:cs="Times New Roman"/>
                    <w:sz w:val="24"/>
                    <w:szCs w:val="24"/>
                  </w:rPr>
                </w:rPrChange>
              </w:rPr>
              <w:pPrChange w:id="17090" w:author="Mohammad Nayeem Hasan" w:date="2023-01-21T14:56:00Z">
                <w:pPr>
                  <w:jc w:val="both"/>
                </w:pPr>
              </w:pPrChange>
            </w:pPr>
            <w:ins w:id="17091" w:author="Mohammad Nayeem Hasan" w:date="2023-01-21T00:39:00Z">
              <w:r w:rsidRPr="00C91A19">
                <w:rPr>
                  <w:rFonts w:ascii="Times New Roman" w:hAnsi="Times New Roman" w:cs="Times New Roman"/>
                  <w:sz w:val="20"/>
                  <w:szCs w:val="20"/>
                  <w:rPrChange w:id="17092" w:author="Mohammad Nayeem Hasan" w:date="2023-01-21T03:28:00Z">
                    <w:rPr>
                      <w:rFonts w:ascii="Times New Roman" w:hAnsi="Times New Roman" w:cs="Times New Roman"/>
                      <w:sz w:val="24"/>
                      <w:szCs w:val="24"/>
                    </w:rPr>
                  </w:rPrChange>
                </w:rPr>
                <w:t>-</w:t>
              </w:r>
            </w:ins>
          </w:p>
        </w:tc>
        <w:tc>
          <w:tcPr>
            <w:tcW w:w="478" w:type="pct"/>
            <w:vAlign w:val="center"/>
            <w:tcPrChange w:id="17093" w:author="Mohammad Nayeem Hasan" w:date="2023-01-21T12:41:00Z">
              <w:tcPr>
                <w:tcW w:w="417" w:type="pct"/>
                <w:vAlign w:val="center"/>
              </w:tcPr>
            </w:tcPrChange>
          </w:tcPr>
          <w:p w14:paraId="60B75E07" w14:textId="77777777" w:rsidR="0012567D" w:rsidRPr="00C91A19" w:rsidRDefault="0012567D" w:rsidP="0012567D">
            <w:pPr>
              <w:rPr>
                <w:ins w:id="17094" w:author="Mohammad Nayeem Hasan" w:date="2023-01-21T00:39:00Z"/>
                <w:rFonts w:ascii="Times New Roman" w:hAnsi="Times New Roman" w:cs="Times New Roman"/>
                <w:sz w:val="20"/>
                <w:szCs w:val="20"/>
                <w:rPrChange w:id="17095" w:author="Mohammad Nayeem Hasan" w:date="2023-01-21T03:28:00Z">
                  <w:rPr>
                    <w:ins w:id="17096" w:author="Mohammad Nayeem Hasan" w:date="2023-01-21T00:39:00Z"/>
                    <w:rFonts w:ascii="Times New Roman" w:hAnsi="Times New Roman" w:cs="Times New Roman"/>
                    <w:sz w:val="24"/>
                    <w:szCs w:val="24"/>
                  </w:rPr>
                </w:rPrChange>
              </w:rPr>
              <w:pPrChange w:id="17097" w:author="Mohammad Nayeem Hasan" w:date="2023-01-21T14:56:00Z">
                <w:pPr>
                  <w:jc w:val="both"/>
                </w:pPr>
              </w:pPrChange>
            </w:pPr>
            <w:ins w:id="17098" w:author="Mohammad Nayeem Hasan" w:date="2023-01-21T00:39:00Z">
              <w:r w:rsidRPr="00C91A19">
                <w:rPr>
                  <w:rFonts w:ascii="Times New Roman" w:hAnsi="Times New Roman" w:cs="Times New Roman"/>
                  <w:sz w:val="20"/>
                  <w:szCs w:val="20"/>
                  <w:rPrChange w:id="17099" w:author="Mohammad Nayeem Hasan" w:date="2023-01-21T03:28:00Z">
                    <w:rPr>
                      <w:rFonts w:ascii="Times New Roman" w:hAnsi="Times New Roman" w:cs="Times New Roman"/>
                      <w:sz w:val="24"/>
                      <w:szCs w:val="24"/>
                    </w:rPr>
                  </w:rPrChange>
                </w:rPr>
                <w:t>-</w:t>
              </w:r>
            </w:ins>
          </w:p>
        </w:tc>
      </w:tr>
      <w:tr w:rsidR="0012567D" w:rsidRPr="008E73D6" w14:paraId="0EF67E0C" w14:textId="77777777" w:rsidTr="00A67133">
        <w:trPr>
          <w:trHeight w:val="257"/>
          <w:jc w:val="center"/>
          <w:ins w:id="17100" w:author="Mohammad Nayeem Hasan" w:date="2023-01-21T00:39:00Z"/>
          <w:trPrChange w:id="17101" w:author="Mohammad Nayeem Hasan" w:date="2023-01-21T12:41:00Z">
            <w:trPr>
              <w:trHeight w:val="257"/>
              <w:jc w:val="center"/>
            </w:trPr>
          </w:trPrChange>
        </w:trPr>
        <w:tc>
          <w:tcPr>
            <w:tcW w:w="751" w:type="pct"/>
            <w:vAlign w:val="center"/>
            <w:tcPrChange w:id="17102" w:author="Mohammad Nayeem Hasan" w:date="2023-01-21T12:41:00Z">
              <w:tcPr>
                <w:tcW w:w="751" w:type="pct"/>
                <w:vAlign w:val="center"/>
              </w:tcPr>
            </w:tcPrChange>
          </w:tcPr>
          <w:p w14:paraId="726B749B" w14:textId="77777777" w:rsidR="0012567D" w:rsidRPr="00C91A19" w:rsidRDefault="0012567D" w:rsidP="0012567D">
            <w:pPr>
              <w:rPr>
                <w:ins w:id="17103" w:author="Mohammad Nayeem Hasan" w:date="2023-01-21T00:39:00Z"/>
                <w:rFonts w:ascii="Times New Roman" w:hAnsi="Times New Roman" w:cs="Times New Roman"/>
                <w:sz w:val="20"/>
                <w:szCs w:val="20"/>
                <w:rPrChange w:id="17104" w:author="Mohammad Nayeem Hasan" w:date="2023-01-21T03:28:00Z">
                  <w:rPr>
                    <w:ins w:id="17105" w:author="Mohammad Nayeem Hasan" w:date="2023-01-21T00:39:00Z"/>
                    <w:rFonts w:ascii="Times New Roman" w:hAnsi="Times New Roman" w:cs="Times New Roman"/>
                    <w:sz w:val="24"/>
                    <w:szCs w:val="24"/>
                  </w:rPr>
                </w:rPrChange>
              </w:rPr>
              <w:pPrChange w:id="17106" w:author="Mohammad Nayeem Hasan" w:date="2023-01-21T14:56:00Z">
                <w:pPr>
                  <w:jc w:val="both"/>
                </w:pPr>
              </w:pPrChange>
            </w:pPr>
            <w:ins w:id="17107" w:author="Mohammad Nayeem Hasan" w:date="2023-01-21T00:39:00Z">
              <w:r w:rsidRPr="00C91A19">
                <w:rPr>
                  <w:rFonts w:ascii="Times New Roman" w:hAnsi="Times New Roman" w:cs="Times New Roman"/>
                  <w:sz w:val="20"/>
                  <w:szCs w:val="20"/>
                  <w:rPrChange w:id="17108" w:author="Mohammad Nayeem Hasan" w:date="2023-01-21T03:28:00Z">
                    <w:rPr>
                      <w:rFonts w:ascii="Times New Roman" w:hAnsi="Times New Roman" w:cs="Times New Roman"/>
                      <w:sz w:val="24"/>
                      <w:szCs w:val="24"/>
                    </w:rPr>
                  </w:rPrChange>
                </w:rPr>
                <w:t>No</w:t>
              </w:r>
            </w:ins>
          </w:p>
        </w:tc>
        <w:tc>
          <w:tcPr>
            <w:tcW w:w="884" w:type="pct"/>
            <w:vAlign w:val="center"/>
            <w:tcPrChange w:id="17109" w:author="Mohammad Nayeem Hasan" w:date="2023-01-21T12:41:00Z">
              <w:tcPr>
                <w:tcW w:w="883" w:type="pct"/>
                <w:vAlign w:val="center"/>
              </w:tcPr>
            </w:tcPrChange>
          </w:tcPr>
          <w:p w14:paraId="1F655692" w14:textId="77777777" w:rsidR="0012567D" w:rsidRPr="00C91A19" w:rsidRDefault="0012567D" w:rsidP="0012567D">
            <w:pPr>
              <w:rPr>
                <w:ins w:id="17110" w:author="Mohammad Nayeem Hasan" w:date="2023-01-21T00:39:00Z"/>
                <w:rFonts w:ascii="Times New Roman" w:hAnsi="Times New Roman" w:cs="Times New Roman"/>
                <w:sz w:val="20"/>
                <w:szCs w:val="20"/>
                <w:rPrChange w:id="17111" w:author="Mohammad Nayeem Hasan" w:date="2023-01-21T03:28:00Z">
                  <w:rPr>
                    <w:ins w:id="17112" w:author="Mohammad Nayeem Hasan" w:date="2023-01-21T00:39:00Z"/>
                    <w:rFonts w:ascii="Times New Roman" w:hAnsi="Times New Roman" w:cs="Times New Roman"/>
                    <w:sz w:val="24"/>
                    <w:szCs w:val="24"/>
                  </w:rPr>
                </w:rPrChange>
              </w:rPr>
              <w:pPrChange w:id="17113" w:author="Mohammad Nayeem Hasan" w:date="2023-01-21T14:56:00Z">
                <w:pPr>
                  <w:jc w:val="both"/>
                </w:pPr>
              </w:pPrChange>
            </w:pPr>
            <w:ins w:id="17114" w:author="Mohammad Nayeem Hasan" w:date="2023-01-21T00:39:00Z">
              <w:r w:rsidRPr="00C91A19">
                <w:rPr>
                  <w:rFonts w:ascii="Times New Roman" w:hAnsi="Times New Roman" w:cs="Times New Roman"/>
                  <w:sz w:val="20"/>
                  <w:szCs w:val="20"/>
                  <w:rPrChange w:id="17115" w:author="Mohammad Nayeem Hasan" w:date="2023-01-21T03:28:00Z">
                    <w:rPr>
                      <w:rFonts w:ascii="Times New Roman" w:hAnsi="Times New Roman" w:cs="Times New Roman"/>
                      <w:sz w:val="24"/>
                      <w:szCs w:val="24"/>
                    </w:rPr>
                  </w:rPrChange>
                </w:rPr>
                <w:t>-</w:t>
              </w:r>
            </w:ins>
          </w:p>
        </w:tc>
        <w:tc>
          <w:tcPr>
            <w:tcW w:w="529" w:type="pct"/>
            <w:vAlign w:val="center"/>
            <w:tcPrChange w:id="17116" w:author="Mohammad Nayeem Hasan" w:date="2023-01-21T12:41:00Z">
              <w:tcPr>
                <w:tcW w:w="529" w:type="pct"/>
                <w:gridSpan w:val="2"/>
                <w:vAlign w:val="center"/>
              </w:tcPr>
            </w:tcPrChange>
          </w:tcPr>
          <w:p w14:paraId="3CCA8031" w14:textId="77777777" w:rsidR="0012567D" w:rsidRPr="00C91A19" w:rsidRDefault="0012567D" w:rsidP="0012567D">
            <w:pPr>
              <w:rPr>
                <w:ins w:id="17117" w:author="Mohammad Nayeem Hasan" w:date="2023-01-21T00:39:00Z"/>
                <w:rFonts w:ascii="Times New Roman" w:hAnsi="Times New Roman" w:cs="Times New Roman"/>
                <w:sz w:val="20"/>
                <w:szCs w:val="20"/>
                <w:rPrChange w:id="17118" w:author="Mohammad Nayeem Hasan" w:date="2023-01-21T03:28:00Z">
                  <w:rPr>
                    <w:ins w:id="17119" w:author="Mohammad Nayeem Hasan" w:date="2023-01-21T00:39:00Z"/>
                    <w:rFonts w:ascii="Times New Roman" w:hAnsi="Times New Roman" w:cs="Times New Roman"/>
                    <w:sz w:val="24"/>
                    <w:szCs w:val="24"/>
                  </w:rPr>
                </w:rPrChange>
              </w:rPr>
              <w:pPrChange w:id="17120" w:author="Mohammad Nayeem Hasan" w:date="2023-01-21T14:56:00Z">
                <w:pPr>
                  <w:jc w:val="both"/>
                </w:pPr>
              </w:pPrChange>
            </w:pPr>
            <w:ins w:id="17121" w:author="Mohammad Nayeem Hasan" w:date="2023-01-21T00:39:00Z">
              <w:r w:rsidRPr="00C91A19">
                <w:rPr>
                  <w:rFonts w:ascii="Times New Roman" w:hAnsi="Times New Roman" w:cs="Times New Roman"/>
                  <w:sz w:val="20"/>
                  <w:szCs w:val="20"/>
                  <w:rPrChange w:id="17122" w:author="Mohammad Nayeem Hasan" w:date="2023-01-21T03:28:00Z">
                    <w:rPr>
                      <w:rFonts w:ascii="Times New Roman" w:hAnsi="Times New Roman" w:cs="Times New Roman"/>
                      <w:sz w:val="24"/>
                      <w:szCs w:val="24"/>
                    </w:rPr>
                  </w:rPrChange>
                </w:rPr>
                <w:t>-</w:t>
              </w:r>
            </w:ins>
          </w:p>
        </w:tc>
        <w:tc>
          <w:tcPr>
            <w:tcW w:w="914" w:type="pct"/>
            <w:vAlign w:val="center"/>
            <w:tcPrChange w:id="17123" w:author="Mohammad Nayeem Hasan" w:date="2023-01-21T12:41:00Z">
              <w:tcPr>
                <w:tcW w:w="770" w:type="pct"/>
                <w:gridSpan w:val="2"/>
                <w:vAlign w:val="center"/>
              </w:tcPr>
            </w:tcPrChange>
          </w:tcPr>
          <w:p w14:paraId="3FA4A08E" w14:textId="77777777" w:rsidR="0012567D" w:rsidRPr="00C91A19" w:rsidRDefault="0012567D" w:rsidP="0012567D">
            <w:pPr>
              <w:rPr>
                <w:ins w:id="17124" w:author="Mohammad Nayeem Hasan" w:date="2023-01-21T00:39:00Z"/>
                <w:rFonts w:ascii="Times New Roman" w:hAnsi="Times New Roman" w:cs="Times New Roman"/>
                <w:sz w:val="20"/>
                <w:szCs w:val="20"/>
                <w:rPrChange w:id="17125" w:author="Mohammad Nayeem Hasan" w:date="2023-01-21T03:28:00Z">
                  <w:rPr>
                    <w:ins w:id="17126" w:author="Mohammad Nayeem Hasan" w:date="2023-01-21T00:39:00Z"/>
                    <w:rFonts w:ascii="Times New Roman" w:hAnsi="Times New Roman" w:cs="Times New Roman"/>
                    <w:sz w:val="24"/>
                    <w:szCs w:val="24"/>
                  </w:rPr>
                </w:rPrChange>
              </w:rPr>
              <w:pPrChange w:id="17127" w:author="Mohammad Nayeem Hasan" w:date="2023-01-21T14:56:00Z">
                <w:pPr>
                  <w:jc w:val="both"/>
                </w:pPr>
              </w:pPrChange>
            </w:pPr>
            <w:ins w:id="17128" w:author="Mohammad Nayeem Hasan" w:date="2023-01-21T00:39:00Z">
              <w:r w:rsidRPr="00C91A19">
                <w:rPr>
                  <w:rFonts w:ascii="Times New Roman" w:hAnsi="Times New Roman" w:cs="Times New Roman"/>
                  <w:sz w:val="20"/>
                  <w:szCs w:val="20"/>
                  <w:rPrChange w:id="17129" w:author="Mohammad Nayeem Hasan" w:date="2023-01-21T03:28:00Z">
                    <w:rPr>
                      <w:rFonts w:ascii="Times New Roman" w:hAnsi="Times New Roman" w:cs="Times New Roman"/>
                      <w:sz w:val="24"/>
                      <w:szCs w:val="24"/>
                    </w:rPr>
                  </w:rPrChange>
                </w:rPr>
                <w:t>-</w:t>
              </w:r>
            </w:ins>
          </w:p>
        </w:tc>
        <w:tc>
          <w:tcPr>
            <w:tcW w:w="481" w:type="pct"/>
            <w:vAlign w:val="center"/>
            <w:tcPrChange w:id="17130" w:author="Mohammad Nayeem Hasan" w:date="2023-01-21T12:41:00Z">
              <w:tcPr>
                <w:tcW w:w="481" w:type="pct"/>
                <w:gridSpan w:val="2"/>
                <w:vAlign w:val="center"/>
              </w:tcPr>
            </w:tcPrChange>
          </w:tcPr>
          <w:p w14:paraId="6BEFCB91" w14:textId="77777777" w:rsidR="0012567D" w:rsidRPr="00C91A19" w:rsidRDefault="0012567D" w:rsidP="0012567D">
            <w:pPr>
              <w:rPr>
                <w:ins w:id="17131" w:author="Mohammad Nayeem Hasan" w:date="2023-01-21T00:39:00Z"/>
                <w:rFonts w:ascii="Times New Roman" w:hAnsi="Times New Roman" w:cs="Times New Roman"/>
                <w:sz w:val="20"/>
                <w:szCs w:val="20"/>
                <w:rPrChange w:id="17132" w:author="Mohammad Nayeem Hasan" w:date="2023-01-21T03:28:00Z">
                  <w:rPr>
                    <w:ins w:id="17133" w:author="Mohammad Nayeem Hasan" w:date="2023-01-21T00:39:00Z"/>
                    <w:rFonts w:ascii="Times New Roman" w:hAnsi="Times New Roman" w:cs="Times New Roman"/>
                    <w:sz w:val="24"/>
                    <w:szCs w:val="24"/>
                  </w:rPr>
                </w:rPrChange>
              </w:rPr>
              <w:pPrChange w:id="17134" w:author="Mohammad Nayeem Hasan" w:date="2023-01-21T14:56:00Z">
                <w:pPr>
                  <w:jc w:val="both"/>
                </w:pPr>
              </w:pPrChange>
            </w:pPr>
            <w:ins w:id="17135" w:author="Mohammad Nayeem Hasan" w:date="2023-01-21T00:39:00Z">
              <w:r w:rsidRPr="00C91A19">
                <w:rPr>
                  <w:rFonts w:ascii="Times New Roman" w:hAnsi="Times New Roman" w:cs="Times New Roman"/>
                  <w:sz w:val="20"/>
                  <w:szCs w:val="20"/>
                  <w:rPrChange w:id="17136" w:author="Mohammad Nayeem Hasan" w:date="2023-01-21T03:28:00Z">
                    <w:rPr>
                      <w:rFonts w:ascii="Times New Roman" w:hAnsi="Times New Roman" w:cs="Times New Roman"/>
                      <w:sz w:val="24"/>
                      <w:szCs w:val="24"/>
                    </w:rPr>
                  </w:rPrChange>
                </w:rPr>
                <w:t>-</w:t>
              </w:r>
            </w:ins>
          </w:p>
        </w:tc>
        <w:tc>
          <w:tcPr>
            <w:tcW w:w="963" w:type="pct"/>
            <w:vAlign w:val="center"/>
            <w:tcPrChange w:id="17137" w:author="Mohammad Nayeem Hasan" w:date="2023-01-21T12:41:00Z">
              <w:tcPr>
                <w:tcW w:w="1169" w:type="pct"/>
                <w:gridSpan w:val="3"/>
                <w:vAlign w:val="center"/>
              </w:tcPr>
            </w:tcPrChange>
          </w:tcPr>
          <w:p w14:paraId="69616592" w14:textId="77777777" w:rsidR="0012567D" w:rsidRPr="00C91A19" w:rsidRDefault="0012567D" w:rsidP="0012567D">
            <w:pPr>
              <w:rPr>
                <w:ins w:id="17138" w:author="Mohammad Nayeem Hasan" w:date="2023-01-21T00:39:00Z"/>
                <w:rFonts w:ascii="Times New Roman" w:hAnsi="Times New Roman" w:cs="Times New Roman"/>
                <w:sz w:val="20"/>
                <w:szCs w:val="20"/>
                <w:rPrChange w:id="17139" w:author="Mohammad Nayeem Hasan" w:date="2023-01-21T03:28:00Z">
                  <w:rPr>
                    <w:ins w:id="17140" w:author="Mohammad Nayeem Hasan" w:date="2023-01-21T00:39:00Z"/>
                    <w:rFonts w:ascii="Times New Roman" w:hAnsi="Times New Roman" w:cs="Times New Roman"/>
                    <w:sz w:val="24"/>
                    <w:szCs w:val="24"/>
                  </w:rPr>
                </w:rPrChange>
              </w:rPr>
              <w:pPrChange w:id="17141" w:author="Mohammad Nayeem Hasan" w:date="2023-01-21T14:56:00Z">
                <w:pPr>
                  <w:jc w:val="both"/>
                </w:pPr>
              </w:pPrChange>
            </w:pPr>
            <w:ins w:id="17142" w:author="Mohammad Nayeem Hasan" w:date="2023-01-21T00:39:00Z">
              <w:r w:rsidRPr="00C91A19">
                <w:rPr>
                  <w:rFonts w:ascii="Times New Roman" w:hAnsi="Times New Roman" w:cs="Times New Roman"/>
                  <w:sz w:val="20"/>
                  <w:szCs w:val="20"/>
                  <w:rPrChange w:id="17143" w:author="Mohammad Nayeem Hasan" w:date="2023-01-21T03:28:00Z">
                    <w:rPr>
                      <w:rFonts w:ascii="Times New Roman" w:hAnsi="Times New Roman" w:cs="Times New Roman"/>
                      <w:sz w:val="24"/>
                      <w:szCs w:val="24"/>
                    </w:rPr>
                  </w:rPrChange>
                </w:rPr>
                <w:t>-</w:t>
              </w:r>
            </w:ins>
          </w:p>
        </w:tc>
        <w:tc>
          <w:tcPr>
            <w:tcW w:w="478" w:type="pct"/>
            <w:vAlign w:val="center"/>
            <w:tcPrChange w:id="17144" w:author="Mohammad Nayeem Hasan" w:date="2023-01-21T12:41:00Z">
              <w:tcPr>
                <w:tcW w:w="417" w:type="pct"/>
                <w:vAlign w:val="center"/>
              </w:tcPr>
            </w:tcPrChange>
          </w:tcPr>
          <w:p w14:paraId="21AD432B" w14:textId="77777777" w:rsidR="0012567D" w:rsidRPr="00C91A19" w:rsidRDefault="0012567D" w:rsidP="0012567D">
            <w:pPr>
              <w:rPr>
                <w:ins w:id="17145" w:author="Mohammad Nayeem Hasan" w:date="2023-01-21T00:39:00Z"/>
                <w:rFonts w:ascii="Times New Roman" w:hAnsi="Times New Roman" w:cs="Times New Roman"/>
                <w:sz w:val="20"/>
                <w:szCs w:val="20"/>
                <w:rPrChange w:id="17146" w:author="Mohammad Nayeem Hasan" w:date="2023-01-21T03:28:00Z">
                  <w:rPr>
                    <w:ins w:id="17147" w:author="Mohammad Nayeem Hasan" w:date="2023-01-21T00:39:00Z"/>
                    <w:rFonts w:ascii="Times New Roman" w:hAnsi="Times New Roman" w:cs="Times New Roman"/>
                    <w:sz w:val="24"/>
                    <w:szCs w:val="24"/>
                  </w:rPr>
                </w:rPrChange>
              </w:rPr>
              <w:pPrChange w:id="17148" w:author="Mohammad Nayeem Hasan" w:date="2023-01-21T14:56:00Z">
                <w:pPr>
                  <w:jc w:val="both"/>
                </w:pPr>
              </w:pPrChange>
            </w:pPr>
            <w:ins w:id="17149" w:author="Mohammad Nayeem Hasan" w:date="2023-01-21T00:39:00Z">
              <w:r w:rsidRPr="00C91A19">
                <w:rPr>
                  <w:rFonts w:ascii="Times New Roman" w:hAnsi="Times New Roman" w:cs="Times New Roman"/>
                  <w:sz w:val="20"/>
                  <w:szCs w:val="20"/>
                  <w:rPrChange w:id="17150" w:author="Mohammad Nayeem Hasan" w:date="2023-01-21T03:28:00Z">
                    <w:rPr>
                      <w:rFonts w:ascii="Times New Roman" w:hAnsi="Times New Roman" w:cs="Times New Roman"/>
                      <w:sz w:val="24"/>
                      <w:szCs w:val="24"/>
                    </w:rPr>
                  </w:rPrChange>
                </w:rPr>
                <w:t>-</w:t>
              </w:r>
            </w:ins>
          </w:p>
        </w:tc>
      </w:tr>
      <w:tr w:rsidR="0012567D" w:rsidRPr="008E73D6" w14:paraId="55C832A9" w14:textId="786B6E2B" w:rsidTr="00A67133">
        <w:trPr>
          <w:trHeight w:val="257"/>
          <w:jc w:val="center"/>
          <w:ins w:id="17151" w:author="Mohammad Nayeem Hasan" w:date="2023-01-21T00:39:00Z"/>
          <w:trPrChange w:id="17152" w:author="Mohammad Nayeem Hasan" w:date="2023-01-21T12:41:00Z">
            <w:trPr>
              <w:trHeight w:val="257"/>
              <w:jc w:val="center"/>
            </w:trPr>
          </w:trPrChange>
        </w:trPr>
        <w:tc>
          <w:tcPr>
            <w:tcW w:w="1635" w:type="pct"/>
            <w:gridSpan w:val="2"/>
            <w:vAlign w:val="center"/>
            <w:tcPrChange w:id="17153" w:author="Mohammad Nayeem Hasan" w:date="2023-01-21T12:41:00Z">
              <w:tcPr>
                <w:tcW w:w="1634" w:type="pct"/>
                <w:gridSpan w:val="2"/>
                <w:vAlign w:val="center"/>
              </w:tcPr>
            </w:tcPrChange>
          </w:tcPr>
          <w:p w14:paraId="214E5965" w14:textId="77777777" w:rsidR="0012567D" w:rsidRPr="00C91A19" w:rsidRDefault="0012567D" w:rsidP="0012567D">
            <w:pPr>
              <w:rPr>
                <w:ins w:id="17154" w:author="Mohammad Nayeem Hasan" w:date="2023-01-21T00:39:00Z"/>
                <w:rFonts w:ascii="Times New Roman" w:hAnsi="Times New Roman" w:cs="Times New Roman"/>
                <w:sz w:val="20"/>
                <w:szCs w:val="20"/>
                <w:rPrChange w:id="17155" w:author="Mohammad Nayeem Hasan" w:date="2023-01-21T03:28:00Z">
                  <w:rPr>
                    <w:ins w:id="17156" w:author="Mohammad Nayeem Hasan" w:date="2023-01-21T00:39:00Z"/>
                    <w:rFonts w:ascii="Times New Roman" w:hAnsi="Times New Roman" w:cs="Times New Roman"/>
                    <w:sz w:val="24"/>
                    <w:szCs w:val="24"/>
                  </w:rPr>
                </w:rPrChange>
              </w:rPr>
              <w:pPrChange w:id="17157" w:author="Mohammad Nayeem Hasan" w:date="2023-01-21T14:56:00Z">
                <w:pPr>
                  <w:jc w:val="both"/>
                </w:pPr>
              </w:pPrChange>
            </w:pPr>
            <w:ins w:id="17158" w:author="Mohammad Nayeem Hasan" w:date="2023-01-21T00:39:00Z">
              <w:r w:rsidRPr="00C91A19">
                <w:rPr>
                  <w:rFonts w:ascii="Times New Roman" w:hAnsi="Times New Roman" w:cs="Times New Roman"/>
                  <w:sz w:val="20"/>
                  <w:szCs w:val="20"/>
                  <w:rPrChange w:id="17159" w:author="Mohammad Nayeem Hasan" w:date="2023-01-21T03:28:00Z">
                    <w:rPr>
                      <w:rFonts w:ascii="Times New Roman" w:hAnsi="Times New Roman" w:cs="Times New Roman"/>
                      <w:sz w:val="24"/>
                      <w:szCs w:val="24"/>
                    </w:rPr>
                  </w:rPrChange>
                </w:rPr>
                <w:t>Source water type</w:t>
              </w:r>
            </w:ins>
          </w:p>
        </w:tc>
        <w:tc>
          <w:tcPr>
            <w:tcW w:w="1443" w:type="pct"/>
            <w:gridSpan w:val="2"/>
            <w:vAlign w:val="center"/>
            <w:tcPrChange w:id="17160" w:author="Mohammad Nayeem Hasan" w:date="2023-01-21T12:41:00Z">
              <w:tcPr>
                <w:tcW w:w="1299" w:type="pct"/>
                <w:gridSpan w:val="4"/>
                <w:vAlign w:val="center"/>
              </w:tcPr>
            </w:tcPrChange>
          </w:tcPr>
          <w:p w14:paraId="5B2FFFD6" w14:textId="77777777" w:rsidR="0012567D" w:rsidRPr="008E73D6" w:rsidRDefault="0012567D" w:rsidP="0012567D">
            <w:pPr>
              <w:rPr>
                <w:ins w:id="17161" w:author="Mohammad Nayeem Hasan" w:date="2023-01-21T00:39:00Z"/>
                <w:rFonts w:ascii="Times New Roman" w:hAnsi="Times New Roman" w:cs="Times New Roman"/>
                <w:sz w:val="20"/>
                <w:szCs w:val="20"/>
              </w:rPr>
              <w:pPrChange w:id="17162" w:author="Mohammad Nayeem Hasan" w:date="2023-01-21T14:56:00Z">
                <w:pPr>
                  <w:jc w:val="both"/>
                </w:pPr>
              </w:pPrChange>
            </w:pPr>
          </w:p>
        </w:tc>
        <w:tc>
          <w:tcPr>
            <w:tcW w:w="1444" w:type="pct"/>
            <w:gridSpan w:val="2"/>
            <w:vAlign w:val="center"/>
            <w:tcPrChange w:id="17163" w:author="Mohammad Nayeem Hasan" w:date="2023-01-21T12:41:00Z">
              <w:tcPr>
                <w:tcW w:w="1650" w:type="pct"/>
                <w:gridSpan w:val="5"/>
                <w:vAlign w:val="center"/>
              </w:tcPr>
            </w:tcPrChange>
          </w:tcPr>
          <w:p w14:paraId="03B78CCD" w14:textId="77777777" w:rsidR="0012567D" w:rsidRPr="008E73D6" w:rsidRDefault="0012567D" w:rsidP="0012567D">
            <w:pPr>
              <w:rPr>
                <w:ins w:id="17164" w:author="Mohammad Nayeem Hasan" w:date="2023-01-21T00:39:00Z"/>
                <w:rFonts w:ascii="Times New Roman" w:hAnsi="Times New Roman" w:cs="Times New Roman"/>
                <w:sz w:val="20"/>
                <w:szCs w:val="20"/>
              </w:rPr>
              <w:pPrChange w:id="17165" w:author="Mohammad Nayeem Hasan" w:date="2023-01-21T14:56:00Z">
                <w:pPr>
                  <w:jc w:val="both"/>
                </w:pPr>
              </w:pPrChange>
            </w:pPr>
          </w:p>
        </w:tc>
        <w:tc>
          <w:tcPr>
            <w:tcW w:w="478" w:type="pct"/>
            <w:vAlign w:val="center"/>
            <w:tcPrChange w:id="17166" w:author="Mohammad Nayeem Hasan" w:date="2023-01-21T12:41:00Z">
              <w:tcPr>
                <w:tcW w:w="417" w:type="pct"/>
                <w:vAlign w:val="center"/>
              </w:tcPr>
            </w:tcPrChange>
          </w:tcPr>
          <w:p w14:paraId="4C6E59BD" w14:textId="77777777" w:rsidR="0012567D" w:rsidRPr="008E73D6" w:rsidRDefault="0012567D" w:rsidP="0012567D">
            <w:pPr>
              <w:rPr>
                <w:ins w:id="17167" w:author="Mohammad Nayeem Hasan" w:date="2023-01-21T00:39:00Z"/>
                <w:rFonts w:ascii="Times New Roman" w:hAnsi="Times New Roman" w:cs="Times New Roman"/>
                <w:sz w:val="20"/>
                <w:szCs w:val="20"/>
              </w:rPr>
              <w:pPrChange w:id="17168" w:author="Mohammad Nayeem Hasan" w:date="2023-01-21T14:56:00Z">
                <w:pPr>
                  <w:jc w:val="both"/>
                </w:pPr>
              </w:pPrChange>
            </w:pPr>
          </w:p>
        </w:tc>
      </w:tr>
      <w:tr w:rsidR="0012567D" w:rsidRPr="008E73D6" w14:paraId="344CF52F" w14:textId="77777777" w:rsidTr="00A67133">
        <w:trPr>
          <w:trHeight w:val="257"/>
          <w:jc w:val="center"/>
          <w:ins w:id="17169" w:author="Mohammad Nayeem Hasan" w:date="2023-01-21T00:39:00Z"/>
          <w:trPrChange w:id="17170" w:author="Mohammad Nayeem Hasan" w:date="2023-01-21T12:41:00Z">
            <w:trPr>
              <w:trHeight w:val="257"/>
              <w:jc w:val="center"/>
            </w:trPr>
          </w:trPrChange>
        </w:trPr>
        <w:tc>
          <w:tcPr>
            <w:tcW w:w="751" w:type="pct"/>
            <w:vAlign w:val="center"/>
            <w:tcPrChange w:id="17171" w:author="Mohammad Nayeem Hasan" w:date="2023-01-21T12:41:00Z">
              <w:tcPr>
                <w:tcW w:w="751" w:type="pct"/>
                <w:vAlign w:val="center"/>
              </w:tcPr>
            </w:tcPrChange>
          </w:tcPr>
          <w:p w14:paraId="7C4C555B" w14:textId="77777777" w:rsidR="0012567D" w:rsidRPr="00C91A19" w:rsidRDefault="0012567D" w:rsidP="0012567D">
            <w:pPr>
              <w:rPr>
                <w:ins w:id="17172" w:author="Mohammad Nayeem Hasan" w:date="2023-01-21T00:39:00Z"/>
                <w:rFonts w:ascii="Times New Roman" w:hAnsi="Times New Roman" w:cs="Times New Roman"/>
                <w:sz w:val="20"/>
                <w:szCs w:val="20"/>
                <w:rPrChange w:id="17173" w:author="Mohammad Nayeem Hasan" w:date="2023-01-21T03:28:00Z">
                  <w:rPr>
                    <w:ins w:id="17174" w:author="Mohammad Nayeem Hasan" w:date="2023-01-21T00:39:00Z"/>
                    <w:rFonts w:ascii="Times New Roman" w:hAnsi="Times New Roman" w:cs="Times New Roman"/>
                    <w:sz w:val="24"/>
                    <w:szCs w:val="24"/>
                  </w:rPr>
                </w:rPrChange>
              </w:rPr>
              <w:pPrChange w:id="17175" w:author="Mohammad Nayeem Hasan" w:date="2023-01-21T14:56:00Z">
                <w:pPr>
                  <w:jc w:val="both"/>
                </w:pPr>
              </w:pPrChange>
            </w:pPr>
            <w:ins w:id="17176" w:author="Mohammad Nayeem Hasan" w:date="2023-01-21T00:39:00Z">
              <w:r w:rsidRPr="00C91A19">
                <w:rPr>
                  <w:rFonts w:ascii="Times New Roman" w:hAnsi="Times New Roman" w:cs="Times New Roman"/>
                  <w:sz w:val="20"/>
                  <w:szCs w:val="20"/>
                  <w:rPrChange w:id="17177" w:author="Mohammad Nayeem Hasan" w:date="2023-01-21T03:28:00Z">
                    <w:rPr>
                      <w:rFonts w:ascii="Times New Roman" w:hAnsi="Times New Roman" w:cs="Times New Roman"/>
                      <w:sz w:val="24"/>
                      <w:szCs w:val="24"/>
                    </w:rPr>
                  </w:rPrChange>
                </w:rPr>
                <w:t>Improved</w:t>
              </w:r>
            </w:ins>
          </w:p>
        </w:tc>
        <w:tc>
          <w:tcPr>
            <w:tcW w:w="884" w:type="pct"/>
            <w:vAlign w:val="center"/>
            <w:tcPrChange w:id="17178" w:author="Mohammad Nayeem Hasan" w:date="2023-01-21T12:41:00Z">
              <w:tcPr>
                <w:tcW w:w="883" w:type="pct"/>
                <w:vAlign w:val="center"/>
              </w:tcPr>
            </w:tcPrChange>
          </w:tcPr>
          <w:p w14:paraId="17738DB4" w14:textId="77777777" w:rsidR="0012567D" w:rsidRPr="00C91A19" w:rsidRDefault="0012567D" w:rsidP="0012567D">
            <w:pPr>
              <w:rPr>
                <w:ins w:id="17179" w:author="Mohammad Nayeem Hasan" w:date="2023-01-21T00:39:00Z"/>
                <w:rFonts w:ascii="Times New Roman" w:hAnsi="Times New Roman" w:cs="Times New Roman"/>
                <w:sz w:val="20"/>
                <w:szCs w:val="20"/>
                <w:rPrChange w:id="17180" w:author="Mohammad Nayeem Hasan" w:date="2023-01-21T03:28:00Z">
                  <w:rPr>
                    <w:ins w:id="17181" w:author="Mohammad Nayeem Hasan" w:date="2023-01-21T00:39:00Z"/>
                    <w:rFonts w:ascii="Times New Roman" w:hAnsi="Times New Roman" w:cs="Times New Roman"/>
                    <w:sz w:val="24"/>
                    <w:szCs w:val="24"/>
                  </w:rPr>
                </w:rPrChange>
              </w:rPr>
              <w:pPrChange w:id="17182" w:author="Mohammad Nayeem Hasan" w:date="2023-01-21T14:56:00Z">
                <w:pPr>
                  <w:jc w:val="both"/>
                </w:pPr>
              </w:pPrChange>
            </w:pPr>
            <w:ins w:id="17183" w:author="Mohammad Nayeem Hasan" w:date="2023-01-21T00:39:00Z">
              <w:r w:rsidRPr="00C91A19">
                <w:rPr>
                  <w:rFonts w:ascii="Times New Roman" w:hAnsi="Times New Roman" w:cs="Times New Roman"/>
                  <w:sz w:val="20"/>
                  <w:szCs w:val="20"/>
                  <w:rPrChange w:id="17184" w:author="Mohammad Nayeem Hasan" w:date="2023-01-21T03:28:00Z">
                    <w:rPr>
                      <w:rFonts w:ascii="Times New Roman" w:hAnsi="Times New Roman" w:cs="Times New Roman"/>
                      <w:sz w:val="24"/>
                      <w:szCs w:val="24"/>
                    </w:rPr>
                  </w:rPrChange>
                </w:rPr>
                <w:t>-</w:t>
              </w:r>
            </w:ins>
          </w:p>
        </w:tc>
        <w:tc>
          <w:tcPr>
            <w:tcW w:w="529" w:type="pct"/>
            <w:vAlign w:val="center"/>
            <w:tcPrChange w:id="17185" w:author="Mohammad Nayeem Hasan" w:date="2023-01-21T12:41:00Z">
              <w:tcPr>
                <w:tcW w:w="529" w:type="pct"/>
                <w:gridSpan w:val="2"/>
                <w:vAlign w:val="center"/>
              </w:tcPr>
            </w:tcPrChange>
          </w:tcPr>
          <w:p w14:paraId="4BD4DA93" w14:textId="77777777" w:rsidR="0012567D" w:rsidRPr="00C91A19" w:rsidRDefault="0012567D" w:rsidP="0012567D">
            <w:pPr>
              <w:rPr>
                <w:ins w:id="17186" w:author="Mohammad Nayeem Hasan" w:date="2023-01-21T00:39:00Z"/>
                <w:rFonts w:ascii="Times New Roman" w:hAnsi="Times New Roman" w:cs="Times New Roman"/>
                <w:sz w:val="20"/>
                <w:szCs w:val="20"/>
                <w:rPrChange w:id="17187" w:author="Mohammad Nayeem Hasan" w:date="2023-01-21T03:28:00Z">
                  <w:rPr>
                    <w:ins w:id="17188" w:author="Mohammad Nayeem Hasan" w:date="2023-01-21T00:39:00Z"/>
                    <w:rFonts w:ascii="Times New Roman" w:hAnsi="Times New Roman" w:cs="Times New Roman"/>
                    <w:sz w:val="24"/>
                    <w:szCs w:val="24"/>
                  </w:rPr>
                </w:rPrChange>
              </w:rPr>
              <w:pPrChange w:id="17189" w:author="Mohammad Nayeem Hasan" w:date="2023-01-21T14:56:00Z">
                <w:pPr>
                  <w:jc w:val="both"/>
                </w:pPr>
              </w:pPrChange>
            </w:pPr>
            <w:ins w:id="17190" w:author="Mohammad Nayeem Hasan" w:date="2023-01-21T00:39:00Z">
              <w:r w:rsidRPr="00C91A19">
                <w:rPr>
                  <w:rFonts w:ascii="Times New Roman" w:hAnsi="Times New Roman" w:cs="Times New Roman"/>
                  <w:sz w:val="20"/>
                  <w:szCs w:val="20"/>
                  <w:rPrChange w:id="17191" w:author="Mohammad Nayeem Hasan" w:date="2023-01-21T03:28:00Z">
                    <w:rPr>
                      <w:rFonts w:ascii="Times New Roman" w:hAnsi="Times New Roman" w:cs="Times New Roman"/>
                      <w:sz w:val="24"/>
                      <w:szCs w:val="24"/>
                    </w:rPr>
                  </w:rPrChange>
                </w:rPr>
                <w:t>-</w:t>
              </w:r>
            </w:ins>
          </w:p>
        </w:tc>
        <w:tc>
          <w:tcPr>
            <w:tcW w:w="914" w:type="pct"/>
            <w:vAlign w:val="center"/>
            <w:tcPrChange w:id="17192" w:author="Mohammad Nayeem Hasan" w:date="2023-01-21T12:41:00Z">
              <w:tcPr>
                <w:tcW w:w="770" w:type="pct"/>
                <w:gridSpan w:val="2"/>
                <w:vAlign w:val="center"/>
              </w:tcPr>
            </w:tcPrChange>
          </w:tcPr>
          <w:p w14:paraId="3FD20C59" w14:textId="77777777" w:rsidR="0012567D" w:rsidRPr="00C91A19" w:rsidRDefault="0012567D" w:rsidP="0012567D">
            <w:pPr>
              <w:rPr>
                <w:ins w:id="17193" w:author="Mohammad Nayeem Hasan" w:date="2023-01-21T00:39:00Z"/>
                <w:rFonts w:ascii="Times New Roman" w:hAnsi="Times New Roman" w:cs="Times New Roman"/>
                <w:sz w:val="20"/>
                <w:szCs w:val="20"/>
                <w:rPrChange w:id="17194" w:author="Mohammad Nayeem Hasan" w:date="2023-01-21T03:28:00Z">
                  <w:rPr>
                    <w:ins w:id="17195" w:author="Mohammad Nayeem Hasan" w:date="2023-01-21T00:39:00Z"/>
                    <w:rFonts w:ascii="Times New Roman" w:hAnsi="Times New Roman" w:cs="Times New Roman"/>
                    <w:sz w:val="24"/>
                    <w:szCs w:val="24"/>
                  </w:rPr>
                </w:rPrChange>
              </w:rPr>
              <w:pPrChange w:id="17196" w:author="Mohammad Nayeem Hasan" w:date="2023-01-21T14:56:00Z">
                <w:pPr>
                  <w:jc w:val="both"/>
                </w:pPr>
              </w:pPrChange>
            </w:pPr>
            <w:ins w:id="17197" w:author="Mohammad Nayeem Hasan" w:date="2023-01-21T00:39:00Z">
              <w:r w:rsidRPr="00C91A19">
                <w:rPr>
                  <w:rFonts w:ascii="Times New Roman" w:hAnsi="Times New Roman" w:cs="Times New Roman"/>
                  <w:sz w:val="20"/>
                  <w:szCs w:val="20"/>
                  <w:rPrChange w:id="17198" w:author="Mohammad Nayeem Hasan" w:date="2023-01-21T03:28:00Z">
                    <w:rPr>
                      <w:rFonts w:ascii="Times New Roman" w:hAnsi="Times New Roman" w:cs="Times New Roman"/>
                      <w:sz w:val="24"/>
                      <w:szCs w:val="24"/>
                    </w:rPr>
                  </w:rPrChange>
                </w:rPr>
                <w:t>-</w:t>
              </w:r>
            </w:ins>
          </w:p>
        </w:tc>
        <w:tc>
          <w:tcPr>
            <w:tcW w:w="481" w:type="pct"/>
            <w:vAlign w:val="center"/>
            <w:tcPrChange w:id="17199" w:author="Mohammad Nayeem Hasan" w:date="2023-01-21T12:41:00Z">
              <w:tcPr>
                <w:tcW w:w="481" w:type="pct"/>
                <w:gridSpan w:val="2"/>
                <w:vAlign w:val="center"/>
              </w:tcPr>
            </w:tcPrChange>
          </w:tcPr>
          <w:p w14:paraId="79EE609C" w14:textId="77777777" w:rsidR="0012567D" w:rsidRPr="00C91A19" w:rsidRDefault="0012567D" w:rsidP="0012567D">
            <w:pPr>
              <w:rPr>
                <w:ins w:id="17200" w:author="Mohammad Nayeem Hasan" w:date="2023-01-21T00:39:00Z"/>
                <w:rFonts w:ascii="Times New Roman" w:hAnsi="Times New Roman" w:cs="Times New Roman"/>
                <w:sz w:val="20"/>
                <w:szCs w:val="20"/>
                <w:rPrChange w:id="17201" w:author="Mohammad Nayeem Hasan" w:date="2023-01-21T03:28:00Z">
                  <w:rPr>
                    <w:ins w:id="17202" w:author="Mohammad Nayeem Hasan" w:date="2023-01-21T00:39:00Z"/>
                    <w:rFonts w:ascii="Times New Roman" w:hAnsi="Times New Roman" w:cs="Times New Roman"/>
                    <w:sz w:val="24"/>
                    <w:szCs w:val="24"/>
                  </w:rPr>
                </w:rPrChange>
              </w:rPr>
              <w:pPrChange w:id="17203" w:author="Mohammad Nayeem Hasan" w:date="2023-01-21T14:56:00Z">
                <w:pPr>
                  <w:jc w:val="both"/>
                </w:pPr>
              </w:pPrChange>
            </w:pPr>
            <w:ins w:id="17204" w:author="Mohammad Nayeem Hasan" w:date="2023-01-21T00:39:00Z">
              <w:r w:rsidRPr="00C91A19">
                <w:rPr>
                  <w:rFonts w:ascii="Times New Roman" w:hAnsi="Times New Roman" w:cs="Times New Roman"/>
                  <w:sz w:val="20"/>
                  <w:szCs w:val="20"/>
                  <w:rPrChange w:id="17205" w:author="Mohammad Nayeem Hasan" w:date="2023-01-21T03:28:00Z">
                    <w:rPr>
                      <w:rFonts w:ascii="Times New Roman" w:hAnsi="Times New Roman" w:cs="Times New Roman"/>
                      <w:sz w:val="24"/>
                      <w:szCs w:val="24"/>
                    </w:rPr>
                  </w:rPrChange>
                </w:rPr>
                <w:t>-</w:t>
              </w:r>
            </w:ins>
          </w:p>
        </w:tc>
        <w:tc>
          <w:tcPr>
            <w:tcW w:w="963" w:type="pct"/>
            <w:vAlign w:val="center"/>
            <w:tcPrChange w:id="17206" w:author="Mohammad Nayeem Hasan" w:date="2023-01-21T12:41:00Z">
              <w:tcPr>
                <w:tcW w:w="1169" w:type="pct"/>
                <w:gridSpan w:val="3"/>
                <w:vAlign w:val="center"/>
              </w:tcPr>
            </w:tcPrChange>
          </w:tcPr>
          <w:p w14:paraId="48FD393B" w14:textId="77777777" w:rsidR="0012567D" w:rsidRPr="00C91A19" w:rsidRDefault="0012567D" w:rsidP="0012567D">
            <w:pPr>
              <w:rPr>
                <w:ins w:id="17207" w:author="Mohammad Nayeem Hasan" w:date="2023-01-21T00:39:00Z"/>
                <w:rFonts w:ascii="Times New Roman" w:hAnsi="Times New Roman" w:cs="Times New Roman"/>
                <w:sz w:val="20"/>
                <w:szCs w:val="20"/>
                <w:rPrChange w:id="17208" w:author="Mohammad Nayeem Hasan" w:date="2023-01-21T03:28:00Z">
                  <w:rPr>
                    <w:ins w:id="17209" w:author="Mohammad Nayeem Hasan" w:date="2023-01-21T00:39:00Z"/>
                    <w:rFonts w:ascii="Times New Roman" w:hAnsi="Times New Roman" w:cs="Times New Roman"/>
                    <w:sz w:val="24"/>
                    <w:szCs w:val="24"/>
                  </w:rPr>
                </w:rPrChange>
              </w:rPr>
              <w:pPrChange w:id="17210" w:author="Mohammad Nayeem Hasan" w:date="2023-01-21T14:56:00Z">
                <w:pPr>
                  <w:jc w:val="both"/>
                </w:pPr>
              </w:pPrChange>
            </w:pPr>
            <w:ins w:id="17211" w:author="Mohammad Nayeem Hasan" w:date="2023-01-21T00:39:00Z">
              <w:r w:rsidRPr="00C91A19">
                <w:rPr>
                  <w:rFonts w:ascii="Times New Roman" w:hAnsi="Times New Roman" w:cs="Times New Roman"/>
                  <w:sz w:val="20"/>
                  <w:szCs w:val="20"/>
                  <w:rPrChange w:id="17212" w:author="Mohammad Nayeem Hasan" w:date="2023-01-21T03:28:00Z">
                    <w:rPr>
                      <w:rFonts w:ascii="Times New Roman" w:hAnsi="Times New Roman" w:cs="Times New Roman"/>
                      <w:sz w:val="24"/>
                      <w:szCs w:val="24"/>
                    </w:rPr>
                  </w:rPrChange>
                </w:rPr>
                <w:t>-</w:t>
              </w:r>
            </w:ins>
          </w:p>
        </w:tc>
        <w:tc>
          <w:tcPr>
            <w:tcW w:w="478" w:type="pct"/>
            <w:vAlign w:val="center"/>
            <w:tcPrChange w:id="17213" w:author="Mohammad Nayeem Hasan" w:date="2023-01-21T12:41:00Z">
              <w:tcPr>
                <w:tcW w:w="417" w:type="pct"/>
                <w:vAlign w:val="center"/>
              </w:tcPr>
            </w:tcPrChange>
          </w:tcPr>
          <w:p w14:paraId="74A68BC5" w14:textId="77777777" w:rsidR="0012567D" w:rsidRPr="00C91A19" w:rsidRDefault="0012567D" w:rsidP="0012567D">
            <w:pPr>
              <w:rPr>
                <w:ins w:id="17214" w:author="Mohammad Nayeem Hasan" w:date="2023-01-21T00:39:00Z"/>
                <w:rFonts w:ascii="Times New Roman" w:hAnsi="Times New Roman" w:cs="Times New Roman"/>
                <w:sz w:val="20"/>
                <w:szCs w:val="20"/>
                <w:rPrChange w:id="17215" w:author="Mohammad Nayeem Hasan" w:date="2023-01-21T03:28:00Z">
                  <w:rPr>
                    <w:ins w:id="17216" w:author="Mohammad Nayeem Hasan" w:date="2023-01-21T00:39:00Z"/>
                    <w:rFonts w:ascii="Times New Roman" w:hAnsi="Times New Roman" w:cs="Times New Roman"/>
                    <w:sz w:val="24"/>
                    <w:szCs w:val="24"/>
                  </w:rPr>
                </w:rPrChange>
              </w:rPr>
              <w:pPrChange w:id="17217" w:author="Mohammad Nayeem Hasan" w:date="2023-01-21T14:56:00Z">
                <w:pPr>
                  <w:jc w:val="both"/>
                </w:pPr>
              </w:pPrChange>
            </w:pPr>
            <w:ins w:id="17218" w:author="Mohammad Nayeem Hasan" w:date="2023-01-21T00:39:00Z">
              <w:r w:rsidRPr="00C91A19">
                <w:rPr>
                  <w:rFonts w:ascii="Times New Roman" w:hAnsi="Times New Roman" w:cs="Times New Roman"/>
                  <w:sz w:val="20"/>
                  <w:szCs w:val="20"/>
                  <w:rPrChange w:id="17219" w:author="Mohammad Nayeem Hasan" w:date="2023-01-21T03:28:00Z">
                    <w:rPr>
                      <w:rFonts w:ascii="Times New Roman" w:hAnsi="Times New Roman" w:cs="Times New Roman"/>
                      <w:sz w:val="24"/>
                      <w:szCs w:val="24"/>
                    </w:rPr>
                  </w:rPrChange>
                </w:rPr>
                <w:t>-</w:t>
              </w:r>
            </w:ins>
          </w:p>
        </w:tc>
      </w:tr>
      <w:tr w:rsidR="0012567D" w:rsidRPr="008E73D6" w14:paraId="77D219D6" w14:textId="77777777" w:rsidTr="00A67133">
        <w:trPr>
          <w:trHeight w:val="257"/>
          <w:jc w:val="center"/>
          <w:ins w:id="17220" w:author="Mohammad Nayeem Hasan" w:date="2023-01-21T00:39:00Z"/>
          <w:trPrChange w:id="17221" w:author="Mohammad Nayeem Hasan" w:date="2023-01-21T12:41:00Z">
            <w:trPr>
              <w:trHeight w:val="257"/>
              <w:jc w:val="center"/>
            </w:trPr>
          </w:trPrChange>
        </w:trPr>
        <w:tc>
          <w:tcPr>
            <w:tcW w:w="751" w:type="pct"/>
            <w:vAlign w:val="center"/>
            <w:tcPrChange w:id="17222" w:author="Mohammad Nayeem Hasan" w:date="2023-01-21T12:41:00Z">
              <w:tcPr>
                <w:tcW w:w="751" w:type="pct"/>
                <w:vAlign w:val="center"/>
              </w:tcPr>
            </w:tcPrChange>
          </w:tcPr>
          <w:p w14:paraId="0766E637" w14:textId="77777777" w:rsidR="0012567D" w:rsidRPr="00C91A19" w:rsidRDefault="0012567D" w:rsidP="0012567D">
            <w:pPr>
              <w:rPr>
                <w:ins w:id="17223" w:author="Mohammad Nayeem Hasan" w:date="2023-01-21T00:39:00Z"/>
                <w:rFonts w:ascii="Times New Roman" w:hAnsi="Times New Roman" w:cs="Times New Roman"/>
                <w:sz w:val="20"/>
                <w:szCs w:val="20"/>
                <w:rPrChange w:id="17224" w:author="Mohammad Nayeem Hasan" w:date="2023-01-21T03:28:00Z">
                  <w:rPr>
                    <w:ins w:id="17225" w:author="Mohammad Nayeem Hasan" w:date="2023-01-21T00:39:00Z"/>
                    <w:rFonts w:ascii="Times New Roman" w:hAnsi="Times New Roman" w:cs="Times New Roman"/>
                    <w:sz w:val="24"/>
                    <w:szCs w:val="24"/>
                  </w:rPr>
                </w:rPrChange>
              </w:rPr>
              <w:pPrChange w:id="17226" w:author="Mohammad Nayeem Hasan" w:date="2023-01-21T14:56:00Z">
                <w:pPr>
                  <w:jc w:val="both"/>
                </w:pPr>
              </w:pPrChange>
            </w:pPr>
            <w:ins w:id="17227" w:author="Mohammad Nayeem Hasan" w:date="2023-01-21T00:39:00Z">
              <w:r w:rsidRPr="00C91A19">
                <w:rPr>
                  <w:rFonts w:ascii="Times New Roman" w:hAnsi="Times New Roman" w:cs="Times New Roman"/>
                  <w:sz w:val="20"/>
                  <w:szCs w:val="20"/>
                  <w:rPrChange w:id="17228" w:author="Mohammad Nayeem Hasan" w:date="2023-01-21T03:28:00Z">
                    <w:rPr>
                      <w:rFonts w:ascii="Times New Roman" w:hAnsi="Times New Roman" w:cs="Times New Roman"/>
                      <w:sz w:val="24"/>
                      <w:szCs w:val="24"/>
                    </w:rPr>
                  </w:rPrChange>
                </w:rPr>
                <w:t>Unimproved</w:t>
              </w:r>
            </w:ins>
          </w:p>
        </w:tc>
        <w:tc>
          <w:tcPr>
            <w:tcW w:w="884" w:type="pct"/>
            <w:vAlign w:val="center"/>
            <w:tcPrChange w:id="17229" w:author="Mohammad Nayeem Hasan" w:date="2023-01-21T12:41:00Z">
              <w:tcPr>
                <w:tcW w:w="883" w:type="pct"/>
                <w:vAlign w:val="center"/>
              </w:tcPr>
            </w:tcPrChange>
          </w:tcPr>
          <w:p w14:paraId="119A932A" w14:textId="0C1D97DA" w:rsidR="0012567D" w:rsidRPr="00C91A19" w:rsidRDefault="0012567D" w:rsidP="0012567D">
            <w:pPr>
              <w:rPr>
                <w:ins w:id="17230" w:author="Mohammad Nayeem Hasan" w:date="2023-01-21T00:39:00Z"/>
                <w:rFonts w:ascii="Times New Roman" w:hAnsi="Times New Roman" w:cs="Times New Roman"/>
                <w:sz w:val="20"/>
                <w:szCs w:val="20"/>
                <w:rPrChange w:id="17231" w:author="Mohammad Nayeem Hasan" w:date="2023-01-21T03:28:00Z">
                  <w:rPr>
                    <w:ins w:id="17232" w:author="Mohammad Nayeem Hasan" w:date="2023-01-21T00:39:00Z"/>
                    <w:rFonts w:ascii="Times New Roman" w:hAnsi="Times New Roman" w:cs="Times New Roman"/>
                    <w:sz w:val="24"/>
                    <w:szCs w:val="24"/>
                  </w:rPr>
                </w:rPrChange>
              </w:rPr>
              <w:pPrChange w:id="17233" w:author="Mohammad Nayeem Hasan" w:date="2023-01-21T14:56:00Z">
                <w:pPr>
                  <w:jc w:val="both"/>
                </w:pPr>
              </w:pPrChange>
            </w:pPr>
            <w:ins w:id="17234" w:author="Mohammad Nayeem Hasan" w:date="2023-01-27T00:12:00Z">
              <w:r>
                <w:rPr>
                  <w:rFonts w:ascii="Times New Roman" w:hAnsi="Times New Roman" w:cs="Times New Roman"/>
                  <w:sz w:val="20"/>
                  <w:szCs w:val="20"/>
                </w:rPr>
                <w:t>-</w:t>
              </w:r>
            </w:ins>
          </w:p>
        </w:tc>
        <w:tc>
          <w:tcPr>
            <w:tcW w:w="529" w:type="pct"/>
            <w:vAlign w:val="center"/>
            <w:tcPrChange w:id="17235" w:author="Mohammad Nayeem Hasan" w:date="2023-01-21T12:41:00Z">
              <w:tcPr>
                <w:tcW w:w="529" w:type="pct"/>
                <w:gridSpan w:val="2"/>
                <w:vAlign w:val="center"/>
              </w:tcPr>
            </w:tcPrChange>
          </w:tcPr>
          <w:p w14:paraId="63DDC9FB" w14:textId="77777777" w:rsidR="0012567D" w:rsidRPr="00C91A19" w:rsidRDefault="0012567D" w:rsidP="0012567D">
            <w:pPr>
              <w:rPr>
                <w:ins w:id="17236" w:author="Mohammad Nayeem Hasan" w:date="2023-01-21T00:39:00Z"/>
                <w:rFonts w:ascii="Times New Roman" w:hAnsi="Times New Roman" w:cs="Times New Roman"/>
                <w:sz w:val="20"/>
                <w:szCs w:val="20"/>
                <w:rPrChange w:id="17237" w:author="Mohammad Nayeem Hasan" w:date="2023-01-21T03:28:00Z">
                  <w:rPr>
                    <w:ins w:id="17238" w:author="Mohammad Nayeem Hasan" w:date="2023-01-21T00:39:00Z"/>
                    <w:rFonts w:ascii="Times New Roman" w:hAnsi="Times New Roman" w:cs="Times New Roman"/>
                    <w:sz w:val="24"/>
                    <w:szCs w:val="24"/>
                  </w:rPr>
                </w:rPrChange>
              </w:rPr>
              <w:pPrChange w:id="17239" w:author="Mohammad Nayeem Hasan" w:date="2023-01-21T14:56:00Z">
                <w:pPr>
                  <w:jc w:val="both"/>
                </w:pPr>
              </w:pPrChange>
            </w:pPr>
            <w:ins w:id="17240" w:author="Mohammad Nayeem Hasan" w:date="2023-01-21T00:39:00Z">
              <w:r w:rsidRPr="00C91A19">
                <w:rPr>
                  <w:rFonts w:ascii="Times New Roman" w:hAnsi="Times New Roman" w:cs="Times New Roman"/>
                  <w:sz w:val="20"/>
                  <w:szCs w:val="20"/>
                  <w:rPrChange w:id="17241" w:author="Mohammad Nayeem Hasan" w:date="2023-01-21T03:28:00Z">
                    <w:rPr>
                      <w:rFonts w:ascii="Times New Roman" w:hAnsi="Times New Roman" w:cs="Times New Roman"/>
                      <w:sz w:val="24"/>
                      <w:szCs w:val="24"/>
                    </w:rPr>
                  </w:rPrChange>
                </w:rPr>
                <w:t>-</w:t>
              </w:r>
            </w:ins>
          </w:p>
        </w:tc>
        <w:tc>
          <w:tcPr>
            <w:tcW w:w="914" w:type="pct"/>
            <w:vAlign w:val="center"/>
            <w:tcPrChange w:id="17242" w:author="Mohammad Nayeem Hasan" w:date="2023-01-21T12:41:00Z">
              <w:tcPr>
                <w:tcW w:w="770" w:type="pct"/>
                <w:gridSpan w:val="2"/>
                <w:vAlign w:val="center"/>
              </w:tcPr>
            </w:tcPrChange>
          </w:tcPr>
          <w:p w14:paraId="4E9A8636" w14:textId="77777777" w:rsidR="0012567D" w:rsidRPr="00C91A19" w:rsidRDefault="0012567D" w:rsidP="0012567D">
            <w:pPr>
              <w:rPr>
                <w:ins w:id="17243" w:author="Mohammad Nayeem Hasan" w:date="2023-01-21T00:39:00Z"/>
                <w:rFonts w:ascii="Times New Roman" w:hAnsi="Times New Roman" w:cs="Times New Roman"/>
                <w:sz w:val="20"/>
                <w:szCs w:val="20"/>
                <w:rPrChange w:id="17244" w:author="Mohammad Nayeem Hasan" w:date="2023-01-21T03:28:00Z">
                  <w:rPr>
                    <w:ins w:id="17245" w:author="Mohammad Nayeem Hasan" w:date="2023-01-21T00:39:00Z"/>
                    <w:rFonts w:ascii="Times New Roman" w:hAnsi="Times New Roman" w:cs="Times New Roman"/>
                    <w:sz w:val="24"/>
                    <w:szCs w:val="24"/>
                  </w:rPr>
                </w:rPrChange>
              </w:rPr>
              <w:pPrChange w:id="17246" w:author="Mohammad Nayeem Hasan" w:date="2023-01-21T14:56:00Z">
                <w:pPr>
                  <w:jc w:val="both"/>
                </w:pPr>
              </w:pPrChange>
            </w:pPr>
            <w:ins w:id="17247" w:author="Mohammad Nayeem Hasan" w:date="2023-01-21T00:39:00Z">
              <w:r w:rsidRPr="00C91A19">
                <w:rPr>
                  <w:rFonts w:ascii="Times New Roman" w:hAnsi="Times New Roman" w:cs="Times New Roman"/>
                  <w:sz w:val="20"/>
                  <w:szCs w:val="20"/>
                  <w:rPrChange w:id="17248" w:author="Mohammad Nayeem Hasan" w:date="2023-01-21T03:28:00Z">
                    <w:rPr>
                      <w:rFonts w:ascii="Times New Roman" w:hAnsi="Times New Roman" w:cs="Times New Roman"/>
                      <w:sz w:val="24"/>
                      <w:szCs w:val="24"/>
                    </w:rPr>
                  </w:rPrChange>
                </w:rPr>
                <w:t>-</w:t>
              </w:r>
            </w:ins>
          </w:p>
        </w:tc>
        <w:tc>
          <w:tcPr>
            <w:tcW w:w="481" w:type="pct"/>
            <w:vAlign w:val="center"/>
            <w:tcPrChange w:id="17249" w:author="Mohammad Nayeem Hasan" w:date="2023-01-21T12:41:00Z">
              <w:tcPr>
                <w:tcW w:w="481" w:type="pct"/>
                <w:gridSpan w:val="2"/>
                <w:vAlign w:val="center"/>
              </w:tcPr>
            </w:tcPrChange>
          </w:tcPr>
          <w:p w14:paraId="56929CB7" w14:textId="77777777" w:rsidR="0012567D" w:rsidRPr="00C91A19" w:rsidRDefault="0012567D" w:rsidP="0012567D">
            <w:pPr>
              <w:rPr>
                <w:ins w:id="17250" w:author="Mohammad Nayeem Hasan" w:date="2023-01-21T00:39:00Z"/>
                <w:rFonts w:ascii="Times New Roman" w:hAnsi="Times New Roman" w:cs="Times New Roman"/>
                <w:sz w:val="20"/>
                <w:szCs w:val="20"/>
                <w:rPrChange w:id="17251" w:author="Mohammad Nayeem Hasan" w:date="2023-01-21T03:28:00Z">
                  <w:rPr>
                    <w:ins w:id="17252" w:author="Mohammad Nayeem Hasan" w:date="2023-01-21T00:39:00Z"/>
                    <w:rFonts w:ascii="Times New Roman" w:hAnsi="Times New Roman" w:cs="Times New Roman"/>
                    <w:sz w:val="24"/>
                    <w:szCs w:val="24"/>
                  </w:rPr>
                </w:rPrChange>
              </w:rPr>
              <w:pPrChange w:id="17253" w:author="Mohammad Nayeem Hasan" w:date="2023-01-21T14:56:00Z">
                <w:pPr>
                  <w:jc w:val="both"/>
                </w:pPr>
              </w:pPrChange>
            </w:pPr>
            <w:ins w:id="17254" w:author="Mohammad Nayeem Hasan" w:date="2023-01-21T00:39:00Z">
              <w:r w:rsidRPr="00C91A19">
                <w:rPr>
                  <w:rFonts w:ascii="Times New Roman" w:hAnsi="Times New Roman" w:cs="Times New Roman"/>
                  <w:sz w:val="20"/>
                  <w:szCs w:val="20"/>
                  <w:rPrChange w:id="17255" w:author="Mohammad Nayeem Hasan" w:date="2023-01-21T03:28:00Z">
                    <w:rPr>
                      <w:rFonts w:ascii="Times New Roman" w:hAnsi="Times New Roman" w:cs="Times New Roman"/>
                      <w:sz w:val="24"/>
                      <w:szCs w:val="24"/>
                    </w:rPr>
                  </w:rPrChange>
                </w:rPr>
                <w:t>-</w:t>
              </w:r>
            </w:ins>
          </w:p>
        </w:tc>
        <w:tc>
          <w:tcPr>
            <w:tcW w:w="963" w:type="pct"/>
            <w:vAlign w:val="center"/>
            <w:tcPrChange w:id="17256" w:author="Mohammad Nayeem Hasan" w:date="2023-01-21T12:41:00Z">
              <w:tcPr>
                <w:tcW w:w="1169" w:type="pct"/>
                <w:gridSpan w:val="3"/>
                <w:vAlign w:val="center"/>
              </w:tcPr>
            </w:tcPrChange>
          </w:tcPr>
          <w:p w14:paraId="5192F34B" w14:textId="77777777" w:rsidR="0012567D" w:rsidRPr="00C91A19" w:rsidRDefault="0012567D" w:rsidP="0012567D">
            <w:pPr>
              <w:rPr>
                <w:ins w:id="17257" w:author="Mohammad Nayeem Hasan" w:date="2023-01-21T00:39:00Z"/>
                <w:rFonts w:ascii="Times New Roman" w:hAnsi="Times New Roman" w:cs="Times New Roman"/>
                <w:sz w:val="20"/>
                <w:szCs w:val="20"/>
                <w:rPrChange w:id="17258" w:author="Mohammad Nayeem Hasan" w:date="2023-01-21T03:28:00Z">
                  <w:rPr>
                    <w:ins w:id="17259" w:author="Mohammad Nayeem Hasan" w:date="2023-01-21T00:39:00Z"/>
                    <w:rFonts w:ascii="Times New Roman" w:hAnsi="Times New Roman" w:cs="Times New Roman"/>
                    <w:sz w:val="24"/>
                    <w:szCs w:val="24"/>
                  </w:rPr>
                </w:rPrChange>
              </w:rPr>
              <w:pPrChange w:id="17260" w:author="Mohammad Nayeem Hasan" w:date="2023-01-21T14:56:00Z">
                <w:pPr>
                  <w:jc w:val="both"/>
                </w:pPr>
              </w:pPrChange>
            </w:pPr>
            <w:ins w:id="17261" w:author="Mohammad Nayeem Hasan" w:date="2023-01-21T00:39:00Z">
              <w:r w:rsidRPr="00C91A19">
                <w:rPr>
                  <w:rFonts w:ascii="Times New Roman" w:hAnsi="Times New Roman" w:cs="Times New Roman"/>
                  <w:sz w:val="20"/>
                  <w:szCs w:val="20"/>
                  <w:rPrChange w:id="17262" w:author="Mohammad Nayeem Hasan" w:date="2023-01-21T03:28:00Z">
                    <w:rPr>
                      <w:rFonts w:ascii="Times New Roman" w:hAnsi="Times New Roman" w:cs="Times New Roman"/>
                      <w:sz w:val="24"/>
                      <w:szCs w:val="24"/>
                    </w:rPr>
                  </w:rPrChange>
                </w:rPr>
                <w:t>-</w:t>
              </w:r>
            </w:ins>
          </w:p>
        </w:tc>
        <w:tc>
          <w:tcPr>
            <w:tcW w:w="478" w:type="pct"/>
            <w:vAlign w:val="center"/>
            <w:tcPrChange w:id="17263" w:author="Mohammad Nayeem Hasan" w:date="2023-01-21T12:41:00Z">
              <w:tcPr>
                <w:tcW w:w="417" w:type="pct"/>
                <w:vAlign w:val="center"/>
              </w:tcPr>
            </w:tcPrChange>
          </w:tcPr>
          <w:p w14:paraId="5DDCB9D5" w14:textId="77777777" w:rsidR="0012567D" w:rsidRPr="00C91A19" w:rsidRDefault="0012567D" w:rsidP="0012567D">
            <w:pPr>
              <w:rPr>
                <w:ins w:id="17264" w:author="Mohammad Nayeem Hasan" w:date="2023-01-21T00:39:00Z"/>
                <w:rFonts w:ascii="Times New Roman" w:hAnsi="Times New Roman" w:cs="Times New Roman"/>
                <w:sz w:val="20"/>
                <w:szCs w:val="20"/>
                <w:rPrChange w:id="17265" w:author="Mohammad Nayeem Hasan" w:date="2023-01-21T03:28:00Z">
                  <w:rPr>
                    <w:ins w:id="17266" w:author="Mohammad Nayeem Hasan" w:date="2023-01-21T00:39:00Z"/>
                    <w:rFonts w:ascii="Times New Roman" w:hAnsi="Times New Roman" w:cs="Times New Roman"/>
                    <w:sz w:val="24"/>
                    <w:szCs w:val="24"/>
                  </w:rPr>
                </w:rPrChange>
              </w:rPr>
              <w:pPrChange w:id="17267" w:author="Mohammad Nayeem Hasan" w:date="2023-01-21T14:56:00Z">
                <w:pPr>
                  <w:jc w:val="both"/>
                </w:pPr>
              </w:pPrChange>
            </w:pPr>
            <w:ins w:id="17268" w:author="Mohammad Nayeem Hasan" w:date="2023-01-21T00:39:00Z">
              <w:r w:rsidRPr="00C91A19">
                <w:rPr>
                  <w:rFonts w:ascii="Times New Roman" w:hAnsi="Times New Roman" w:cs="Times New Roman"/>
                  <w:sz w:val="20"/>
                  <w:szCs w:val="20"/>
                  <w:rPrChange w:id="17269" w:author="Mohammad Nayeem Hasan" w:date="2023-01-21T03:28:00Z">
                    <w:rPr>
                      <w:rFonts w:ascii="Times New Roman" w:hAnsi="Times New Roman" w:cs="Times New Roman"/>
                      <w:sz w:val="24"/>
                      <w:szCs w:val="24"/>
                    </w:rPr>
                  </w:rPrChange>
                </w:rPr>
                <w:t>-</w:t>
              </w:r>
            </w:ins>
          </w:p>
        </w:tc>
      </w:tr>
      <w:tr w:rsidR="0012567D" w:rsidRPr="008E73D6" w14:paraId="7F47E8B3" w14:textId="33C59C2D" w:rsidTr="00A67133">
        <w:trPr>
          <w:trHeight w:val="257"/>
          <w:jc w:val="center"/>
          <w:ins w:id="17270" w:author="Mohammad Nayeem Hasan" w:date="2023-01-21T00:39:00Z"/>
          <w:trPrChange w:id="17271" w:author="Mohammad Nayeem Hasan" w:date="2023-01-21T12:41:00Z">
            <w:trPr>
              <w:trHeight w:val="257"/>
              <w:jc w:val="center"/>
            </w:trPr>
          </w:trPrChange>
        </w:trPr>
        <w:tc>
          <w:tcPr>
            <w:tcW w:w="1635" w:type="pct"/>
            <w:gridSpan w:val="2"/>
            <w:vAlign w:val="center"/>
            <w:tcPrChange w:id="17272" w:author="Mohammad Nayeem Hasan" w:date="2023-01-21T12:41:00Z">
              <w:tcPr>
                <w:tcW w:w="1634" w:type="pct"/>
                <w:gridSpan w:val="2"/>
                <w:vAlign w:val="center"/>
              </w:tcPr>
            </w:tcPrChange>
          </w:tcPr>
          <w:p w14:paraId="52361170" w14:textId="1E3425D9" w:rsidR="0012567D" w:rsidRPr="00C91A19" w:rsidRDefault="0012567D" w:rsidP="0012567D">
            <w:pPr>
              <w:rPr>
                <w:ins w:id="17273" w:author="Mohammad Nayeem Hasan" w:date="2023-01-21T00:39:00Z"/>
                <w:rFonts w:ascii="Times New Roman" w:hAnsi="Times New Roman" w:cs="Times New Roman"/>
                <w:sz w:val="20"/>
                <w:szCs w:val="20"/>
                <w:rPrChange w:id="17274" w:author="Mohammad Nayeem Hasan" w:date="2023-01-21T03:28:00Z">
                  <w:rPr>
                    <w:ins w:id="17275" w:author="Mohammad Nayeem Hasan" w:date="2023-01-21T00:39:00Z"/>
                    <w:rFonts w:ascii="Times New Roman" w:hAnsi="Times New Roman" w:cs="Times New Roman"/>
                    <w:sz w:val="24"/>
                    <w:szCs w:val="24"/>
                  </w:rPr>
                </w:rPrChange>
              </w:rPr>
              <w:pPrChange w:id="17276" w:author="Mohammad Nayeem Hasan" w:date="2023-01-21T14:56:00Z">
                <w:pPr>
                  <w:jc w:val="both"/>
                </w:pPr>
              </w:pPrChange>
            </w:pPr>
            <w:ins w:id="17277" w:author="Mohammad Nayeem Hasan" w:date="2023-01-21T00:39:00Z">
              <w:r w:rsidRPr="00C91A19">
                <w:rPr>
                  <w:rFonts w:ascii="Times New Roman" w:hAnsi="Times New Roman" w:cs="Times New Roman"/>
                  <w:sz w:val="20"/>
                  <w:szCs w:val="20"/>
                  <w:rPrChange w:id="17278" w:author="Mohammad Nayeem Hasan" w:date="2023-01-21T03:28:00Z">
                    <w:rPr>
                      <w:rFonts w:ascii="Times New Roman" w:hAnsi="Times New Roman" w:cs="Times New Roman"/>
                      <w:sz w:val="24"/>
                      <w:szCs w:val="24"/>
                    </w:rPr>
                  </w:rPrChange>
                </w:rPr>
                <w:t>Source of water</w:t>
              </w:r>
            </w:ins>
          </w:p>
        </w:tc>
        <w:tc>
          <w:tcPr>
            <w:tcW w:w="1443" w:type="pct"/>
            <w:gridSpan w:val="2"/>
            <w:vAlign w:val="center"/>
            <w:tcPrChange w:id="17279" w:author="Mohammad Nayeem Hasan" w:date="2023-01-21T12:41:00Z">
              <w:tcPr>
                <w:tcW w:w="1299" w:type="pct"/>
                <w:gridSpan w:val="4"/>
                <w:vAlign w:val="center"/>
              </w:tcPr>
            </w:tcPrChange>
          </w:tcPr>
          <w:p w14:paraId="4D8106CA" w14:textId="77777777" w:rsidR="0012567D" w:rsidRPr="008E73D6" w:rsidRDefault="0012567D" w:rsidP="0012567D">
            <w:pPr>
              <w:rPr>
                <w:ins w:id="17280" w:author="Mohammad Nayeem Hasan" w:date="2023-01-21T00:39:00Z"/>
                <w:rFonts w:ascii="Times New Roman" w:hAnsi="Times New Roman" w:cs="Times New Roman"/>
                <w:sz w:val="20"/>
                <w:szCs w:val="20"/>
              </w:rPr>
              <w:pPrChange w:id="17281" w:author="Mohammad Nayeem Hasan" w:date="2023-01-21T14:56:00Z">
                <w:pPr>
                  <w:jc w:val="both"/>
                </w:pPr>
              </w:pPrChange>
            </w:pPr>
          </w:p>
        </w:tc>
        <w:tc>
          <w:tcPr>
            <w:tcW w:w="1444" w:type="pct"/>
            <w:gridSpan w:val="2"/>
            <w:vAlign w:val="center"/>
            <w:tcPrChange w:id="17282" w:author="Mohammad Nayeem Hasan" w:date="2023-01-21T12:41:00Z">
              <w:tcPr>
                <w:tcW w:w="1650" w:type="pct"/>
                <w:gridSpan w:val="5"/>
                <w:vAlign w:val="center"/>
              </w:tcPr>
            </w:tcPrChange>
          </w:tcPr>
          <w:p w14:paraId="4F6CC1D4" w14:textId="77777777" w:rsidR="0012567D" w:rsidRPr="008E73D6" w:rsidRDefault="0012567D" w:rsidP="0012567D">
            <w:pPr>
              <w:rPr>
                <w:ins w:id="17283" w:author="Mohammad Nayeem Hasan" w:date="2023-01-21T00:39:00Z"/>
                <w:rFonts w:ascii="Times New Roman" w:hAnsi="Times New Roman" w:cs="Times New Roman"/>
                <w:sz w:val="20"/>
                <w:szCs w:val="20"/>
              </w:rPr>
              <w:pPrChange w:id="17284" w:author="Mohammad Nayeem Hasan" w:date="2023-01-21T14:56:00Z">
                <w:pPr>
                  <w:jc w:val="both"/>
                </w:pPr>
              </w:pPrChange>
            </w:pPr>
          </w:p>
        </w:tc>
        <w:tc>
          <w:tcPr>
            <w:tcW w:w="478" w:type="pct"/>
            <w:vAlign w:val="center"/>
            <w:tcPrChange w:id="17285" w:author="Mohammad Nayeem Hasan" w:date="2023-01-21T12:41:00Z">
              <w:tcPr>
                <w:tcW w:w="417" w:type="pct"/>
                <w:vAlign w:val="center"/>
              </w:tcPr>
            </w:tcPrChange>
          </w:tcPr>
          <w:p w14:paraId="3F052B9C" w14:textId="77777777" w:rsidR="0012567D" w:rsidRPr="008E73D6" w:rsidRDefault="0012567D" w:rsidP="0012567D">
            <w:pPr>
              <w:rPr>
                <w:ins w:id="17286" w:author="Mohammad Nayeem Hasan" w:date="2023-01-21T00:39:00Z"/>
                <w:rFonts w:ascii="Times New Roman" w:hAnsi="Times New Roman" w:cs="Times New Roman"/>
                <w:sz w:val="20"/>
                <w:szCs w:val="20"/>
              </w:rPr>
              <w:pPrChange w:id="17287" w:author="Mohammad Nayeem Hasan" w:date="2023-01-21T14:56:00Z">
                <w:pPr>
                  <w:jc w:val="both"/>
                </w:pPr>
              </w:pPrChange>
            </w:pPr>
          </w:p>
        </w:tc>
      </w:tr>
      <w:tr w:rsidR="0012567D" w:rsidRPr="008E73D6" w14:paraId="01147E28" w14:textId="77777777" w:rsidTr="00A67133">
        <w:trPr>
          <w:trHeight w:val="257"/>
          <w:jc w:val="center"/>
          <w:ins w:id="17288" w:author="Mohammad Nayeem Hasan" w:date="2023-01-21T00:39:00Z"/>
          <w:trPrChange w:id="17289" w:author="Mohammad Nayeem Hasan" w:date="2023-01-21T12:41:00Z">
            <w:trPr>
              <w:trHeight w:val="257"/>
              <w:jc w:val="center"/>
            </w:trPr>
          </w:trPrChange>
        </w:trPr>
        <w:tc>
          <w:tcPr>
            <w:tcW w:w="751" w:type="pct"/>
            <w:vAlign w:val="center"/>
            <w:tcPrChange w:id="17290" w:author="Mohammad Nayeem Hasan" w:date="2023-01-21T12:41:00Z">
              <w:tcPr>
                <w:tcW w:w="751" w:type="pct"/>
                <w:vAlign w:val="center"/>
              </w:tcPr>
            </w:tcPrChange>
          </w:tcPr>
          <w:p w14:paraId="04B71444" w14:textId="77777777" w:rsidR="0012567D" w:rsidRPr="00C91A19" w:rsidRDefault="0012567D" w:rsidP="0012567D">
            <w:pPr>
              <w:rPr>
                <w:ins w:id="17291" w:author="Mohammad Nayeem Hasan" w:date="2023-01-21T00:39:00Z"/>
                <w:rFonts w:ascii="Times New Roman" w:hAnsi="Times New Roman" w:cs="Times New Roman"/>
                <w:sz w:val="20"/>
                <w:szCs w:val="20"/>
                <w:rPrChange w:id="17292" w:author="Mohammad Nayeem Hasan" w:date="2023-01-21T03:28:00Z">
                  <w:rPr>
                    <w:ins w:id="17293" w:author="Mohammad Nayeem Hasan" w:date="2023-01-21T00:39:00Z"/>
                    <w:rFonts w:ascii="Times New Roman" w:hAnsi="Times New Roman" w:cs="Times New Roman"/>
                    <w:sz w:val="24"/>
                    <w:szCs w:val="24"/>
                  </w:rPr>
                </w:rPrChange>
              </w:rPr>
              <w:pPrChange w:id="17294" w:author="Mohammad Nayeem Hasan" w:date="2023-01-21T14:56:00Z">
                <w:pPr>
                  <w:jc w:val="both"/>
                </w:pPr>
              </w:pPrChange>
            </w:pPr>
            <w:ins w:id="17295" w:author="Mohammad Nayeem Hasan" w:date="2023-01-21T00:39:00Z">
              <w:r w:rsidRPr="00C91A19">
                <w:rPr>
                  <w:rFonts w:ascii="Times New Roman" w:hAnsi="Times New Roman" w:cs="Times New Roman"/>
                  <w:sz w:val="20"/>
                  <w:szCs w:val="20"/>
                  <w:rPrChange w:id="17296" w:author="Mohammad Nayeem Hasan" w:date="2023-01-21T03:28:00Z">
                    <w:rPr>
                      <w:rFonts w:ascii="Times New Roman" w:hAnsi="Times New Roman" w:cs="Times New Roman"/>
                      <w:sz w:val="24"/>
                      <w:szCs w:val="24"/>
                    </w:rPr>
                  </w:rPrChange>
                </w:rPr>
                <w:t>Direct from source</w:t>
              </w:r>
            </w:ins>
          </w:p>
        </w:tc>
        <w:tc>
          <w:tcPr>
            <w:tcW w:w="884" w:type="pct"/>
            <w:vAlign w:val="center"/>
            <w:tcPrChange w:id="17297" w:author="Mohammad Nayeem Hasan" w:date="2023-01-21T12:41:00Z">
              <w:tcPr>
                <w:tcW w:w="883" w:type="pct"/>
                <w:vAlign w:val="center"/>
              </w:tcPr>
            </w:tcPrChange>
          </w:tcPr>
          <w:p w14:paraId="7E912447" w14:textId="77777777" w:rsidR="0012567D" w:rsidRPr="00C91A19" w:rsidRDefault="0012567D" w:rsidP="0012567D">
            <w:pPr>
              <w:rPr>
                <w:ins w:id="17298" w:author="Mohammad Nayeem Hasan" w:date="2023-01-21T00:39:00Z"/>
                <w:rFonts w:ascii="Times New Roman" w:hAnsi="Times New Roman" w:cs="Times New Roman"/>
                <w:sz w:val="20"/>
                <w:szCs w:val="20"/>
                <w:rPrChange w:id="17299" w:author="Mohammad Nayeem Hasan" w:date="2023-01-21T03:28:00Z">
                  <w:rPr>
                    <w:ins w:id="17300" w:author="Mohammad Nayeem Hasan" w:date="2023-01-21T00:39:00Z"/>
                    <w:rFonts w:ascii="Times New Roman" w:hAnsi="Times New Roman" w:cs="Times New Roman"/>
                    <w:sz w:val="24"/>
                    <w:szCs w:val="24"/>
                  </w:rPr>
                </w:rPrChange>
              </w:rPr>
              <w:pPrChange w:id="17301" w:author="Mohammad Nayeem Hasan" w:date="2023-01-21T14:56:00Z">
                <w:pPr>
                  <w:jc w:val="both"/>
                </w:pPr>
              </w:pPrChange>
            </w:pPr>
            <w:ins w:id="17302" w:author="Mohammad Nayeem Hasan" w:date="2023-01-21T00:39:00Z">
              <w:r w:rsidRPr="00C91A19">
                <w:rPr>
                  <w:rFonts w:ascii="Times New Roman" w:hAnsi="Times New Roman" w:cs="Times New Roman"/>
                  <w:sz w:val="20"/>
                  <w:szCs w:val="20"/>
                  <w:rPrChange w:id="17303" w:author="Mohammad Nayeem Hasan" w:date="2023-01-21T03:28:00Z">
                    <w:rPr>
                      <w:rFonts w:ascii="Times New Roman" w:hAnsi="Times New Roman" w:cs="Times New Roman"/>
                      <w:sz w:val="24"/>
                      <w:szCs w:val="24"/>
                    </w:rPr>
                  </w:rPrChange>
                </w:rPr>
                <w:t>-</w:t>
              </w:r>
            </w:ins>
          </w:p>
        </w:tc>
        <w:tc>
          <w:tcPr>
            <w:tcW w:w="529" w:type="pct"/>
            <w:vAlign w:val="center"/>
            <w:tcPrChange w:id="17304" w:author="Mohammad Nayeem Hasan" w:date="2023-01-21T12:41:00Z">
              <w:tcPr>
                <w:tcW w:w="529" w:type="pct"/>
                <w:gridSpan w:val="2"/>
                <w:vAlign w:val="center"/>
              </w:tcPr>
            </w:tcPrChange>
          </w:tcPr>
          <w:p w14:paraId="5A7B8CD3" w14:textId="77777777" w:rsidR="0012567D" w:rsidRPr="00C91A19" w:rsidRDefault="0012567D" w:rsidP="0012567D">
            <w:pPr>
              <w:rPr>
                <w:ins w:id="17305" w:author="Mohammad Nayeem Hasan" w:date="2023-01-21T00:39:00Z"/>
                <w:rFonts w:ascii="Times New Roman" w:hAnsi="Times New Roman" w:cs="Times New Roman"/>
                <w:sz w:val="20"/>
                <w:szCs w:val="20"/>
                <w:rPrChange w:id="17306" w:author="Mohammad Nayeem Hasan" w:date="2023-01-21T03:28:00Z">
                  <w:rPr>
                    <w:ins w:id="17307" w:author="Mohammad Nayeem Hasan" w:date="2023-01-21T00:39:00Z"/>
                    <w:rFonts w:ascii="Times New Roman" w:hAnsi="Times New Roman" w:cs="Times New Roman"/>
                    <w:sz w:val="24"/>
                    <w:szCs w:val="24"/>
                  </w:rPr>
                </w:rPrChange>
              </w:rPr>
              <w:pPrChange w:id="17308" w:author="Mohammad Nayeem Hasan" w:date="2023-01-21T14:56:00Z">
                <w:pPr>
                  <w:jc w:val="both"/>
                </w:pPr>
              </w:pPrChange>
            </w:pPr>
            <w:ins w:id="17309" w:author="Mohammad Nayeem Hasan" w:date="2023-01-21T00:39:00Z">
              <w:r w:rsidRPr="00C91A19">
                <w:rPr>
                  <w:rFonts w:ascii="Times New Roman" w:hAnsi="Times New Roman" w:cs="Times New Roman"/>
                  <w:sz w:val="20"/>
                  <w:szCs w:val="20"/>
                  <w:rPrChange w:id="17310" w:author="Mohammad Nayeem Hasan" w:date="2023-01-21T03:28:00Z">
                    <w:rPr>
                      <w:rFonts w:ascii="Times New Roman" w:hAnsi="Times New Roman" w:cs="Times New Roman"/>
                      <w:sz w:val="24"/>
                      <w:szCs w:val="24"/>
                    </w:rPr>
                  </w:rPrChange>
                </w:rPr>
                <w:t>-</w:t>
              </w:r>
            </w:ins>
          </w:p>
        </w:tc>
        <w:tc>
          <w:tcPr>
            <w:tcW w:w="914" w:type="pct"/>
            <w:vAlign w:val="center"/>
            <w:tcPrChange w:id="17311" w:author="Mohammad Nayeem Hasan" w:date="2023-01-21T12:41:00Z">
              <w:tcPr>
                <w:tcW w:w="770" w:type="pct"/>
                <w:gridSpan w:val="2"/>
                <w:vAlign w:val="center"/>
              </w:tcPr>
            </w:tcPrChange>
          </w:tcPr>
          <w:p w14:paraId="50D669B2" w14:textId="4EBFB47E" w:rsidR="0012567D" w:rsidRPr="00C91A19" w:rsidRDefault="0012567D" w:rsidP="0012567D">
            <w:pPr>
              <w:rPr>
                <w:ins w:id="17312" w:author="Mohammad Nayeem Hasan" w:date="2023-01-21T00:39:00Z"/>
                <w:rFonts w:ascii="Times New Roman" w:hAnsi="Times New Roman" w:cs="Times New Roman"/>
                <w:sz w:val="20"/>
                <w:szCs w:val="20"/>
                <w:rPrChange w:id="17313" w:author="Mohammad Nayeem Hasan" w:date="2023-01-21T03:28:00Z">
                  <w:rPr>
                    <w:ins w:id="17314" w:author="Mohammad Nayeem Hasan" w:date="2023-01-21T00:39:00Z"/>
                    <w:rFonts w:ascii="Times New Roman" w:hAnsi="Times New Roman" w:cs="Times New Roman"/>
                    <w:sz w:val="24"/>
                    <w:szCs w:val="24"/>
                  </w:rPr>
                </w:rPrChange>
              </w:rPr>
              <w:pPrChange w:id="17315" w:author="Mohammad Nayeem Hasan" w:date="2023-01-21T14:56:00Z">
                <w:pPr>
                  <w:jc w:val="both"/>
                </w:pPr>
              </w:pPrChange>
            </w:pPr>
            <w:ins w:id="17316" w:author="Mohammad Nayeem Hasan" w:date="2023-01-21T00:39:00Z">
              <w:r w:rsidRPr="00C91A19">
                <w:rPr>
                  <w:rFonts w:ascii="Times New Roman" w:hAnsi="Times New Roman" w:cs="Times New Roman"/>
                  <w:sz w:val="20"/>
                  <w:szCs w:val="20"/>
                  <w:rPrChange w:id="17317" w:author="Mohammad Nayeem Hasan" w:date="2023-01-21T03:28:00Z">
                    <w:rPr>
                      <w:rFonts w:ascii="Times New Roman" w:hAnsi="Times New Roman" w:cs="Times New Roman"/>
                      <w:sz w:val="24"/>
                      <w:szCs w:val="24"/>
                    </w:rPr>
                  </w:rPrChange>
                </w:rPr>
                <w:t>1.</w:t>
              </w:r>
            </w:ins>
            <w:ins w:id="17318" w:author="Mohammad Nayeem Hasan" w:date="2023-01-27T20:14:00Z">
              <w:r>
                <w:rPr>
                  <w:rFonts w:ascii="Times New Roman" w:hAnsi="Times New Roman" w:cs="Times New Roman"/>
                  <w:sz w:val="20"/>
                  <w:szCs w:val="20"/>
                </w:rPr>
                <w:t>28</w:t>
              </w:r>
            </w:ins>
            <w:ins w:id="17319" w:author="Mohammad Nayeem Hasan" w:date="2023-01-21T00:39:00Z">
              <w:r w:rsidRPr="00C91A19">
                <w:rPr>
                  <w:rFonts w:ascii="Times New Roman" w:hAnsi="Times New Roman" w:cs="Times New Roman"/>
                  <w:sz w:val="20"/>
                  <w:szCs w:val="20"/>
                  <w:rPrChange w:id="17320" w:author="Mohammad Nayeem Hasan" w:date="2023-01-21T03:28:00Z">
                    <w:rPr>
                      <w:rFonts w:ascii="Times New Roman" w:hAnsi="Times New Roman" w:cs="Times New Roman"/>
                      <w:sz w:val="24"/>
                      <w:szCs w:val="24"/>
                    </w:rPr>
                  </w:rPrChange>
                </w:rPr>
                <w:t xml:space="preserve"> </w:t>
              </w:r>
            </w:ins>
            <w:ins w:id="17321" w:author="Mohammad Nayeem Hasan" w:date="2023-01-21T03:54:00Z">
              <w:r>
                <w:rPr>
                  <w:rFonts w:ascii="Times New Roman" w:hAnsi="Times New Roman" w:cs="Times New Roman"/>
                  <w:sz w:val="20"/>
                  <w:szCs w:val="20"/>
                </w:rPr>
                <w:t>(</w:t>
              </w:r>
              <w:r w:rsidRPr="00F13B5B">
                <w:rPr>
                  <w:rFonts w:ascii="Times New Roman" w:hAnsi="Times New Roman" w:cs="Times New Roman"/>
                  <w:sz w:val="20"/>
                  <w:szCs w:val="20"/>
                </w:rPr>
                <w:t>0.5</w:t>
              </w:r>
            </w:ins>
            <w:ins w:id="17322" w:author="Mohammad Nayeem Hasan" w:date="2023-01-27T20:14:00Z">
              <w:r>
                <w:rPr>
                  <w:rFonts w:ascii="Times New Roman" w:hAnsi="Times New Roman" w:cs="Times New Roman"/>
                  <w:sz w:val="20"/>
                  <w:szCs w:val="20"/>
                </w:rPr>
                <w:t>3</w:t>
              </w:r>
            </w:ins>
            <w:ins w:id="17323" w:author="Mohammad Nayeem Hasan" w:date="2023-01-21T03:54:00Z">
              <w:r w:rsidRPr="00F13B5B">
                <w:rPr>
                  <w:rFonts w:ascii="Times New Roman" w:hAnsi="Times New Roman" w:cs="Times New Roman"/>
                  <w:sz w:val="20"/>
                  <w:szCs w:val="20"/>
                </w:rPr>
                <w:t>, 3.</w:t>
              </w:r>
            </w:ins>
            <w:ins w:id="17324" w:author="Mohammad Nayeem Hasan" w:date="2023-01-27T20:14:00Z">
              <w:r>
                <w:rPr>
                  <w:rFonts w:ascii="Times New Roman" w:hAnsi="Times New Roman" w:cs="Times New Roman"/>
                  <w:sz w:val="20"/>
                  <w:szCs w:val="20"/>
                </w:rPr>
                <w:t>08</w:t>
              </w:r>
            </w:ins>
            <w:ins w:id="17325" w:author="Mohammad Nayeem Hasan" w:date="2023-01-21T03:54:00Z">
              <w:r>
                <w:rPr>
                  <w:rFonts w:ascii="Times New Roman" w:hAnsi="Times New Roman" w:cs="Times New Roman"/>
                  <w:sz w:val="20"/>
                  <w:szCs w:val="20"/>
                </w:rPr>
                <w:t>)</w:t>
              </w:r>
            </w:ins>
          </w:p>
        </w:tc>
        <w:tc>
          <w:tcPr>
            <w:tcW w:w="481" w:type="pct"/>
            <w:vAlign w:val="center"/>
            <w:tcPrChange w:id="17326" w:author="Mohammad Nayeem Hasan" w:date="2023-01-21T12:41:00Z">
              <w:tcPr>
                <w:tcW w:w="481" w:type="pct"/>
                <w:gridSpan w:val="2"/>
                <w:vAlign w:val="center"/>
              </w:tcPr>
            </w:tcPrChange>
          </w:tcPr>
          <w:p w14:paraId="7256F8DC" w14:textId="1B3BEE30" w:rsidR="0012567D" w:rsidRPr="00C91A19" w:rsidRDefault="0012567D" w:rsidP="0012567D">
            <w:pPr>
              <w:rPr>
                <w:ins w:id="17327" w:author="Mohammad Nayeem Hasan" w:date="2023-01-21T00:39:00Z"/>
                <w:rFonts w:ascii="Times New Roman" w:hAnsi="Times New Roman" w:cs="Times New Roman"/>
                <w:sz w:val="20"/>
                <w:szCs w:val="20"/>
                <w:rPrChange w:id="17328" w:author="Mohammad Nayeem Hasan" w:date="2023-01-21T03:28:00Z">
                  <w:rPr>
                    <w:ins w:id="17329" w:author="Mohammad Nayeem Hasan" w:date="2023-01-21T00:39:00Z"/>
                    <w:rFonts w:ascii="Times New Roman" w:hAnsi="Times New Roman" w:cs="Times New Roman"/>
                    <w:sz w:val="24"/>
                    <w:szCs w:val="24"/>
                  </w:rPr>
                </w:rPrChange>
              </w:rPr>
              <w:pPrChange w:id="17330" w:author="Mohammad Nayeem Hasan" w:date="2023-01-21T14:56:00Z">
                <w:pPr>
                  <w:jc w:val="both"/>
                </w:pPr>
              </w:pPrChange>
            </w:pPr>
            <w:ins w:id="17331" w:author="Mohammad Nayeem Hasan" w:date="2023-01-21T00:39:00Z">
              <w:r w:rsidRPr="00C91A19">
                <w:rPr>
                  <w:rFonts w:ascii="Times New Roman" w:hAnsi="Times New Roman" w:cs="Times New Roman"/>
                  <w:sz w:val="20"/>
                  <w:szCs w:val="20"/>
                  <w:rPrChange w:id="17332" w:author="Mohammad Nayeem Hasan" w:date="2023-01-21T03:28:00Z">
                    <w:rPr>
                      <w:rFonts w:ascii="Times New Roman" w:hAnsi="Times New Roman" w:cs="Times New Roman"/>
                      <w:sz w:val="24"/>
                      <w:szCs w:val="24"/>
                    </w:rPr>
                  </w:rPrChange>
                </w:rPr>
                <w:t>0.5</w:t>
              </w:r>
            </w:ins>
            <w:ins w:id="17333" w:author="Mohammad Nayeem Hasan" w:date="2023-01-27T20:15:00Z">
              <w:r>
                <w:rPr>
                  <w:rFonts w:ascii="Times New Roman" w:hAnsi="Times New Roman" w:cs="Times New Roman"/>
                  <w:sz w:val="20"/>
                  <w:szCs w:val="20"/>
                </w:rPr>
                <w:t>80</w:t>
              </w:r>
            </w:ins>
          </w:p>
        </w:tc>
        <w:tc>
          <w:tcPr>
            <w:tcW w:w="963" w:type="pct"/>
            <w:vAlign w:val="center"/>
            <w:tcPrChange w:id="17334" w:author="Mohammad Nayeem Hasan" w:date="2023-01-21T12:41:00Z">
              <w:tcPr>
                <w:tcW w:w="1169" w:type="pct"/>
                <w:gridSpan w:val="3"/>
                <w:vAlign w:val="center"/>
              </w:tcPr>
            </w:tcPrChange>
          </w:tcPr>
          <w:p w14:paraId="0D95FB73" w14:textId="77777777" w:rsidR="0012567D" w:rsidRPr="00C91A19" w:rsidRDefault="0012567D" w:rsidP="0012567D">
            <w:pPr>
              <w:rPr>
                <w:ins w:id="17335" w:author="Mohammad Nayeem Hasan" w:date="2023-01-21T00:39:00Z"/>
                <w:rFonts w:ascii="Times New Roman" w:hAnsi="Times New Roman" w:cs="Times New Roman"/>
                <w:sz w:val="20"/>
                <w:szCs w:val="20"/>
                <w:rPrChange w:id="17336" w:author="Mohammad Nayeem Hasan" w:date="2023-01-21T03:28:00Z">
                  <w:rPr>
                    <w:ins w:id="17337" w:author="Mohammad Nayeem Hasan" w:date="2023-01-21T00:39:00Z"/>
                    <w:rFonts w:ascii="Times New Roman" w:hAnsi="Times New Roman" w:cs="Times New Roman"/>
                    <w:sz w:val="24"/>
                    <w:szCs w:val="24"/>
                  </w:rPr>
                </w:rPrChange>
              </w:rPr>
              <w:pPrChange w:id="17338" w:author="Mohammad Nayeem Hasan" w:date="2023-01-21T14:56:00Z">
                <w:pPr>
                  <w:jc w:val="both"/>
                </w:pPr>
              </w:pPrChange>
            </w:pPr>
            <w:ins w:id="17339" w:author="Mohammad Nayeem Hasan" w:date="2023-01-21T00:39:00Z">
              <w:r w:rsidRPr="00C91A19">
                <w:rPr>
                  <w:rFonts w:ascii="Times New Roman" w:hAnsi="Times New Roman" w:cs="Times New Roman"/>
                  <w:sz w:val="20"/>
                  <w:szCs w:val="20"/>
                  <w:rPrChange w:id="17340" w:author="Mohammad Nayeem Hasan" w:date="2023-01-21T03:28:00Z">
                    <w:rPr>
                      <w:rFonts w:ascii="Times New Roman" w:hAnsi="Times New Roman" w:cs="Times New Roman"/>
                      <w:sz w:val="24"/>
                      <w:szCs w:val="24"/>
                    </w:rPr>
                  </w:rPrChange>
                </w:rPr>
                <w:t>-</w:t>
              </w:r>
            </w:ins>
          </w:p>
        </w:tc>
        <w:tc>
          <w:tcPr>
            <w:tcW w:w="478" w:type="pct"/>
            <w:vAlign w:val="center"/>
            <w:tcPrChange w:id="17341" w:author="Mohammad Nayeem Hasan" w:date="2023-01-21T12:41:00Z">
              <w:tcPr>
                <w:tcW w:w="417" w:type="pct"/>
                <w:vAlign w:val="center"/>
              </w:tcPr>
            </w:tcPrChange>
          </w:tcPr>
          <w:p w14:paraId="0E878C0D" w14:textId="77777777" w:rsidR="0012567D" w:rsidRPr="00C91A19" w:rsidRDefault="0012567D" w:rsidP="0012567D">
            <w:pPr>
              <w:rPr>
                <w:ins w:id="17342" w:author="Mohammad Nayeem Hasan" w:date="2023-01-21T00:39:00Z"/>
                <w:rFonts w:ascii="Times New Roman" w:hAnsi="Times New Roman" w:cs="Times New Roman"/>
                <w:sz w:val="20"/>
                <w:szCs w:val="20"/>
                <w:rPrChange w:id="17343" w:author="Mohammad Nayeem Hasan" w:date="2023-01-21T03:28:00Z">
                  <w:rPr>
                    <w:ins w:id="17344" w:author="Mohammad Nayeem Hasan" w:date="2023-01-21T00:39:00Z"/>
                    <w:rFonts w:ascii="Times New Roman" w:hAnsi="Times New Roman" w:cs="Times New Roman"/>
                    <w:sz w:val="24"/>
                    <w:szCs w:val="24"/>
                  </w:rPr>
                </w:rPrChange>
              </w:rPr>
              <w:pPrChange w:id="17345" w:author="Mohammad Nayeem Hasan" w:date="2023-01-21T14:56:00Z">
                <w:pPr>
                  <w:jc w:val="both"/>
                </w:pPr>
              </w:pPrChange>
            </w:pPr>
            <w:ins w:id="17346" w:author="Mohammad Nayeem Hasan" w:date="2023-01-21T00:39:00Z">
              <w:r w:rsidRPr="00C91A19">
                <w:rPr>
                  <w:rFonts w:ascii="Times New Roman" w:hAnsi="Times New Roman" w:cs="Times New Roman"/>
                  <w:sz w:val="20"/>
                  <w:szCs w:val="20"/>
                  <w:rPrChange w:id="17347" w:author="Mohammad Nayeem Hasan" w:date="2023-01-21T03:28:00Z">
                    <w:rPr>
                      <w:rFonts w:ascii="Times New Roman" w:hAnsi="Times New Roman" w:cs="Times New Roman"/>
                      <w:sz w:val="24"/>
                      <w:szCs w:val="24"/>
                    </w:rPr>
                  </w:rPrChange>
                </w:rPr>
                <w:t>-</w:t>
              </w:r>
            </w:ins>
          </w:p>
        </w:tc>
      </w:tr>
      <w:tr w:rsidR="0012567D" w:rsidRPr="008E73D6" w14:paraId="00EFC0A3" w14:textId="77777777" w:rsidTr="00A67133">
        <w:trPr>
          <w:trHeight w:val="257"/>
          <w:jc w:val="center"/>
          <w:ins w:id="17348" w:author="Mohammad Nayeem Hasan" w:date="2023-01-21T00:39:00Z"/>
          <w:trPrChange w:id="17349" w:author="Mohammad Nayeem Hasan" w:date="2023-01-21T12:41:00Z">
            <w:trPr>
              <w:trHeight w:val="257"/>
              <w:jc w:val="center"/>
            </w:trPr>
          </w:trPrChange>
        </w:trPr>
        <w:tc>
          <w:tcPr>
            <w:tcW w:w="751" w:type="pct"/>
            <w:vAlign w:val="center"/>
            <w:tcPrChange w:id="17350" w:author="Mohammad Nayeem Hasan" w:date="2023-01-21T12:41:00Z">
              <w:tcPr>
                <w:tcW w:w="751" w:type="pct"/>
                <w:vAlign w:val="center"/>
              </w:tcPr>
            </w:tcPrChange>
          </w:tcPr>
          <w:p w14:paraId="0A387730" w14:textId="77777777" w:rsidR="0012567D" w:rsidRPr="00C91A19" w:rsidRDefault="0012567D" w:rsidP="0012567D">
            <w:pPr>
              <w:rPr>
                <w:ins w:id="17351" w:author="Mohammad Nayeem Hasan" w:date="2023-01-21T00:39:00Z"/>
                <w:rFonts w:ascii="Times New Roman" w:hAnsi="Times New Roman" w:cs="Times New Roman"/>
                <w:sz w:val="20"/>
                <w:szCs w:val="20"/>
                <w:rPrChange w:id="17352" w:author="Mohammad Nayeem Hasan" w:date="2023-01-21T03:28:00Z">
                  <w:rPr>
                    <w:ins w:id="17353" w:author="Mohammad Nayeem Hasan" w:date="2023-01-21T00:39:00Z"/>
                    <w:rFonts w:ascii="Times New Roman" w:hAnsi="Times New Roman" w:cs="Times New Roman"/>
                    <w:sz w:val="24"/>
                    <w:szCs w:val="24"/>
                  </w:rPr>
                </w:rPrChange>
              </w:rPr>
              <w:pPrChange w:id="17354" w:author="Mohammad Nayeem Hasan" w:date="2023-01-21T14:56:00Z">
                <w:pPr>
                  <w:jc w:val="both"/>
                </w:pPr>
              </w:pPrChange>
            </w:pPr>
            <w:ins w:id="17355" w:author="Mohammad Nayeem Hasan" w:date="2023-01-21T00:39:00Z">
              <w:r w:rsidRPr="00C91A19">
                <w:rPr>
                  <w:rFonts w:ascii="Times New Roman" w:hAnsi="Times New Roman" w:cs="Times New Roman"/>
                  <w:sz w:val="20"/>
                  <w:szCs w:val="20"/>
                  <w:rPrChange w:id="17356" w:author="Mohammad Nayeem Hasan" w:date="2023-01-21T03:28:00Z">
                    <w:rPr>
                      <w:rFonts w:ascii="Times New Roman" w:hAnsi="Times New Roman" w:cs="Times New Roman"/>
                      <w:sz w:val="24"/>
                      <w:szCs w:val="24"/>
                    </w:rPr>
                  </w:rPrChange>
                </w:rPr>
                <w:t>Covered container</w:t>
              </w:r>
            </w:ins>
          </w:p>
        </w:tc>
        <w:tc>
          <w:tcPr>
            <w:tcW w:w="884" w:type="pct"/>
            <w:vAlign w:val="center"/>
            <w:tcPrChange w:id="17357" w:author="Mohammad Nayeem Hasan" w:date="2023-01-21T12:41:00Z">
              <w:tcPr>
                <w:tcW w:w="883" w:type="pct"/>
                <w:vAlign w:val="center"/>
              </w:tcPr>
            </w:tcPrChange>
          </w:tcPr>
          <w:p w14:paraId="334117D3" w14:textId="77777777" w:rsidR="0012567D" w:rsidRPr="00C91A19" w:rsidRDefault="0012567D" w:rsidP="0012567D">
            <w:pPr>
              <w:rPr>
                <w:ins w:id="17358" w:author="Mohammad Nayeem Hasan" w:date="2023-01-21T00:39:00Z"/>
                <w:rFonts w:ascii="Times New Roman" w:hAnsi="Times New Roman" w:cs="Times New Roman"/>
                <w:sz w:val="20"/>
                <w:szCs w:val="20"/>
                <w:rPrChange w:id="17359" w:author="Mohammad Nayeem Hasan" w:date="2023-01-21T03:28:00Z">
                  <w:rPr>
                    <w:ins w:id="17360" w:author="Mohammad Nayeem Hasan" w:date="2023-01-21T00:39:00Z"/>
                    <w:rFonts w:ascii="Times New Roman" w:hAnsi="Times New Roman" w:cs="Times New Roman"/>
                    <w:sz w:val="24"/>
                    <w:szCs w:val="24"/>
                  </w:rPr>
                </w:rPrChange>
              </w:rPr>
              <w:pPrChange w:id="17361" w:author="Mohammad Nayeem Hasan" w:date="2023-01-21T14:56:00Z">
                <w:pPr>
                  <w:jc w:val="both"/>
                </w:pPr>
              </w:pPrChange>
            </w:pPr>
            <w:ins w:id="17362" w:author="Mohammad Nayeem Hasan" w:date="2023-01-21T00:39:00Z">
              <w:r w:rsidRPr="00C91A19">
                <w:rPr>
                  <w:rFonts w:ascii="Times New Roman" w:hAnsi="Times New Roman" w:cs="Times New Roman"/>
                  <w:sz w:val="20"/>
                  <w:szCs w:val="20"/>
                  <w:rPrChange w:id="17363" w:author="Mohammad Nayeem Hasan" w:date="2023-01-21T03:28:00Z">
                    <w:rPr>
                      <w:rFonts w:ascii="Times New Roman" w:hAnsi="Times New Roman" w:cs="Times New Roman"/>
                      <w:sz w:val="24"/>
                      <w:szCs w:val="24"/>
                    </w:rPr>
                  </w:rPrChange>
                </w:rPr>
                <w:t>-</w:t>
              </w:r>
            </w:ins>
          </w:p>
        </w:tc>
        <w:tc>
          <w:tcPr>
            <w:tcW w:w="529" w:type="pct"/>
            <w:vAlign w:val="center"/>
            <w:tcPrChange w:id="17364" w:author="Mohammad Nayeem Hasan" w:date="2023-01-21T12:41:00Z">
              <w:tcPr>
                <w:tcW w:w="529" w:type="pct"/>
                <w:gridSpan w:val="2"/>
                <w:vAlign w:val="center"/>
              </w:tcPr>
            </w:tcPrChange>
          </w:tcPr>
          <w:p w14:paraId="0620ED90" w14:textId="77777777" w:rsidR="0012567D" w:rsidRPr="00C91A19" w:rsidRDefault="0012567D" w:rsidP="0012567D">
            <w:pPr>
              <w:rPr>
                <w:ins w:id="17365" w:author="Mohammad Nayeem Hasan" w:date="2023-01-21T00:39:00Z"/>
                <w:rFonts w:ascii="Times New Roman" w:hAnsi="Times New Roman" w:cs="Times New Roman"/>
                <w:sz w:val="20"/>
                <w:szCs w:val="20"/>
                <w:rPrChange w:id="17366" w:author="Mohammad Nayeem Hasan" w:date="2023-01-21T03:28:00Z">
                  <w:rPr>
                    <w:ins w:id="17367" w:author="Mohammad Nayeem Hasan" w:date="2023-01-21T00:39:00Z"/>
                    <w:rFonts w:ascii="Times New Roman" w:hAnsi="Times New Roman" w:cs="Times New Roman"/>
                    <w:sz w:val="24"/>
                    <w:szCs w:val="24"/>
                  </w:rPr>
                </w:rPrChange>
              </w:rPr>
              <w:pPrChange w:id="17368" w:author="Mohammad Nayeem Hasan" w:date="2023-01-21T14:56:00Z">
                <w:pPr>
                  <w:jc w:val="both"/>
                </w:pPr>
              </w:pPrChange>
            </w:pPr>
            <w:ins w:id="17369" w:author="Mohammad Nayeem Hasan" w:date="2023-01-21T00:39:00Z">
              <w:r w:rsidRPr="00C91A19">
                <w:rPr>
                  <w:rFonts w:ascii="Times New Roman" w:hAnsi="Times New Roman" w:cs="Times New Roman"/>
                  <w:sz w:val="20"/>
                  <w:szCs w:val="20"/>
                  <w:rPrChange w:id="17370" w:author="Mohammad Nayeem Hasan" w:date="2023-01-21T03:28:00Z">
                    <w:rPr>
                      <w:rFonts w:ascii="Times New Roman" w:hAnsi="Times New Roman" w:cs="Times New Roman"/>
                      <w:sz w:val="24"/>
                      <w:szCs w:val="24"/>
                    </w:rPr>
                  </w:rPrChange>
                </w:rPr>
                <w:t>-</w:t>
              </w:r>
            </w:ins>
          </w:p>
        </w:tc>
        <w:tc>
          <w:tcPr>
            <w:tcW w:w="914" w:type="pct"/>
            <w:vAlign w:val="center"/>
            <w:tcPrChange w:id="17371" w:author="Mohammad Nayeem Hasan" w:date="2023-01-21T12:41:00Z">
              <w:tcPr>
                <w:tcW w:w="770" w:type="pct"/>
                <w:gridSpan w:val="2"/>
                <w:vAlign w:val="center"/>
              </w:tcPr>
            </w:tcPrChange>
          </w:tcPr>
          <w:p w14:paraId="38465387" w14:textId="460C7754" w:rsidR="0012567D" w:rsidRPr="00C91A19" w:rsidRDefault="0012567D" w:rsidP="0012567D">
            <w:pPr>
              <w:rPr>
                <w:ins w:id="17372" w:author="Mohammad Nayeem Hasan" w:date="2023-01-21T00:39:00Z"/>
                <w:rFonts w:ascii="Times New Roman" w:hAnsi="Times New Roman" w:cs="Times New Roman"/>
                <w:sz w:val="20"/>
                <w:szCs w:val="20"/>
                <w:rPrChange w:id="17373" w:author="Mohammad Nayeem Hasan" w:date="2023-01-21T03:28:00Z">
                  <w:rPr>
                    <w:ins w:id="17374" w:author="Mohammad Nayeem Hasan" w:date="2023-01-21T00:39:00Z"/>
                    <w:rFonts w:ascii="Times New Roman" w:hAnsi="Times New Roman" w:cs="Times New Roman"/>
                    <w:sz w:val="24"/>
                    <w:szCs w:val="24"/>
                  </w:rPr>
                </w:rPrChange>
              </w:rPr>
              <w:pPrChange w:id="17375" w:author="Mohammad Nayeem Hasan" w:date="2023-01-21T14:56:00Z">
                <w:pPr>
                  <w:jc w:val="both"/>
                </w:pPr>
              </w:pPrChange>
            </w:pPr>
            <w:ins w:id="17376" w:author="Mohammad Nayeem Hasan" w:date="2023-01-21T00:39:00Z">
              <w:r w:rsidRPr="00C91A19">
                <w:rPr>
                  <w:rFonts w:ascii="Times New Roman" w:hAnsi="Times New Roman" w:cs="Times New Roman"/>
                  <w:sz w:val="20"/>
                  <w:szCs w:val="20"/>
                  <w:rPrChange w:id="17377" w:author="Mohammad Nayeem Hasan" w:date="2023-01-21T03:28:00Z">
                    <w:rPr>
                      <w:rFonts w:ascii="Times New Roman" w:hAnsi="Times New Roman" w:cs="Times New Roman"/>
                      <w:sz w:val="24"/>
                      <w:szCs w:val="24"/>
                    </w:rPr>
                  </w:rPrChange>
                </w:rPr>
                <w:t>1.</w:t>
              </w:r>
            </w:ins>
            <w:ins w:id="17378" w:author="Mohammad Nayeem Hasan" w:date="2023-01-27T20:14:00Z">
              <w:r>
                <w:rPr>
                  <w:rFonts w:ascii="Times New Roman" w:hAnsi="Times New Roman" w:cs="Times New Roman"/>
                  <w:sz w:val="20"/>
                  <w:szCs w:val="20"/>
                </w:rPr>
                <w:t>37</w:t>
              </w:r>
            </w:ins>
            <w:ins w:id="17379" w:author="Mohammad Nayeem Hasan" w:date="2023-01-21T03:54:00Z">
              <w:r>
                <w:rPr>
                  <w:rFonts w:ascii="Times New Roman" w:hAnsi="Times New Roman" w:cs="Times New Roman"/>
                  <w:sz w:val="20"/>
                  <w:szCs w:val="20"/>
                </w:rPr>
                <w:t xml:space="preserve"> (</w:t>
              </w:r>
              <w:r w:rsidRPr="00F13B5B">
                <w:rPr>
                  <w:rFonts w:ascii="Times New Roman" w:hAnsi="Times New Roman" w:cs="Times New Roman"/>
                  <w:sz w:val="20"/>
                  <w:szCs w:val="20"/>
                </w:rPr>
                <w:t>0.8</w:t>
              </w:r>
            </w:ins>
            <w:ins w:id="17380" w:author="Mohammad Nayeem Hasan" w:date="2023-01-27T20:14:00Z">
              <w:r>
                <w:rPr>
                  <w:rFonts w:ascii="Times New Roman" w:hAnsi="Times New Roman" w:cs="Times New Roman"/>
                  <w:sz w:val="20"/>
                  <w:szCs w:val="20"/>
                </w:rPr>
                <w:t>3</w:t>
              </w:r>
            </w:ins>
            <w:ins w:id="17381" w:author="Mohammad Nayeem Hasan" w:date="2023-01-21T03:54:00Z">
              <w:r w:rsidRPr="00F13B5B">
                <w:rPr>
                  <w:rFonts w:ascii="Times New Roman" w:hAnsi="Times New Roman" w:cs="Times New Roman"/>
                  <w:sz w:val="20"/>
                  <w:szCs w:val="20"/>
                </w:rPr>
                <w:t>, 2.</w:t>
              </w:r>
            </w:ins>
            <w:ins w:id="17382" w:author="Mohammad Nayeem Hasan" w:date="2023-01-27T20:14:00Z">
              <w:r>
                <w:rPr>
                  <w:rFonts w:ascii="Times New Roman" w:hAnsi="Times New Roman" w:cs="Times New Roman"/>
                  <w:sz w:val="20"/>
                  <w:szCs w:val="20"/>
                </w:rPr>
                <w:t>27</w:t>
              </w:r>
            </w:ins>
            <w:ins w:id="17383" w:author="Mohammad Nayeem Hasan" w:date="2023-01-21T03:54:00Z">
              <w:r>
                <w:rPr>
                  <w:rFonts w:ascii="Times New Roman" w:hAnsi="Times New Roman" w:cs="Times New Roman"/>
                  <w:sz w:val="20"/>
                  <w:szCs w:val="20"/>
                </w:rPr>
                <w:t>)</w:t>
              </w:r>
            </w:ins>
          </w:p>
        </w:tc>
        <w:tc>
          <w:tcPr>
            <w:tcW w:w="481" w:type="pct"/>
            <w:vAlign w:val="center"/>
            <w:tcPrChange w:id="17384" w:author="Mohammad Nayeem Hasan" w:date="2023-01-21T12:41:00Z">
              <w:tcPr>
                <w:tcW w:w="481" w:type="pct"/>
                <w:gridSpan w:val="2"/>
                <w:vAlign w:val="center"/>
              </w:tcPr>
            </w:tcPrChange>
          </w:tcPr>
          <w:p w14:paraId="649276D3" w14:textId="12699B85" w:rsidR="0012567D" w:rsidRPr="00C91A19" w:rsidRDefault="0012567D" w:rsidP="0012567D">
            <w:pPr>
              <w:rPr>
                <w:ins w:id="17385" w:author="Mohammad Nayeem Hasan" w:date="2023-01-21T00:39:00Z"/>
                <w:rFonts w:ascii="Times New Roman" w:hAnsi="Times New Roman" w:cs="Times New Roman"/>
                <w:sz w:val="20"/>
                <w:szCs w:val="20"/>
                <w:rPrChange w:id="17386" w:author="Mohammad Nayeem Hasan" w:date="2023-01-21T03:28:00Z">
                  <w:rPr>
                    <w:ins w:id="17387" w:author="Mohammad Nayeem Hasan" w:date="2023-01-21T00:39:00Z"/>
                    <w:rFonts w:ascii="Times New Roman" w:hAnsi="Times New Roman" w:cs="Times New Roman"/>
                    <w:sz w:val="24"/>
                    <w:szCs w:val="24"/>
                  </w:rPr>
                </w:rPrChange>
              </w:rPr>
              <w:pPrChange w:id="17388" w:author="Mohammad Nayeem Hasan" w:date="2023-01-21T14:56:00Z">
                <w:pPr>
                  <w:jc w:val="both"/>
                </w:pPr>
              </w:pPrChange>
            </w:pPr>
            <w:ins w:id="17389" w:author="Mohammad Nayeem Hasan" w:date="2023-01-21T00:39:00Z">
              <w:r w:rsidRPr="00C91A19">
                <w:rPr>
                  <w:rFonts w:ascii="Times New Roman" w:hAnsi="Times New Roman" w:cs="Times New Roman"/>
                  <w:sz w:val="20"/>
                  <w:szCs w:val="20"/>
                  <w:rPrChange w:id="17390" w:author="Mohammad Nayeem Hasan" w:date="2023-01-21T03:28:00Z">
                    <w:rPr>
                      <w:rFonts w:ascii="Times New Roman" w:hAnsi="Times New Roman" w:cs="Times New Roman"/>
                      <w:sz w:val="24"/>
                      <w:szCs w:val="24"/>
                    </w:rPr>
                  </w:rPrChange>
                </w:rPr>
                <w:t>0.</w:t>
              </w:r>
            </w:ins>
            <w:ins w:id="17391" w:author="Mohammad Nayeem Hasan" w:date="2023-01-27T20:15:00Z">
              <w:r>
                <w:rPr>
                  <w:rFonts w:ascii="Times New Roman" w:hAnsi="Times New Roman" w:cs="Times New Roman"/>
                  <w:sz w:val="20"/>
                  <w:szCs w:val="20"/>
                </w:rPr>
                <w:t>218</w:t>
              </w:r>
            </w:ins>
          </w:p>
        </w:tc>
        <w:tc>
          <w:tcPr>
            <w:tcW w:w="963" w:type="pct"/>
            <w:vAlign w:val="center"/>
            <w:tcPrChange w:id="17392" w:author="Mohammad Nayeem Hasan" w:date="2023-01-21T12:41:00Z">
              <w:tcPr>
                <w:tcW w:w="1169" w:type="pct"/>
                <w:gridSpan w:val="3"/>
                <w:vAlign w:val="center"/>
              </w:tcPr>
            </w:tcPrChange>
          </w:tcPr>
          <w:p w14:paraId="61E57BA7" w14:textId="77777777" w:rsidR="0012567D" w:rsidRPr="00C91A19" w:rsidRDefault="0012567D" w:rsidP="0012567D">
            <w:pPr>
              <w:rPr>
                <w:ins w:id="17393" w:author="Mohammad Nayeem Hasan" w:date="2023-01-21T00:39:00Z"/>
                <w:rFonts w:ascii="Times New Roman" w:hAnsi="Times New Roman" w:cs="Times New Roman"/>
                <w:sz w:val="20"/>
                <w:szCs w:val="20"/>
                <w:rPrChange w:id="17394" w:author="Mohammad Nayeem Hasan" w:date="2023-01-21T03:28:00Z">
                  <w:rPr>
                    <w:ins w:id="17395" w:author="Mohammad Nayeem Hasan" w:date="2023-01-21T00:39:00Z"/>
                    <w:rFonts w:ascii="Times New Roman" w:hAnsi="Times New Roman" w:cs="Times New Roman"/>
                    <w:sz w:val="24"/>
                    <w:szCs w:val="24"/>
                  </w:rPr>
                </w:rPrChange>
              </w:rPr>
              <w:pPrChange w:id="17396" w:author="Mohammad Nayeem Hasan" w:date="2023-01-21T14:56:00Z">
                <w:pPr>
                  <w:jc w:val="both"/>
                </w:pPr>
              </w:pPrChange>
            </w:pPr>
            <w:ins w:id="17397" w:author="Mohammad Nayeem Hasan" w:date="2023-01-21T00:39:00Z">
              <w:r w:rsidRPr="00C91A19">
                <w:rPr>
                  <w:rFonts w:ascii="Times New Roman" w:hAnsi="Times New Roman" w:cs="Times New Roman"/>
                  <w:sz w:val="20"/>
                  <w:szCs w:val="20"/>
                  <w:rPrChange w:id="17398" w:author="Mohammad Nayeem Hasan" w:date="2023-01-21T03:28:00Z">
                    <w:rPr>
                      <w:rFonts w:ascii="Times New Roman" w:hAnsi="Times New Roman" w:cs="Times New Roman"/>
                      <w:sz w:val="24"/>
                      <w:szCs w:val="24"/>
                    </w:rPr>
                  </w:rPrChange>
                </w:rPr>
                <w:t>-</w:t>
              </w:r>
            </w:ins>
          </w:p>
        </w:tc>
        <w:tc>
          <w:tcPr>
            <w:tcW w:w="478" w:type="pct"/>
            <w:vAlign w:val="center"/>
            <w:tcPrChange w:id="17399" w:author="Mohammad Nayeem Hasan" w:date="2023-01-21T12:41:00Z">
              <w:tcPr>
                <w:tcW w:w="417" w:type="pct"/>
                <w:vAlign w:val="center"/>
              </w:tcPr>
            </w:tcPrChange>
          </w:tcPr>
          <w:p w14:paraId="2A2FA593" w14:textId="77777777" w:rsidR="0012567D" w:rsidRPr="00C91A19" w:rsidRDefault="0012567D" w:rsidP="0012567D">
            <w:pPr>
              <w:rPr>
                <w:ins w:id="17400" w:author="Mohammad Nayeem Hasan" w:date="2023-01-21T00:39:00Z"/>
                <w:rFonts w:ascii="Times New Roman" w:hAnsi="Times New Roman" w:cs="Times New Roman"/>
                <w:sz w:val="20"/>
                <w:szCs w:val="20"/>
                <w:rPrChange w:id="17401" w:author="Mohammad Nayeem Hasan" w:date="2023-01-21T03:28:00Z">
                  <w:rPr>
                    <w:ins w:id="17402" w:author="Mohammad Nayeem Hasan" w:date="2023-01-21T00:39:00Z"/>
                    <w:rFonts w:ascii="Times New Roman" w:hAnsi="Times New Roman" w:cs="Times New Roman"/>
                    <w:sz w:val="24"/>
                    <w:szCs w:val="24"/>
                  </w:rPr>
                </w:rPrChange>
              </w:rPr>
              <w:pPrChange w:id="17403" w:author="Mohammad Nayeem Hasan" w:date="2023-01-21T14:56:00Z">
                <w:pPr>
                  <w:jc w:val="both"/>
                </w:pPr>
              </w:pPrChange>
            </w:pPr>
            <w:ins w:id="17404" w:author="Mohammad Nayeem Hasan" w:date="2023-01-21T00:39:00Z">
              <w:r w:rsidRPr="00C91A19">
                <w:rPr>
                  <w:rFonts w:ascii="Times New Roman" w:hAnsi="Times New Roman" w:cs="Times New Roman"/>
                  <w:sz w:val="20"/>
                  <w:szCs w:val="20"/>
                  <w:rPrChange w:id="17405" w:author="Mohammad Nayeem Hasan" w:date="2023-01-21T03:28:00Z">
                    <w:rPr>
                      <w:rFonts w:ascii="Times New Roman" w:hAnsi="Times New Roman" w:cs="Times New Roman"/>
                      <w:sz w:val="24"/>
                      <w:szCs w:val="24"/>
                    </w:rPr>
                  </w:rPrChange>
                </w:rPr>
                <w:t>-</w:t>
              </w:r>
            </w:ins>
          </w:p>
        </w:tc>
      </w:tr>
      <w:tr w:rsidR="0012567D" w:rsidRPr="008E73D6" w14:paraId="619DD81A" w14:textId="77777777" w:rsidTr="00A67133">
        <w:trPr>
          <w:trHeight w:val="257"/>
          <w:jc w:val="center"/>
          <w:ins w:id="17406" w:author="Mohammad Nayeem Hasan" w:date="2023-01-21T00:39:00Z"/>
          <w:trPrChange w:id="17407" w:author="Mohammad Nayeem Hasan" w:date="2023-01-21T12:41:00Z">
            <w:trPr>
              <w:trHeight w:val="257"/>
              <w:jc w:val="center"/>
            </w:trPr>
          </w:trPrChange>
        </w:trPr>
        <w:tc>
          <w:tcPr>
            <w:tcW w:w="751" w:type="pct"/>
            <w:vAlign w:val="center"/>
            <w:tcPrChange w:id="17408" w:author="Mohammad Nayeem Hasan" w:date="2023-01-21T12:41:00Z">
              <w:tcPr>
                <w:tcW w:w="751" w:type="pct"/>
                <w:vAlign w:val="center"/>
              </w:tcPr>
            </w:tcPrChange>
          </w:tcPr>
          <w:p w14:paraId="08BDE497" w14:textId="77777777" w:rsidR="0012567D" w:rsidRPr="00C91A19" w:rsidRDefault="0012567D" w:rsidP="0012567D">
            <w:pPr>
              <w:rPr>
                <w:ins w:id="17409" w:author="Mohammad Nayeem Hasan" w:date="2023-01-21T00:39:00Z"/>
                <w:rFonts w:ascii="Times New Roman" w:hAnsi="Times New Roman" w:cs="Times New Roman"/>
                <w:sz w:val="20"/>
                <w:szCs w:val="20"/>
                <w:rPrChange w:id="17410" w:author="Mohammad Nayeem Hasan" w:date="2023-01-21T03:28:00Z">
                  <w:rPr>
                    <w:ins w:id="17411" w:author="Mohammad Nayeem Hasan" w:date="2023-01-21T00:39:00Z"/>
                    <w:rFonts w:ascii="Times New Roman" w:hAnsi="Times New Roman" w:cs="Times New Roman"/>
                    <w:sz w:val="24"/>
                    <w:szCs w:val="24"/>
                  </w:rPr>
                </w:rPrChange>
              </w:rPr>
              <w:pPrChange w:id="17412" w:author="Mohammad Nayeem Hasan" w:date="2023-01-21T14:56:00Z">
                <w:pPr>
                  <w:jc w:val="both"/>
                </w:pPr>
              </w:pPrChange>
            </w:pPr>
            <w:ins w:id="17413" w:author="Mohammad Nayeem Hasan" w:date="2023-01-21T00:39:00Z">
              <w:r w:rsidRPr="00C91A19">
                <w:rPr>
                  <w:rFonts w:ascii="Times New Roman" w:hAnsi="Times New Roman" w:cs="Times New Roman"/>
                  <w:sz w:val="20"/>
                  <w:szCs w:val="20"/>
                  <w:rPrChange w:id="17414" w:author="Mohammad Nayeem Hasan" w:date="2023-01-21T03:28:00Z">
                    <w:rPr>
                      <w:rFonts w:ascii="Times New Roman" w:hAnsi="Times New Roman" w:cs="Times New Roman"/>
                      <w:sz w:val="24"/>
                      <w:szCs w:val="24"/>
                    </w:rPr>
                  </w:rPrChange>
                </w:rPr>
                <w:t>Uncovered container</w:t>
              </w:r>
            </w:ins>
          </w:p>
        </w:tc>
        <w:tc>
          <w:tcPr>
            <w:tcW w:w="884" w:type="pct"/>
            <w:vAlign w:val="center"/>
            <w:tcPrChange w:id="17415" w:author="Mohammad Nayeem Hasan" w:date="2023-01-21T12:41:00Z">
              <w:tcPr>
                <w:tcW w:w="883" w:type="pct"/>
                <w:vAlign w:val="center"/>
              </w:tcPr>
            </w:tcPrChange>
          </w:tcPr>
          <w:p w14:paraId="77F7313F" w14:textId="77777777" w:rsidR="0012567D" w:rsidRPr="00C91A19" w:rsidRDefault="0012567D" w:rsidP="0012567D">
            <w:pPr>
              <w:rPr>
                <w:ins w:id="17416" w:author="Mohammad Nayeem Hasan" w:date="2023-01-21T00:39:00Z"/>
                <w:rFonts w:ascii="Times New Roman" w:hAnsi="Times New Roman" w:cs="Times New Roman"/>
                <w:sz w:val="20"/>
                <w:szCs w:val="20"/>
                <w:rPrChange w:id="17417" w:author="Mohammad Nayeem Hasan" w:date="2023-01-21T03:28:00Z">
                  <w:rPr>
                    <w:ins w:id="17418" w:author="Mohammad Nayeem Hasan" w:date="2023-01-21T00:39:00Z"/>
                    <w:rFonts w:ascii="Times New Roman" w:hAnsi="Times New Roman" w:cs="Times New Roman"/>
                    <w:sz w:val="24"/>
                    <w:szCs w:val="24"/>
                  </w:rPr>
                </w:rPrChange>
              </w:rPr>
              <w:pPrChange w:id="17419" w:author="Mohammad Nayeem Hasan" w:date="2023-01-21T14:56:00Z">
                <w:pPr>
                  <w:jc w:val="both"/>
                </w:pPr>
              </w:pPrChange>
            </w:pPr>
            <w:ins w:id="17420" w:author="Mohammad Nayeem Hasan" w:date="2023-01-21T00:39:00Z">
              <w:r w:rsidRPr="00C91A19">
                <w:rPr>
                  <w:rFonts w:ascii="Times New Roman" w:hAnsi="Times New Roman" w:cs="Times New Roman"/>
                  <w:sz w:val="20"/>
                  <w:szCs w:val="20"/>
                  <w:rPrChange w:id="17421" w:author="Mohammad Nayeem Hasan" w:date="2023-01-21T03:28:00Z">
                    <w:rPr>
                      <w:rFonts w:ascii="Times New Roman" w:hAnsi="Times New Roman" w:cs="Times New Roman"/>
                      <w:sz w:val="24"/>
                      <w:szCs w:val="24"/>
                    </w:rPr>
                  </w:rPrChange>
                </w:rPr>
                <w:t>-</w:t>
              </w:r>
            </w:ins>
          </w:p>
        </w:tc>
        <w:tc>
          <w:tcPr>
            <w:tcW w:w="529" w:type="pct"/>
            <w:vAlign w:val="center"/>
            <w:tcPrChange w:id="17422" w:author="Mohammad Nayeem Hasan" w:date="2023-01-21T12:41:00Z">
              <w:tcPr>
                <w:tcW w:w="529" w:type="pct"/>
                <w:gridSpan w:val="2"/>
                <w:vAlign w:val="center"/>
              </w:tcPr>
            </w:tcPrChange>
          </w:tcPr>
          <w:p w14:paraId="04896DDE" w14:textId="77777777" w:rsidR="0012567D" w:rsidRPr="00C91A19" w:rsidRDefault="0012567D" w:rsidP="0012567D">
            <w:pPr>
              <w:rPr>
                <w:ins w:id="17423" w:author="Mohammad Nayeem Hasan" w:date="2023-01-21T00:39:00Z"/>
                <w:rFonts w:ascii="Times New Roman" w:hAnsi="Times New Roman" w:cs="Times New Roman"/>
                <w:sz w:val="20"/>
                <w:szCs w:val="20"/>
                <w:rPrChange w:id="17424" w:author="Mohammad Nayeem Hasan" w:date="2023-01-21T03:28:00Z">
                  <w:rPr>
                    <w:ins w:id="17425" w:author="Mohammad Nayeem Hasan" w:date="2023-01-21T00:39:00Z"/>
                    <w:rFonts w:ascii="Times New Roman" w:hAnsi="Times New Roman" w:cs="Times New Roman"/>
                    <w:sz w:val="24"/>
                    <w:szCs w:val="24"/>
                  </w:rPr>
                </w:rPrChange>
              </w:rPr>
              <w:pPrChange w:id="17426" w:author="Mohammad Nayeem Hasan" w:date="2023-01-21T14:56:00Z">
                <w:pPr>
                  <w:jc w:val="both"/>
                </w:pPr>
              </w:pPrChange>
            </w:pPr>
            <w:ins w:id="17427" w:author="Mohammad Nayeem Hasan" w:date="2023-01-21T00:39:00Z">
              <w:r w:rsidRPr="00C91A19">
                <w:rPr>
                  <w:rFonts w:ascii="Times New Roman" w:hAnsi="Times New Roman" w:cs="Times New Roman"/>
                  <w:sz w:val="20"/>
                  <w:szCs w:val="20"/>
                  <w:rPrChange w:id="17428" w:author="Mohammad Nayeem Hasan" w:date="2023-01-21T03:28:00Z">
                    <w:rPr>
                      <w:rFonts w:ascii="Times New Roman" w:hAnsi="Times New Roman" w:cs="Times New Roman"/>
                      <w:sz w:val="24"/>
                      <w:szCs w:val="24"/>
                    </w:rPr>
                  </w:rPrChange>
                </w:rPr>
                <w:t>-</w:t>
              </w:r>
            </w:ins>
          </w:p>
        </w:tc>
        <w:tc>
          <w:tcPr>
            <w:tcW w:w="914" w:type="pct"/>
            <w:vAlign w:val="center"/>
            <w:tcPrChange w:id="17429" w:author="Mohammad Nayeem Hasan" w:date="2023-01-21T12:41:00Z">
              <w:tcPr>
                <w:tcW w:w="770" w:type="pct"/>
                <w:gridSpan w:val="2"/>
                <w:vAlign w:val="center"/>
              </w:tcPr>
            </w:tcPrChange>
          </w:tcPr>
          <w:p w14:paraId="2748836A" w14:textId="6B5FEAE2" w:rsidR="0012567D" w:rsidRPr="00C91A19" w:rsidRDefault="0012567D" w:rsidP="0012567D">
            <w:pPr>
              <w:rPr>
                <w:ins w:id="17430" w:author="Mohammad Nayeem Hasan" w:date="2023-01-21T00:39:00Z"/>
                <w:rFonts w:ascii="Times New Roman" w:hAnsi="Times New Roman" w:cs="Times New Roman"/>
                <w:sz w:val="20"/>
                <w:szCs w:val="20"/>
                <w:rPrChange w:id="17431" w:author="Mohammad Nayeem Hasan" w:date="2023-01-21T03:28:00Z">
                  <w:rPr>
                    <w:ins w:id="17432" w:author="Mohammad Nayeem Hasan" w:date="2023-01-21T00:39:00Z"/>
                    <w:rFonts w:ascii="Times New Roman" w:hAnsi="Times New Roman" w:cs="Times New Roman"/>
                    <w:sz w:val="24"/>
                    <w:szCs w:val="24"/>
                  </w:rPr>
                </w:rPrChange>
              </w:rPr>
              <w:pPrChange w:id="17433" w:author="Mohammad Nayeem Hasan" w:date="2023-01-21T14:56:00Z">
                <w:pPr>
                  <w:jc w:val="both"/>
                </w:pPr>
              </w:pPrChange>
            </w:pPr>
            <w:ins w:id="17434" w:author="Mohammad Nayeem Hasan" w:date="2023-01-21T00:39:00Z">
              <w:r w:rsidRPr="00C91A19">
                <w:rPr>
                  <w:rFonts w:ascii="Times New Roman" w:hAnsi="Times New Roman" w:cs="Times New Roman"/>
                  <w:sz w:val="20"/>
                  <w:szCs w:val="20"/>
                  <w:rPrChange w:id="17435" w:author="Mohammad Nayeem Hasan" w:date="2023-01-21T03:28:00Z">
                    <w:rPr>
                      <w:rFonts w:ascii="Times New Roman" w:hAnsi="Times New Roman" w:cs="Times New Roman"/>
                      <w:sz w:val="24"/>
                      <w:szCs w:val="24"/>
                    </w:rPr>
                  </w:rPrChange>
                </w:rPr>
                <w:t>Ref</w:t>
              </w:r>
            </w:ins>
            <w:ins w:id="17436" w:author="Mohammad Nayeem Hasan" w:date="2023-01-27T20:38:00Z">
              <w:r>
                <w:rPr>
                  <w:rFonts w:ascii="Times New Roman" w:hAnsi="Times New Roman" w:cs="Times New Roman"/>
                  <w:sz w:val="20"/>
                  <w:szCs w:val="20"/>
                </w:rPr>
                <w:t>.</w:t>
              </w:r>
            </w:ins>
          </w:p>
        </w:tc>
        <w:tc>
          <w:tcPr>
            <w:tcW w:w="481" w:type="pct"/>
            <w:vAlign w:val="center"/>
            <w:tcPrChange w:id="17437" w:author="Mohammad Nayeem Hasan" w:date="2023-01-21T12:41:00Z">
              <w:tcPr>
                <w:tcW w:w="481" w:type="pct"/>
                <w:gridSpan w:val="2"/>
                <w:vAlign w:val="center"/>
              </w:tcPr>
            </w:tcPrChange>
          </w:tcPr>
          <w:p w14:paraId="537D6D02" w14:textId="77777777" w:rsidR="0012567D" w:rsidRPr="00C91A19" w:rsidRDefault="0012567D" w:rsidP="0012567D">
            <w:pPr>
              <w:rPr>
                <w:ins w:id="17438" w:author="Mohammad Nayeem Hasan" w:date="2023-01-21T00:39:00Z"/>
                <w:rFonts w:ascii="Times New Roman" w:hAnsi="Times New Roman" w:cs="Times New Roman"/>
                <w:sz w:val="20"/>
                <w:szCs w:val="20"/>
                <w:rPrChange w:id="17439" w:author="Mohammad Nayeem Hasan" w:date="2023-01-21T03:28:00Z">
                  <w:rPr>
                    <w:ins w:id="17440" w:author="Mohammad Nayeem Hasan" w:date="2023-01-21T00:39:00Z"/>
                    <w:rFonts w:ascii="Times New Roman" w:hAnsi="Times New Roman" w:cs="Times New Roman"/>
                    <w:sz w:val="24"/>
                    <w:szCs w:val="24"/>
                  </w:rPr>
                </w:rPrChange>
              </w:rPr>
              <w:pPrChange w:id="17441" w:author="Mohammad Nayeem Hasan" w:date="2023-01-21T14:56:00Z">
                <w:pPr>
                  <w:jc w:val="both"/>
                </w:pPr>
              </w:pPrChange>
            </w:pPr>
            <w:ins w:id="17442" w:author="Mohammad Nayeem Hasan" w:date="2023-01-21T00:39:00Z">
              <w:r w:rsidRPr="00C91A19">
                <w:rPr>
                  <w:rFonts w:ascii="Times New Roman" w:hAnsi="Times New Roman" w:cs="Times New Roman"/>
                  <w:sz w:val="20"/>
                  <w:szCs w:val="20"/>
                  <w:rPrChange w:id="17443" w:author="Mohammad Nayeem Hasan" w:date="2023-01-21T03:28:00Z">
                    <w:rPr>
                      <w:rFonts w:ascii="Times New Roman" w:hAnsi="Times New Roman" w:cs="Times New Roman"/>
                      <w:sz w:val="24"/>
                      <w:szCs w:val="24"/>
                    </w:rPr>
                  </w:rPrChange>
                </w:rPr>
                <w:t>-</w:t>
              </w:r>
            </w:ins>
          </w:p>
        </w:tc>
        <w:tc>
          <w:tcPr>
            <w:tcW w:w="963" w:type="pct"/>
            <w:vAlign w:val="center"/>
            <w:tcPrChange w:id="17444" w:author="Mohammad Nayeem Hasan" w:date="2023-01-21T12:41:00Z">
              <w:tcPr>
                <w:tcW w:w="1169" w:type="pct"/>
                <w:gridSpan w:val="3"/>
                <w:vAlign w:val="center"/>
              </w:tcPr>
            </w:tcPrChange>
          </w:tcPr>
          <w:p w14:paraId="0DCBBC1F" w14:textId="77777777" w:rsidR="0012567D" w:rsidRPr="00C91A19" w:rsidRDefault="0012567D" w:rsidP="0012567D">
            <w:pPr>
              <w:rPr>
                <w:ins w:id="17445" w:author="Mohammad Nayeem Hasan" w:date="2023-01-21T00:39:00Z"/>
                <w:rFonts w:ascii="Times New Roman" w:hAnsi="Times New Roman" w:cs="Times New Roman"/>
                <w:sz w:val="20"/>
                <w:szCs w:val="20"/>
                <w:rPrChange w:id="17446" w:author="Mohammad Nayeem Hasan" w:date="2023-01-21T03:28:00Z">
                  <w:rPr>
                    <w:ins w:id="17447" w:author="Mohammad Nayeem Hasan" w:date="2023-01-21T00:39:00Z"/>
                    <w:rFonts w:ascii="Times New Roman" w:hAnsi="Times New Roman" w:cs="Times New Roman"/>
                    <w:sz w:val="24"/>
                    <w:szCs w:val="24"/>
                  </w:rPr>
                </w:rPrChange>
              </w:rPr>
              <w:pPrChange w:id="17448" w:author="Mohammad Nayeem Hasan" w:date="2023-01-21T14:56:00Z">
                <w:pPr>
                  <w:jc w:val="both"/>
                </w:pPr>
              </w:pPrChange>
            </w:pPr>
            <w:ins w:id="17449" w:author="Mohammad Nayeem Hasan" w:date="2023-01-21T00:39:00Z">
              <w:r w:rsidRPr="00C91A19">
                <w:rPr>
                  <w:rFonts w:ascii="Times New Roman" w:hAnsi="Times New Roman" w:cs="Times New Roman"/>
                  <w:sz w:val="20"/>
                  <w:szCs w:val="20"/>
                  <w:rPrChange w:id="17450" w:author="Mohammad Nayeem Hasan" w:date="2023-01-21T03:28:00Z">
                    <w:rPr>
                      <w:rFonts w:ascii="Times New Roman" w:hAnsi="Times New Roman" w:cs="Times New Roman"/>
                      <w:sz w:val="24"/>
                      <w:szCs w:val="24"/>
                    </w:rPr>
                  </w:rPrChange>
                </w:rPr>
                <w:t>-</w:t>
              </w:r>
            </w:ins>
          </w:p>
        </w:tc>
        <w:tc>
          <w:tcPr>
            <w:tcW w:w="478" w:type="pct"/>
            <w:vAlign w:val="center"/>
            <w:tcPrChange w:id="17451" w:author="Mohammad Nayeem Hasan" w:date="2023-01-21T12:41:00Z">
              <w:tcPr>
                <w:tcW w:w="417" w:type="pct"/>
                <w:vAlign w:val="center"/>
              </w:tcPr>
            </w:tcPrChange>
          </w:tcPr>
          <w:p w14:paraId="08C3FBC1" w14:textId="77777777" w:rsidR="0012567D" w:rsidRPr="00C91A19" w:rsidRDefault="0012567D" w:rsidP="0012567D">
            <w:pPr>
              <w:rPr>
                <w:ins w:id="17452" w:author="Mohammad Nayeem Hasan" w:date="2023-01-21T00:39:00Z"/>
                <w:rFonts w:ascii="Times New Roman" w:hAnsi="Times New Roman" w:cs="Times New Roman"/>
                <w:sz w:val="20"/>
                <w:szCs w:val="20"/>
                <w:rPrChange w:id="17453" w:author="Mohammad Nayeem Hasan" w:date="2023-01-21T03:28:00Z">
                  <w:rPr>
                    <w:ins w:id="17454" w:author="Mohammad Nayeem Hasan" w:date="2023-01-21T00:39:00Z"/>
                    <w:rFonts w:ascii="Times New Roman" w:hAnsi="Times New Roman" w:cs="Times New Roman"/>
                    <w:sz w:val="24"/>
                    <w:szCs w:val="24"/>
                  </w:rPr>
                </w:rPrChange>
              </w:rPr>
              <w:pPrChange w:id="17455" w:author="Mohammad Nayeem Hasan" w:date="2023-01-21T14:56:00Z">
                <w:pPr>
                  <w:jc w:val="both"/>
                </w:pPr>
              </w:pPrChange>
            </w:pPr>
            <w:ins w:id="17456" w:author="Mohammad Nayeem Hasan" w:date="2023-01-21T00:39:00Z">
              <w:r w:rsidRPr="00C91A19">
                <w:rPr>
                  <w:rFonts w:ascii="Times New Roman" w:hAnsi="Times New Roman" w:cs="Times New Roman"/>
                  <w:sz w:val="20"/>
                  <w:szCs w:val="20"/>
                  <w:rPrChange w:id="17457" w:author="Mohammad Nayeem Hasan" w:date="2023-01-21T03:28:00Z">
                    <w:rPr>
                      <w:rFonts w:ascii="Times New Roman" w:hAnsi="Times New Roman" w:cs="Times New Roman"/>
                      <w:sz w:val="24"/>
                      <w:szCs w:val="24"/>
                    </w:rPr>
                  </w:rPrChange>
                </w:rPr>
                <w:t>-</w:t>
              </w:r>
            </w:ins>
          </w:p>
        </w:tc>
      </w:tr>
      <w:tr w:rsidR="0012567D" w:rsidRPr="008E73D6" w14:paraId="46D8C48C" w14:textId="58E99C21" w:rsidTr="00A67133">
        <w:trPr>
          <w:trHeight w:val="257"/>
          <w:jc w:val="center"/>
          <w:ins w:id="17458" w:author="Mohammad Nayeem Hasan" w:date="2023-01-21T00:39:00Z"/>
          <w:trPrChange w:id="17459" w:author="Mohammad Nayeem Hasan" w:date="2023-01-21T12:41:00Z">
            <w:trPr>
              <w:trHeight w:val="257"/>
              <w:jc w:val="center"/>
            </w:trPr>
          </w:trPrChange>
        </w:trPr>
        <w:tc>
          <w:tcPr>
            <w:tcW w:w="1635" w:type="pct"/>
            <w:gridSpan w:val="2"/>
            <w:vAlign w:val="center"/>
            <w:tcPrChange w:id="17460" w:author="Mohammad Nayeem Hasan" w:date="2023-01-21T12:41:00Z">
              <w:tcPr>
                <w:tcW w:w="1634" w:type="pct"/>
                <w:gridSpan w:val="2"/>
                <w:vAlign w:val="center"/>
              </w:tcPr>
            </w:tcPrChange>
          </w:tcPr>
          <w:p w14:paraId="7F785819" w14:textId="77777777" w:rsidR="0012567D" w:rsidRPr="00C91A19" w:rsidRDefault="0012567D" w:rsidP="0012567D">
            <w:pPr>
              <w:rPr>
                <w:ins w:id="17461" w:author="Mohammad Nayeem Hasan" w:date="2023-01-21T00:39:00Z"/>
                <w:rFonts w:ascii="Times New Roman" w:hAnsi="Times New Roman" w:cs="Times New Roman"/>
                <w:sz w:val="20"/>
                <w:szCs w:val="20"/>
                <w:rPrChange w:id="17462" w:author="Mohammad Nayeem Hasan" w:date="2023-01-21T03:28:00Z">
                  <w:rPr>
                    <w:ins w:id="17463" w:author="Mohammad Nayeem Hasan" w:date="2023-01-21T00:39:00Z"/>
                    <w:rFonts w:ascii="Times New Roman" w:hAnsi="Times New Roman" w:cs="Times New Roman"/>
                    <w:sz w:val="24"/>
                    <w:szCs w:val="24"/>
                  </w:rPr>
                </w:rPrChange>
              </w:rPr>
              <w:pPrChange w:id="17464" w:author="Mohammad Nayeem Hasan" w:date="2023-01-21T14:56:00Z">
                <w:pPr>
                  <w:jc w:val="both"/>
                </w:pPr>
              </w:pPrChange>
            </w:pPr>
            <w:ins w:id="17465" w:author="Mohammad Nayeem Hasan" w:date="2023-01-21T00:39:00Z">
              <w:r w:rsidRPr="00C91A19">
                <w:rPr>
                  <w:rFonts w:ascii="Times New Roman" w:hAnsi="Times New Roman" w:cs="Times New Roman"/>
                  <w:sz w:val="20"/>
                  <w:szCs w:val="20"/>
                  <w:rPrChange w:id="17466" w:author="Mohammad Nayeem Hasan" w:date="2023-01-21T03:28:00Z">
                    <w:rPr>
                      <w:rFonts w:ascii="Times New Roman" w:hAnsi="Times New Roman" w:cs="Times New Roman"/>
                      <w:sz w:val="24"/>
                      <w:szCs w:val="24"/>
                    </w:rPr>
                  </w:rPrChange>
                </w:rPr>
                <w:t>Water treatment</w:t>
              </w:r>
            </w:ins>
          </w:p>
        </w:tc>
        <w:tc>
          <w:tcPr>
            <w:tcW w:w="1443" w:type="pct"/>
            <w:gridSpan w:val="2"/>
            <w:vAlign w:val="center"/>
            <w:tcPrChange w:id="17467" w:author="Mohammad Nayeem Hasan" w:date="2023-01-21T12:41:00Z">
              <w:tcPr>
                <w:tcW w:w="1299" w:type="pct"/>
                <w:gridSpan w:val="4"/>
                <w:vAlign w:val="center"/>
              </w:tcPr>
            </w:tcPrChange>
          </w:tcPr>
          <w:p w14:paraId="35A5E5D0" w14:textId="77777777" w:rsidR="0012567D" w:rsidRPr="008E73D6" w:rsidRDefault="0012567D" w:rsidP="0012567D">
            <w:pPr>
              <w:rPr>
                <w:ins w:id="17468" w:author="Mohammad Nayeem Hasan" w:date="2023-01-21T00:39:00Z"/>
                <w:rFonts w:ascii="Times New Roman" w:hAnsi="Times New Roman" w:cs="Times New Roman"/>
                <w:sz w:val="20"/>
                <w:szCs w:val="20"/>
              </w:rPr>
              <w:pPrChange w:id="17469" w:author="Mohammad Nayeem Hasan" w:date="2023-01-21T14:56:00Z">
                <w:pPr>
                  <w:jc w:val="both"/>
                </w:pPr>
              </w:pPrChange>
            </w:pPr>
          </w:p>
        </w:tc>
        <w:tc>
          <w:tcPr>
            <w:tcW w:w="1444" w:type="pct"/>
            <w:gridSpan w:val="2"/>
            <w:vAlign w:val="center"/>
            <w:tcPrChange w:id="17470" w:author="Mohammad Nayeem Hasan" w:date="2023-01-21T12:41:00Z">
              <w:tcPr>
                <w:tcW w:w="1650" w:type="pct"/>
                <w:gridSpan w:val="5"/>
                <w:vAlign w:val="center"/>
              </w:tcPr>
            </w:tcPrChange>
          </w:tcPr>
          <w:p w14:paraId="41E47513" w14:textId="77777777" w:rsidR="0012567D" w:rsidRPr="008E73D6" w:rsidRDefault="0012567D" w:rsidP="0012567D">
            <w:pPr>
              <w:rPr>
                <w:ins w:id="17471" w:author="Mohammad Nayeem Hasan" w:date="2023-01-21T00:39:00Z"/>
                <w:rFonts w:ascii="Times New Roman" w:hAnsi="Times New Roman" w:cs="Times New Roman"/>
                <w:sz w:val="20"/>
                <w:szCs w:val="20"/>
              </w:rPr>
              <w:pPrChange w:id="17472" w:author="Mohammad Nayeem Hasan" w:date="2023-01-21T14:56:00Z">
                <w:pPr>
                  <w:jc w:val="both"/>
                </w:pPr>
              </w:pPrChange>
            </w:pPr>
          </w:p>
        </w:tc>
        <w:tc>
          <w:tcPr>
            <w:tcW w:w="478" w:type="pct"/>
            <w:vAlign w:val="center"/>
            <w:tcPrChange w:id="17473" w:author="Mohammad Nayeem Hasan" w:date="2023-01-21T12:41:00Z">
              <w:tcPr>
                <w:tcW w:w="417" w:type="pct"/>
                <w:vAlign w:val="center"/>
              </w:tcPr>
            </w:tcPrChange>
          </w:tcPr>
          <w:p w14:paraId="15177E46" w14:textId="77777777" w:rsidR="0012567D" w:rsidRPr="008E73D6" w:rsidRDefault="0012567D" w:rsidP="0012567D">
            <w:pPr>
              <w:rPr>
                <w:ins w:id="17474" w:author="Mohammad Nayeem Hasan" w:date="2023-01-21T00:39:00Z"/>
                <w:rFonts w:ascii="Times New Roman" w:hAnsi="Times New Roman" w:cs="Times New Roman"/>
                <w:sz w:val="20"/>
                <w:szCs w:val="20"/>
              </w:rPr>
              <w:pPrChange w:id="17475" w:author="Mohammad Nayeem Hasan" w:date="2023-01-21T14:56:00Z">
                <w:pPr>
                  <w:jc w:val="both"/>
                </w:pPr>
              </w:pPrChange>
            </w:pPr>
          </w:p>
        </w:tc>
      </w:tr>
      <w:tr w:rsidR="0012567D" w:rsidRPr="008E73D6" w14:paraId="02E6A510" w14:textId="77777777" w:rsidTr="00A67133">
        <w:trPr>
          <w:trHeight w:val="257"/>
          <w:jc w:val="center"/>
          <w:ins w:id="17476" w:author="Mohammad Nayeem Hasan" w:date="2023-01-21T00:39:00Z"/>
          <w:trPrChange w:id="17477" w:author="Mohammad Nayeem Hasan" w:date="2023-01-21T12:41:00Z">
            <w:trPr>
              <w:trHeight w:val="257"/>
              <w:jc w:val="center"/>
            </w:trPr>
          </w:trPrChange>
        </w:trPr>
        <w:tc>
          <w:tcPr>
            <w:tcW w:w="751" w:type="pct"/>
            <w:vAlign w:val="center"/>
            <w:tcPrChange w:id="17478" w:author="Mohammad Nayeem Hasan" w:date="2023-01-21T12:41:00Z">
              <w:tcPr>
                <w:tcW w:w="751" w:type="pct"/>
                <w:vAlign w:val="center"/>
              </w:tcPr>
            </w:tcPrChange>
          </w:tcPr>
          <w:p w14:paraId="04F9064E" w14:textId="77777777" w:rsidR="0012567D" w:rsidRPr="00C91A19" w:rsidRDefault="0012567D" w:rsidP="0012567D">
            <w:pPr>
              <w:rPr>
                <w:ins w:id="17479" w:author="Mohammad Nayeem Hasan" w:date="2023-01-21T00:39:00Z"/>
                <w:rFonts w:ascii="Times New Roman" w:hAnsi="Times New Roman" w:cs="Times New Roman"/>
                <w:sz w:val="20"/>
                <w:szCs w:val="20"/>
                <w:rPrChange w:id="17480" w:author="Mohammad Nayeem Hasan" w:date="2023-01-21T03:28:00Z">
                  <w:rPr>
                    <w:ins w:id="17481" w:author="Mohammad Nayeem Hasan" w:date="2023-01-21T00:39:00Z"/>
                    <w:rFonts w:ascii="Times New Roman" w:hAnsi="Times New Roman" w:cs="Times New Roman"/>
                    <w:sz w:val="24"/>
                    <w:szCs w:val="24"/>
                  </w:rPr>
                </w:rPrChange>
              </w:rPr>
              <w:pPrChange w:id="17482" w:author="Mohammad Nayeem Hasan" w:date="2023-01-21T14:56:00Z">
                <w:pPr>
                  <w:jc w:val="both"/>
                </w:pPr>
              </w:pPrChange>
            </w:pPr>
            <w:ins w:id="17483" w:author="Mohammad Nayeem Hasan" w:date="2023-01-21T00:39:00Z">
              <w:r w:rsidRPr="00C91A19">
                <w:rPr>
                  <w:rFonts w:ascii="Times New Roman" w:hAnsi="Times New Roman" w:cs="Times New Roman"/>
                  <w:sz w:val="20"/>
                  <w:szCs w:val="20"/>
                  <w:rPrChange w:id="17484" w:author="Mohammad Nayeem Hasan" w:date="2023-01-21T03:28:00Z">
                    <w:rPr>
                      <w:rFonts w:ascii="Times New Roman" w:hAnsi="Times New Roman" w:cs="Times New Roman"/>
                      <w:sz w:val="24"/>
                      <w:szCs w:val="24"/>
                    </w:rPr>
                  </w:rPrChange>
                </w:rPr>
                <w:lastRenderedPageBreak/>
                <w:t>Yes</w:t>
              </w:r>
            </w:ins>
          </w:p>
        </w:tc>
        <w:tc>
          <w:tcPr>
            <w:tcW w:w="884" w:type="pct"/>
            <w:vAlign w:val="center"/>
            <w:tcPrChange w:id="17485" w:author="Mohammad Nayeem Hasan" w:date="2023-01-21T12:41:00Z">
              <w:tcPr>
                <w:tcW w:w="883" w:type="pct"/>
                <w:vAlign w:val="center"/>
              </w:tcPr>
            </w:tcPrChange>
          </w:tcPr>
          <w:p w14:paraId="607390D6" w14:textId="77777777" w:rsidR="0012567D" w:rsidRPr="00C91A19" w:rsidRDefault="0012567D" w:rsidP="0012567D">
            <w:pPr>
              <w:rPr>
                <w:ins w:id="17486" w:author="Mohammad Nayeem Hasan" w:date="2023-01-21T00:39:00Z"/>
                <w:rFonts w:ascii="Times New Roman" w:hAnsi="Times New Roman" w:cs="Times New Roman"/>
                <w:sz w:val="20"/>
                <w:szCs w:val="20"/>
                <w:rPrChange w:id="17487" w:author="Mohammad Nayeem Hasan" w:date="2023-01-21T03:28:00Z">
                  <w:rPr>
                    <w:ins w:id="17488" w:author="Mohammad Nayeem Hasan" w:date="2023-01-21T00:39:00Z"/>
                    <w:rFonts w:ascii="Times New Roman" w:hAnsi="Times New Roman" w:cs="Times New Roman"/>
                    <w:sz w:val="24"/>
                    <w:szCs w:val="24"/>
                  </w:rPr>
                </w:rPrChange>
              </w:rPr>
              <w:pPrChange w:id="17489" w:author="Mohammad Nayeem Hasan" w:date="2023-01-21T14:56:00Z">
                <w:pPr>
                  <w:jc w:val="both"/>
                </w:pPr>
              </w:pPrChange>
            </w:pPr>
            <w:ins w:id="17490" w:author="Mohammad Nayeem Hasan" w:date="2023-01-21T00:39:00Z">
              <w:r w:rsidRPr="00C91A19">
                <w:rPr>
                  <w:rFonts w:ascii="Times New Roman" w:hAnsi="Times New Roman" w:cs="Times New Roman"/>
                  <w:sz w:val="20"/>
                  <w:szCs w:val="20"/>
                  <w:rPrChange w:id="17491" w:author="Mohammad Nayeem Hasan" w:date="2023-01-21T03:28:00Z">
                    <w:rPr>
                      <w:rFonts w:ascii="Times New Roman" w:hAnsi="Times New Roman" w:cs="Times New Roman"/>
                      <w:sz w:val="24"/>
                      <w:szCs w:val="24"/>
                    </w:rPr>
                  </w:rPrChange>
                </w:rPr>
                <w:t>-</w:t>
              </w:r>
            </w:ins>
          </w:p>
        </w:tc>
        <w:tc>
          <w:tcPr>
            <w:tcW w:w="529" w:type="pct"/>
            <w:vAlign w:val="center"/>
            <w:tcPrChange w:id="17492" w:author="Mohammad Nayeem Hasan" w:date="2023-01-21T12:41:00Z">
              <w:tcPr>
                <w:tcW w:w="529" w:type="pct"/>
                <w:gridSpan w:val="2"/>
                <w:vAlign w:val="center"/>
              </w:tcPr>
            </w:tcPrChange>
          </w:tcPr>
          <w:p w14:paraId="23D5389C" w14:textId="77777777" w:rsidR="0012567D" w:rsidRPr="00C91A19" w:rsidRDefault="0012567D" w:rsidP="0012567D">
            <w:pPr>
              <w:rPr>
                <w:ins w:id="17493" w:author="Mohammad Nayeem Hasan" w:date="2023-01-21T00:39:00Z"/>
                <w:rFonts w:ascii="Times New Roman" w:hAnsi="Times New Roman" w:cs="Times New Roman"/>
                <w:sz w:val="20"/>
                <w:szCs w:val="20"/>
                <w:rPrChange w:id="17494" w:author="Mohammad Nayeem Hasan" w:date="2023-01-21T03:28:00Z">
                  <w:rPr>
                    <w:ins w:id="17495" w:author="Mohammad Nayeem Hasan" w:date="2023-01-21T00:39:00Z"/>
                    <w:rFonts w:ascii="Times New Roman" w:hAnsi="Times New Roman" w:cs="Times New Roman"/>
                    <w:sz w:val="24"/>
                    <w:szCs w:val="24"/>
                  </w:rPr>
                </w:rPrChange>
              </w:rPr>
              <w:pPrChange w:id="17496" w:author="Mohammad Nayeem Hasan" w:date="2023-01-21T14:56:00Z">
                <w:pPr>
                  <w:jc w:val="both"/>
                </w:pPr>
              </w:pPrChange>
            </w:pPr>
            <w:ins w:id="17497" w:author="Mohammad Nayeem Hasan" w:date="2023-01-21T00:39:00Z">
              <w:r w:rsidRPr="00C91A19">
                <w:rPr>
                  <w:rFonts w:ascii="Times New Roman" w:hAnsi="Times New Roman" w:cs="Times New Roman"/>
                  <w:sz w:val="20"/>
                  <w:szCs w:val="20"/>
                  <w:rPrChange w:id="17498" w:author="Mohammad Nayeem Hasan" w:date="2023-01-21T03:28:00Z">
                    <w:rPr>
                      <w:rFonts w:ascii="Times New Roman" w:hAnsi="Times New Roman" w:cs="Times New Roman"/>
                      <w:sz w:val="24"/>
                      <w:szCs w:val="24"/>
                    </w:rPr>
                  </w:rPrChange>
                </w:rPr>
                <w:t>-</w:t>
              </w:r>
            </w:ins>
          </w:p>
        </w:tc>
        <w:tc>
          <w:tcPr>
            <w:tcW w:w="914" w:type="pct"/>
            <w:vAlign w:val="center"/>
            <w:tcPrChange w:id="17499" w:author="Mohammad Nayeem Hasan" w:date="2023-01-21T12:41:00Z">
              <w:tcPr>
                <w:tcW w:w="770" w:type="pct"/>
                <w:gridSpan w:val="2"/>
                <w:vAlign w:val="center"/>
              </w:tcPr>
            </w:tcPrChange>
          </w:tcPr>
          <w:p w14:paraId="45E98207" w14:textId="77777777" w:rsidR="0012567D" w:rsidRPr="00C91A19" w:rsidRDefault="0012567D" w:rsidP="0012567D">
            <w:pPr>
              <w:rPr>
                <w:ins w:id="17500" w:author="Mohammad Nayeem Hasan" w:date="2023-01-21T00:39:00Z"/>
                <w:rFonts w:ascii="Times New Roman" w:hAnsi="Times New Roman" w:cs="Times New Roman"/>
                <w:sz w:val="20"/>
                <w:szCs w:val="20"/>
                <w:rPrChange w:id="17501" w:author="Mohammad Nayeem Hasan" w:date="2023-01-21T03:28:00Z">
                  <w:rPr>
                    <w:ins w:id="17502" w:author="Mohammad Nayeem Hasan" w:date="2023-01-21T00:39:00Z"/>
                    <w:rFonts w:ascii="Times New Roman" w:hAnsi="Times New Roman" w:cs="Times New Roman"/>
                    <w:sz w:val="24"/>
                    <w:szCs w:val="24"/>
                  </w:rPr>
                </w:rPrChange>
              </w:rPr>
              <w:pPrChange w:id="17503" w:author="Mohammad Nayeem Hasan" w:date="2023-01-21T14:56:00Z">
                <w:pPr>
                  <w:jc w:val="both"/>
                </w:pPr>
              </w:pPrChange>
            </w:pPr>
            <w:ins w:id="17504" w:author="Mohammad Nayeem Hasan" w:date="2023-01-21T00:39:00Z">
              <w:r w:rsidRPr="00C91A19">
                <w:rPr>
                  <w:rFonts w:ascii="Times New Roman" w:hAnsi="Times New Roman" w:cs="Times New Roman"/>
                  <w:sz w:val="20"/>
                  <w:szCs w:val="20"/>
                  <w:rPrChange w:id="17505" w:author="Mohammad Nayeem Hasan" w:date="2023-01-21T03:28:00Z">
                    <w:rPr>
                      <w:rFonts w:ascii="Times New Roman" w:hAnsi="Times New Roman" w:cs="Times New Roman"/>
                      <w:sz w:val="24"/>
                      <w:szCs w:val="24"/>
                    </w:rPr>
                  </w:rPrChange>
                </w:rPr>
                <w:t>-</w:t>
              </w:r>
            </w:ins>
          </w:p>
        </w:tc>
        <w:tc>
          <w:tcPr>
            <w:tcW w:w="481" w:type="pct"/>
            <w:vAlign w:val="center"/>
            <w:tcPrChange w:id="17506" w:author="Mohammad Nayeem Hasan" w:date="2023-01-21T12:41:00Z">
              <w:tcPr>
                <w:tcW w:w="481" w:type="pct"/>
                <w:gridSpan w:val="2"/>
                <w:vAlign w:val="center"/>
              </w:tcPr>
            </w:tcPrChange>
          </w:tcPr>
          <w:p w14:paraId="459D4CC9" w14:textId="77777777" w:rsidR="0012567D" w:rsidRPr="00C91A19" w:rsidRDefault="0012567D" w:rsidP="0012567D">
            <w:pPr>
              <w:rPr>
                <w:ins w:id="17507" w:author="Mohammad Nayeem Hasan" w:date="2023-01-21T00:39:00Z"/>
                <w:rFonts w:ascii="Times New Roman" w:hAnsi="Times New Roman" w:cs="Times New Roman"/>
                <w:sz w:val="20"/>
                <w:szCs w:val="20"/>
                <w:rPrChange w:id="17508" w:author="Mohammad Nayeem Hasan" w:date="2023-01-21T03:28:00Z">
                  <w:rPr>
                    <w:ins w:id="17509" w:author="Mohammad Nayeem Hasan" w:date="2023-01-21T00:39:00Z"/>
                    <w:rFonts w:ascii="Times New Roman" w:hAnsi="Times New Roman" w:cs="Times New Roman"/>
                    <w:sz w:val="24"/>
                    <w:szCs w:val="24"/>
                  </w:rPr>
                </w:rPrChange>
              </w:rPr>
              <w:pPrChange w:id="17510" w:author="Mohammad Nayeem Hasan" w:date="2023-01-21T14:56:00Z">
                <w:pPr>
                  <w:jc w:val="both"/>
                </w:pPr>
              </w:pPrChange>
            </w:pPr>
            <w:ins w:id="17511" w:author="Mohammad Nayeem Hasan" w:date="2023-01-21T00:39:00Z">
              <w:r w:rsidRPr="00C91A19">
                <w:rPr>
                  <w:rFonts w:ascii="Times New Roman" w:hAnsi="Times New Roman" w:cs="Times New Roman"/>
                  <w:sz w:val="20"/>
                  <w:szCs w:val="20"/>
                  <w:rPrChange w:id="17512" w:author="Mohammad Nayeem Hasan" w:date="2023-01-21T03:28:00Z">
                    <w:rPr>
                      <w:rFonts w:ascii="Times New Roman" w:hAnsi="Times New Roman" w:cs="Times New Roman"/>
                      <w:sz w:val="24"/>
                      <w:szCs w:val="24"/>
                    </w:rPr>
                  </w:rPrChange>
                </w:rPr>
                <w:t>-</w:t>
              </w:r>
            </w:ins>
          </w:p>
        </w:tc>
        <w:tc>
          <w:tcPr>
            <w:tcW w:w="963" w:type="pct"/>
            <w:vAlign w:val="center"/>
            <w:tcPrChange w:id="17513" w:author="Mohammad Nayeem Hasan" w:date="2023-01-21T12:41:00Z">
              <w:tcPr>
                <w:tcW w:w="1169" w:type="pct"/>
                <w:gridSpan w:val="3"/>
                <w:vAlign w:val="center"/>
              </w:tcPr>
            </w:tcPrChange>
          </w:tcPr>
          <w:p w14:paraId="3E97838D" w14:textId="77777777" w:rsidR="0012567D" w:rsidRPr="00C91A19" w:rsidRDefault="0012567D" w:rsidP="0012567D">
            <w:pPr>
              <w:rPr>
                <w:ins w:id="17514" w:author="Mohammad Nayeem Hasan" w:date="2023-01-21T00:39:00Z"/>
                <w:rFonts w:ascii="Times New Roman" w:hAnsi="Times New Roman" w:cs="Times New Roman"/>
                <w:sz w:val="20"/>
                <w:szCs w:val="20"/>
                <w:rPrChange w:id="17515" w:author="Mohammad Nayeem Hasan" w:date="2023-01-21T03:28:00Z">
                  <w:rPr>
                    <w:ins w:id="17516" w:author="Mohammad Nayeem Hasan" w:date="2023-01-21T00:39:00Z"/>
                    <w:rFonts w:ascii="Times New Roman" w:hAnsi="Times New Roman" w:cs="Times New Roman"/>
                    <w:sz w:val="24"/>
                    <w:szCs w:val="24"/>
                  </w:rPr>
                </w:rPrChange>
              </w:rPr>
              <w:pPrChange w:id="17517" w:author="Mohammad Nayeem Hasan" w:date="2023-01-21T14:56:00Z">
                <w:pPr>
                  <w:jc w:val="both"/>
                </w:pPr>
              </w:pPrChange>
            </w:pPr>
            <w:ins w:id="17518" w:author="Mohammad Nayeem Hasan" w:date="2023-01-21T00:39:00Z">
              <w:r w:rsidRPr="00C91A19">
                <w:rPr>
                  <w:rFonts w:ascii="Times New Roman" w:hAnsi="Times New Roman" w:cs="Times New Roman"/>
                  <w:sz w:val="20"/>
                  <w:szCs w:val="20"/>
                  <w:rPrChange w:id="17519" w:author="Mohammad Nayeem Hasan" w:date="2023-01-21T03:28:00Z">
                    <w:rPr>
                      <w:rFonts w:ascii="Times New Roman" w:hAnsi="Times New Roman" w:cs="Times New Roman"/>
                      <w:sz w:val="24"/>
                      <w:szCs w:val="24"/>
                    </w:rPr>
                  </w:rPrChange>
                </w:rPr>
                <w:t>-</w:t>
              </w:r>
            </w:ins>
          </w:p>
        </w:tc>
        <w:tc>
          <w:tcPr>
            <w:tcW w:w="478" w:type="pct"/>
            <w:vAlign w:val="center"/>
            <w:tcPrChange w:id="17520" w:author="Mohammad Nayeem Hasan" w:date="2023-01-21T12:41:00Z">
              <w:tcPr>
                <w:tcW w:w="417" w:type="pct"/>
                <w:vAlign w:val="center"/>
              </w:tcPr>
            </w:tcPrChange>
          </w:tcPr>
          <w:p w14:paraId="3E594CDE" w14:textId="77777777" w:rsidR="0012567D" w:rsidRPr="00C91A19" w:rsidRDefault="0012567D" w:rsidP="0012567D">
            <w:pPr>
              <w:rPr>
                <w:ins w:id="17521" w:author="Mohammad Nayeem Hasan" w:date="2023-01-21T00:39:00Z"/>
                <w:rFonts w:ascii="Times New Roman" w:hAnsi="Times New Roman" w:cs="Times New Roman"/>
                <w:sz w:val="20"/>
                <w:szCs w:val="20"/>
                <w:rPrChange w:id="17522" w:author="Mohammad Nayeem Hasan" w:date="2023-01-21T03:28:00Z">
                  <w:rPr>
                    <w:ins w:id="17523" w:author="Mohammad Nayeem Hasan" w:date="2023-01-21T00:39:00Z"/>
                    <w:rFonts w:ascii="Times New Roman" w:hAnsi="Times New Roman" w:cs="Times New Roman"/>
                    <w:sz w:val="24"/>
                    <w:szCs w:val="24"/>
                  </w:rPr>
                </w:rPrChange>
              </w:rPr>
              <w:pPrChange w:id="17524" w:author="Mohammad Nayeem Hasan" w:date="2023-01-21T14:56:00Z">
                <w:pPr>
                  <w:jc w:val="both"/>
                </w:pPr>
              </w:pPrChange>
            </w:pPr>
            <w:ins w:id="17525" w:author="Mohammad Nayeem Hasan" w:date="2023-01-21T00:39:00Z">
              <w:r w:rsidRPr="00C91A19">
                <w:rPr>
                  <w:rFonts w:ascii="Times New Roman" w:hAnsi="Times New Roman" w:cs="Times New Roman"/>
                  <w:sz w:val="20"/>
                  <w:szCs w:val="20"/>
                  <w:rPrChange w:id="17526" w:author="Mohammad Nayeem Hasan" w:date="2023-01-21T03:28:00Z">
                    <w:rPr>
                      <w:rFonts w:ascii="Times New Roman" w:hAnsi="Times New Roman" w:cs="Times New Roman"/>
                      <w:sz w:val="24"/>
                      <w:szCs w:val="24"/>
                    </w:rPr>
                  </w:rPrChange>
                </w:rPr>
                <w:t>-</w:t>
              </w:r>
            </w:ins>
          </w:p>
        </w:tc>
      </w:tr>
      <w:tr w:rsidR="0012567D" w:rsidRPr="008E73D6" w14:paraId="0FCC909E" w14:textId="77777777" w:rsidTr="00A67133">
        <w:trPr>
          <w:trHeight w:val="257"/>
          <w:jc w:val="center"/>
          <w:ins w:id="17527" w:author="Mohammad Nayeem Hasan" w:date="2023-01-21T00:39:00Z"/>
          <w:trPrChange w:id="17528" w:author="Mohammad Nayeem Hasan" w:date="2023-01-21T12:41:00Z">
            <w:trPr>
              <w:trHeight w:val="257"/>
              <w:jc w:val="center"/>
            </w:trPr>
          </w:trPrChange>
        </w:trPr>
        <w:tc>
          <w:tcPr>
            <w:tcW w:w="751" w:type="pct"/>
            <w:vAlign w:val="center"/>
            <w:tcPrChange w:id="17529" w:author="Mohammad Nayeem Hasan" w:date="2023-01-21T12:41:00Z">
              <w:tcPr>
                <w:tcW w:w="751" w:type="pct"/>
                <w:vAlign w:val="center"/>
              </w:tcPr>
            </w:tcPrChange>
          </w:tcPr>
          <w:p w14:paraId="65570411" w14:textId="77777777" w:rsidR="0012567D" w:rsidRPr="00C91A19" w:rsidRDefault="0012567D" w:rsidP="0012567D">
            <w:pPr>
              <w:rPr>
                <w:ins w:id="17530" w:author="Mohammad Nayeem Hasan" w:date="2023-01-21T00:39:00Z"/>
                <w:rFonts w:ascii="Times New Roman" w:hAnsi="Times New Roman" w:cs="Times New Roman"/>
                <w:sz w:val="20"/>
                <w:szCs w:val="20"/>
                <w:rPrChange w:id="17531" w:author="Mohammad Nayeem Hasan" w:date="2023-01-21T03:28:00Z">
                  <w:rPr>
                    <w:ins w:id="17532" w:author="Mohammad Nayeem Hasan" w:date="2023-01-21T00:39:00Z"/>
                    <w:rFonts w:ascii="Times New Roman" w:hAnsi="Times New Roman" w:cs="Times New Roman"/>
                    <w:sz w:val="24"/>
                    <w:szCs w:val="24"/>
                  </w:rPr>
                </w:rPrChange>
              </w:rPr>
              <w:pPrChange w:id="17533" w:author="Mohammad Nayeem Hasan" w:date="2023-01-21T14:56:00Z">
                <w:pPr>
                  <w:jc w:val="both"/>
                </w:pPr>
              </w:pPrChange>
            </w:pPr>
            <w:ins w:id="17534" w:author="Mohammad Nayeem Hasan" w:date="2023-01-21T00:39:00Z">
              <w:r w:rsidRPr="00C91A19">
                <w:rPr>
                  <w:rFonts w:ascii="Times New Roman" w:hAnsi="Times New Roman" w:cs="Times New Roman"/>
                  <w:sz w:val="20"/>
                  <w:szCs w:val="20"/>
                  <w:rPrChange w:id="17535" w:author="Mohammad Nayeem Hasan" w:date="2023-01-21T03:28:00Z">
                    <w:rPr>
                      <w:rFonts w:ascii="Times New Roman" w:hAnsi="Times New Roman" w:cs="Times New Roman"/>
                      <w:sz w:val="24"/>
                      <w:szCs w:val="24"/>
                    </w:rPr>
                  </w:rPrChange>
                </w:rPr>
                <w:t>No</w:t>
              </w:r>
            </w:ins>
          </w:p>
        </w:tc>
        <w:tc>
          <w:tcPr>
            <w:tcW w:w="884" w:type="pct"/>
            <w:vAlign w:val="center"/>
            <w:tcPrChange w:id="17536" w:author="Mohammad Nayeem Hasan" w:date="2023-01-21T12:41:00Z">
              <w:tcPr>
                <w:tcW w:w="883" w:type="pct"/>
                <w:vAlign w:val="center"/>
              </w:tcPr>
            </w:tcPrChange>
          </w:tcPr>
          <w:p w14:paraId="5643F54A" w14:textId="4AAE0A7A" w:rsidR="0012567D" w:rsidRPr="00C91A19" w:rsidRDefault="0012567D" w:rsidP="0012567D">
            <w:pPr>
              <w:rPr>
                <w:ins w:id="17537" w:author="Mohammad Nayeem Hasan" w:date="2023-01-21T00:39:00Z"/>
                <w:rFonts w:ascii="Times New Roman" w:hAnsi="Times New Roman" w:cs="Times New Roman"/>
                <w:sz w:val="20"/>
                <w:szCs w:val="20"/>
                <w:rPrChange w:id="17538" w:author="Mohammad Nayeem Hasan" w:date="2023-01-21T03:28:00Z">
                  <w:rPr>
                    <w:ins w:id="17539" w:author="Mohammad Nayeem Hasan" w:date="2023-01-21T00:39:00Z"/>
                    <w:rFonts w:ascii="Times New Roman" w:hAnsi="Times New Roman" w:cs="Times New Roman"/>
                    <w:sz w:val="24"/>
                    <w:szCs w:val="24"/>
                  </w:rPr>
                </w:rPrChange>
              </w:rPr>
              <w:pPrChange w:id="17540" w:author="Mohammad Nayeem Hasan" w:date="2023-01-21T14:56:00Z">
                <w:pPr>
                  <w:jc w:val="both"/>
                </w:pPr>
              </w:pPrChange>
            </w:pPr>
            <w:ins w:id="17541" w:author="Mohammad Nayeem Hasan" w:date="2023-01-27T00:13:00Z">
              <w:r>
                <w:rPr>
                  <w:rFonts w:ascii="Times New Roman" w:hAnsi="Times New Roman" w:cs="Times New Roman"/>
                  <w:sz w:val="20"/>
                  <w:szCs w:val="20"/>
                </w:rPr>
                <w:t>-</w:t>
              </w:r>
            </w:ins>
          </w:p>
        </w:tc>
        <w:tc>
          <w:tcPr>
            <w:tcW w:w="529" w:type="pct"/>
            <w:vAlign w:val="center"/>
            <w:tcPrChange w:id="17542" w:author="Mohammad Nayeem Hasan" w:date="2023-01-21T12:41:00Z">
              <w:tcPr>
                <w:tcW w:w="529" w:type="pct"/>
                <w:gridSpan w:val="2"/>
                <w:vAlign w:val="center"/>
              </w:tcPr>
            </w:tcPrChange>
          </w:tcPr>
          <w:p w14:paraId="359CB684" w14:textId="77777777" w:rsidR="0012567D" w:rsidRPr="00C91A19" w:rsidRDefault="0012567D" w:rsidP="0012567D">
            <w:pPr>
              <w:rPr>
                <w:ins w:id="17543" w:author="Mohammad Nayeem Hasan" w:date="2023-01-21T00:39:00Z"/>
                <w:rFonts w:ascii="Times New Roman" w:hAnsi="Times New Roman" w:cs="Times New Roman"/>
                <w:sz w:val="20"/>
                <w:szCs w:val="20"/>
                <w:rPrChange w:id="17544" w:author="Mohammad Nayeem Hasan" w:date="2023-01-21T03:28:00Z">
                  <w:rPr>
                    <w:ins w:id="17545" w:author="Mohammad Nayeem Hasan" w:date="2023-01-21T00:39:00Z"/>
                    <w:rFonts w:ascii="Times New Roman" w:hAnsi="Times New Roman" w:cs="Times New Roman"/>
                    <w:sz w:val="24"/>
                    <w:szCs w:val="24"/>
                  </w:rPr>
                </w:rPrChange>
              </w:rPr>
              <w:pPrChange w:id="17546" w:author="Mohammad Nayeem Hasan" w:date="2023-01-21T14:56:00Z">
                <w:pPr>
                  <w:jc w:val="both"/>
                </w:pPr>
              </w:pPrChange>
            </w:pPr>
            <w:ins w:id="17547" w:author="Mohammad Nayeem Hasan" w:date="2023-01-21T00:39:00Z">
              <w:r w:rsidRPr="00C91A19">
                <w:rPr>
                  <w:rFonts w:ascii="Times New Roman" w:hAnsi="Times New Roman" w:cs="Times New Roman"/>
                  <w:sz w:val="20"/>
                  <w:szCs w:val="20"/>
                  <w:rPrChange w:id="17548" w:author="Mohammad Nayeem Hasan" w:date="2023-01-21T03:28:00Z">
                    <w:rPr>
                      <w:rFonts w:ascii="Times New Roman" w:hAnsi="Times New Roman" w:cs="Times New Roman"/>
                      <w:sz w:val="24"/>
                      <w:szCs w:val="24"/>
                    </w:rPr>
                  </w:rPrChange>
                </w:rPr>
                <w:t>-</w:t>
              </w:r>
            </w:ins>
          </w:p>
        </w:tc>
        <w:tc>
          <w:tcPr>
            <w:tcW w:w="914" w:type="pct"/>
            <w:vAlign w:val="center"/>
            <w:tcPrChange w:id="17549" w:author="Mohammad Nayeem Hasan" w:date="2023-01-21T12:41:00Z">
              <w:tcPr>
                <w:tcW w:w="770" w:type="pct"/>
                <w:gridSpan w:val="2"/>
                <w:vAlign w:val="center"/>
              </w:tcPr>
            </w:tcPrChange>
          </w:tcPr>
          <w:p w14:paraId="5812A3EB" w14:textId="77777777" w:rsidR="0012567D" w:rsidRPr="00C91A19" w:rsidRDefault="0012567D" w:rsidP="0012567D">
            <w:pPr>
              <w:rPr>
                <w:ins w:id="17550" w:author="Mohammad Nayeem Hasan" w:date="2023-01-21T00:39:00Z"/>
                <w:rFonts w:ascii="Times New Roman" w:hAnsi="Times New Roman" w:cs="Times New Roman"/>
                <w:sz w:val="20"/>
                <w:szCs w:val="20"/>
                <w:rPrChange w:id="17551" w:author="Mohammad Nayeem Hasan" w:date="2023-01-21T03:28:00Z">
                  <w:rPr>
                    <w:ins w:id="17552" w:author="Mohammad Nayeem Hasan" w:date="2023-01-21T00:39:00Z"/>
                    <w:rFonts w:ascii="Times New Roman" w:hAnsi="Times New Roman" w:cs="Times New Roman"/>
                    <w:sz w:val="24"/>
                    <w:szCs w:val="24"/>
                  </w:rPr>
                </w:rPrChange>
              </w:rPr>
              <w:pPrChange w:id="17553" w:author="Mohammad Nayeem Hasan" w:date="2023-01-21T14:56:00Z">
                <w:pPr>
                  <w:jc w:val="both"/>
                </w:pPr>
              </w:pPrChange>
            </w:pPr>
            <w:ins w:id="17554" w:author="Mohammad Nayeem Hasan" w:date="2023-01-21T00:39:00Z">
              <w:r w:rsidRPr="00C91A19">
                <w:rPr>
                  <w:rFonts w:ascii="Times New Roman" w:hAnsi="Times New Roman" w:cs="Times New Roman"/>
                  <w:sz w:val="20"/>
                  <w:szCs w:val="20"/>
                  <w:rPrChange w:id="17555" w:author="Mohammad Nayeem Hasan" w:date="2023-01-21T03:28:00Z">
                    <w:rPr>
                      <w:rFonts w:ascii="Times New Roman" w:hAnsi="Times New Roman" w:cs="Times New Roman"/>
                      <w:sz w:val="24"/>
                      <w:szCs w:val="24"/>
                    </w:rPr>
                  </w:rPrChange>
                </w:rPr>
                <w:t>-</w:t>
              </w:r>
            </w:ins>
          </w:p>
        </w:tc>
        <w:tc>
          <w:tcPr>
            <w:tcW w:w="481" w:type="pct"/>
            <w:vAlign w:val="center"/>
            <w:tcPrChange w:id="17556" w:author="Mohammad Nayeem Hasan" w:date="2023-01-21T12:41:00Z">
              <w:tcPr>
                <w:tcW w:w="481" w:type="pct"/>
                <w:gridSpan w:val="2"/>
                <w:vAlign w:val="center"/>
              </w:tcPr>
            </w:tcPrChange>
          </w:tcPr>
          <w:p w14:paraId="254922F0" w14:textId="77777777" w:rsidR="0012567D" w:rsidRPr="00C91A19" w:rsidRDefault="0012567D" w:rsidP="0012567D">
            <w:pPr>
              <w:rPr>
                <w:ins w:id="17557" w:author="Mohammad Nayeem Hasan" w:date="2023-01-21T00:39:00Z"/>
                <w:rFonts w:ascii="Times New Roman" w:hAnsi="Times New Roman" w:cs="Times New Roman"/>
                <w:sz w:val="20"/>
                <w:szCs w:val="20"/>
                <w:rPrChange w:id="17558" w:author="Mohammad Nayeem Hasan" w:date="2023-01-21T03:28:00Z">
                  <w:rPr>
                    <w:ins w:id="17559" w:author="Mohammad Nayeem Hasan" w:date="2023-01-21T00:39:00Z"/>
                    <w:rFonts w:ascii="Times New Roman" w:hAnsi="Times New Roman" w:cs="Times New Roman"/>
                    <w:sz w:val="24"/>
                    <w:szCs w:val="24"/>
                  </w:rPr>
                </w:rPrChange>
              </w:rPr>
              <w:pPrChange w:id="17560" w:author="Mohammad Nayeem Hasan" w:date="2023-01-21T14:56:00Z">
                <w:pPr>
                  <w:jc w:val="both"/>
                </w:pPr>
              </w:pPrChange>
            </w:pPr>
            <w:ins w:id="17561" w:author="Mohammad Nayeem Hasan" w:date="2023-01-21T00:39:00Z">
              <w:r w:rsidRPr="00C91A19">
                <w:rPr>
                  <w:rFonts w:ascii="Times New Roman" w:hAnsi="Times New Roman" w:cs="Times New Roman"/>
                  <w:sz w:val="20"/>
                  <w:szCs w:val="20"/>
                  <w:rPrChange w:id="17562" w:author="Mohammad Nayeem Hasan" w:date="2023-01-21T03:28:00Z">
                    <w:rPr>
                      <w:rFonts w:ascii="Times New Roman" w:hAnsi="Times New Roman" w:cs="Times New Roman"/>
                      <w:sz w:val="24"/>
                      <w:szCs w:val="24"/>
                    </w:rPr>
                  </w:rPrChange>
                </w:rPr>
                <w:t>-</w:t>
              </w:r>
            </w:ins>
          </w:p>
        </w:tc>
        <w:tc>
          <w:tcPr>
            <w:tcW w:w="963" w:type="pct"/>
            <w:vAlign w:val="center"/>
            <w:tcPrChange w:id="17563" w:author="Mohammad Nayeem Hasan" w:date="2023-01-21T12:41:00Z">
              <w:tcPr>
                <w:tcW w:w="1169" w:type="pct"/>
                <w:gridSpan w:val="3"/>
                <w:vAlign w:val="center"/>
              </w:tcPr>
            </w:tcPrChange>
          </w:tcPr>
          <w:p w14:paraId="01CE0724" w14:textId="77777777" w:rsidR="0012567D" w:rsidRPr="00C91A19" w:rsidRDefault="0012567D" w:rsidP="0012567D">
            <w:pPr>
              <w:rPr>
                <w:ins w:id="17564" w:author="Mohammad Nayeem Hasan" w:date="2023-01-21T00:39:00Z"/>
                <w:rFonts w:ascii="Times New Roman" w:hAnsi="Times New Roman" w:cs="Times New Roman"/>
                <w:sz w:val="20"/>
                <w:szCs w:val="20"/>
                <w:rPrChange w:id="17565" w:author="Mohammad Nayeem Hasan" w:date="2023-01-21T03:28:00Z">
                  <w:rPr>
                    <w:ins w:id="17566" w:author="Mohammad Nayeem Hasan" w:date="2023-01-21T00:39:00Z"/>
                    <w:rFonts w:ascii="Times New Roman" w:hAnsi="Times New Roman" w:cs="Times New Roman"/>
                    <w:sz w:val="24"/>
                    <w:szCs w:val="24"/>
                  </w:rPr>
                </w:rPrChange>
              </w:rPr>
              <w:pPrChange w:id="17567" w:author="Mohammad Nayeem Hasan" w:date="2023-01-21T14:56:00Z">
                <w:pPr>
                  <w:jc w:val="both"/>
                </w:pPr>
              </w:pPrChange>
            </w:pPr>
            <w:ins w:id="17568" w:author="Mohammad Nayeem Hasan" w:date="2023-01-21T00:39:00Z">
              <w:r w:rsidRPr="00C91A19">
                <w:rPr>
                  <w:rFonts w:ascii="Times New Roman" w:hAnsi="Times New Roman" w:cs="Times New Roman"/>
                  <w:sz w:val="20"/>
                  <w:szCs w:val="20"/>
                  <w:rPrChange w:id="17569" w:author="Mohammad Nayeem Hasan" w:date="2023-01-21T03:28:00Z">
                    <w:rPr>
                      <w:rFonts w:ascii="Times New Roman" w:hAnsi="Times New Roman" w:cs="Times New Roman"/>
                      <w:sz w:val="24"/>
                      <w:szCs w:val="24"/>
                    </w:rPr>
                  </w:rPrChange>
                </w:rPr>
                <w:t>-</w:t>
              </w:r>
            </w:ins>
          </w:p>
        </w:tc>
        <w:tc>
          <w:tcPr>
            <w:tcW w:w="478" w:type="pct"/>
            <w:vAlign w:val="center"/>
            <w:tcPrChange w:id="17570" w:author="Mohammad Nayeem Hasan" w:date="2023-01-21T12:41:00Z">
              <w:tcPr>
                <w:tcW w:w="417" w:type="pct"/>
                <w:vAlign w:val="center"/>
              </w:tcPr>
            </w:tcPrChange>
          </w:tcPr>
          <w:p w14:paraId="5DF15EBE" w14:textId="77777777" w:rsidR="0012567D" w:rsidRPr="00C91A19" w:rsidRDefault="0012567D" w:rsidP="0012567D">
            <w:pPr>
              <w:rPr>
                <w:ins w:id="17571" w:author="Mohammad Nayeem Hasan" w:date="2023-01-21T00:39:00Z"/>
                <w:rFonts w:ascii="Times New Roman" w:hAnsi="Times New Roman" w:cs="Times New Roman"/>
                <w:sz w:val="20"/>
                <w:szCs w:val="20"/>
                <w:rPrChange w:id="17572" w:author="Mohammad Nayeem Hasan" w:date="2023-01-21T03:28:00Z">
                  <w:rPr>
                    <w:ins w:id="17573" w:author="Mohammad Nayeem Hasan" w:date="2023-01-21T00:39:00Z"/>
                    <w:rFonts w:ascii="Times New Roman" w:hAnsi="Times New Roman" w:cs="Times New Roman"/>
                    <w:sz w:val="24"/>
                    <w:szCs w:val="24"/>
                  </w:rPr>
                </w:rPrChange>
              </w:rPr>
              <w:pPrChange w:id="17574" w:author="Mohammad Nayeem Hasan" w:date="2023-01-21T14:56:00Z">
                <w:pPr>
                  <w:jc w:val="both"/>
                </w:pPr>
              </w:pPrChange>
            </w:pPr>
            <w:ins w:id="17575" w:author="Mohammad Nayeem Hasan" w:date="2023-01-21T00:39:00Z">
              <w:r w:rsidRPr="00C91A19">
                <w:rPr>
                  <w:rFonts w:ascii="Times New Roman" w:hAnsi="Times New Roman" w:cs="Times New Roman"/>
                  <w:sz w:val="20"/>
                  <w:szCs w:val="20"/>
                  <w:rPrChange w:id="17576" w:author="Mohammad Nayeem Hasan" w:date="2023-01-21T03:28:00Z">
                    <w:rPr>
                      <w:rFonts w:ascii="Times New Roman" w:hAnsi="Times New Roman" w:cs="Times New Roman"/>
                      <w:sz w:val="24"/>
                      <w:szCs w:val="24"/>
                    </w:rPr>
                  </w:rPrChange>
                </w:rPr>
                <w:t>-</w:t>
              </w:r>
            </w:ins>
          </w:p>
        </w:tc>
      </w:tr>
    </w:tbl>
    <w:p w14:paraId="35D4BEF6" w14:textId="133224AF" w:rsidR="00CF12F8" w:rsidRDefault="00CF12F8">
      <w:pPr>
        <w:spacing w:line="240" w:lineRule="auto"/>
        <w:rPr>
          <w:ins w:id="17577" w:author="Mohammad Nayeem Hasan" w:date="2023-01-21T04:21:00Z"/>
          <w:rFonts w:ascii="Times New Roman" w:hAnsi="Times New Roman" w:cs="Times New Roman"/>
          <w:color w:val="313131"/>
          <w:sz w:val="24"/>
          <w:szCs w:val="24"/>
          <w:shd w:val="clear" w:color="auto" w:fill="FFFFFF"/>
        </w:rPr>
        <w:pPrChange w:id="17578" w:author="Mohammad Nayeem Hasan" w:date="2023-01-21T14:56:00Z">
          <w:pPr>
            <w:spacing w:after="0" w:line="240" w:lineRule="auto"/>
            <w:jc w:val="both"/>
          </w:pPr>
        </w:pPrChange>
      </w:pPr>
    </w:p>
    <w:p w14:paraId="05B602B4" w14:textId="77777777" w:rsidR="00CF12F8" w:rsidRDefault="00CF12F8" w:rsidP="00B24BD6">
      <w:pPr>
        <w:rPr>
          <w:ins w:id="17579" w:author="Mohammad Nayeem Hasan" w:date="2023-01-21T04:21:00Z"/>
          <w:rFonts w:ascii="Times New Roman" w:hAnsi="Times New Roman" w:cs="Times New Roman"/>
          <w:color w:val="313131"/>
          <w:sz w:val="24"/>
          <w:szCs w:val="24"/>
          <w:shd w:val="clear" w:color="auto" w:fill="FFFFFF"/>
        </w:rPr>
      </w:pPr>
      <w:ins w:id="17580" w:author="Mohammad Nayeem Hasan" w:date="2023-01-21T04:21:00Z">
        <w:r>
          <w:rPr>
            <w:rFonts w:ascii="Times New Roman" w:hAnsi="Times New Roman" w:cs="Times New Roman"/>
            <w:color w:val="313131"/>
            <w:sz w:val="24"/>
            <w:szCs w:val="24"/>
            <w:shd w:val="clear" w:color="auto" w:fill="FFFFFF"/>
          </w:rPr>
          <w:br w:type="page"/>
        </w:r>
      </w:ins>
    </w:p>
    <w:p w14:paraId="56293641" w14:textId="20E7C6CE" w:rsidR="00CF12F8" w:rsidRDefault="00CF12F8">
      <w:pPr>
        <w:spacing w:line="240" w:lineRule="auto"/>
        <w:rPr>
          <w:ins w:id="17581" w:author="Mohammad Nayeem Hasan" w:date="2023-01-21T04:21:00Z"/>
          <w:rFonts w:ascii="Times New Roman" w:hAnsi="Times New Roman" w:cs="Times New Roman"/>
          <w:b/>
          <w:bCs/>
          <w:sz w:val="24"/>
          <w:szCs w:val="24"/>
        </w:rPr>
        <w:pPrChange w:id="17582" w:author="Mohammad Nayeem Hasan" w:date="2023-01-21T14:56:00Z">
          <w:pPr>
            <w:spacing w:after="0" w:line="240" w:lineRule="auto"/>
            <w:jc w:val="both"/>
          </w:pPr>
        </w:pPrChange>
      </w:pPr>
      <w:ins w:id="17583" w:author="Mohammad Nayeem Hasan" w:date="2023-01-21T04:21:00Z">
        <w:r>
          <w:rPr>
            <w:rFonts w:ascii="Times New Roman" w:hAnsi="Times New Roman" w:cs="Times New Roman"/>
            <w:b/>
            <w:bCs/>
            <w:sz w:val="24"/>
            <w:szCs w:val="24"/>
          </w:rPr>
          <w:lastRenderedPageBreak/>
          <w:t>Table 4:</w:t>
        </w:r>
        <w:r>
          <w:rPr>
            <w:b/>
            <w:bCs/>
          </w:rPr>
          <w:t xml:space="preserve"> </w:t>
        </w:r>
        <w:r>
          <w:rPr>
            <w:rFonts w:ascii="Times New Roman" w:hAnsi="Times New Roman" w:cs="Times New Roman"/>
            <w:b/>
            <w:bCs/>
            <w:sz w:val="24"/>
            <w:szCs w:val="24"/>
          </w:rPr>
          <w:t xml:space="preserve">Area under ROC Curve, </w:t>
        </w:r>
      </w:ins>
      <w:ins w:id="17584" w:author="Mohammad Nayeem Hasan" w:date="2023-01-22T00:11:00Z">
        <w:r w:rsidR="00EB53FB">
          <w:rPr>
            <w:rFonts w:ascii="Times New Roman" w:hAnsi="Times New Roman" w:cs="Times New Roman"/>
            <w:b/>
            <w:bCs/>
            <w:sz w:val="24"/>
            <w:szCs w:val="24"/>
          </w:rPr>
          <w:t>AIC,</w:t>
        </w:r>
      </w:ins>
      <w:ins w:id="17585" w:author="Mohammad Nayeem Hasan" w:date="2023-01-21T04:21:00Z">
        <w:r>
          <w:rPr>
            <w:rFonts w:ascii="Times New Roman" w:hAnsi="Times New Roman" w:cs="Times New Roman"/>
            <w:b/>
            <w:bCs/>
            <w:sz w:val="24"/>
            <w:szCs w:val="24"/>
          </w:rPr>
          <w:t xml:space="preserve"> and </w:t>
        </w:r>
      </w:ins>
      <w:ins w:id="17586" w:author="Mohammad Nayeem Hasan" w:date="2023-01-21T14:17:00Z">
        <w:r w:rsidR="008C2A80">
          <w:rPr>
            <w:rFonts w:ascii="Times New Roman" w:hAnsi="Times New Roman" w:cs="Times New Roman"/>
            <w:b/>
            <w:bCs/>
            <w:sz w:val="24"/>
            <w:szCs w:val="24"/>
          </w:rPr>
          <w:t>BIC</w:t>
        </w:r>
      </w:ins>
      <w:ins w:id="17587" w:author="Mohammad Nayeem Hasan" w:date="2023-01-21T04:21:00Z">
        <w:r>
          <w:rPr>
            <w:rFonts w:ascii="Times New Roman" w:hAnsi="Times New Roman" w:cs="Times New Roman"/>
            <w:b/>
            <w:bCs/>
            <w:sz w:val="24"/>
            <w:szCs w:val="24"/>
          </w:rPr>
          <w:t xml:space="preserve"> for final logistic regression model.</w:t>
        </w:r>
      </w:ins>
    </w:p>
    <w:tbl>
      <w:tblPr>
        <w:tblStyle w:val="TableGrid"/>
        <w:tblW w:w="5000" w:type="pct"/>
        <w:tblLook w:val="04A0" w:firstRow="1" w:lastRow="0" w:firstColumn="1" w:lastColumn="0" w:noHBand="0" w:noVBand="1"/>
        <w:tblPrChange w:id="17588" w:author="Mohammad Nayeem Hasan" w:date="2023-01-21T14:40:00Z">
          <w:tblPr>
            <w:tblStyle w:val="TableGrid"/>
            <w:tblW w:w="0" w:type="auto"/>
            <w:tblLook w:val="04A0" w:firstRow="1" w:lastRow="0" w:firstColumn="1" w:lastColumn="0" w:noHBand="0" w:noVBand="1"/>
          </w:tblPr>
        </w:tblPrChange>
      </w:tblPr>
      <w:tblGrid>
        <w:gridCol w:w="2165"/>
        <w:gridCol w:w="1818"/>
        <w:gridCol w:w="1971"/>
        <w:gridCol w:w="1698"/>
        <w:gridCol w:w="1698"/>
        <w:tblGridChange w:id="17589">
          <w:tblGrid>
            <w:gridCol w:w="1148"/>
            <w:gridCol w:w="1097"/>
            <w:gridCol w:w="1141"/>
            <w:gridCol w:w="2238"/>
            <w:gridCol w:w="2238"/>
          </w:tblGrid>
        </w:tblGridChange>
      </w:tblGrid>
      <w:tr w:rsidR="00096ACD" w14:paraId="6814BB9D" w14:textId="55C16F61" w:rsidTr="002F18A7">
        <w:trPr>
          <w:ins w:id="17590" w:author="Mohammad Nayeem Hasan" w:date="2023-01-21T04:21:00Z"/>
        </w:trPr>
        <w:tc>
          <w:tcPr>
            <w:tcW w:w="1158" w:type="pct"/>
            <w:vMerge w:val="restart"/>
            <w:tcBorders>
              <w:top w:val="single" w:sz="4" w:space="0" w:color="auto"/>
              <w:left w:val="single" w:sz="4" w:space="0" w:color="auto"/>
              <w:bottom w:val="single" w:sz="4" w:space="0" w:color="auto"/>
              <w:right w:val="single" w:sz="4" w:space="0" w:color="auto"/>
            </w:tcBorders>
            <w:hideMark/>
            <w:tcPrChange w:id="17591" w:author="Mohammad Nayeem Hasan" w:date="2023-01-21T14:40:00Z">
              <w:tcPr>
                <w:tcW w:w="1148" w:type="dxa"/>
                <w:vMerge w:val="restart"/>
                <w:tcBorders>
                  <w:top w:val="single" w:sz="4" w:space="0" w:color="auto"/>
                  <w:left w:val="single" w:sz="4" w:space="0" w:color="auto"/>
                  <w:bottom w:val="single" w:sz="4" w:space="0" w:color="auto"/>
                  <w:right w:val="single" w:sz="4" w:space="0" w:color="auto"/>
                </w:tcBorders>
                <w:hideMark/>
              </w:tcPr>
            </w:tcPrChange>
          </w:tcPr>
          <w:p w14:paraId="2A32E07C" w14:textId="77777777" w:rsidR="00096ACD" w:rsidRDefault="00096ACD">
            <w:pPr>
              <w:rPr>
                <w:ins w:id="17592" w:author="Mohammad Nayeem Hasan" w:date="2023-01-21T04:21:00Z"/>
                <w:rFonts w:ascii="Times New Roman" w:hAnsi="Times New Roman" w:cs="Times New Roman"/>
                <w:sz w:val="24"/>
                <w:szCs w:val="24"/>
              </w:rPr>
              <w:pPrChange w:id="17593" w:author="Mohammad Nayeem Hasan" w:date="2023-01-21T14:56:00Z">
                <w:pPr>
                  <w:jc w:val="both"/>
                </w:pPr>
              </w:pPrChange>
            </w:pPr>
            <w:ins w:id="17594" w:author="Mohammad Nayeem Hasan" w:date="2023-01-21T04:21:00Z">
              <w:r>
                <w:rPr>
                  <w:rFonts w:ascii="Times New Roman" w:hAnsi="Times New Roman" w:cs="Times New Roman"/>
                  <w:sz w:val="24"/>
                  <w:szCs w:val="24"/>
                </w:rPr>
                <w:t>Survey Year</w:t>
              </w:r>
            </w:ins>
          </w:p>
        </w:tc>
        <w:tc>
          <w:tcPr>
            <w:tcW w:w="2026" w:type="pct"/>
            <w:gridSpan w:val="2"/>
            <w:tcBorders>
              <w:top w:val="single" w:sz="4" w:space="0" w:color="auto"/>
              <w:left w:val="single" w:sz="4" w:space="0" w:color="auto"/>
              <w:bottom w:val="single" w:sz="4" w:space="0" w:color="auto"/>
              <w:right w:val="single" w:sz="4" w:space="0" w:color="auto"/>
            </w:tcBorders>
            <w:vAlign w:val="center"/>
            <w:hideMark/>
            <w:tcPrChange w:id="17595" w:author="Mohammad Nayeem Hasan" w:date="2023-01-21T14:40:00Z">
              <w:tcPr>
                <w:tcW w:w="2238" w:type="dxa"/>
                <w:gridSpan w:val="2"/>
                <w:tcBorders>
                  <w:top w:val="single" w:sz="4" w:space="0" w:color="auto"/>
                  <w:left w:val="single" w:sz="4" w:space="0" w:color="auto"/>
                  <w:bottom w:val="single" w:sz="4" w:space="0" w:color="auto"/>
                  <w:right w:val="single" w:sz="4" w:space="0" w:color="auto"/>
                </w:tcBorders>
                <w:hideMark/>
              </w:tcPr>
            </w:tcPrChange>
          </w:tcPr>
          <w:p w14:paraId="6EFDE621" w14:textId="77777777" w:rsidR="00096ACD" w:rsidRDefault="00096ACD">
            <w:pPr>
              <w:rPr>
                <w:ins w:id="17596" w:author="Mohammad Nayeem Hasan" w:date="2023-01-21T04:21:00Z"/>
                <w:rFonts w:ascii="Times New Roman" w:hAnsi="Times New Roman" w:cs="Times New Roman"/>
                <w:sz w:val="24"/>
                <w:szCs w:val="24"/>
              </w:rPr>
              <w:pPrChange w:id="17597" w:author="Mohammad Nayeem Hasan" w:date="2023-01-21T14:56:00Z">
                <w:pPr>
                  <w:jc w:val="both"/>
                </w:pPr>
              </w:pPrChange>
            </w:pPr>
            <w:ins w:id="17598" w:author="Mohammad Nayeem Hasan" w:date="2023-01-21T04:21:00Z">
              <w:r>
                <w:rPr>
                  <w:rFonts w:ascii="Times New Roman" w:hAnsi="Times New Roman" w:cs="Times New Roman"/>
                  <w:sz w:val="24"/>
                  <w:szCs w:val="24"/>
                </w:rPr>
                <w:t>Area under ROC Curve</w:t>
              </w:r>
            </w:ins>
          </w:p>
        </w:tc>
        <w:tc>
          <w:tcPr>
            <w:tcW w:w="908" w:type="pct"/>
            <w:vMerge w:val="restart"/>
            <w:tcBorders>
              <w:top w:val="single" w:sz="4" w:space="0" w:color="auto"/>
              <w:left w:val="single" w:sz="4" w:space="0" w:color="auto"/>
              <w:right w:val="single" w:sz="4" w:space="0" w:color="auto"/>
            </w:tcBorders>
            <w:vAlign w:val="center"/>
            <w:tcPrChange w:id="17599" w:author="Mohammad Nayeem Hasan" w:date="2023-01-21T14:40:00Z">
              <w:tcPr>
                <w:tcW w:w="2238" w:type="dxa"/>
                <w:vMerge w:val="restart"/>
                <w:tcBorders>
                  <w:top w:val="single" w:sz="4" w:space="0" w:color="auto"/>
                  <w:left w:val="single" w:sz="4" w:space="0" w:color="auto"/>
                  <w:right w:val="single" w:sz="4" w:space="0" w:color="auto"/>
                </w:tcBorders>
              </w:tcPr>
            </w:tcPrChange>
          </w:tcPr>
          <w:p w14:paraId="487515ED" w14:textId="7AC442B8" w:rsidR="00096ACD" w:rsidRDefault="00096ACD">
            <w:pPr>
              <w:rPr>
                <w:ins w:id="17600" w:author="Mohammad Nayeem Hasan" w:date="2023-01-21T13:45:00Z"/>
                <w:rFonts w:ascii="Times New Roman" w:hAnsi="Times New Roman" w:cs="Times New Roman"/>
                <w:sz w:val="24"/>
                <w:szCs w:val="24"/>
              </w:rPr>
              <w:pPrChange w:id="17601" w:author="Mohammad Nayeem Hasan" w:date="2023-01-21T14:56:00Z">
                <w:pPr>
                  <w:jc w:val="both"/>
                </w:pPr>
              </w:pPrChange>
            </w:pPr>
            <w:ins w:id="17602" w:author="Mohammad Nayeem Hasan" w:date="2023-01-21T13:48:00Z">
              <w:r>
                <w:rPr>
                  <w:rFonts w:ascii="Times New Roman" w:hAnsi="Times New Roman" w:cs="Times New Roman"/>
                  <w:sz w:val="24"/>
                  <w:szCs w:val="24"/>
                </w:rPr>
                <w:t>AIC</w:t>
              </w:r>
            </w:ins>
          </w:p>
        </w:tc>
        <w:tc>
          <w:tcPr>
            <w:tcW w:w="908" w:type="pct"/>
            <w:vMerge w:val="restart"/>
            <w:tcBorders>
              <w:top w:val="single" w:sz="4" w:space="0" w:color="auto"/>
              <w:left w:val="single" w:sz="4" w:space="0" w:color="auto"/>
              <w:right w:val="single" w:sz="4" w:space="0" w:color="auto"/>
            </w:tcBorders>
            <w:vAlign w:val="center"/>
            <w:tcPrChange w:id="17603" w:author="Mohammad Nayeem Hasan" w:date="2023-01-21T14:40:00Z">
              <w:tcPr>
                <w:tcW w:w="2238" w:type="dxa"/>
                <w:vMerge w:val="restart"/>
                <w:tcBorders>
                  <w:top w:val="single" w:sz="4" w:space="0" w:color="auto"/>
                  <w:left w:val="single" w:sz="4" w:space="0" w:color="auto"/>
                  <w:right w:val="single" w:sz="4" w:space="0" w:color="auto"/>
                </w:tcBorders>
              </w:tcPr>
            </w:tcPrChange>
          </w:tcPr>
          <w:p w14:paraId="78DAB8FF" w14:textId="6888ACFD" w:rsidR="00096ACD" w:rsidRDefault="00096ACD">
            <w:pPr>
              <w:rPr>
                <w:ins w:id="17604" w:author="Mohammad Nayeem Hasan" w:date="2023-01-21T13:48:00Z"/>
                <w:rFonts w:ascii="Times New Roman" w:hAnsi="Times New Roman" w:cs="Times New Roman"/>
                <w:sz w:val="24"/>
                <w:szCs w:val="24"/>
              </w:rPr>
              <w:pPrChange w:id="17605" w:author="Mohammad Nayeem Hasan" w:date="2023-01-21T14:56:00Z">
                <w:pPr>
                  <w:jc w:val="both"/>
                </w:pPr>
              </w:pPrChange>
            </w:pPr>
            <w:ins w:id="17606" w:author="Mohammad Nayeem Hasan" w:date="2023-01-21T13:48:00Z">
              <w:r>
                <w:rPr>
                  <w:rFonts w:ascii="Times New Roman" w:hAnsi="Times New Roman" w:cs="Times New Roman"/>
                  <w:sz w:val="24"/>
                  <w:szCs w:val="24"/>
                </w:rPr>
                <w:t>BIC</w:t>
              </w:r>
            </w:ins>
          </w:p>
        </w:tc>
      </w:tr>
      <w:tr w:rsidR="00096ACD" w14:paraId="05258FC3" w14:textId="79F809E4" w:rsidTr="002F18A7">
        <w:trPr>
          <w:ins w:id="17607" w:author="Mohammad Nayeem Hasan" w:date="2023-01-21T04:21:00Z"/>
        </w:trPr>
        <w:tc>
          <w:tcPr>
            <w:tcW w:w="1158" w:type="pct"/>
            <w:vMerge/>
            <w:tcBorders>
              <w:top w:val="single" w:sz="4" w:space="0" w:color="auto"/>
              <w:left w:val="single" w:sz="4" w:space="0" w:color="auto"/>
              <w:bottom w:val="single" w:sz="4" w:space="0" w:color="auto"/>
              <w:right w:val="single" w:sz="4" w:space="0" w:color="auto"/>
            </w:tcBorders>
            <w:vAlign w:val="center"/>
            <w:hideMark/>
            <w:tcPrChange w:id="17608" w:author="Mohammad Nayeem Hasan" w:date="2023-01-21T14:40:00Z">
              <w:tcPr>
                <w:tcW w:w="0" w:type="auto"/>
                <w:vMerge/>
                <w:tcBorders>
                  <w:top w:val="single" w:sz="4" w:space="0" w:color="auto"/>
                  <w:left w:val="single" w:sz="4" w:space="0" w:color="auto"/>
                  <w:bottom w:val="single" w:sz="4" w:space="0" w:color="auto"/>
                  <w:right w:val="single" w:sz="4" w:space="0" w:color="auto"/>
                </w:tcBorders>
                <w:vAlign w:val="center"/>
                <w:hideMark/>
              </w:tcPr>
            </w:tcPrChange>
          </w:tcPr>
          <w:p w14:paraId="7E6E630D" w14:textId="77777777" w:rsidR="00096ACD" w:rsidRDefault="00096ACD" w:rsidP="00B24BD6">
            <w:pPr>
              <w:rPr>
                <w:ins w:id="17609" w:author="Mohammad Nayeem Hasan" w:date="2023-01-21T04:21:00Z"/>
                <w:rFonts w:ascii="Times New Roman" w:hAnsi="Times New Roman" w:cs="Times New Roman"/>
                <w:sz w:val="24"/>
                <w:szCs w:val="24"/>
                <w:lang w:val="en-GB"/>
              </w:rPr>
            </w:pPr>
          </w:p>
        </w:tc>
        <w:tc>
          <w:tcPr>
            <w:tcW w:w="972" w:type="pct"/>
            <w:tcBorders>
              <w:top w:val="single" w:sz="4" w:space="0" w:color="auto"/>
              <w:left w:val="single" w:sz="4" w:space="0" w:color="auto"/>
              <w:bottom w:val="single" w:sz="4" w:space="0" w:color="auto"/>
              <w:right w:val="single" w:sz="4" w:space="0" w:color="auto"/>
            </w:tcBorders>
            <w:hideMark/>
            <w:tcPrChange w:id="17610" w:author="Mohammad Nayeem Hasan" w:date="2023-01-21T14:40:00Z">
              <w:tcPr>
                <w:tcW w:w="1097" w:type="dxa"/>
                <w:tcBorders>
                  <w:top w:val="single" w:sz="4" w:space="0" w:color="auto"/>
                  <w:left w:val="single" w:sz="4" w:space="0" w:color="auto"/>
                  <w:bottom w:val="single" w:sz="4" w:space="0" w:color="auto"/>
                  <w:right w:val="single" w:sz="4" w:space="0" w:color="auto"/>
                </w:tcBorders>
                <w:hideMark/>
              </w:tcPr>
            </w:tcPrChange>
          </w:tcPr>
          <w:p w14:paraId="1EB1BEB4" w14:textId="77777777" w:rsidR="00096ACD" w:rsidRDefault="00096ACD">
            <w:pPr>
              <w:rPr>
                <w:ins w:id="17611" w:author="Mohammad Nayeem Hasan" w:date="2023-01-21T04:21:00Z"/>
                <w:rFonts w:ascii="Times New Roman" w:hAnsi="Times New Roman" w:cs="Times New Roman"/>
                <w:sz w:val="24"/>
                <w:szCs w:val="24"/>
              </w:rPr>
              <w:pPrChange w:id="17612" w:author="Mohammad Nayeem Hasan" w:date="2023-01-21T14:56:00Z">
                <w:pPr>
                  <w:jc w:val="both"/>
                </w:pPr>
              </w:pPrChange>
            </w:pPr>
            <w:ins w:id="17613" w:author="Mohammad Nayeem Hasan" w:date="2023-01-21T04:21:00Z">
              <w:r>
                <w:rPr>
                  <w:rFonts w:ascii="Times New Roman" w:hAnsi="Times New Roman" w:cs="Times New Roman"/>
                  <w:sz w:val="24"/>
                  <w:szCs w:val="24"/>
                </w:rPr>
                <w:t>AUC</w:t>
              </w:r>
            </w:ins>
          </w:p>
        </w:tc>
        <w:tc>
          <w:tcPr>
            <w:tcW w:w="1054" w:type="pct"/>
            <w:tcBorders>
              <w:top w:val="single" w:sz="4" w:space="0" w:color="auto"/>
              <w:left w:val="single" w:sz="4" w:space="0" w:color="auto"/>
              <w:bottom w:val="single" w:sz="4" w:space="0" w:color="auto"/>
              <w:right w:val="single" w:sz="4" w:space="0" w:color="auto"/>
            </w:tcBorders>
            <w:hideMark/>
            <w:tcPrChange w:id="17614" w:author="Mohammad Nayeem Hasan" w:date="2023-01-21T14:40:00Z">
              <w:tcPr>
                <w:tcW w:w="1141" w:type="dxa"/>
                <w:tcBorders>
                  <w:top w:val="single" w:sz="4" w:space="0" w:color="auto"/>
                  <w:left w:val="single" w:sz="4" w:space="0" w:color="auto"/>
                  <w:bottom w:val="single" w:sz="4" w:space="0" w:color="auto"/>
                  <w:right w:val="single" w:sz="4" w:space="0" w:color="auto"/>
                </w:tcBorders>
                <w:hideMark/>
              </w:tcPr>
            </w:tcPrChange>
          </w:tcPr>
          <w:p w14:paraId="23EDB6B1" w14:textId="77777777" w:rsidR="00096ACD" w:rsidRDefault="00096ACD">
            <w:pPr>
              <w:rPr>
                <w:ins w:id="17615" w:author="Mohammad Nayeem Hasan" w:date="2023-01-21T04:21:00Z"/>
                <w:rFonts w:ascii="Times New Roman" w:hAnsi="Times New Roman" w:cs="Times New Roman"/>
                <w:sz w:val="24"/>
                <w:szCs w:val="24"/>
              </w:rPr>
              <w:pPrChange w:id="17616" w:author="Mohammad Nayeem Hasan" w:date="2023-01-21T14:56:00Z">
                <w:pPr>
                  <w:jc w:val="both"/>
                </w:pPr>
              </w:pPrChange>
            </w:pPr>
            <w:ins w:id="17617" w:author="Mohammad Nayeem Hasan" w:date="2023-01-21T04:21:00Z">
              <w:r>
                <w:rPr>
                  <w:rFonts w:ascii="Times New Roman" w:hAnsi="Times New Roman" w:cs="Times New Roman"/>
                  <w:sz w:val="24"/>
                  <w:szCs w:val="24"/>
                </w:rPr>
                <w:t>P-value</w:t>
              </w:r>
            </w:ins>
          </w:p>
        </w:tc>
        <w:tc>
          <w:tcPr>
            <w:tcW w:w="908" w:type="pct"/>
            <w:vMerge/>
            <w:tcBorders>
              <w:left w:val="single" w:sz="4" w:space="0" w:color="auto"/>
              <w:bottom w:val="single" w:sz="4" w:space="0" w:color="auto"/>
              <w:right w:val="single" w:sz="4" w:space="0" w:color="auto"/>
            </w:tcBorders>
            <w:tcPrChange w:id="17618" w:author="Mohammad Nayeem Hasan" w:date="2023-01-21T14:40:00Z">
              <w:tcPr>
                <w:tcW w:w="2238" w:type="dxa"/>
                <w:vMerge/>
                <w:tcBorders>
                  <w:left w:val="single" w:sz="4" w:space="0" w:color="auto"/>
                  <w:bottom w:val="single" w:sz="4" w:space="0" w:color="auto"/>
                  <w:right w:val="single" w:sz="4" w:space="0" w:color="auto"/>
                </w:tcBorders>
              </w:tcPr>
            </w:tcPrChange>
          </w:tcPr>
          <w:p w14:paraId="283FE780" w14:textId="77777777" w:rsidR="00096ACD" w:rsidRDefault="00096ACD">
            <w:pPr>
              <w:rPr>
                <w:ins w:id="17619" w:author="Mohammad Nayeem Hasan" w:date="2023-01-21T13:45:00Z"/>
                <w:rFonts w:ascii="Times New Roman" w:hAnsi="Times New Roman" w:cs="Times New Roman"/>
                <w:sz w:val="24"/>
                <w:szCs w:val="24"/>
              </w:rPr>
              <w:pPrChange w:id="17620" w:author="Mohammad Nayeem Hasan" w:date="2023-01-21T14:56:00Z">
                <w:pPr>
                  <w:jc w:val="both"/>
                </w:pPr>
              </w:pPrChange>
            </w:pPr>
          </w:p>
        </w:tc>
        <w:tc>
          <w:tcPr>
            <w:tcW w:w="908" w:type="pct"/>
            <w:vMerge/>
            <w:tcBorders>
              <w:left w:val="single" w:sz="4" w:space="0" w:color="auto"/>
              <w:bottom w:val="single" w:sz="4" w:space="0" w:color="auto"/>
              <w:right w:val="single" w:sz="4" w:space="0" w:color="auto"/>
            </w:tcBorders>
            <w:tcPrChange w:id="17621" w:author="Mohammad Nayeem Hasan" w:date="2023-01-21T14:40:00Z">
              <w:tcPr>
                <w:tcW w:w="2238" w:type="dxa"/>
                <w:vMerge/>
                <w:tcBorders>
                  <w:left w:val="single" w:sz="4" w:space="0" w:color="auto"/>
                  <w:bottom w:val="single" w:sz="4" w:space="0" w:color="auto"/>
                  <w:right w:val="single" w:sz="4" w:space="0" w:color="auto"/>
                </w:tcBorders>
              </w:tcPr>
            </w:tcPrChange>
          </w:tcPr>
          <w:p w14:paraId="3BA06863" w14:textId="77777777" w:rsidR="00096ACD" w:rsidRDefault="00096ACD">
            <w:pPr>
              <w:rPr>
                <w:ins w:id="17622" w:author="Mohammad Nayeem Hasan" w:date="2023-01-21T13:48:00Z"/>
                <w:rFonts w:ascii="Times New Roman" w:hAnsi="Times New Roman" w:cs="Times New Roman"/>
                <w:sz w:val="24"/>
                <w:szCs w:val="24"/>
              </w:rPr>
              <w:pPrChange w:id="17623" w:author="Mohammad Nayeem Hasan" w:date="2023-01-21T14:56:00Z">
                <w:pPr>
                  <w:jc w:val="both"/>
                </w:pPr>
              </w:pPrChange>
            </w:pPr>
          </w:p>
        </w:tc>
      </w:tr>
      <w:tr w:rsidR="00635801" w14:paraId="7502F229" w14:textId="13D181D9" w:rsidTr="002F18A7">
        <w:trPr>
          <w:ins w:id="17624" w:author="Mohammad Nayeem Hasan" w:date="2023-01-21T04:21:00Z"/>
        </w:trPr>
        <w:tc>
          <w:tcPr>
            <w:tcW w:w="1158" w:type="pct"/>
            <w:tcBorders>
              <w:top w:val="single" w:sz="4" w:space="0" w:color="auto"/>
              <w:left w:val="single" w:sz="4" w:space="0" w:color="auto"/>
              <w:bottom w:val="single" w:sz="4" w:space="0" w:color="auto"/>
              <w:right w:val="single" w:sz="4" w:space="0" w:color="auto"/>
            </w:tcBorders>
            <w:vAlign w:val="center"/>
            <w:hideMark/>
            <w:tcPrChange w:id="17625" w:author="Mohammad Nayeem Hasan" w:date="2023-01-21T14:40:00Z">
              <w:tcPr>
                <w:tcW w:w="1148" w:type="dxa"/>
                <w:tcBorders>
                  <w:top w:val="single" w:sz="4" w:space="0" w:color="auto"/>
                  <w:left w:val="single" w:sz="4" w:space="0" w:color="auto"/>
                  <w:bottom w:val="single" w:sz="4" w:space="0" w:color="auto"/>
                  <w:right w:val="single" w:sz="4" w:space="0" w:color="auto"/>
                </w:tcBorders>
                <w:hideMark/>
              </w:tcPr>
            </w:tcPrChange>
          </w:tcPr>
          <w:p w14:paraId="0D08E8C3" w14:textId="77777777" w:rsidR="00635801" w:rsidRDefault="00635801">
            <w:pPr>
              <w:rPr>
                <w:ins w:id="17626" w:author="Mohammad Nayeem Hasan" w:date="2023-01-21T04:21:00Z"/>
                <w:rFonts w:ascii="Times New Roman" w:hAnsi="Times New Roman" w:cs="Times New Roman"/>
                <w:sz w:val="24"/>
                <w:szCs w:val="24"/>
              </w:rPr>
              <w:pPrChange w:id="17627" w:author="Mohammad Nayeem Hasan" w:date="2023-01-21T14:56:00Z">
                <w:pPr>
                  <w:jc w:val="both"/>
                </w:pPr>
              </w:pPrChange>
            </w:pPr>
            <w:ins w:id="17628" w:author="Mohammad Nayeem Hasan" w:date="2023-01-21T04:21:00Z">
              <w:r>
                <w:rPr>
                  <w:rFonts w:ascii="Times New Roman" w:hAnsi="Times New Roman" w:cs="Times New Roman"/>
                  <w:sz w:val="24"/>
                  <w:szCs w:val="24"/>
                </w:rPr>
                <w:t>MICS 2006</w:t>
              </w:r>
            </w:ins>
          </w:p>
        </w:tc>
        <w:tc>
          <w:tcPr>
            <w:tcW w:w="972" w:type="pct"/>
            <w:tcBorders>
              <w:top w:val="single" w:sz="4" w:space="0" w:color="auto"/>
              <w:left w:val="single" w:sz="4" w:space="0" w:color="auto"/>
              <w:bottom w:val="single" w:sz="4" w:space="0" w:color="auto"/>
              <w:right w:val="single" w:sz="4" w:space="0" w:color="auto"/>
            </w:tcBorders>
            <w:vAlign w:val="center"/>
            <w:hideMark/>
            <w:tcPrChange w:id="17629" w:author="Mohammad Nayeem Hasan" w:date="2023-01-21T14:40:00Z">
              <w:tcPr>
                <w:tcW w:w="1097" w:type="dxa"/>
                <w:tcBorders>
                  <w:top w:val="single" w:sz="4" w:space="0" w:color="auto"/>
                  <w:left w:val="single" w:sz="4" w:space="0" w:color="auto"/>
                  <w:bottom w:val="single" w:sz="4" w:space="0" w:color="auto"/>
                  <w:right w:val="single" w:sz="4" w:space="0" w:color="auto"/>
                </w:tcBorders>
                <w:hideMark/>
              </w:tcPr>
            </w:tcPrChange>
          </w:tcPr>
          <w:p w14:paraId="012359BC" w14:textId="13B3BA19" w:rsidR="00635801" w:rsidRDefault="00635801">
            <w:pPr>
              <w:rPr>
                <w:ins w:id="17630" w:author="Mohammad Nayeem Hasan" w:date="2023-01-21T04:21:00Z"/>
                <w:rFonts w:ascii="Times New Roman" w:hAnsi="Times New Roman" w:cs="Times New Roman"/>
                <w:sz w:val="24"/>
                <w:szCs w:val="24"/>
              </w:rPr>
              <w:pPrChange w:id="17631" w:author="Mohammad Nayeem Hasan" w:date="2023-01-21T14:56:00Z">
                <w:pPr>
                  <w:jc w:val="both"/>
                </w:pPr>
              </w:pPrChange>
            </w:pPr>
            <w:ins w:id="17632" w:author="Mohammad Nayeem Hasan" w:date="2023-01-21T04:21:00Z">
              <w:r>
                <w:rPr>
                  <w:rFonts w:ascii="Times New Roman" w:hAnsi="Times New Roman" w:cs="Times New Roman"/>
                  <w:sz w:val="24"/>
                  <w:szCs w:val="24"/>
                </w:rPr>
                <w:t>0.62</w:t>
              </w:r>
            </w:ins>
            <w:ins w:id="17633" w:author="Mohammad Nayeem Hasan" w:date="2023-01-21T14:05:00Z">
              <w:r w:rsidR="00801BE0">
                <w:rPr>
                  <w:rFonts w:ascii="Times New Roman" w:hAnsi="Times New Roman" w:cs="Times New Roman"/>
                  <w:sz w:val="24"/>
                  <w:szCs w:val="24"/>
                </w:rPr>
                <w:t>10</w:t>
              </w:r>
            </w:ins>
          </w:p>
        </w:tc>
        <w:tc>
          <w:tcPr>
            <w:tcW w:w="1054" w:type="pct"/>
            <w:tcBorders>
              <w:top w:val="single" w:sz="4" w:space="0" w:color="auto"/>
              <w:left w:val="single" w:sz="4" w:space="0" w:color="auto"/>
              <w:bottom w:val="single" w:sz="4" w:space="0" w:color="auto"/>
              <w:right w:val="single" w:sz="4" w:space="0" w:color="auto"/>
            </w:tcBorders>
            <w:vAlign w:val="center"/>
            <w:hideMark/>
            <w:tcPrChange w:id="17634" w:author="Mohammad Nayeem Hasan" w:date="2023-01-21T14:40:00Z">
              <w:tcPr>
                <w:tcW w:w="1141" w:type="dxa"/>
                <w:tcBorders>
                  <w:top w:val="single" w:sz="4" w:space="0" w:color="auto"/>
                  <w:left w:val="single" w:sz="4" w:space="0" w:color="auto"/>
                  <w:bottom w:val="single" w:sz="4" w:space="0" w:color="auto"/>
                  <w:right w:val="single" w:sz="4" w:space="0" w:color="auto"/>
                </w:tcBorders>
                <w:hideMark/>
              </w:tcPr>
            </w:tcPrChange>
          </w:tcPr>
          <w:p w14:paraId="44363752" w14:textId="77777777" w:rsidR="00635801" w:rsidRDefault="00635801">
            <w:pPr>
              <w:rPr>
                <w:ins w:id="17635" w:author="Mohammad Nayeem Hasan" w:date="2023-01-21T04:21:00Z"/>
                <w:rFonts w:ascii="Times New Roman" w:hAnsi="Times New Roman" w:cs="Times New Roman"/>
                <w:sz w:val="24"/>
                <w:szCs w:val="24"/>
              </w:rPr>
              <w:pPrChange w:id="17636" w:author="Mohammad Nayeem Hasan" w:date="2023-01-21T14:56:00Z">
                <w:pPr>
                  <w:jc w:val="both"/>
                </w:pPr>
              </w:pPrChange>
            </w:pPr>
            <w:ins w:id="17637" w:author="Mohammad Nayeem Hasan" w:date="2023-01-21T04:21:00Z">
              <w:r>
                <w:rPr>
                  <w:rFonts w:ascii="Times New Roman" w:hAnsi="Times New Roman" w:cs="Times New Roman"/>
                  <w:sz w:val="24"/>
                  <w:szCs w:val="24"/>
                </w:rPr>
                <w:t>&lt;0.001</w:t>
              </w:r>
            </w:ins>
          </w:p>
        </w:tc>
        <w:tc>
          <w:tcPr>
            <w:tcW w:w="908" w:type="pct"/>
            <w:tcBorders>
              <w:top w:val="single" w:sz="4" w:space="0" w:color="auto"/>
              <w:left w:val="single" w:sz="4" w:space="0" w:color="auto"/>
              <w:bottom w:val="single" w:sz="4" w:space="0" w:color="auto"/>
              <w:right w:val="single" w:sz="4" w:space="0" w:color="auto"/>
            </w:tcBorders>
            <w:vAlign w:val="center"/>
            <w:tcPrChange w:id="17638" w:author="Mohammad Nayeem Hasan" w:date="2023-01-21T14:40:00Z">
              <w:tcPr>
                <w:tcW w:w="2238" w:type="dxa"/>
                <w:tcBorders>
                  <w:top w:val="single" w:sz="4" w:space="0" w:color="auto"/>
                  <w:left w:val="single" w:sz="4" w:space="0" w:color="auto"/>
                  <w:bottom w:val="single" w:sz="4" w:space="0" w:color="auto"/>
                  <w:right w:val="single" w:sz="4" w:space="0" w:color="auto"/>
                </w:tcBorders>
              </w:tcPr>
            </w:tcPrChange>
          </w:tcPr>
          <w:p w14:paraId="532C15C0" w14:textId="637547EB" w:rsidR="00635801" w:rsidRDefault="00801BE0">
            <w:pPr>
              <w:rPr>
                <w:ins w:id="17639" w:author="Mohammad Nayeem Hasan" w:date="2023-01-21T13:45:00Z"/>
                <w:rFonts w:ascii="Times New Roman" w:hAnsi="Times New Roman" w:cs="Times New Roman"/>
                <w:sz w:val="24"/>
                <w:szCs w:val="24"/>
              </w:rPr>
              <w:pPrChange w:id="17640" w:author="Mohammad Nayeem Hasan" w:date="2023-01-21T14:56:00Z">
                <w:pPr>
                  <w:jc w:val="both"/>
                </w:pPr>
              </w:pPrChange>
            </w:pPr>
            <w:ins w:id="17641" w:author="Mohammad Nayeem Hasan" w:date="2023-01-21T14:05:00Z">
              <w:r>
                <w:rPr>
                  <w:rFonts w:ascii="Times New Roman" w:hAnsi="Times New Roman" w:cs="Times New Roman"/>
                  <w:sz w:val="24"/>
                  <w:szCs w:val="24"/>
                </w:rPr>
                <w:t>1432</w:t>
              </w:r>
            </w:ins>
            <w:ins w:id="17642" w:author="Mohammad Nayeem Hasan" w:date="2023-01-27T00:36:00Z">
              <w:r w:rsidR="00D7254B">
                <w:rPr>
                  <w:rFonts w:ascii="Times New Roman" w:hAnsi="Times New Roman" w:cs="Times New Roman"/>
                  <w:sz w:val="24"/>
                  <w:szCs w:val="24"/>
                </w:rPr>
                <w:t>0</w:t>
              </w:r>
            </w:ins>
            <w:ins w:id="17643" w:author="Mohammad Nayeem Hasan" w:date="2023-01-21T14:05:00Z">
              <w:r>
                <w:rPr>
                  <w:rFonts w:ascii="Times New Roman" w:hAnsi="Times New Roman" w:cs="Times New Roman"/>
                  <w:sz w:val="24"/>
                  <w:szCs w:val="24"/>
                </w:rPr>
                <w:t>.83</w:t>
              </w:r>
            </w:ins>
          </w:p>
        </w:tc>
        <w:tc>
          <w:tcPr>
            <w:tcW w:w="908" w:type="pct"/>
            <w:tcBorders>
              <w:top w:val="single" w:sz="4" w:space="0" w:color="auto"/>
              <w:left w:val="single" w:sz="4" w:space="0" w:color="auto"/>
              <w:bottom w:val="single" w:sz="4" w:space="0" w:color="auto"/>
              <w:right w:val="single" w:sz="4" w:space="0" w:color="auto"/>
            </w:tcBorders>
            <w:vAlign w:val="center"/>
            <w:tcPrChange w:id="17644" w:author="Mohammad Nayeem Hasan" w:date="2023-01-21T14:40:00Z">
              <w:tcPr>
                <w:tcW w:w="2238" w:type="dxa"/>
                <w:tcBorders>
                  <w:top w:val="single" w:sz="4" w:space="0" w:color="auto"/>
                  <w:left w:val="single" w:sz="4" w:space="0" w:color="auto"/>
                  <w:bottom w:val="single" w:sz="4" w:space="0" w:color="auto"/>
                  <w:right w:val="single" w:sz="4" w:space="0" w:color="auto"/>
                </w:tcBorders>
              </w:tcPr>
            </w:tcPrChange>
          </w:tcPr>
          <w:p w14:paraId="676F1A2D" w14:textId="03ACFE79" w:rsidR="00635801" w:rsidRDefault="00801BE0">
            <w:pPr>
              <w:rPr>
                <w:ins w:id="17645" w:author="Mohammad Nayeem Hasan" w:date="2023-01-21T13:48:00Z"/>
                <w:rFonts w:ascii="Times New Roman" w:hAnsi="Times New Roman" w:cs="Times New Roman"/>
                <w:sz w:val="24"/>
                <w:szCs w:val="24"/>
              </w:rPr>
              <w:pPrChange w:id="17646" w:author="Mohammad Nayeem Hasan" w:date="2023-01-21T14:56:00Z">
                <w:pPr>
                  <w:jc w:val="both"/>
                </w:pPr>
              </w:pPrChange>
            </w:pPr>
            <w:ins w:id="17647" w:author="Mohammad Nayeem Hasan" w:date="2023-01-21T14:05:00Z">
              <w:r>
                <w:rPr>
                  <w:rFonts w:ascii="Times New Roman" w:hAnsi="Times New Roman" w:cs="Times New Roman"/>
                  <w:sz w:val="24"/>
                  <w:szCs w:val="24"/>
                </w:rPr>
                <w:t>14545.</w:t>
              </w:r>
            </w:ins>
            <w:ins w:id="17648" w:author="Mohammad Nayeem Hasan" w:date="2023-01-27T00:36:00Z">
              <w:r w:rsidR="00D7254B">
                <w:rPr>
                  <w:rFonts w:ascii="Times New Roman" w:hAnsi="Times New Roman" w:cs="Times New Roman"/>
                  <w:sz w:val="24"/>
                  <w:szCs w:val="24"/>
                </w:rPr>
                <w:t>55</w:t>
              </w:r>
            </w:ins>
          </w:p>
        </w:tc>
      </w:tr>
      <w:tr w:rsidR="00635801" w14:paraId="48D6D788" w14:textId="2C4C20F7" w:rsidTr="002F18A7">
        <w:trPr>
          <w:ins w:id="17649" w:author="Mohammad Nayeem Hasan" w:date="2023-01-21T04:21:00Z"/>
        </w:trPr>
        <w:tc>
          <w:tcPr>
            <w:tcW w:w="1158" w:type="pct"/>
            <w:tcBorders>
              <w:top w:val="single" w:sz="4" w:space="0" w:color="auto"/>
              <w:left w:val="single" w:sz="4" w:space="0" w:color="auto"/>
              <w:bottom w:val="single" w:sz="4" w:space="0" w:color="auto"/>
              <w:right w:val="single" w:sz="4" w:space="0" w:color="auto"/>
            </w:tcBorders>
            <w:vAlign w:val="center"/>
            <w:hideMark/>
            <w:tcPrChange w:id="17650" w:author="Mohammad Nayeem Hasan" w:date="2023-01-21T14:40:00Z">
              <w:tcPr>
                <w:tcW w:w="1148" w:type="dxa"/>
                <w:tcBorders>
                  <w:top w:val="single" w:sz="4" w:space="0" w:color="auto"/>
                  <w:left w:val="single" w:sz="4" w:space="0" w:color="auto"/>
                  <w:bottom w:val="single" w:sz="4" w:space="0" w:color="auto"/>
                  <w:right w:val="single" w:sz="4" w:space="0" w:color="auto"/>
                </w:tcBorders>
                <w:hideMark/>
              </w:tcPr>
            </w:tcPrChange>
          </w:tcPr>
          <w:p w14:paraId="0D110A28" w14:textId="77777777" w:rsidR="00635801" w:rsidRDefault="00635801">
            <w:pPr>
              <w:rPr>
                <w:ins w:id="17651" w:author="Mohammad Nayeem Hasan" w:date="2023-01-21T04:21:00Z"/>
                <w:rFonts w:ascii="Times New Roman" w:hAnsi="Times New Roman" w:cs="Times New Roman"/>
                <w:sz w:val="24"/>
                <w:szCs w:val="24"/>
              </w:rPr>
              <w:pPrChange w:id="17652" w:author="Mohammad Nayeem Hasan" w:date="2023-01-21T14:56:00Z">
                <w:pPr>
                  <w:jc w:val="both"/>
                </w:pPr>
              </w:pPrChange>
            </w:pPr>
            <w:ins w:id="17653" w:author="Mohammad Nayeem Hasan" w:date="2023-01-21T04:21:00Z">
              <w:r>
                <w:rPr>
                  <w:rFonts w:ascii="Times New Roman" w:hAnsi="Times New Roman" w:cs="Times New Roman"/>
                  <w:sz w:val="24"/>
                  <w:szCs w:val="24"/>
                </w:rPr>
                <w:t>MICS 2012</w:t>
              </w:r>
            </w:ins>
          </w:p>
        </w:tc>
        <w:tc>
          <w:tcPr>
            <w:tcW w:w="972" w:type="pct"/>
            <w:tcBorders>
              <w:top w:val="single" w:sz="4" w:space="0" w:color="auto"/>
              <w:left w:val="single" w:sz="4" w:space="0" w:color="auto"/>
              <w:bottom w:val="single" w:sz="4" w:space="0" w:color="auto"/>
              <w:right w:val="single" w:sz="4" w:space="0" w:color="auto"/>
            </w:tcBorders>
            <w:vAlign w:val="center"/>
            <w:hideMark/>
            <w:tcPrChange w:id="17654" w:author="Mohammad Nayeem Hasan" w:date="2023-01-21T14:40:00Z">
              <w:tcPr>
                <w:tcW w:w="1097" w:type="dxa"/>
                <w:tcBorders>
                  <w:top w:val="single" w:sz="4" w:space="0" w:color="auto"/>
                  <w:left w:val="single" w:sz="4" w:space="0" w:color="auto"/>
                  <w:bottom w:val="single" w:sz="4" w:space="0" w:color="auto"/>
                  <w:right w:val="single" w:sz="4" w:space="0" w:color="auto"/>
                </w:tcBorders>
                <w:hideMark/>
              </w:tcPr>
            </w:tcPrChange>
          </w:tcPr>
          <w:p w14:paraId="1D82CB99" w14:textId="3619C796" w:rsidR="00635801" w:rsidRDefault="00635801">
            <w:pPr>
              <w:rPr>
                <w:ins w:id="17655" w:author="Mohammad Nayeem Hasan" w:date="2023-01-21T04:21:00Z"/>
                <w:rFonts w:ascii="Times New Roman" w:hAnsi="Times New Roman" w:cs="Times New Roman"/>
                <w:sz w:val="24"/>
                <w:szCs w:val="24"/>
              </w:rPr>
              <w:pPrChange w:id="17656" w:author="Mohammad Nayeem Hasan" w:date="2023-01-21T14:56:00Z">
                <w:pPr>
                  <w:jc w:val="both"/>
                </w:pPr>
              </w:pPrChange>
            </w:pPr>
            <w:ins w:id="17657" w:author="Mohammad Nayeem Hasan" w:date="2023-01-21T04:21:00Z">
              <w:r>
                <w:rPr>
                  <w:rFonts w:ascii="Times New Roman" w:hAnsi="Times New Roman" w:cs="Times New Roman"/>
                  <w:sz w:val="24"/>
                  <w:szCs w:val="24"/>
                </w:rPr>
                <w:t>0.</w:t>
              </w:r>
            </w:ins>
            <w:ins w:id="17658" w:author="Mohammad Nayeem Hasan" w:date="2023-01-27T20:21:00Z">
              <w:r w:rsidR="00520FCE">
                <w:rPr>
                  <w:rFonts w:ascii="Times New Roman" w:hAnsi="Times New Roman" w:cs="Times New Roman"/>
                  <w:sz w:val="24"/>
                  <w:szCs w:val="24"/>
                </w:rPr>
                <w:t>6826</w:t>
              </w:r>
            </w:ins>
          </w:p>
        </w:tc>
        <w:tc>
          <w:tcPr>
            <w:tcW w:w="1054" w:type="pct"/>
            <w:tcBorders>
              <w:top w:val="single" w:sz="4" w:space="0" w:color="auto"/>
              <w:left w:val="single" w:sz="4" w:space="0" w:color="auto"/>
              <w:bottom w:val="single" w:sz="4" w:space="0" w:color="auto"/>
              <w:right w:val="single" w:sz="4" w:space="0" w:color="auto"/>
            </w:tcBorders>
            <w:vAlign w:val="center"/>
            <w:hideMark/>
            <w:tcPrChange w:id="17659" w:author="Mohammad Nayeem Hasan" w:date="2023-01-21T14:40:00Z">
              <w:tcPr>
                <w:tcW w:w="1141" w:type="dxa"/>
                <w:tcBorders>
                  <w:top w:val="single" w:sz="4" w:space="0" w:color="auto"/>
                  <w:left w:val="single" w:sz="4" w:space="0" w:color="auto"/>
                  <w:bottom w:val="single" w:sz="4" w:space="0" w:color="auto"/>
                  <w:right w:val="single" w:sz="4" w:space="0" w:color="auto"/>
                </w:tcBorders>
                <w:hideMark/>
              </w:tcPr>
            </w:tcPrChange>
          </w:tcPr>
          <w:p w14:paraId="3DC97AF6" w14:textId="77777777" w:rsidR="00635801" w:rsidRDefault="00635801">
            <w:pPr>
              <w:rPr>
                <w:ins w:id="17660" w:author="Mohammad Nayeem Hasan" w:date="2023-01-21T04:21:00Z"/>
                <w:rFonts w:ascii="Times New Roman" w:hAnsi="Times New Roman" w:cs="Times New Roman"/>
                <w:sz w:val="24"/>
                <w:szCs w:val="24"/>
              </w:rPr>
              <w:pPrChange w:id="17661" w:author="Mohammad Nayeem Hasan" w:date="2023-01-21T14:56:00Z">
                <w:pPr>
                  <w:jc w:val="both"/>
                </w:pPr>
              </w:pPrChange>
            </w:pPr>
            <w:ins w:id="17662" w:author="Mohammad Nayeem Hasan" w:date="2023-01-21T04:21:00Z">
              <w:r>
                <w:rPr>
                  <w:rFonts w:ascii="Times New Roman" w:hAnsi="Times New Roman" w:cs="Times New Roman"/>
                  <w:sz w:val="24"/>
                  <w:szCs w:val="24"/>
                </w:rPr>
                <w:t>&lt;0.001</w:t>
              </w:r>
            </w:ins>
          </w:p>
        </w:tc>
        <w:tc>
          <w:tcPr>
            <w:tcW w:w="908" w:type="pct"/>
            <w:tcBorders>
              <w:top w:val="single" w:sz="4" w:space="0" w:color="auto"/>
              <w:left w:val="single" w:sz="4" w:space="0" w:color="auto"/>
              <w:bottom w:val="single" w:sz="4" w:space="0" w:color="auto"/>
              <w:right w:val="single" w:sz="4" w:space="0" w:color="auto"/>
            </w:tcBorders>
            <w:vAlign w:val="center"/>
            <w:tcPrChange w:id="17663" w:author="Mohammad Nayeem Hasan" w:date="2023-01-21T14:40:00Z">
              <w:tcPr>
                <w:tcW w:w="2238" w:type="dxa"/>
                <w:tcBorders>
                  <w:top w:val="single" w:sz="4" w:space="0" w:color="auto"/>
                  <w:left w:val="single" w:sz="4" w:space="0" w:color="auto"/>
                  <w:bottom w:val="single" w:sz="4" w:space="0" w:color="auto"/>
                  <w:right w:val="single" w:sz="4" w:space="0" w:color="auto"/>
                </w:tcBorders>
              </w:tcPr>
            </w:tcPrChange>
          </w:tcPr>
          <w:p w14:paraId="297E439A" w14:textId="3EEF6A0D" w:rsidR="00635801" w:rsidRDefault="00964AA6">
            <w:pPr>
              <w:rPr>
                <w:ins w:id="17664" w:author="Mohammad Nayeem Hasan" w:date="2023-01-21T13:45:00Z"/>
                <w:rFonts w:ascii="Times New Roman" w:hAnsi="Times New Roman" w:cs="Times New Roman"/>
                <w:sz w:val="24"/>
                <w:szCs w:val="24"/>
              </w:rPr>
              <w:pPrChange w:id="17665" w:author="Mohammad Nayeem Hasan" w:date="2023-01-21T14:56:00Z">
                <w:pPr>
                  <w:jc w:val="both"/>
                </w:pPr>
              </w:pPrChange>
            </w:pPr>
            <w:ins w:id="17666" w:author="Mohammad Nayeem Hasan" w:date="2023-01-21T14:00:00Z">
              <w:r>
                <w:rPr>
                  <w:rFonts w:ascii="Times New Roman" w:hAnsi="Times New Roman" w:cs="Times New Roman"/>
                  <w:sz w:val="24"/>
                  <w:szCs w:val="24"/>
                </w:rPr>
                <w:t>1</w:t>
              </w:r>
            </w:ins>
            <w:ins w:id="17667" w:author="Mohammad Nayeem Hasan" w:date="2023-01-27T20:22:00Z">
              <w:r w:rsidR="00AF107C">
                <w:rPr>
                  <w:rFonts w:ascii="Times New Roman" w:hAnsi="Times New Roman" w:cs="Times New Roman"/>
                  <w:sz w:val="24"/>
                  <w:szCs w:val="24"/>
                </w:rPr>
                <w:t>167.66</w:t>
              </w:r>
            </w:ins>
          </w:p>
        </w:tc>
        <w:tc>
          <w:tcPr>
            <w:tcW w:w="908" w:type="pct"/>
            <w:tcBorders>
              <w:top w:val="single" w:sz="4" w:space="0" w:color="auto"/>
              <w:left w:val="single" w:sz="4" w:space="0" w:color="auto"/>
              <w:bottom w:val="single" w:sz="4" w:space="0" w:color="auto"/>
              <w:right w:val="single" w:sz="4" w:space="0" w:color="auto"/>
            </w:tcBorders>
            <w:vAlign w:val="center"/>
            <w:tcPrChange w:id="17668" w:author="Mohammad Nayeem Hasan" w:date="2023-01-21T14:40:00Z">
              <w:tcPr>
                <w:tcW w:w="2238" w:type="dxa"/>
                <w:tcBorders>
                  <w:top w:val="single" w:sz="4" w:space="0" w:color="auto"/>
                  <w:left w:val="single" w:sz="4" w:space="0" w:color="auto"/>
                  <w:bottom w:val="single" w:sz="4" w:space="0" w:color="auto"/>
                  <w:right w:val="single" w:sz="4" w:space="0" w:color="auto"/>
                </w:tcBorders>
              </w:tcPr>
            </w:tcPrChange>
          </w:tcPr>
          <w:p w14:paraId="7F997DCA" w14:textId="7833E3B1" w:rsidR="00635801" w:rsidRDefault="00964AA6">
            <w:pPr>
              <w:rPr>
                <w:ins w:id="17669" w:author="Mohammad Nayeem Hasan" w:date="2023-01-21T13:48:00Z"/>
                <w:rFonts w:ascii="Times New Roman" w:hAnsi="Times New Roman" w:cs="Times New Roman"/>
                <w:sz w:val="24"/>
                <w:szCs w:val="24"/>
              </w:rPr>
              <w:pPrChange w:id="17670" w:author="Mohammad Nayeem Hasan" w:date="2023-01-21T14:56:00Z">
                <w:pPr>
                  <w:jc w:val="both"/>
                </w:pPr>
              </w:pPrChange>
            </w:pPr>
            <w:ins w:id="17671" w:author="Mohammad Nayeem Hasan" w:date="2023-01-21T14:00:00Z">
              <w:r>
                <w:rPr>
                  <w:rFonts w:ascii="Times New Roman" w:hAnsi="Times New Roman" w:cs="Times New Roman"/>
                  <w:sz w:val="24"/>
                  <w:szCs w:val="24"/>
                </w:rPr>
                <w:t>1</w:t>
              </w:r>
            </w:ins>
            <w:ins w:id="17672" w:author="Mohammad Nayeem Hasan" w:date="2023-01-27T20:22:00Z">
              <w:r w:rsidR="00AF107C">
                <w:rPr>
                  <w:rFonts w:ascii="Times New Roman" w:hAnsi="Times New Roman" w:cs="Times New Roman"/>
                  <w:sz w:val="24"/>
                  <w:szCs w:val="24"/>
                </w:rPr>
                <w:t>295.21</w:t>
              </w:r>
            </w:ins>
          </w:p>
        </w:tc>
      </w:tr>
      <w:tr w:rsidR="002B4113" w14:paraId="115E8776" w14:textId="3E7BBB53" w:rsidTr="002F18A7">
        <w:trPr>
          <w:ins w:id="17673" w:author="Mohammad Nayeem Hasan" w:date="2023-01-21T04:21:00Z"/>
        </w:trPr>
        <w:tc>
          <w:tcPr>
            <w:tcW w:w="1158" w:type="pct"/>
            <w:tcBorders>
              <w:top w:val="single" w:sz="4" w:space="0" w:color="auto"/>
              <w:left w:val="single" w:sz="4" w:space="0" w:color="auto"/>
              <w:bottom w:val="single" w:sz="4" w:space="0" w:color="auto"/>
              <w:right w:val="single" w:sz="4" w:space="0" w:color="auto"/>
            </w:tcBorders>
            <w:vAlign w:val="center"/>
            <w:hideMark/>
            <w:tcPrChange w:id="17674" w:author="Mohammad Nayeem Hasan" w:date="2023-01-21T14:40:00Z">
              <w:tcPr>
                <w:tcW w:w="1148" w:type="dxa"/>
                <w:tcBorders>
                  <w:top w:val="single" w:sz="4" w:space="0" w:color="auto"/>
                  <w:left w:val="single" w:sz="4" w:space="0" w:color="auto"/>
                  <w:bottom w:val="single" w:sz="4" w:space="0" w:color="auto"/>
                  <w:right w:val="single" w:sz="4" w:space="0" w:color="auto"/>
                </w:tcBorders>
                <w:hideMark/>
              </w:tcPr>
            </w:tcPrChange>
          </w:tcPr>
          <w:p w14:paraId="75176A79" w14:textId="77777777" w:rsidR="002B4113" w:rsidRDefault="002B4113">
            <w:pPr>
              <w:rPr>
                <w:ins w:id="17675" w:author="Mohammad Nayeem Hasan" w:date="2023-01-21T04:21:00Z"/>
                <w:rFonts w:ascii="Times New Roman" w:hAnsi="Times New Roman" w:cs="Times New Roman"/>
                <w:sz w:val="24"/>
                <w:szCs w:val="24"/>
              </w:rPr>
              <w:pPrChange w:id="17676" w:author="Mohammad Nayeem Hasan" w:date="2023-01-21T14:56:00Z">
                <w:pPr>
                  <w:jc w:val="both"/>
                </w:pPr>
              </w:pPrChange>
            </w:pPr>
            <w:ins w:id="17677" w:author="Mohammad Nayeem Hasan" w:date="2023-01-21T04:21:00Z">
              <w:r>
                <w:rPr>
                  <w:rFonts w:ascii="Times New Roman" w:hAnsi="Times New Roman" w:cs="Times New Roman"/>
                  <w:sz w:val="24"/>
                  <w:szCs w:val="24"/>
                </w:rPr>
                <w:t>MICS 2019</w:t>
              </w:r>
            </w:ins>
          </w:p>
        </w:tc>
        <w:tc>
          <w:tcPr>
            <w:tcW w:w="972" w:type="pct"/>
            <w:tcBorders>
              <w:top w:val="single" w:sz="4" w:space="0" w:color="auto"/>
              <w:left w:val="single" w:sz="4" w:space="0" w:color="auto"/>
              <w:bottom w:val="single" w:sz="4" w:space="0" w:color="auto"/>
              <w:right w:val="single" w:sz="4" w:space="0" w:color="auto"/>
            </w:tcBorders>
            <w:vAlign w:val="center"/>
            <w:hideMark/>
            <w:tcPrChange w:id="17678" w:author="Mohammad Nayeem Hasan" w:date="2023-01-21T14:40:00Z">
              <w:tcPr>
                <w:tcW w:w="1097" w:type="dxa"/>
                <w:tcBorders>
                  <w:top w:val="single" w:sz="4" w:space="0" w:color="auto"/>
                  <w:left w:val="single" w:sz="4" w:space="0" w:color="auto"/>
                  <w:bottom w:val="single" w:sz="4" w:space="0" w:color="auto"/>
                  <w:right w:val="single" w:sz="4" w:space="0" w:color="auto"/>
                </w:tcBorders>
                <w:hideMark/>
              </w:tcPr>
            </w:tcPrChange>
          </w:tcPr>
          <w:p w14:paraId="5F6CB993" w14:textId="73B75C2C" w:rsidR="002B4113" w:rsidRDefault="002B4113">
            <w:pPr>
              <w:rPr>
                <w:ins w:id="17679" w:author="Mohammad Nayeem Hasan" w:date="2023-01-21T04:21:00Z"/>
                <w:rFonts w:ascii="Times New Roman" w:hAnsi="Times New Roman" w:cs="Times New Roman"/>
                <w:sz w:val="24"/>
                <w:szCs w:val="24"/>
              </w:rPr>
              <w:pPrChange w:id="17680" w:author="Mohammad Nayeem Hasan" w:date="2023-01-21T14:56:00Z">
                <w:pPr>
                  <w:jc w:val="both"/>
                </w:pPr>
              </w:pPrChange>
            </w:pPr>
            <w:ins w:id="17681" w:author="Mohammad Nayeem Hasan" w:date="2023-01-21T04:21:00Z">
              <w:r>
                <w:rPr>
                  <w:rFonts w:ascii="Times New Roman" w:hAnsi="Times New Roman" w:cs="Times New Roman"/>
                  <w:sz w:val="24"/>
                  <w:szCs w:val="24"/>
                </w:rPr>
                <w:t>0.</w:t>
              </w:r>
            </w:ins>
            <w:ins w:id="17682" w:author="Mohammad Nayeem Hasan" w:date="2023-01-21T13:49:00Z">
              <w:r>
                <w:rPr>
                  <w:rFonts w:ascii="Times New Roman" w:hAnsi="Times New Roman" w:cs="Times New Roman"/>
                  <w:sz w:val="24"/>
                  <w:szCs w:val="24"/>
                </w:rPr>
                <w:t>671</w:t>
              </w:r>
            </w:ins>
            <w:ins w:id="17683" w:author="Mohammad Nayeem Hasan" w:date="2023-01-27T22:03:00Z">
              <w:r w:rsidR="0007666C">
                <w:rPr>
                  <w:rFonts w:ascii="Times New Roman" w:hAnsi="Times New Roman" w:cs="Times New Roman"/>
                  <w:sz w:val="24"/>
                  <w:szCs w:val="24"/>
                </w:rPr>
                <w:t>7</w:t>
              </w:r>
            </w:ins>
          </w:p>
        </w:tc>
        <w:tc>
          <w:tcPr>
            <w:tcW w:w="1054" w:type="pct"/>
            <w:tcBorders>
              <w:top w:val="single" w:sz="4" w:space="0" w:color="auto"/>
              <w:left w:val="single" w:sz="4" w:space="0" w:color="auto"/>
              <w:bottom w:val="single" w:sz="4" w:space="0" w:color="auto"/>
              <w:right w:val="single" w:sz="4" w:space="0" w:color="auto"/>
            </w:tcBorders>
            <w:vAlign w:val="center"/>
            <w:hideMark/>
            <w:tcPrChange w:id="17684" w:author="Mohammad Nayeem Hasan" w:date="2023-01-21T14:40:00Z">
              <w:tcPr>
                <w:tcW w:w="1141" w:type="dxa"/>
                <w:tcBorders>
                  <w:top w:val="single" w:sz="4" w:space="0" w:color="auto"/>
                  <w:left w:val="single" w:sz="4" w:space="0" w:color="auto"/>
                  <w:bottom w:val="single" w:sz="4" w:space="0" w:color="auto"/>
                  <w:right w:val="single" w:sz="4" w:space="0" w:color="auto"/>
                </w:tcBorders>
                <w:hideMark/>
              </w:tcPr>
            </w:tcPrChange>
          </w:tcPr>
          <w:p w14:paraId="691836C2" w14:textId="77777777" w:rsidR="002B4113" w:rsidRDefault="002B4113">
            <w:pPr>
              <w:rPr>
                <w:ins w:id="17685" w:author="Mohammad Nayeem Hasan" w:date="2023-01-21T04:21:00Z"/>
                <w:rFonts w:ascii="Times New Roman" w:hAnsi="Times New Roman" w:cs="Times New Roman"/>
                <w:sz w:val="24"/>
                <w:szCs w:val="24"/>
              </w:rPr>
              <w:pPrChange w:id="17686" w:author="Mohammad Nayeem Hasan" w:date="2023-01-21T14:56:00Z">
                <w:pPr>
                  <w:jc w:val="both"/>
                </w:pPr>
              </w:pPrChange>
            </w:pPr>
            <w:ins w:id="17687" w:author="Mohammad Nayeem Hasan" w:date="2023-01-21T04:21:00Z">
              <w:r>
                <w:rPr>
                  <w:rFonts w:ascii="Times New Roman" w:hAnsi="Times New Roman" w:cs="Times New Roman"/>
                  <w:sz w:val="24"/>
                  <w:szCs w:val="24"/>
                </w:rPr>
                <w:t>&lt;0.001</w:t>
              </w:r>
            </w:ins>
          </w:p>
        </w:tc>
        <w:tc>
          <w:tcPr>
            <w:tcW w:w="908" w:type="pct"/>
            <w:tcBorders>
              <w:top w:val="single" w:sz="4" w:space="0" w:color="auto"/>
              <w:left w:val="single" w:sz="4" w:space="0" w:color="auto"/>
              <w:bottom w:val="single" w:sz="4" w:space="0" w:color="auto"/>
              <w:right w:val="single" w:sz="4" w:space="0" w:color="auto"/>
            </w:tcBorders>
            <w:vAlign w:val="center"/>
            <w:tcPrChange w:id="17688" w:author="Mohammad Nayeem Hasan" w:date="2023-01-21T14:40:00Z">
              <w:tcPr>
                <w:tcW w:w="2238" w:type="dxa"/>
                <w:tcBorders>
                  <w:top w:val="single" w:sz="4" w:space="0" w:color="auto"/>
                  <w:left w:val="single" w:sz="4" w:space="0" w:color="auto"/>
                  <w:bottom w:val="single" w:sz="4" w:space="0" w:color="auto"/>
                  <w:right w:val="single" w:sz="4" w:space="0" w:color="auto"/>
                </w:tcBorders>
              </w:tcPr>
            </w:tcPrChange>
          </w:tcPr>
          <w:p w14:paraId="10371BCA" w14:textId="672632CB" w:rsidR="002B4113" w:rsidRDefault="002B4113">
            <w:pPr>
              <w:rPr>
                <w:ins w:id="17689" w:author="Mohammad Nayeem Hasan" w:date="2023-01-21T13:45:00Z"/>
                <w:rFonts w:ascii="Times New Roman" w:hAnsi="Times New Roman" w:cs="Times New Roman"/>
                <w:sz w:val="24"/>
                <w:szCs w:val="24"/>
              </w:rPr>
              <w:pPrChange w:id="17690" w:author="Mohammad Nayeem Hasan" w:date="2023-01-21T14:56:00Z">
                <w:pPr>
                  <w:jc w:val="both"/>
                </w:pPr>
              </w:pPrChange>
            </w:pPr>
            <w:ins w:id="17691" w:author="Mohammad Nayeem Hasan" w:date="2023-01-21T13:49:00Z">
              <w:r>
                <w:rPr>
                  <w:rFonts w:ascii="Times New Roman" w:hAnsi="Times New Roman" w:cs="Times New Roman"/>
                  <w:sz w:val="24"/>
                  <w:szCs w:val="24"/>
                </w:rPr>
                <w:t>9610.</w:t>
              </w:r>
            </w:ins>
            <w:ins w:id="17692" w:author="Mohammad Nayeem Hasan" w:date="2023-01-27T22:03:00Z">
              <w:r w:rsidR="00D55316">
                <w:rPr>
                  <w:rFonts w:ascii="Times New Roman" w:hAnsi="Times New Roman" w:cs="Times New Roman"/>
                  <w:sz w:val="24"/>
                  <w:szCs w:val="24"/>
                </w:rPr>
                <w:t>21</w:t>
              </w:r>
            </w:ins>
          </w:p>
        </w:tc>
        <w:tc>
          <w:tcPr>
            <w:tcW w:w="908" w:type="pct"/>
            <w:tcBorders>
              <w:top w:val="single" w:sz="4" w:space="0" w:color="auto"/>
              <w:left w:val="single" w:sz="4" w:space="0" w:color="auto"/>
              <w:bottom w:val="single" w:sz="4" w:space="0" w:color="auto"/>
              <w:right w:val="single" w:sz="4" w:space="0" w:color="auto"/>
            </w:tcBorders>
            <w:vAlign w:val="center"/>
            <w:tcPrChange w:id="17693" w:author="Mohammad Nayeem Hasan" w:date="2023-01-21T14:40:00Z">
              <w:tcPr>
                <w:tcW w:w="2238" w:type="dxa"/>
                <w:tcBorders>
                  <w:top w:val="single" w:sz="4" w:space="0" w:color="auto"/>
                  <w:left w:val="single" w:sz="4" w:space="0" w:color="auto"/>
                  <w:bottom w:val="single" w:sz="4" w:space="0" w:color="auto"/>
                  <w:right w:val="single" w:sz="4" w:space="0" w:color="auto"/>
                </w:tcBorders>
              </w:tcPr>
            </w:tcPrChange>
          </w:tcPr>
          <w:p w14:paraId="2BCE2C41" w14:textId="574D619C" w:rsidR="002B4113" w:rsidRDefault="002B4113">
            <w:pPr>
              <w:rPr>
                <w:ins w:id="17694" w:author="Mohammad Nayeem Hasan" w:date="2023-01-21T13:48:00Z"/>
                <w:rFonts w:ascii="Times New Roman" w:hAnsi="Times New Roman" w:cs="Times New Roman"/>
                <w:sz w:val="24"/>
                <w:szCs w:val="24"/>
              </w:rPr>
              <w:pPrChange w:id="17695" w:author="Mohammad Nayeem Hasan" w:date="2023-01-21T14:56:00Z">
                <w:pPr>
                  <w:jc w:val="both"/>
                </w:pPr>
              </w:pPrChange>
            </w:pPr>
            <w:ins w:id="17696" w:author="Mohammad Nayeem Hasan" w:date="2023-01-21T13:49:00Z">
              <w:r>
                <w:rPr>
                  <w:rFonts w:ascii="Times New Roman" w:hAnsi="Times New Roman" w:cs="Times New Roman"/>
                  <w:sz w:val="24"/>
                  <w:szCs w:val="24"/>
                </w:rPr>
                <w:t>987</w:t>
              </w:r>
            </w:ins>
            <w:ins w:id="17697" w:author="Mohammad Nayeem Hasan" w:date="2023-01-27T22:03:00Z">
              <w:r w:rsidR="00D55316">
                <w:rPr>
                  <w:rFonts w:ascii="Times New Roman" w:hAnsi="Times New Roman" w:cs="Times New Roman"/>
                  <w:sz w:val="24"/>
                  <w:szCs w:val="24"/>
                </w:rPr>
                <w:t>0.85</w:t>
              </w:r>
            </w:ins>
          </w:p>
        </w:tc>
      </w:tr>
    </w:tbl>
    <w:p w14:paraId="727F81CC" w14:textId="432D9E5D" w:rsidR="00CF12F8" w:rsidRDefault="00CF12F8">
      <w:pPr>
        <w:spacing w:line="240" w:lineRule="auto"/>
        <w:rPr>
          <w:ins w:id="17698" w:author="Mohammad Nayeem Hasan" w:date="2023-01-21T04:21:00Z"/>
          <w:rFonts w:ascii="Times New Roman" w:hAnsi="Times New Roman" w:cs="Times New Roman"/>
          <w:sz w:val="24"/>
          <w:szCs w:val="24"/>
        </w:rPr>
        <w:pPrChange w:id="17699" w:author="Mohammad Nayeem Hasan" w:date="2023-01-21T14:56:00Z">
          <w:pPr>
            <w:spacing w:after="0" w:line="240" w:lineRule="auto"/>
            <w:jc w:val="both"/>
          </w:pPr>
        </w:pPrChange>
      </w:pPr>
    </w:p>
    <w:p w14:paraId="48211F4A" w14:textId="77777777" w:rsidR="00CF12F8" w:rsidRDefault="00CF12F8">
      <w:pPr>
        <w:spacing w:line="240" w:lineRule="auto"/>
        <w:rPr>
          <w:ins w:id="17700" w:author="Mohammad Nayeem Hasan" w:date="2023-01-21T04:21:00Z"/>
          <w:rFonts w:ascii="Times New Roman" w:hAnsi="Times New Roman" w:cs="Times New Roman"/>
          <w:sz w:val="24"/>
          <w:szCs w:val="24"/>
        </w:rPr>
        <w:pPrChange w:id="17701" w:author="Mohammad Nayeem Hasan" w:date="2023-01-21T14:56:00Z">
          <w:pPr>
            <w:spacing w:after="0" w:line="240" w:lineRule="auto"/>
            <w:jc w:val="both"/>
          </w:pPr>
        </w:pPrChange>
      </w:pPr>
    </w:p>
    <w:p w14:paraId="27B9850E" w14:textId="77777777" w:rsidR="00C2040A" w:rsidRDefault="00C2040A">
      <w:pPr>
        <w:spacing w:line="240" w:lineRule="auto"/>
        <w:rPr>
          <w:ins w:id="17702" w:author="Mohammad Nayeem Hasan" w:date="2023-01-21T00:39:00Z"/>
          <w:rFonts w:ascii="Times New Roman" w:hAnsi="Times New Roman" w:cs="Times New Roman"/>
          <w:color w:val="313131"/>
          <w:sz w:val="24"/>
          <w:szCs w:val="24"/>
          <w:shd w:val="clear" w:color="auto" w:fill="FFFFFF"/>
        </w:rPr>
        <w:pPrChange w:id="17703" w:author="Mohammad Nayeem Hasan" w:date="2023-01-21T14:56:00Z">
          <w:pPr>
            <w:jc w:val="both"/>
          </w:pPr>
        </w:pPrChange>
      </w:pPr>
    </w:p>
    <w:p w14:paraId="422BF9C7" w14:textId="77777777" w:rsidR="00C2040A" w:rsidDel="00C2040A" w:rsidRDefault="00C2040A">
      <w:pPr>
        <w:spacing w:line="240" w:lineRule="auto"/>
        <w:ind w:firstLine="720"/>
        <w:rPr>
          <w:del w:id="17704" w:author="Mohammad Nayeem Hasan" w:date="2023-01-21T00:38:00Z"/>
          <w:moveTo w:id="17705" w:author="Mohammad Nayeem Hasan" w:date="2023-01-21T00:38:00Z"/>
          <w:rFonts w:ascii="Times New Roman" w:eastAsia="Times New Roman" w:hAnsi="Times New Roman" w:cs="Times New Roman"/>
          <w:color w:val="313131"/>
          <w:sz w:val="24"/>
          <w:szCs w:val="24"/>
        </w:rPr>
        <w:pPrChange w:id="17706" w:author="Mohammad Nayeem Hasan" w:date="2023-01-21T14:56:00Z">
          <w:pPr>
            <w:ind w:firstLine="720"/>
            <w:jc w:val="both"/>
          </w:pPr>
        </w:pPrChange>
      </w:pPr>
    </w:p>
    <w:moveToRangeEnd w:id="5207"/>
    <w:p w14:paraId="399CF62C" w14:textId="77777777" w:rsidR="00C2040A" w:rsidRPr="00C2040A" w:rsidRDefault="00C2040A">
      <w:pPr>
        <w:spacing w:line="240" w:lineRule="auto"/>
        <w:rPr>
          <w:ins w:id="17707" w:author="Mohammad Nayeem Hasan" w:date="2023-01-21T00:34:00Z"/>
          <w:rFonts w:ascii="Times New Roman" w:hAnsi="Times New Roman" w:cs="Times New Roman"/>
          <w:b/>
          <w:bCs/>
          <w:sz w:val="24"/>
          <w:szCs w:val="24"/>
          <w:rPrChange w:id="17708" w:author="Mohammad Nayeem Hasan" w:date="2023-01-21T00:38:00Z">
            <w:rPr>
              <w:ins w:id="17709" w:author="Mohammad Nayeem Hasan" w:date="2023-01-21T00:34:00Z"/>
              <w:rFonts w:ascii="Times New Roman" w:hAnsi="Times New Roman" w:cs="Times New Roman"/>
              <w:sz w:val="24"/>
              <w:szCs w:val="24"/>
            </w:rPr>
          </w:rPrChange>
        </w:rPr>
        <w:pPrChange w:id="17710" w:author="Mohammad Nayeem Hasan" w:date="2023-01-21T14:56:00Z">
          <w:pPr>
            <w:jc w:val="both"/>
          </w:pPr>
        </w:pPrChange>
      </w:pPr>
    </w:p>
    <w:p w14:paraId="64FFB05A" w14:textId="3D674D25" w:rsidR="00CF12F8" w:rsidRDefault="00CF12F8" w:rsidP="00B24BD6">
      <w:pPr>
        <w:rPr>
          <w:ins w:id="17711" w:author="Mohammad Nayeem Hasan" w:date="2023-01-21T04:18:00Z"/>
          <w:rFonts w:ascii="Times New Roman" w:hAnsi="Times New Roman" w:cs="Times New Roman"/>
          <w:sz w:val="24"/>
          <w:szCs w:val="24"/>
        </w:rPr>
      </w:pPr>
      <w:ins w:id="17712" w:author="Mohammad Nayeem Hasan" w:date="2023-01-21T04:18:00Z">
        <w:r>
          <w:rPr>
            <w:rFonts w:ascii="Times New Roman" w:hAnsi="Times New Roman" w:cs="Times New Roman"/>
            <w:sz w:val="24"/>
            <w:szCs w:val="24"/>
          </w:rPr>
          <w:br w:type="page"/>
        </w:r>
      </w:ins>
    </w:p>
    <w:p w14:paraId="6EC00A98" w14:textId="77777777" w:rsidR="00CF12F8" w:rsidRDefault="00CF12F8">
      <w:pPr>
        <w:spacing w:line="240" w:lineRule="auto"/>
        <w:rPr>
          <w:ins w:id="17713" w:author="Mohammad Nayeem Hasan" w:date="2023-01-21T04:18:00Z"/>
          <w:rFonts w:ascii="Times New Roman" w:hAnsi="Times New Roman" w:cs="Times New Roman"/>
          <w:sz w:val="24"/>
          <w:szCs w:val="24"/>
        </w:rPr>
        <w:pPrChange w:id="17714" w:author="Mohammad Nayeem Hasan" w:date="2023-01-21T14:56:00Z">
          <w:pPr>
            <w:spacing w:after="0" w:line="240" w:lineRule="auto"/>
            <w:jc w:val="both"/>
          </w:pPr>
        </w:pPrChange>
      </w:pPr>
    </w:p>
    <w:p w14:paraId="7B65D487" w14:textId="7B814BFB" w:rsidR="00812BC2" w:rsidRPr="00D97196" w:rsidDel="00CF12F8" w:rsidRDefault="00812BC2">
      <w:pPr>
        <w:spacing w:line="240" w:lineRule="auto"/>
        <w:rPr>
          <w:del w:id="17715" w:author="Mohammad Nayeem Hasan" w:date="2023-01-21T04:21:00Z"/>
          <w:moveTo w:id="17716" w:author="Mohammad Nayeem Hasan" w:date="2023-01-21T00:34:00Z"/>
          <w:rFonts w:ascii="Times New Roman" w:hAnsi="Times New Roman" w:cs="Times New Roman"/>
          <w:sz w:val="24"/>
          <w:szCs w:val="24"/>
        </w:rPr>
        <w:pPrChange w:id="17717" w:author="Mohammad Nayeem Hasan" w:date="2023-01-21T14:56:00Z">
          <w:pPr>
            <w:spacing w:line="360" w:lineRule="auto"/>
          </w:pPr>
        </w:pPrChange>
      </w:pPr>
      <w:moveToRangeStart w:id="17718" w:author="Mohammad Nayeem Hasan" w:date="2023-01-21T00:34:00Z" w:name="move125153707"/>
    </w:p>
    <w:commentRangeStart w:id="17719"/>
    <w:commentRangeStart w:id="17720"/>
    <w:commentRangeStart w:id="17721"/>
    <w:p w14:paraId="401D5020" w14:textId="77777777" w:rsidR="00812BC2" w:rsidRPr="00D97196" w:rsidRDefault="00812BC2">
      <w:pPr>
        <w:spacing w:line="240" w:lineRule="auto"/>
        <w:rPr>
          <w:moveTo w:id="17722" w:author="Mohammad Nayeem Hasan" w:date="2023-01-21T00:34:00Z"/>
          <w:rFonts w:ascii="Times New Roman" w:hAnsi="Times New Roman" w:cs="Times New Roman"/>
          <w:sz w:val="24"/>
          <w:szCs w:val="24"/>
        </w:rPr>
        <w:pPrChange w:id="17723" w:author="Mohammad Nayeem Hasan" w:date="2023-01-21T14:56:00Z">
          <w:pPr>
            <w:spacing w:line="360" w:lineRule="auto"/>
          </w:pPr>
        </w:pPrChange>
      </w:pPr>
      <w:moveTo w:id="17724" w:author="Mohammad Nayeem Hasan" w:date="2023-01-21T00:34:00Z">
        <w:r w:rsidRPr="00D97196">
          <w:rPr>
            <w:rFonts w:ascii="Times New Roman" w:hAnsi="Times New Roman" w:cs="Times New Roman"/>
            <w:noProof/>
            <w:sz w:val="24"/>
            <w:szCs w:val="24"/>
          </w:rPr>
          <mc:AlternateContent>
            <mc:Choice Requires="wpg">
              <w:drawing>
                <wp:anchor distT="0" distB="0" distL="114300" distR="114300" simplePos="0" relativeHeight="251661312" behindDoc="0" locked="0" layoutInCell="1" allowOverlap="1" wp14:anchorId="03090359" wp14:editId="675A9170">
                  <wp:simplePos x="0" y="0"/>
                  <wp:positionH relativeFrom="column">
                    <wp:posOffset>-7620</wp:posOffset>
                  </wp:positionH>
                  <wp:positionV relativeFrom="paragraph">
                    <wp:posOffset>30480</wp:posOffset>
                  </wp:positionV>
                  <wp:extent cx="6050280" cy="5379720"/>
                  <wp:effectExtent l="0" t="0" r="26670" b="11430"/>
                  <wp:wrapNone/>
                  <wp:docPr id="15" name="Group 15"/>
                  <wp:cNvGraphicFramePr/>
                  <a:graphic xmlns:a="http://schemas.openxmlformats.org/drawingml/2006/main">
                    <a:graphicData uri="http://schemas.microsoft.com/office/word/2010/wordprocessingGroup">
                      <wpg:wgp>
                        <wpg:cNvGrpSpPr/>
                        <wpg:grpSpPr>
                          <a:xfrm>
                            <a:off x="0" y="0"/>
                            <a:ext cx="6050280" cy="5379720"/>
                            <a:chOff x="0" y="0"/>
                            <a:chExt cx="5676900" cy="5379720"/>
                          </a:xfrm>
                        </wpg:grpSpPr>
                        <wps:wsp>
                          <wps:cNvPr id="16" name="Rounded Rectangle 1"/>
                          <wps:cNvSpPr/>
                          <wps:spPr>
                            <a:xfrm>
                              <a:off x="0" y="0"/>
                              <a:ext cx="5667375" cy="495300"/>
                            </a:xfrm>
                            <a:prstGeom prst="roundRect">
                              <a:avLst/>
                            </a:prstGeom>
                          </wps:spPr>
                          <wps:style>
                            <a:lnRef idx="2">
                              <a:schemeClr val="dk1"/>
                            </a:lnRef>
                            <a:fillRef idx="1">
                              <a:schemeClr val="lt1"/>
                            </a:fillRef>
                            <a:effectRef idx="0">
                              <a:schemeClr val="dk1"/>
                            </a:effectRef>
                            <a:fontRef idx="minor">
                              <a:schemeClr val="dk1"/>
                            </a:fontRef>
                          </wps:style>
                          <wps:txbx>
                            <w:txbxContent>
                              <w:p w14:paraId="5ADFB9DF" w14:textId="37E8A295" w:rsidR="00812BC2" w:rsidRDefault="00812BC2">
                                <w:pPr>
                                  <w:jc w:val="center"/>
                                  <w:pPrChange w:id="17725" w:author="Mohammad Nayeem Hasan" w:date="2023-01-21T00:35:00Z">
                                    <w:pPr/>
                                  </w:pPrChange>
                                </w:pPr>
                                <w:r>
                                  <w:t xml:space="preserve">The list of enumeration areas (EAs) </w:t>
                                </w:r>
                                <w:r w:rsidRPr="00756BE8">
                                  <w:t xml:space="preserve">for the total population of Bangladesh </w:t>
                                </w:r>
                                <w:r>
                                  <w:t>from Census of 2001 and 2011 and update household list within EAs in 2006, 2012, and 2018</w:t>
                                </w:r>
                                <w:ins w:id="17726" w:author="Mohammad Nayeem Hasan" w:date="2023-01-21T00:35:00Z">
                                  <w:r>
                                    <w: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ounded Rectangle 2"/>
                          <wps:cNvSpPr/>
                          <wps:spPr>
                            <a:xfrm>
                              <a:off x="0" y="742950"/>
                              <a:ext cx="5657850" cy="476250"/>
                            </a:xfrm>
                            <a:prstGeom prst="roundRect">
                              <a:avLst/>
                            </a:prstGeom>
                          </wps:spPr>
                          <wps:style>
                            <a:lnRef idx="2">
                              <a:schemeClr val="dk1"/>
                            </a:lnRef>
                            <a:fillRef idx="1">
                              <a:schemeClr val="lt1"/>
                            </a:fillRef>
                            <a:effectRef idx="0">
                              <a:schemeClr val="dk1"/>
                            </a:effectRef>
                            <a:fontRef idx="minor">
                              <a:schemeClr val="dk1"/>
                            </a:fontRef>
                          </wps:style>
                          <wps:txbx>
                            <w:txbxContent>
                              <w:p w14:paraId="69A14034" w14:textId="4086B3C5" w:rsidR="00812BC2" w:rsidDel="00812BC2" w:rsidRDefault="00812BC2">
                                <w:pPr>
                                  <w:jc w:val="center"/>
                                  <w:rPr>
                                    <w:del w:id="17727" w:author="Mohammad Nayeem Hasan" w:date="2023-01-21T00:35:00Z"/>
                                  </w:rPr>
                                  <w:pPrChange w:id="17728" w:author="Mohammad Nayeem Hasan" w:date="2023-01-21T00:35:00Z">
                                    <w:pPr/>
                                  </w:pPrChange>
                                </w:pPr>
                                <w:r>
                                  <w:t xml:space="preserve">The main Sampling strata for the two-stage sampling were urban and rural areas within </w:t>
                                </w:r>
                                <w:del w:id="17729" w:author="Mohammad Nayeem Hasan" w:date="2023-01-21T00:35:00Z">
                                  <w:r w:rsidDel="00812BC2">
                                    <w:delText>districts</w:delText>
                                  </w:r>
                                </w:del>
                                <w:ins w:id="17730" w:author="Mohammad Nayeem Hasan" w:date="2023-01-21T00:35:00Z">
                                  <w:r>
                                    <w:t>districts.</w:t>
                                  </w:r>
                                </w:ins>
                              </w:p>
                              <w:p w14:paraId="6A29010D" w14:textId="77777777" w:rsidR="00812BC2" w:rsidRDefault="00812BC2">
                                <w:pPr>
                                  <w:jc w:val="center"/>
                                  <w:pPrChange w:id="17731" w:author="Mohammad Nayeem Hasan" w:date="2023-01-21T00:35:00Z">
                                    <w:pPr/>
                                  </w:pPrChang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ounded Rectangle 3"/>
                          <wps:cNvSpPr/>
                          <wps:spPr>
                            <a:xfrm>
                              <a:off x="0" y="1514475"/>
                              <a:ext cx="5657850" cy="466725"/>
                            </a:xfrm>
                            <a:prstGeom prst="roundRect">
                              <a:avLst/>
                            </a:prstGeom>
                          </wps:spPr>
                          <wps:style>
                            <a:lnRef idx="2">
                              <a:schemeClr val="dk1"/>
                            </a:lnRef>
                            <a:fillRef idx="1">
                              <a:schemeClr val="lt1"/>
                            </a:fillRef>
                            <a:effectRef idx="0">
                              <a:schemeClr val="dk1"/>
                            </a:effectRef>
                            <a:fontRef idx="minor">
                              <a:schemeClr val="dk1"/>
                            </a:fontRef>
                          </wps:style>
                          <wps:txbx>
                            <w:txbxContent>
                              <w:p w14:paraId="034B8D5F" w14:textId="68993CFB" w:rsidR="00812BC2" w:rsidRDefault="00812BC2">
                                <w:pPr>
                                  <w:jc w:val="center"/>
                                  <w:pPrChange w:id="17732" w:author="Mohammad Nayeem Hasan" w:date="2023-01-21T00:35:00Z">
                                    <w:pPr/>
                                  </w:pPrChange>
                                </w:pPr>
                                <w:r>
                                  <w:t xml:space="preserve">Within each enumeration area (EA), 20 households were sampled using systematic </w:t>
                                </w:r>
                                <w:del w:id="17733" w:author="Mohammad Nayeem Hasan" w:date="2023-01-21T00:35:00Z">
                                  <w:r w:rsidDel="00812BC2">
                                    <w:delText>sampling</w:delText>
                                  </w:r>
                                </w:del>
                                <w:ins w:id="17734" w:author="Mohammad Nayeem Hasan" w:date="2023-01-21T00:35:00Z">
                                  <w:r>
                                    <w:t>sampling.</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4"/>
                          <wps:cNvSpPr/>
                          <wps:spPr>
                            <a:xfrm>
                              <a:off x="0" y="2333626"/>
                              <a:ext cx="5676900" cy="485774"/>
                            </a:xfrm>
                            <a:prstGeom prst="roundRect">
                              <a:avLst/>
                            </a:prstGeom>
                          </wps:spPr>
                          <wps:style>
                            <a:lnRef idx="2">
                              <a:schemeClr val="dk1"/>
                            </a:lnRef>
                            <a:fillRef idx="1">
                              <a:schemeClr val="lt1"/>
                            </a:fillRef>
                            <a:effectRef idx="0">
                              <a:schemeClr val="dk1"/>
                            </a:effectRef>
                            <a:fontRef idx="minor">
                              <a:schemeClr val="dk1"/>
                            </a:fontRef>
                          </wps:style>
                          <wps:txbx>
                            <w:txbxContent>
                              <w:p w14:paraId="061C49DA" w14:textId="09C4A225" w:rsidR="00812BC2" w:rsidRPr="00FB4B7B" w:rsidRDefault="00812BC2">
                                <w:pPr>
                                  <w:jc w:val="center"/>
                                  <w:pPrChange w:id="17735" w:author="Mohammad Nayeem Hasan" w:date="2023-01-21T00:35:00Z">
                                    <w:pPr/>
                                  </w:pPrChange>
                                </w:pPr>
                                <w:r>
                                  <w:t xml:space="preserve">68,247, </w:t>
                                </w:r>
                                <w:r w:rsidRPr="00FB4B7B">
                                  <w:t>55,120</w:t>
                                </w:r>
                                <w:r>
                                  <w:t xml:space="preserve">, 64,400 </w:t>
                                </w:r>
                                <w:r w:rsidRPr="00FB4B7B">
                                  <w:t>households were selected from the EAs in the sample</w:t>
                                </w:r>
                                <w:r>
                                  <w:t xml:space="preserve"> 2006, 2012-13, and 2019 survey years, respectively</w:t>
                                </w:r>
                                <w:ins w:id="17736" w:author="Mohammad Nayeem Hasan" w:date="2023-01-21T00:35:00Z">
                                  <w:r>
                                    <w: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ounded Rectangle 5"/>
                          <wps:cNvSpPr/>
                          <wps:spPr>
                            <a:xfrm>
                              <a:off x="0" y="3194684"/>
                              <a:ext cx="5667375" cy="550545"/>
                            </a:xfrm>
                            <a:prstGeom prst="roundRect">
                              <a:avLst/>
                            </a:prstGeom>
                          </wps:spPr>
                          <wps:style>
                            <a:lnRef idx="2">
                              <a:schemeClr val="dk1"/>
                            </a:lnRef>
                            <a:fillRef idx="1">
                              <a:schemeClr val="lt1"/>
                            </a:fillRef>
                            <a:effectRef idx="0">
                              <a:schemeClr val="dk1"/>
                            </a:effectRef>
                            <a:fontRef idx="minor">
                              <a:schemeClr val="dk1"/>
                            </a:fontRef>
                          </wps:style>
                          <wps:txbx>
                            <w:txbxContent>
                              <w:p w14:paraId="5CE62534" w14:textId="12515126" w:rsidR="00812BC2" w:rsidRDefault="00812BC2">
                                <w:pPr>
                                  <w:jc w:val="center"/>
                                  <w:pPrChange w:id="17737" w:author="Mohammad Nayeem Hasan" w:date="2023-01-21T00:35:00Z">
                                    <w:pPr/>
                                  </w:pPrChange>
                                </w:pPr>
                                <w:r>
                                  <w:t>62,463, 51,895, and 61,242 households were completely interviewed with response rate of 92.5%, 98.5%, and 99.4%, respectively</w:t>
                                </w:r>
                                <w:ins w:id="17738" w:author="Mohammad Nayeem Hasan" w:date="2023-01-21T00:35:00Z">
                                  <w:r>
                                    <w:t>.</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ounded Rectangle 6"/>
                          <wps:cNvSpPr/>
                          <wps:spPr>
                            <a:xfrm>
                              <a:off x="0" y="4059554"/>
                              <a:ext cx="5657850" cy="512445"/>
                            </a:xfrm>
                            <a:prstGeom prst="roundRect">
                              <a:avLst/>
                            </a:prstGeom>
                          </wps:spPr>
                          <wps:style>
                            <a:lnRef idx="2">
                              <a:schemeClr val="dk1"/>
                            </a:lnRef>
                            <a:fillRef idx="1">
                              <a:schemeClr val="lt1"/>
                            </a:fillRef>
                            <a:effectRef idx="0">
                              <a:schemeClr val="dk1"/>
                            </a:effectRef>
                            <a:fontRef idx="minor">
                              <a:schemeClr val="dk1"/>
                            </a:fontRef>
                          </wps:style>
                          <wps:txbx>
                            <w:txbxContent>
                              <w:p w14:paraId="7A0959CD" w14:textId="4554B8D8" w:rsidR="00812BC2" w:rsidRPr="00FB4B7B" w:rsidRDefault="00812BC2">
                                <w:pPr>
                                  <w:jc w:val="center"/>
                                  <w:pPrChange w:id="17739" w:author="Mohammad Nayeem Hasan" w:date="2023-01-21T00:35:00Z">
                                    <w:pPr/>
                                  </w:pPrChange>
                                </w:pPr>
                                <w:r>
                                  <w:t>34,710, 23,402, and 24,686 children under age five were selected in the sample from the interviewed households 2006, 2012-13, and 2019 of survey years, respectively</w:t>
                                </w:r>
                                <w:ins w:id="17740" w:author="Mohammad Nayeem Hasan" w:date="2023-01-21T00:34:00Z">
                                  <w:r>
                                    <w:t>.</w:t>
                                  </w:r>
                                </w:ins>
                              </w:p>
                              <w:p w14:paraId="53C70F19" w14:textId="77777777" w:rsidR="00812BC2" w:rsidRDefault="00812BC2" w:rsidP="00812BC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7"/>
                          <wps:cNvSpPr/>
                          <wps:spPr>
                            <a:xfrm>
                              <a:off x="0" y="4819650"/>
                              <a:ext cx="5648325" cy="560070"/>
                            </a:xfrm>
                            <a:prstGeom prst="roundRect">
                              <a:avLst/>
                            </a:prstGeom>
                          </wps:spPr>
                          <wps:style>
                            <a:lnRef idx="2">
                              <a:schemeClr val="dk1"/>
                            </a:lnRef>
                            <a:fillRef idx="1">
                              <a:schemeClr val="lt1"/>
                            </a:fillRef>
                            <a:effectRef idx="0">
                              <a:schemeClr val="dk1"/>
                            </a:effectRef>
                            <a:fontRef idx="minor">
                              <a:schemeClr val="dk1"/>
                            </a:fontRef>
                          </wps:style>
                          <wps:txbx>
                            <w:txbxContent>
                              <w:p w14:paraId="56899E5E" w14:textId="4C0DEC0B" w:rsidR="00812BC2" w:rsidRDefault="00812BC2">
                                <w:pPr>
                                  <w:jc w:val="center"/>
                                  <w:pPrChange w:id="17741" w:author="Mohammad Nayeem Hasan" w:date="2023-01-21T00:35:00Z">
                                    <w:pPr/>
                                  </w:pPrChange>
                                </w:pPr>
                                <w:r>
                                  <w:t xml:space="preserve">Completed data found from 31, 566, 20,903, and 23,099 children given a response rate of 90.9%, 89.3%, and 93.6%, </w:t>
                                </w:r>
                                <w:del w:id="17742" w:author="Mohammad Nayeem Hasan" w:date="2023-01-21T00:34:00Z">
                                  <w:r w:rsidDel="00812BC2">
                                    <w:delText>respectively</w:delText>
                                  </w:r>
                                </w:del>
                                <w:ins w:id="17743" w:author="Mohammad Nayeem Hasan" w:date="2023-01-21T00:34:00Z">
                                  <w:r>
                                    <w:t>respectively.</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wps:spPr>
                            <a:xfrm>
                              <a:off x="2583890" y="49530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Straight Arrow Connector 24"/>
                          <wps:cNvCnPr/>
                          <wps:spPr>
                            <a:xfrm>
                              <a:off x="2583890" y="1228725"/>
                              <a:ext cx="952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a:off x="2571750" y="1990725"/>
                              <a:ext cx="0" cy="3524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a:off x="2581275" y="2819400"/>
                              <a:ext cx="95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a:off x="2571750" y="3745230"/>
                              <a:ext cx="0"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a:off x="2581515" y="457200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03090359" id="Group 15" o:spid="_x0000_s1040" style="position:absolute;margin-left:-.6pt;margin-top:2.4pt;width:476.4pt;height:423.6pt;z-index:251661312;mso-width-relative:margin" coordsize="56769,537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">
                  <v:roundrect id="Rounded Rectangle 1" o:spid="_x0000_s1041" style="position:absolute;width:56673;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" fillcolor="white [3201]" strokecolor="black [3200]" strokeweight="1pt">
                    <v:stroke joinstyle="miter"/>
                    <v:textbox>
                      <w:txbxContent>
                        <w:p w14:paraId="5ADFB9DF" w14:textId="37E8A295" w:rsidR="00812BC2" w:rsidRDefault="00812BC2">
                          <w:pPr>
                            <w:jc w:val="center"/>
                            <w:pPrChange w:id="15199" w:author="Mohammad Nayeem Hasan" w:date="2023-01-21T00:35:00Z">
                              <w:pPr/>
                            </w:pPrChange>
                          </w:pPr>
                          <w:r>
                            <w:t xml:space="preserve">The list of enumeration areas (EAs) </w:t>
                          </w:r>
                          <w:r w:rsidRPr="00756BE8">
                            <w:t xml:space="preserve">for the total population of Bangladesh </w:t>
                          </w:r>
                          <w:r>
                            <w:t>from Census of 2001 and 2011 and update household list within EAs in 2006, 2012, and 2018</w:t>
                          </w:r>
                          <w:ins w:id="15200" w:author="Mohammad Nayeem Hasan" w:date="2023-01-21T00:35:00Z">
                            <w:r>
                              <w:t>.</w:t>
                            </w:r>
                          </w:ins>
                        </w:p>
                      </w:txbxContent>
                    </v:textbox>
                  </v:roundrect>
                  <v:roundrect id="Rounded Rectangle 2" o:spid="_x0000_s1042" style="position:absolute;top:7429;width:56578;height:47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" fillcolor="white [3201]" strokecolor="black [3200]" strokeweight="1pt">
                    <v:stroke joinstyle="miter"/>
                    <v:textbox>
                      <w:txbxContent>
                        <w:p w14:paraId="69A14034" w14:textId="4086B3C5" w:rsidR="00812BC2" w:rsidDel="00812BC2" w:rsidRDefault="00812BC2">
                          <w:pPr>
                            <w:jc w:val="center"/>
                            <w:rPr>
                              <w:del w:id="15201" w:author="Mohammad Nayeem Hasan" w:date="2023-01-21T00:35:00Z"/>
                            </w:rPr>
                            <w:pPrChange w:id="15202" w:author="Mohammad Nayeem Hasan" w:date="2023-01-21T00:35:00Z">
                              <w:pPr/>
                            </w:pPrChange>
                          </w:pPr>
                          <w:r>
                            <w:t xml:space="preserve">The main Sampling strata for the two-stage sampling were urban and rural areas within </w:t>
                          </w:r>
                          <w:del w:id="15203" w:author="Mohammad Nayeem Hasan" w:date="2023-01-21T00:35:00Z">
                            <w:r w:rsidDel="00812BC2">
                              <w:delText>districts</w:delText>
                            </w:r>
                          </w:del>
                          <w:ins w:id="15204" w:author="Mohammad Nayeem Hasan" w:date="2023-01-21T00:35:00Z">
                            <w:r>
                              <w:t>districts.</w:t>
                            </w:r>
                          </w:ins>
                        </w:p>
                        <w:p w14:paraId="6A29010D" w14:textId="77777777" w:rsidR="00812BC2" w:rsidRDefault="00812BC2">
                          <w:pPr>
                            <w:jc w:val="center"/>
                            <w:pPrChange w:id="15205" w:author="Mohammad Nayeem Hasan" w:date="2023-01-21T00:35:00Z">
                              <w:pPr/>
                            </w:pPrChange>
                          </w:pPr>
                        </w:p>
                      </w:txbxContent>
                    </v:textbox>
                  </v:roundrect>
                  <v:roundrect id="Rounded Rectangle 3" o:spid="_x0000_s1043" style="position:absolute;top:15144;width:56578;height:4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" fillcolor="white [3201]" strokecolor="black [3200]" strokeweight="1pt">
                    <v:stroke joinstyle="miter"/>
                    <v:textbox>
                      <w:txbxContent>
                        <w:p w14:paraId="034B8D5F" w14:textId="68993CFB" w:rsidR="00812BC2" w:rsidRDefault="00812BC2">
                          <w:pPr>
                            <w:jc w:val="center"/>
                            <w:pPrChange w:id="15206" w:author="Mohammad Nayeem Hasan" w:date="2023-01-21T00:35:00Z">
                              <w:pPr/>
                            </w:pPrChange>
                          </w:pPr>
                          <w:r>
                            <w:t xml:space="preserve">Within each enumeration area (EA), 20 households were sampled using systematic </w:t>
                          </w:r>
                          <w:del w:id="15207" w:author="Mohammad Nayeem Hasan" w:date="2023-01-21T00:35:00Z">
                            <w:r w:rsidDel="00812BC2">
                              <w:delText>sampling</w:delText>
                            </w:r>
                          </w:del>
                          <w:ins w:id="15208" w:author="Mohammad Nayeem Hasan" w:date="2023-01-21T00:35:00Z">
                            <w:r>
                              <w:t>sampling.</w:t>
                            </w:r>
                          </w:ins>
                        </w:p>
                      </w:txbxContent>
                    </v:textbox>
                  </v:roundrect>
                  <v:roundrect id="Rounded Rectangle 4" o:spid="_x0000_s1044" style="position:absolute;top:23336;width:56769;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" fillcolor="white [3201]" strokecolor="black [3200]" strokeweight="1pt">
                    <v:stroke joinstyle="miter"/>
                    <v:textbox>
                      <w:txbxContent>
                        <w:p w14:paraId="061C49DA" w14:textId="09C4A225" w:rsidR="00812BC2" w:rsidRPr="00FB4B7B" w:rsidRDefault="00812BC2">
                          <w:pPr>
                            <w:jc w:val="center"/>
                            <w:pPrChange w:id="15209" w:author="Mohammad Nayeem Hasan" w:date="2023-01-21T00:35:00Z">
                              <w:pPr/>
                            </w:pPrChange>
                          </w:pPr>
                          <w:r>
                            <w:t xml:space="preserve">68,247, </w:t>
                          </w:r>
                          <w:r w:rsidRPr="00FB4B7B">
                            <w:t>55,120</w:t>
                          </w:r>
                          <w:r>
                            <w:t xml:space="preserve">, 64,400 </w:t>
                          </w:r>
                          <w:r w:rsidRPr="00FB4B7B">
                            <w:t>households were selected from the EAs in the sample</w:t>
                          </w:r>
                          <w:r>
                            <w:t xml:space="preserve"> 2006, 2012-13, and 2019 survey years, respectively</w:t>
                          </w:r>
                          <w:ins w:id="15210" w:author="Mohammad Nayeem Hasan" w:date="2023-01-21T00:35:00Z">
                            <w:r>
                              <w:t>.</w:t>
                            </w:r>
                          </w:ins>
                        </w:p>
                      </w:txbxContent>
                    </v:textbox>
                  </v:roundrect>
                  <v:roundrect id="Rounded Rectangle 5" o:spid="_x0000_s1045" style="position:absolute;top:31946;width:56673;height:5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" fillcolor="white [3201]" strokecolor="black [3200]" strokeweight="1pt">
                    <v:stroke joinstyle="miter"/>
                    <v:textbox>
                      <w:txbxContent>
                        <w:p w14:paraId="5CE62534" w14:textId="12515126" w:rsidR="00812BC2" w:rsidRDefault="00812BC2">
                          <w:pPr>
                            <w:jc w:val="center"/>
                            <w:pPrChange w:id="15211" w:author="Mohammad Nayeem Hasan" w:date="2023-01-21T00:35:00Z">
                              <w:pPr/>
                            </w:pPrChange>
                          </w:pPr>
                          <w:r>
                            <w:t>62,463, 51,895, and 61,242 households were completely interviewed with response rate of 92.5%, 98.5%, and 99.4%, respectively</w:t>
                          </w:r>
                          <w:ins w:id="15212" w:author="Mohammad Nayeem Hasan" w:date="2023-01-21T00:35:00Z">
                            <w:r>
                              <w:t>.</w:t>
                            </w:r>
                          </w:ins>
                        </w:p>
                      </w:txbxContent>
                    </v:textbox>
                  </v:roundrect>
                  <v:roundrect id="Rounded Rectangle 6" o:spid="_x0000_s1046" style="position:absolute;top:40595;width:56578;height:51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" fillcolor="white [3201]" strokecolor="black [3200]" strokeweight="1pt">
                    <v:stroke joinstyle="miter"/>
                    <v:textbox>
                      <w:txbxContent>
                        <w:p w14:paraId="7A0959CD" w14:textId="4554B8D8" w:rsidR="00812BC2" w:rsidRPr="00FB4B7B" w:rsidRDefault="00812BC2">
                          <w:pPr>
                            <w:jc w:val="center"/>
                            <w:pPrChange w:id="15213" w:author="Mohammad Nayeem Hasan" w:date="2023-01-21T00:35:00Z">
                              <w:pPr/>
                            </w:pPrChange>
                          </w:pPr>
                          <w:r>
                            <w:t>34,710, 23,402, and 24,686 children under age five were selected in the sample from the interviewed households 2006, 2012-13, and 2019 of survey years, respectively</w:t>
                          </w:r>
                          <w:ins w:id="15214" w:author="Mohammad Nayeem Hasan" w:date="2023-01-21T00:34:00Z">
                            <w:r>
                              <w:t>.</w:t>
                            </w:r>
                          </w:ins>
                        </w:p>
                        <w:p w14:paraId="53C70F19" w14:textId="77777777" w:rsidR="00812BC2" w:rsidRDefault="00812BC2" w:rsidP="00812BC2"/>
                      </w:txbxContent>
                    </v:textbox>
                  </v:roundrect>
                  <v:roundrect id="Rounded Rectangle 7" o:spid="_x0000_s1047" style="position:absolute;top:48196;width:56483;height:56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" fillcolor="white [3201]" strokecolor="black [3200]" strokeweight="1pt">
                    <v:stroke joinstyle="miter"/>
                    <v:textbox>
                      <w:txbxContent>
                        <w:p w14:paraId="56899E5E" w14:textId="4C0DEC0B" w:rsidR="00812BC2" w:rsidRDefault="00812BC2">
                          <w:pPr>
                            <w:jc w:val="center"/>
                            <w:pPrChange w:id="15215" w:author="Mohammad Nayeem Hasan" w:date="2023-01-21T00:35:00Z">
                              <w:pPr/>
                            </w:pPrChange>
                          </w:pPr>
                          <w:r>
                            <w:t xml:space="preserve">Completed data found from 31, 566, 20,903, and 23,099 children given a response rate of 90.9%, 89.3%, and 93.6%, </w:t>
                          </w:r>
                          <w:del w:id="15216" w:author="Mohammad Nayeem Hasan" w:date="2023-01-21T00:34:00Z">
                            <w:r w:rsidDel="00812BC2">
                              <w:delText>respectively</w:delText>
                            </w:r>
                          </w:del>
                          <w:ins w:id="15217" w:author="Mohammad Nayeem Hasan" w:date="2023-01-21T00:34:00Z">
                            <w:r>
                              <w:t>respectively.</w:t>
                            </w:r>
                          </w:ins>
                        </w:p>
                      </w:txbxContent>
                    </v:textbox>
                  </v:roundrect>
                  <v:shape id="Straight Arrow Connector 23" o:spid="_x0000_s1048" type="#_x0000_t32" style="position:absolute;left:25838;top:4953;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2owwAAANsAAAAPAAAAZHJzL2Rvd25yZXYueG1sRI9Pi8Iw&#10;FMTvC36H8ARva6qL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DNbdqMMAAADbAAAADwAA&#10;AAAAAAAAAAAAAAAHAgAAZHJzL2Rvd25yZXYueG1sUEsFBgAAAAADAAMAtwAAAPcCAAAAAA==&#10;" strokecolor="black [3200]" strokeweight=".5pt">
                    <v:stroke endarrow="block" joinstyle="miter"/>
                  </v:shape>
                  <v:shape id="Straight Arrow Connector 24" o:spid="_x0000_s1049" type="#_x0000_t32" style="position:absolute;left:25838;top:12287;width:96;height:2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" strokecolor="black [3200]" strokeweight=".5pt">
                    <v:stroke endarrow="block" joinstyle="miter"/>
                  </v:shape>
                  <v:shape id="Straight Arrow Connector 25" o:spid="_x0000_s1050" type="#_x0000_t32" style="position:absolute;left:25717;top:19907;width:0;height:3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" strokecolor="black [3200]" strokeweight=".5pt">
                    <v:stroke endarrow="block" joinstyle="miter"/>
                  </v:shape>
                  <v:shape id="Straight Arrow Connector 26" o:spid="_x0000_s1051" type="#_x0000_t32" style="position:absolute;left:25812;top:28194;width:96;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" strokecolor="black [3200]" strokeweight=".5pt">
                    <v:stroke endarrow="block" joinstyle="miter"/>
                  </v:shape>
                  <v:shape id="Straight Arrow Connector 27" o:spid="_x0000_s1052" type="#_x0000_t32" style="position:absolute;left:25717;top:37452;width:0;height:31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" strokecolor="black [3200]" strokeweight=".5pt">
                    <v:stroke endarrow="block" joinstyle="miter"/>
                  </v:shape>
                  <v:shape id="Straight Arrow Connector 28" o:spid="_x0000_s1053" type="#_x0000_t32" style="position:absolute;left:25815;top:45720;width:0;height:2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" strokecolor="black [3200]" strokeweight=".5pt">
                    <v:stroke endarrow="block" joinstyle="miter"/>
                  </v:shape>
                </v:group>
              </w:pict>
            </mc:Fallback>
          </mc:AlternateContent>
        </w:r>
        <w:commentRangeEnd w:id="17719"/>
        <w:r>
          <w:rPr>
            <w:rStyle w:val="CommentReference"/>
          </w:rPr>
          <w:commentReference w:id="17719"/>
        </w:r>
        <w:commentRangeEnd w:id="17720"/>
        <w:r>
          <w:rPr>
            <w:rStyle w:val="CommentReference"/>
          </w:rPr>
          <w:commentReference w:id="17720"/>
        </w:r>
      </w:moveTo>
      <w:commentRangeEnd w:id="17721"/>
      <w:r w:rsidR="00C91A19">
        <w:rPr>
          <w:rStyle w:val="CommentReference"/>
        </w:rPr>
        <w:commentReference w:id="17721"/>
      </w:r>
    </w:p>
    <w:p w14:paraId="3F97B6E3" w14:textId="77777777" w:rsidR="00812BC2" w:rsidRPr="00D97196" w:rsidRDefault="00812BC2">
      <w:pPr>
        <w:spacing w:line="240" w:lineRule="auto"/>
        <w:rPr>
          <w:moveTo w:id="17744" w:author="Mohammad Nayeem Hasan" w:date="2023-01-21T00:34:00Z"/>
          <w:rFonts w:ascii="Times New Roman" w:hAnsi="Times New Roman" w:cs="Times New Roman"/>
          <w:sz w:val="24"/>
          <w:szCs w:val="24"/>
        </w:rPr>
        <w:pPrChange w:id="17745" w:author="Mohammad Nayeem Hasan" w:date="2023-01-21T14:56:00Z">
          <w:pPr>
            <w:spacing w:line="360" w:lineRule="auto"/>
          </w:pPr>
        </w:pPrChange>
      </w:pPr>
    </w:p>
    <w:p w14:paraId="3A500572" w14:textId="77777777" w:rsidR="00812BC2" w:rsidRPr="00D97196" w:rsidRDefault="00812BC2">
      <w:pPr>
        <w:spacing w:line="240" w:lineRule="auto"/>
        <w:rPr>
          <w:moveTo w:id="17746" w:author="Mohammad Nayeem Hasan" w:date="2023-01-21T00:34:00Z"/>
          <w:rFonts w:ascii="Times New Roman" w:hAnsi="Times New Roman" w:cs="Times New Roman"/>
          <w:sz w:val="24"/>
          <w:szCs w:val="24"/>
        </w:rPr>
        <w:pPrChange w:id="17747" w:author="Mohammad Nayeem Hasan" w:date="2023-01-21T14:56:00Z">
          <w:pPr>
            <w:spacing w:line="360" w:lineRule="auto"/>
          </w:pPr>
        </w:pPrChange>
      </w:pPr>
    </w:p>
    <w:p w14:paraId="2AEDBE3B" w14:textId="77777777" w:rsidR="00812BC2" w:rsidRPr="00D97196" w:rsidRDefault="00812BC2">
      <w:pPr>
        <w:spacing w:line="240" w:lineRule="auto"/>
        <w:rPr>
          <w:moveTo w:id="17748" w:author="Mohammad Nayeem Hasan" w:date="2023-01-21T00:34:00Z"/>
          <w:rFonts w:ascii="Times New Roman" w:hAnsi="Times New Roman" w:cs="Times New Roman"/>
          <w:sz w:val="24"/>
          <w:szCs w:val="24"/>
        </w:rPr>
        <w:pPrChange w:id="17749" w:author="Mohammad Nayeem Hasan" w:date="2023-01-21T14:56:00Z">
          <w:pPr>
            <w:spacing w:line="360" w:lineRule="auto"/>
          </w:pPr>
        </w:pPrChange>
      </w:pPr>
    </w:p>
    <w:p w14:paraId="7DA7B2C6" w14:textId="77777777" w:rsidR="00812BC2" w:rsidRPr="00D97196" w:rsidRDefault="00812BC2">
      <w:pPr>
        <w:spacing w:line="240" w:lineRule="auto"/>
        <w:rPr>
          <w:moveTo w:id="17750" w:author="Mohammad Nayeem Hasan" w:date="2023-01-21T00:34:00Z"/>
          <w:rFonts w:ascii="Times New Roman" w:hAnsi="Times New Roman" w:cs="Times New Roman"/>
          <w:sz w:val="24"/>
          <w:szCs w:val="24"/>
        </w:rPr>
        <w:pPrChange w:id="17751" w:author="Mohammad Nayeem Hasan" w:date="2023-01-21T14:56:00Z">
          <w:pPr>
            <w:spacing w:line="360" w:lineRule="auto"/>
          </w:pPr>
        </w:pPrChange>
      </w:pPr>
    </w:p>
    <w:p w14:paraId="258251DD" w14:textId="77777777" w:rsidR="00812BC2" w:rsidRPr="00D97196" w:rsidRDefault="00812BC2">
      <w:pPr>
        <w:spacing w:line="240" w:lineRule="auto"/>
        <w:rPr>
          <w:moveTo w:id="17752" w:author="Mohammad Nayeem Hasan" w:date="2023-01-21T00:34:00Z"/>
          <w:rFonts w:ascii="Times New Roman" w:hAnsi="Times New Roman" w:cs="Times New Roman"/>
          <w:sz w:val="24"/>
          <w:szCs w:val="24"/>
        </w:rPr>
        <w:pPrChange w:id="17753" w:author="Mohammad Nayeem Hasan" w:date="2023-01-21T14:56:00Z">
          <w:pPr>
            <w:spacing w:line="360" w:lineRule="auto"/>
          </w:pPr>
        </w:pPrChange>
      </w:pPr>
    </w:p>
    <w:p w14:paraId="138B4F8C" w14:textId="77777777" w:rsidR="00812BC2" w:rsidRPr="00D97196" w:rsidRDefault="00812BC2">
      <w:pPr>
        <w:spacing w:line="240" w:lineRule="auto"/>
        <w:rPr>
          <w:moveTo w:id="17754" w:author="Mohammad Nayeem Hasan" w:date="2023-01-21T00:34:00Z"/>
          <w:rFonts w:ascii="Times New Roman" w:hAnsi="Times New Roman" w:cs="Times New Roman"/>
          <w:sz w:val="24"/>
          <w:szCs w:val="24"/>
        </w:rPr>
        <w:pPrChange w:id="17755" w:author="Mohammad Nayeem Hasan" w:date="2023-01-21T14:56:00Z">
          <w:pPr>
            <w:spacing w:line="360" w:lineRule="auto"/>
          </w:pPr>
        </w:pPrChange>
      </w:pPr>
    </w:p>
    <w:p w14:paraId="6277738A" w14:textId="77777777" w:rsidR="00812BC2" w:rsidRPr="00D97196" w:rsidRDefault="00812BC2">
      <w:pPr>
        <w:spacing w:line="240" w:lineRule="auto"/>
        <w:rPr>
          <w:moveTo w:id="17756" w:author="Mohammad Nayeem Hasan" w:date="2023-01-21T00:34:00Z"/>
          <w:rFonts w:ascii="Times New Roman" w:hAnsi="Times New Roman" w:cs="Times New Roman"/>
          <w:sz w:val="24"/>
          <w:szCs w:val="24"/>
        </w:rPr>
        <w:pPrChange w:id="17757" w:author="Mohammad Nayeem Hasan" w:date="2023-01-21T14:56:00Z">
          <w:pPr>
            <w:spacing w:line="360" w:lineRule="auto"/>
          </w:pPr>
        </w:pPrChange>
      </w:pPr>
    </w:p>
    <w:p w14:paraId="1B98727E" w14:textId="77777777" w:rsidR="00812BC2" w:rsidRPr="00D97196" w:rsidRDefault="00812BC2">
      <w:pPr>
        <w:spacing w:line="240" w:lineRule="auto"/>
        <w:rPr>
          <w:moveTo w:id="17758" w:author="Mohammad Nayeem Hasan" w:date="2023-01-21T00:34:00Z"/>
          <w:rFonts w:ascii="Times New Roman" w:hAnsi="Times New Roman" w:cs="Times New Roman"/>
          <w:sz w:val="24"/>
          <w:szCs w:val="24"/>
        </w:rPr>
        <w:pPrChange w:id="17759" w:author="Mohammad Nayeem Hasan" w:date="2023-01-21T14:56:00Z">
          <w:pPr>
            <w:spacing w:line="360" w:lineRule="auto"/>
          </w:pPr>
        </w:pPrChange>
      </w:pPr>
    </w:p>
    <w:p w14:paraId="426CFAD4" w14:textId="77777777" w:rsidR="00812BC2" w:rsidRPr="00D97196" w:rsidRDefault="00812BC2">
      <w:pPr>
        <w:spacing w:line="240" w:lineRule="auto"/>
        <w:rPr>
          <w:moveTo w:id="17760" w:author="Mohammad Nayeem Hasan" w:date="2023-01-21T00:34:00Z"/>
          <w:rFonts w:ascii="Times New Roman" w:hAnsi="Times New Roman" w:cs="Times New Roman"/>
          <w:sz w:val="24"/>
          <w:szCs w:val="24"/>
        </w:rPr>
        <w:pPrChange w:id="17761" w:author="Mohammad Nayeem Hasan" w:date="2023-01-21T14:56:00Z">
          <w:pPr>
            <w:spacing w:line="360" w:lineRule="auto"/>
          </w:pPr>
        </w:pPrChange>
      </w:pPr>
    </w:p>
    <w:p w14:paraId="69DF738D" w14:textId="77777777" w:rsidR="00812BC2" w:rsidRPr="00D97196" w:rsidRDefault="00812BC2">
      <w:pPr>
        <w:spacing w:line="240" w:lineRule="auto"/>
        <w:rPr>
          <w:moveTo w:id="17762" w:author="Mohammad Nayeem Hasan" w:date="2023-01-21T00:34:00Z"/>
          <w:rFonts w:ascii="Times New Roman" w:hAnsi="Times New Roman" w:cs="Times New Roman"/>
          <w:sz w:val="24"/>
          <w:szCs w:val="24"/>
        </w:rPr>
        <w:pPrChange w:id="17763" w:author="Mohammad Nayeem Hasan" w:date="2023-01-21T14:56:00Z">
          <w:pPr>
            <w:spacing w:line="360" w:lineRule="auto"/>
          </w:pPr>
        </w:pPrChange>
      </w:pPr>
    </w:p>
    <w:p w14:paraId="3C60CE93" w14:textId="77777777" w:rsidR="00812BC2" w:rsidRPr="00D97196" w:rsidRDefault="00812BC2">
      <w:pPr>
        <w:spacing w:line="240" w:lineRule="auto"/>
        <w:rPr>
          <w:moveTo w:id="17764" w:author="Mohammad Nayeem Hasan" w:date="2023-01-21T00:34:00Z"/>
          <w:rFonts w:ascii="Times New Roman" w:hAnsi="Times New Roman" w:cs="Times New Roman"/>
          <w:sz w:val="24"/>
          <w:szCs w:val="24"/>
        </w:rPr>
        <w:pPrChange w:id="17765" w:author="Mohammad Nayeem Hasan" w:date="2023-01-21T14:56:00Z">
          <w:pPr>
            <w:spacing w:line="360" w:lineRule="auto"/>
          </w:pPr>
        </w:pPrChange>
      </w:pPr>
    </w:p>
    <w:p w14:paraId="68E1BBE2" w14:textId="77777777" w:rsidR="00812BC2" w:rsidRPr="00D97196" w:rsidRDefault="00812BC2">
      <w:pPr>
        <w:spacing w:line="240" w:lineRule="auto"/>
        <w:rPr>
          <w:moveTo w:id="17766" w:author="Mohammad Nayeem Hasan" w:date="2023-01-21T00:34:00Z"/>
          <w:rFonts w:ascii="Times New Roman" w:hAnsi="Times New Roman" w:cs="Times New Roman"/>
          <w:sz w:val="24"/>
          <w:szCs w:val="24"/>
        </w:rPr>
        <w:pPrChange w:id="17767" w:author="Mohammad Nayeem Hasan" w:date="2023-01-21T14:56:00Z">
          <w:pPr>
            <w:spacing w:line="360" w:lineRule="auto"/>
          </w:pPr>
        </w:pPrChange>
      </w:pPr>
    </w:p>
    <w:p w14:paraId="36F1CF2E" w14:textId="77777777" w:rsidR="00812BC2" w:rsidRPr="00D97196" w:rsidRDefault="00812BC2">
      <w:pPr>
        <w:spacing w:line="240" w:lineRule="auto"/>
        <w:rPr>
          <w:moveTo w:id="17768" w:author="Mohammad Nayeem Hasan" w:date="2023-01-21T00:34:00Z"/>
          <w:rFonts w:ascii="Times New Roman" w:hAnsi="Times New Roman" w:cs="Times New Roman"/>
          <w:sz w:val="24"/>
          <w:szCs w:val="24"/>
        </w:rPr>
        <w:pPrChange w:id="17769" w:author="Mohammad Nayeem Hasan" w:date="2023-01-21T14:56:00Z">
          <w:pPr>
            <w:spacing w:line="360" w:lineRule="auto"/>
          </w:pPr>
        </w:pPrChange>
      </w:pPr>
    </w:p>
    <w:p w14:paraId="75A5D7C6" w14:textId="77777777" w:rsidR="00812BC2" w:rsidRPr="00D97196" w:rsidRDefault="00812BC2">
      <w:pPr>
        <w:spacing w:line="240" w:lineRule="auto"/>
        <w:rPr>
          <w:moveTo w:id="17770" w:author="Mohammad Nayeem Hasan" w:date="2023-01-21T00:34:00Z"/>
          <w:rFonts w:ascii="Times New Roman" w:hAnsi="Times New Roman" w:cs="Times New Roman"/>
          <w:sz w:val="24"/>
          <w:szCs w:val="24"/>
        </w:rPr>
        <w:pPrChange w:id="17771" w:author="Mohammad Nayeem Hasan" w:date="2023-01-21T14:56:00Z">
          <w:pPr>
            <w:spacing w:line="360" w:lineRule="auto"/>
          </w:pPr>
        </w:pPrChange>
      </w:pPr>
    </w:p>
    <w:p w14:paraId="7653AC61" w14:textId="7AB55553" w:rsidR="00812BC2" w:rsidRPr="00D97196" w:rsidDel="00CF12F8" w:rsidRDefault="00812BC2">
      <w:pPr>
        <w:spacing w:line="240" w:lineRule="auto"/>
        <w:rPr>
          <w:del w:id="17772" w:author="Mohammad Nayeem Hasan" w:date="2023-01-21T04:22:00Z"/>
          <w:moveTo w:id="17773" w:author="Mohammad Nayeem Hasan" w:date="2023-01-21T00:34:00Z"/>
          <w:rFonts w:ascii="Times New Roman" w:hAnsi="Times New Roman" w:cs="Times New Roman"/>
          <w:b/>
          <w:sz w:val="24"/>
          <w:szCs w:val="24"/>
        </w:rPr>
        <w:pPrChange w:id="17774" w:author="Mohammad Nayeem Hasan" w:date="2023-01-21T14:56:00Z">
          <w:pPr>
            <w:spacing w:line="360" w:lineRule="auto"/>
          </w:pPr>
        </w:pPrChange>
      </w:pPr>
      <w:moveTo w:id="17775" w:author="Mohammad Nayeem Hasan" w:date="2023-01-21T00:34:00Z">
        <w:del w:id="17776" w:author="Mohammad Nayeem Hasan" w:date="2023-01-22T00:10:00Z">
          <w:r w:rsidRPr="00D97196" w:rsidDel="006D2D08">
            <w:rPr>
              <w:rFonts w:ascii="Times New Roman" w:hAnsi="Times New Roman" w:cs="Times New Roman"/>
              <w:b/>
              <w:sz w:val="24"/>
              <w:szCs w:val="24"/>
            </w:rPr>
            <w:delText>Figure 1: Study population and selectin of sample for MICS 2006, 2012-13, and 2019</w:delText>
          </w:r>
        </w:del>
      </w:moveTo>
    </w:p>
    <w:moveToRangeEnd w:id="17718"/>
    <w:p w14:paraId="3EA6BB3B" w14:textId="4492C209" w:rsidR="00CF12F8" w:rsidRDefault="00CF12F8" w:rsidP="00B24BD6">
      <w:pPr>
        <w:rPr>
          <w:ins w:id="17777" w:author="Mohammad Nayeem Hasan" w:date="2023-01-22T00:10:00Z"/>
          <w:rFonts w:ascii="Times New Roman" w:hAnsi="Times New Roman" w:cs="Times New Roman"/>
          <w:sz w:val="24"/>
          <w:szCs w:val="24"/>
        </w:rPr>
      </w:pPr>
    </w:p>
    <w:p w14:paraId="4D2A9A14" w14:textId="3776FE42" w:rsidR="006D2D08" w:rsidRDefault="006D2D08" w:rsidP="00B24BD6">
      <w:pPr>
        <w:rPr>
          <w:ins w:id="17778" w:author="Mohammad Nayeem Hasan" w:date="2023-01-22T00:10:00Z"/>
          <w:rFonts w:ascii="Times New Roman" w:hAnsi="Times New Roman" w:cs="Times New Roman"/>
          <w:sz w:val="24"/>
          <w:szCs w:val="24"/>
        </w:rPr>
      </w:pPr>
    </w:p>
    <w:p w14:paraId="6B04F0C8" w14:textId="25CC4A39" w:rsidR="006D2D08" w:rsidRDefault="006D2D08" w:rsidP="00B24BD6">
      <w:pPr>
        <w:rPr>
          <w:ins w:id="17779" w:author="Mohammad Nayeem Hasan" w:date="2023-01-22T00:10:00Z"/>
          <w:rFonts w:ascii="Times New Roman" w:hAnsi="Times New Roman" w:cs="Times New Roman"/>
          <w:sz w:val="24"/>
          <w:szCs w:val="24"/>
        </w:rPr>
      </w:pPr>
    </w:p>
    <w:p w14:paraId="29482D39" w14:textId="50FBA63E" w:rsidR="006D2D08" w:rsidRDefault="006D2D08" w:rsidP="00B24BD6">
      <w:pPr>
        <w:rPr>
          <w:ins w:id="17780" w:author="Mohammad Nayeem Hasan" w:date="2023-01-22T00:10:00Z"/>
          <w:rFonts w:ascii="Times New Roman" w:hAnsi="Times New Roman" w:cs="Times New Roman"/>
          <w:sz w:val="24"/>
          <w:szCs w:val="24"/>
        </w:rPr>
      </w:pPr>
    </w:p>
    <w:p w14:paraId="61257DC0" w14:textId="50E5400C" w:rsidR="006D2D08" w:rsidRDefault="006D2D08" w:rsidP="00B24BD6">
      <w:pPr>
        <w:rPr>
          <w:ins w:id="17781" w:author="Mohammad Nayeem Hasan" w:date="2023-01-22T00:10:00Z"/>
          <w:rFonts w:ascii="Times New Roman" w:hAnsi="Times New Roman" w:cs="Times New Roman"/>
          <w:sz w:val="24"/>
          <w:szCs w:val="24"/>
        </w:rPr>
      </w:pPr>
    </w:p>
    <w:p w14:paraId="6DC72AC6" w14:textId="692A9EDF" w:rsidR="006D2D08" w:rsidRPr="006D2D08" w:rsidRDefault="006D2D08">
      <w:pPr>
        <w:spacing w:line="240" w:lineRule="auto"/>
        <w:rPr>
          <w:ins w:id="17782" w:author="Mohammad Nayeem Hasan" w:date="2023-01-21T04:22:00Z"/>
          <w:rFonts w:ascii="Times New Roman" w:hAnsi="Times New Roman" w:cs="Times New Roman"/>
          <w:b/>
          <w:sz w:val="24"/>
          <w:szCs w:val="24"/>
        </w:rPr>
        <w:pPrChange w:id="17783" w:author="Mohammad Nayeem Hasan" w:date="2023-01-22T00:10:00Z">
          <w:pPr>
            <w:spacing w:after="0" w:line="240" w:lineRule="auto"/>
          </w:pPr>
        </w:pPrChange>
      </w:pPr>
      <w:ins w:id="17784" w:author="Mohammad Nayeem Hasan" w:date="2023-01-22T00:10:00Z">
        <w:r w:rsidRPr="00D97196">
          <w:rPr>
            <w:rFonts w:ascii="Times New Roman" w:hAnsi="Times New Roman" w:cs="Times New Roman"/>
            <w:b/>
            <w:sz w:val="24"/>
            <w:szCs w:val="24"/>
          </w:rPr>
          <w:t>Figure 1: Study population and selectin of sample for MICS 2006, 2012-13, and 2019</w:t>
        </w:r>
      </w:ins>
    </w:p>
    <w:p w14:paraId="774D9993" w14:textId="770990B0" w:rsidR="00CF12F8" w:rsidRPr="00CF12F8" w:rsidRDefault="00CF12F8">
      <w:pPr>
        <w:rPr>
          <w:ins w:id="17785" w:author="Mohammad Nayeem Hasan" w:date="2023-01-21T04:22:00Z"/>
          <w:rFonts w:ascii="Times New Roman" w:hAnsi="Times New Roman" w:cs="Times New Roman"/>
          <w:sz w:val="24"/>
          <w:szCs w:val="24"/>
          <w:rPrChange w:id="17786" w:author="Mohammad Nayeem Hasan" w:date="2023-01-21T04:22:00Z">
            <w:rPr>
              <w:ins w:id="17787" w:author="Mohammad Nayeem Hasan" w:date="2023-01-21T04:22:00Z"/>
              <w:rFonts w:ascii="Times New Roman" w:hAnsi="Times New Roman" w:cs="Times New Roman"/>
              <w:b/>
              <w:sz w:val="24"/>
              <w:szCs w:val="24"/>
            </w:rPr>
          </w:rPrChange>
        </w:rPr>
        <w:pPrChange w:id="17788" w:author="Mohammad Nayeem Hasan" w:date="2023-01-21T14:56:00Z">
          <w:pPr>
            <w:spacing w:after="0" w:line="240" w:lineRule="auto"/>
          </w:pPr>
        </w:pPrChange>
      </w:pPr>
    </w:p>
    <w:p w14:paraId="4500AC8B" w14:textId="45E82D08" w:rsidR="00CF12F8" w:rsidRPr="00CF12F8" w:rsidRDefault="00CF12F8">
      <w:pPr>
        <w:rPr>
          <w:ins w:id="17789" w:author="Mohammad Nayeem Hasan" w:date="2023-01-21T04:22:00Z"/>
          <w:rFonts w:ascii="Times New Roman" w:hAnsi="Times New Roman" w:cs="Times New Roman"/>
          <w:sz w:val="24"/>
          <w:szCs w:val="24"/>
          <w:rPrChange w:id="17790" w:author="Mohammad Nayeem Hasan" w:date="2023-01-21T04:22:00Z">
            <w:rPr>
              <w:ins w:id="17791" w:author="Mohammad Nayeem Hasan" w:date="2023-01-21T04:22:00Z"/>
              <w:rFonts w:ascii="Times New Roman" w:hAnsi="Times New Roman" w:cs="Times New Roman"/>
              <w:b/>
              <w:sz w:val="24"/>
              <w:szCs w:val="24"/>
            </w:rPr>
          </w:rPrChange>
        </w:rPr>
        <w:pPrChange w:id="17792" w:author="Mohammad Nayeem Hasan" w:date="2023-01-21T14:56:00Z">
          <w:pPr>
            <w:spacing w:after="0" w:line="240" w:lineRule="auto"/>
          </w:pPr>
        </w:pPrChange>
      </w:pPr>
    </w:p>
    <w:p w14:paraId="77147241" w14:textId="66702C76" w:rsidR="00CF12F8" w:rsidRPr="00CF12F8" w:rsidRDefault="00CF12F8">
      <w:pPr>
        <w:rPr>
          <w:ins w:id="17793" w:author="Mohammad Nayeem Hasan" w:date="2023-01-21T04:22:00Z"/>
          <w:rFonts w:ascii="Times New Roman" w:hAnsi="Times New Roman" w:cs="Times New Roman"/>
          <w:sz w:val="24"/>
          <w:szCs w:val="24"/>
          <w:rPrChange w:id="17794" w:author="Mohammad Nayeem Hasan" w:date="2023-01-21T04:22:00Z">
            <w:rPr>
              <w:ins w:id="17795" w:author="Mohammad Nayeem Hasan" w:date="2023-01-21T04:22:00Z"/>
              <w:rFonts w:ascii="Times New Roman" w:hAnsi="Times New Roman" w:cs="Times New Roman"/>
              <w:b/>
              <w:sz w:val="24"/>
              <w:szCs w:val="24"/>
            </w:rPr>
          </w:rPrChange>
        </w:rPr>
        <w:pPrChange w:id="17796" w:author="Mohammad Nayeem Hasan" w:date="2023-01-21T14:56:00Z">
          <w:pPr>
            <w:spacing w:after="0" w:line="240" w:lineRule="auto"/>
          </w:pPr>
        </w:pPrChange>
      </w:pPr>
    </w:p>
    <w:p w14:paraId="786686A7" w14:textId="1048A211" w:rsidR="00CF12F8" w:rsidRPr="00CF12F8" w:rsidRDefault="00CF12F8">
      <w:pPr>
        <w:rPr>
          <w:ins w:id="17797" w:author="Mohammad Nayeem Hasan" w:date="2023-01-21T04:22:00Z"/>
          <w:rFonts w:ascii="Times New Roman" w:hAnsi="Times New Roman" w:cs="Times New Roman"/>
          <w:sz w:val="24"/>
          <w:szCs w:val="24"/>
          <w:rPrChange w:id="17798" w:author="Mohammad Nayeem Hasan" w:date="2023-01-21T04:22:00Z">
            <w:rPr>
              <w:ins w:id="17799" w:author="Mohammad Nayeem Hasan" w:date="2023-01-21T04:22:00Z"/>
              <w:rFonts w:ascii="Times New Roman" w:hAnsi="Times New Roman" w:cs="Times New Roman"/>
              <w:b/>
              <w:sz w:val="24"/>
              <w:szCs w:val="24"/>
            </w:rPr>
          </w:rPrChange>
        </w:rPr>
        <w:pPrChange w:id="17800" w:author="Mohammad Nayeem Hasan" w:date="2023-01-21T14:56:00Z">
          <w:pPr>
            <w:spacing w:after="0" w:line="240" w:lineRule="auto"/>
          </w:pPr>
        </w:pPrChange>
      </w:pPr>
    </w:p>
    <w:p w14:paraId="4D7E2125" w14:textId="7ACA6067" w:rsidR="00CF12F8" w:rsidRPr="00CF12F8" w:rsidRDefault="00CF12F8">
      <w:pPr>
        <w:rPr>
          <w:ins w:id="17801" w:author="Mohammad Nayeem Hasan" w:date="2023-01-21T04:22:00Z"/>
          <w:rFonts w:ascii="Times New Roman" w:hAnsi="Times New Roman" w:cs="Times New Roman"/>
          <w:sz w:val="24"/>
          <w:szCs w:val="24"/>
          <w:rPrChange w:id="17802" w:author="Mohammad Nayeem Hasan" w:date="2023-01-21T04:22:00Z">
            <w:rPr>
              <w:ins w:id="17803" w:author="Mohammad Nayeem Hasan" w:date="2023-01-21T04:22:00Z"/>
              <w:rFonts w:ascii="Times New Roman" w:hAnsi="Times New Roman" w:cs="Times New Roman"/>
              <w:b/>
              <w:sz w:val="24"/>
              <w:szCs w:val="24"/>
            </w:rPr>
          </w:rPrChange>
        </w:rPr>
        <w:pPrChange w:id="17804" w:author="Mohammad Nayeem Hasan" w:date="2023-01-21T14:56:00Z">
          <w:pPr>
            <w:spacing w:after="0" w:line="240" w:lineRule="auto"/>
          </w:pPr>
        </w:pPrChange>
      </w:pPr>
    </w:p>
    <w:p w14:paraId="40E15910" w14:textId="20228837" w:rsidR="00CF12F8" w:rsidRPr="00CF12F8" w:rsidRDefault="00CF12F8">
      <w:pPr>
        <w:rPr>
          <w:ins w:id="17805" w:author="Mohammad Nayeem Hasan" w:date="2023-01-21T04:22:00Z"/>
          <w:rFonts w:ascii="Times New Roman" w:hAnsi="Times New Roman" w:cs="Times New Roman"/>
          <w:sz w:val="24"/>
          <w:szCs w:val="24"/>
          <w:rPrChange w:id="17806" w:author="Mohammad Nayeem Hasan" w:date="2023-01-21T04:22:00Z">
            <w:rPr>
              <w:ins w:id="17807" w:author="Mohammad Nayeem Hasan" w:date="2023-01-21T04:22:00Z"/>
              <w:rFonts w:ascii="Times New Roman" w:hAnsi="Times New Roman" w:cs="Times New Roman"/>
              <w:b/>
              <w:sz w:val="24"/>
              <w:szCs w:val="24"/>
            </w:rPr>
          </w:rPrChange>
        </w:rPr>
        <w:pPrChange w:id="17808" w:author="Mohammad Nayeem Hasan" w:date="2023-01-21T14:56:00Z">
          <w:pPr>
            <w:spacing w:after="0" w:line="240" w:lineRule="auto"/>
          </w:pPr>
        </w:pPrChange>
      </w:pPr>
    </w:p>
    <w:p w14:paraId="67D071CE" w14:textId="42AAE525" w:rsidR="00CF12F8" w:rsidRPr="00CF12F8" w:rsidRDefault="00CF12F8">
      <w:pPr>
        <w:rPr>
          <w:ins w:id="17809" w:author="Mohammad Nayeem Hasan" w:date="2023-01-21T04:22:00Z"/>
          <w:rFonts w:ascii="Times New Roman" w:hAnsi="Times New Roman" w:cs="Times New Roman"/>
          <w:sz w:val="24"/>
          <w:szCs w:val="24"/>
          <w:rPrChange w:id="17810" w:author="Mohammad Nayeem Hasan" w:date="2023-01-21T04:22:00Z">
            <w:rPr>
              <w:ins w:id="17811" w:author="Mohammad Nayeem Hasan" w:date="2023-01-21T04:22:00Z"/>
              <w:rFonts w:ascii="Times New Roman" w:hAnsi="Times New Roman" w:cs="Times New Roman"/>
              <w:b/>
              <w:sz w:val="24"/>
              <w:szCs w:val="24"/>
            </w:rPr>
          </w:rPrChange>
        </w:rPr>
        <w:pPrChange w:id="17812" w:author="Mohammad Nayeem Hasan" w:date="2023-01-21T14:56:00Z">
          <w:pPr>
            <w:spacing w:after="0" w:line="240" w:lineRule="auto"/>
          </w:pPr>
        </w:pPrChange>
      </w:pPr>
    </w:p>
    <w:p w14:paraId="14294066" w14:textId="77777777" w:rsidR="00CF12F8" w:rsidRDefault="00CF12F8" w:rsidP="00B24BD6">
      <w:pPr>
        <w:rPr>
          <w:ins w:id="17813" w:author="Mohammad Nayeem Hasan" w:date="2023-01-21T04:22:00Z"/>
          <w:rFonts w:ascii="Times New Roman" w:hAnsi="Times New Roman" w:cs="Times New Roman"/>
          <w:sz w:val="24"/>
          <w:szCs w:val="24"/>
        </w:rPr>
        <w:sectPr w:rsidR="00CF12F8">
          <w:pgSz w:w="12240" w:h="15840"/>
          <w:pgMar w:top="1440" w:right="1440" w:bottom="1440" w:left="1440" w:header="720" w:footer="720" w:gutter="0"/>
          <w:cols w:space="720"/>
          <w:docGrid w:linePitch="360"/>
        </w:sectPr>
      </w:pPr>
    </w:p>
    <w:p w14:paraId="3C1917AA" w14:textId="77777777" w:rsidR="00CF12F8" w:rsidRDefault="00CF12F8">
      <w:pPr>
        <w:spacing w:line="240" w:lineRule="auto"/>
        <w:rPr>
          <w:ins w:id="17814" w:author="Mohammad Nayeem Hasan" w:date="2023-01-21T04:22:00Z"/>
          <w:rFonts w:ascii="Times New Roman" w:hAnsi="Times New Roman" w:cs="Times New Roman"/>
          <w:sz w:val="24"/>
          <w:szCs w:val="24"/>
        </w:rPr>
        <w:pPrChange w:id="17815" w:author="Mohammad Nayeem Hasan" w:date="2023-01-21T14:56:00Z">
          <w:pPr>
            <w:spacing w:after="0" w:line="240" w:lineRule="auto"/>
            <w:jc w:val="both"/>
          </w:pPr>
        </w:pPrChange>
      </w:pPr>
    </w:p>
    <w:tbl>
      <w:tblPr>
        <w:tblStyle w:val="TableGrid"/>
        <w:tblW w:w="5000" w:type="pct"/>
        <w:tblLook w:val="04A0" w:firstRow="1" w:lastRow="0" w:firstColumn="1" w:lastColumn="0" w:noHBand="0" w:noVBand="1"/>
      </w:tblPr>
      <w:tblGrid>
        <w:gridCol w:w="4336"/>
        <w:gridCol w:w="4254"/>
        <w:gridCol w:w="4360"/>
      </w:tblGrid>
      <w:tr w:rsidR="00520FCE" w14:paraId="403419F4" w14:textId="77777777" w:rsidTr="00F93A7B">
        <w:trPr>
          <w:ins w:id="17816" w:author="Mohammad Nayeem Hasan" w:date="2023-01-21T04:22:00Z"/>
        </w:trPr>
        <w:tc>
          <w:tcPr>
            <w:tcW w:w="1705" w:type="pct"/>
            <w:tcBorders>
              <w:top w:val="single" w:sz="4" w:space="0" w:color="auto"/>
              <w:left w:val="single" w:sz="4" w:space="0" w:color="auto"/>
              <w:bottom w:val="single" w:sz="4" w:space="0" w:color="auto"/>
              <w:right w:val="single" w:sz="4" w:space="0" w:color="auto"/>
            </w:tcBorders>
            <w:hideMark/>
          </w:tcPr>
          <w:p w14:paraId="29ADADA0" w14:textId="1CA07BA9" w:rsidR="00CF12F8" w:rsidRDefault="00D7254B">
            <w:pPr>
              <w:rPr>
                <w:ins w:id="17817" w:author="Mohammad Nayeem Hasan" w:date="2023-01-21T04:22:00Z"/>
                <w:rFonts w:ascii="Times New Roman" w:hAnsi="Times New Roman" w:cs="Times New Roman"/>
                <w:bCs/>
                <w:sz w:val="24"/>
                <w:szCs w:val="24"/>
              </w:rPr>
              <w:pPrChange w:id="17818" w:author="Mohammad Nayeem Hasan" w:date="2023-01-21T14:56:00Z">
                <w:pPr>
                  <w:jc w:val="center"/>
                </w:pPr>
              </w:pPrChange>
            </w:pPr>
            <w:ins w:id="17819" w:author="Mohammad Nayeem Hasan" w:date="2023-01-27T00:37:00Z">
              <w:r>
                <w:rPr>
                  <w:noProof/>
                </w:rPr>
                <w:drawing>
                  <wp:inline distT="0" distB="0" distL="0" distR="0" wp14:anchorId="610FB59B" wp14:editId="72A08622">
                    <wp:extent cx="2651838" cy="19278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8376" cy="1939883"/>
                            </a:xfrm>
                            <a:prstGeom prst="rect">
                              <a:avLst/>
                            </a:prstGeom>
                            <a:noFill/>
                            <a:ln>
                              <a:noFill/>
                            </a:ln>
                          </pic:spPr>
                        </pic:pic>
                      </a:graphicData>
                    </a:graphic>
                  </wp:inline>
                </w:drawing>
              </w:r>
            </w:ins>
          </w:p>
        </w:tc>
        <w:tc>
          <w:tcPr>
            <w:tcW w:w="1710" w:type="pct"/>
            <w:tcBorders>
              <w:top w:val="single" w:sz="4" w:space="0" w:color="auto"/>
              <w:left w:val="single" w:sz="4" w:space="0" w:color="auto"/>
              <w:bottom w:val="single" w:sz="4" w:space="0" w:color="auto"/>
              <w:right w:val="single" w:sz="4" w:space="0" w:color="auto"/>
            </w:tcBorders>
            <w:hideMark/>
          </w:tcPr>
          <w:p w14:paraId="06EA96F0" w14:textId="5CEB0944" w:rsidR="00CF12F8" w:rsidRDefault="00520FCE">
            <w:pPr>
              <w:rPr>
                <w:ins w:id="17820" w:author="Mohammad Nayeem Hasan" w:date="2023-01-21T04:22:00Z"/>
                <w:rFonts w:ascii="Times New Roman" w:hAnsi="Times New Roman" w:cs="Times New Roman"/>
                <w:bCs/>
                <w:sz w:val="24"/>
                <w:szCs w:val="24"/>
              </w:rPr>
              <w:pPrChange w:id="17821" w:author="Mohammad Nayeem Hasan" w:date="2023-01-21T14:56:00Z">
                <w:pPr>
                  <w:jc w:val="center"/>
                </w:pPr>
              </w:pPrChange>
            </w:pPr>
            <w:ins w:id="17822" w:author="Mohammad Nayeem Hasan" w:date="2023-01-27T20:21:00Z">
              <w:r>
                <w:rPr>
                  <w:noProof/>
                </w:rPr>
                <w:drawing>
                  <wp:inline distT="0" distB="0" distL="0" distR="0" wp14:anchorId="1BEF5846" wp14:editId="4AE7467F">
                    <wp:extent cx="2598824" cy="18897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7111" cy="1903057"/>
                            </a:xfrm>
                            <a:prstGeom prst="rect">
                              <a:avLst/>
                            </a:prstGeom>
                            <a:noFill/>
                            <a:ln>
                              <a:noFill/>
                            </a:ln>
                          </pic:spPr>
                        </pic:pic>
                      </a:graphicData>
                    </a:graphic>
                  </wp:inline>
                </w:drawing>
              </w:r>
            </w:ins>
          </w:p>
        </w:tc>
        <w:tc>
          <w:tcPr>
            <w:tcW w:w="1585" w:type="pct"/>
            <w:tcBorders>
              <w:top w:val="single" w:sz="4" w:space="0" w:color="auto"/>
              <w:left w:val="single" w:sz="4" w:space="0" w:color="auto"/>
              <w:bottom w:val="single" w:sz="4" w:space="0" w:color="auto"/>
              <w:right w:val="single" w:sz="4" w:space="0" w:color="auto"/>
            </w:tcBorders>
            <w:hideMark/>
          </w:tcPr>
          <w:p w14:paraId="70AD376C" w14:textId="4C6BBAE9" w:rsidR="00CF12F8" w:rsidRDefault="00687A18">
            <w:pPr>
              <w:rPr>
                <w:ins w:id="17823" w:author="Mohammad Nayeem Hasan" w:date="2023-01-21T04:22:00Z"/>
                <w:rFonts w:ascii="Times New Roman" w:hAnsi="Times New Roman" w:cs="Times New Roman"/>
                <w:bCs/>
                <w:sz w:val="24"/>
                <w:szCs w:val="24"/>
              </w:rPr>
              <w:pPrChange w:id="17824" w:author="Mohammad Nayeem Hasan" w:date="2023-01-21T14:56:00Z">
                <w:pPr>
                  <w:jc w:val="center"/>
                </w:pPr>
              </w:pPrChange>
            </w:pPr>
            <w:ins w:id="17825" w:author="Mohammad Nayeem Hasan" w:date="2023-01-21T13:59:00Z">
              <w:r>
                <w:rPr>
                  <w:noProof/>
                </w:rPr>
                <w:drawing>
                  <wp:inline distT="0" distB="0" distL="0" distR="0" wp14:anchorId="5BEE65B1" wp14:editId="63C02A77">
                    <wp:extent cx="2658751" cy="192786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5536" cy="1961784"/>
                            </a:xfrm>
                            <a:prstGeom prst="rect">
                              <a:avLst/>
                            </a:prstGeom>
                            <a:noFill/>
                            <a:ln>
                              <a:noFill/>
                            </a:ln>
                          </pic:spPr>
                        </pic:pic>
                      </a:graphicData>
                    </a:graphic>
                  </wp:inline>
                </w:drawing>
              </w:r>
            </w:ins>
          </w:p>
        </w:tc>
      </w:tr>
      <w:tr w:rsidR="00CF12F8" w14:paraId="22274E1C" w14:textId="77777777" w:rsidTr="00F13B5B">
        <w:trPr>
          <w:ins w:id="17826" w:author="Mohammad Nayeem Hasan" w:date="2023-01-21T04:22:00Z"/>
        </w:trPr>
        <w:tc>
          <w:tcPr>
            <w:tcW w:w="5000" w:type="pct"/>
            <w:gridSpan w:val="3"/>
            <w:tcBorders>
              <w:top w:val="single" w:sz="4" w:space="0" w:color="auto"/>
              <w:left w:val="single" w:sz="4" w:space="0" w:color="auto"/>
              <w:bottom w:val="single" w:sz="4" w:space="0" w:color="auto"/>
              <w:right w:val="single" w:sz="4" w:space="0" w:color="auto"/>
            </w:tcBorders>
            <w:hideMark/>
          </w:tcPr>
          <w:p w14:paraId="33B0D6A5" w14:textId="7733F7AC" w:rsidR="00CF12F8" w:rsidRDefault="00CF12F8" w:rsidP="00B24BD6">
            <w:pPr>
              <w:rPr>
                <w:ins w:id="17827" w:author="Mohammad Nayeem Hasan" w:date="2023-01-21T04:22:00Z"/>
                <w:rFonts w:ascii="Times New Roman" w:hAnsi="Times New Roman" w:cs="Times New Roman"/>
                <w:b/>
                <w:bCs/>
                <w:sz w:val="24"/>
                <w:szCs w:val="24"/>
              </w:rPr>
            </w:pPr>
            <w:ins w:id="17828" w:author="Mohammad Nayeem Hasan" w:date="2023-01-21T04:22:00Z">
              <w:r>
                <w:rPr>
                  <w:rFonts w:ascii="Times New Roman" w:hAnsi="Times New Roman" w:cs="Times New Roman"/>
                  <w:b/>
                  <w:bCs/>
                  <w:sz w:val="24"/>
                  <w:szCs w:val="24"/>
                </w:rPr>
                <w:t xml:space="preserve">Figure </w:t>
              </w:r>
            </w:ins>
            <w:ins w:id="17829" w:author="Mohammad Nayeem Hasan" w:date="2023-01-21T04:23:00Z">
              <w:r>
                <w:rPr>
                  <w:rFonts w:ascii="Times New Roman" w:hAnsi="Times New Roman" w:cs="Times New Roman"/>
                  <w:b/>
                  <w:bCs/>
                  <w:sz w:val="24"/>
                  <w:szCs w:val="24"/>
                </w:rPr>
                <w:t>2</w:t>
              </w:r>
            </w:ins>
            <w:ins w:id="17830" w:author="Mohammad Nayeem Hasan" w:date="2023-01-21T04:22:00Z">
              <w:r>
                <w:rPr>
                  <w:rFonts w:ascii="Times New Roman" w:hAnsi="Times New Roman" w:cs="Times New Roman"/>
                  <w:b/>
                  <w:bCs/>
                  <w:sz w:val="24"/>
                  <w:szCs w:val="24"/>
                </w:rPr>
                <w:t>. Sensitivity analysis of fitted final multivariable logistic regression model</w:t>
              </w:r>
            </w:ins>
          </w:p>
        </w:tc>
      </w:tr>
    </w:tbl>
    <w:p w14:paraId="3D371711" w14:textId="7BDA8091" w:rsidR="00CF12F8" w:rsidRDefault="00CF12F8">
      <w:pPr>
        <w:rPr>
          <w:ins w:id="17831" w:author="Mohammad Nayeem Hasan" w:date="2023-01-28T00:58:00Z"/>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950"/>
      </w:tblGrid>
      <w:tr w:rsidR="00521C89" w14:paraId="6563B1D9" w14:textId="77777777" w:rsidTr="00521C89">
        <w:trPr>
          <w:ins w:id="17832" w:author="Mohammad Nayeem Hasan" w:date="2023-01-28T00:58:00Z"/>
        </w:trPr>
        <w:tc>
          <w:tcPr>
            <w:tcW w:w="12950" w:type="dxa"/>
          </w:tcPr>
          <w:p w14:paraId="68D24310" w14:textId="02B82A49" w:rsidR="00521C89" w:rsidRDefault="00521C89">
            <w:pPr>
              <w:rPr>
                <w:ins w:id="17833" w:author="Mohammad Nayeem Hasan" w:date="2023-01-28T00:58:00Z"/>
                <w:rFonts w:ascii="Times New Roman" w:hAnsi="Times New Roman" w:cs="Times New Roman"/>
                <w:sz w:val="24"/>
                <w:szCs w:val="24"/>
              </w:rPr>
            </w:pPr>
            <w:ins w:id="17834" w:author="Mohammad Nayeem Hasan" w:date="2023-01-28T00:58:00Z">
              <w:r>
                <w:rPr>
                  <w:noProof/>
                </w:rPr>
                <w:lastRenderedPageBreak/>
                <w:drawing>
                  <wp:inline distT="0" distB="0" distL="0" distR="0" wp14:anchorId="3DE57E37" wp14:editId="4EA3F343">
                    <wp:extent cx="8229600" cy="4114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ins>
          </w:p>
        </w:tc>
      </w:tr>
      <w:tr w:rsidR="00521C89" w14:paraId="7EB0474D" w14:textId="77777777" w:rsidTr="00521C89">
        <w:trPr>
          <w:ins w:id="17835" w:author="Mohammad Nayeem Hasan" w:date="2023-01-28T00:58:00Z"/>
        </w:trPr>
        <w:tc>
          <w:tcPr>
            <w:tcW w:w="12950" w:type="dxa"/>
          </w:tcPr>
          <w:p w14:paraId="3CAAC765" w14:textId="194B091E" w:rsidR="00521C89" w:rsidRPr="00521C89" w:rsidRDefault="00521C89">
            <w:pPr>
              <w:rPr>
                <w:ins w:id="17836" w:author="Mohammad Nayeem Hasan" w:date="2023-01-28T00:58:00Z"/>
                <w:rFonts w:ascii="Times New Roman" w:hAnsi="Times New Roman" w:cs="Times New Roman"/>
                <w:b/>
                <w:bCs/>
                <w:sz w:val="20"/>
                <w:szCs w:val="20"/>
                <w:rPrChange w:id="17837" w:author="Mohammad Nayeem Hasan" w:date="2023-01-28T01:06:00Z">
                  <w:rPr>
                    <w:ins w:id="17838" w:author="Mohammad Nayeem Hasan" w:date="2023-01-28T00:58:00Z"/>
                    <w:rFonts w:ascii="Times New Roman" w:hAnsi="Times New Roman" w:cs="Times New Roman"/>
                    <w:sz w:val="24"/>
                    <w:szCs w:val="24"/>
                  </w:rPr>
                </w:rPrChange>
              </w:rPr>
            </w:pPr>
            <w:ins w:id="17839" w:author="Mohammad Nayeem Hasan" w:date="2023-01-28T01:03:00Z">
              <w:r w:rsidRPr="00521C89">
                <w:rPr>
                  <w:rFonts w:ascii="Times New Roman" w:hAnsi="Times New Roman" w:cs="Times New Roman"/>
                  <w:b/>
                  <w:bCs/>
                  <w:sz w:val="20"/>
                  <w:szCs w:val="20"/>
                  <w:rPrChange w:id="17840" w:author="Mohammad Nayeem Hasan" w:date="2023-01-28T01:06:00Z">
                    <w:rPr>
                      <w:rFonts w:ascii="Times New Roman" w:hAnsi="Times New Roman" w:cs="Times New Roman"/>
                      <w:sz w:val="24"/>
                      <w:szCs w:val="24"/>
                    </w:rPr>
                  </w:rPrChange>
                </w:rPr>
                <w:t xml:space="preserve">Figure 3. </w:t>
              </w:r>
              <w:r w:rsidRPr="00521C89">
                <w:rPr>
                  <w:rFonts w:ascii="Times New Roman" w:hAnsi="Times New Roman" w:cs="Times New Roman"/>
                  <w:b/>
                  <w:bCs/>
                  <w:sz w:val="20"/>
                  <w:szCs w:val="20"/>
                  <w:rPrChange w:id="17841" w:author="Mohammad Nayeem Hasan" w:date="2023-01-28T01:06:00Z">
                    <w:rPr/>
                  </w:rPrChange>
                </w:rPr>
                <w:t xml:space="preserve">Forest plot of </w:t>
              </w:r>
              <w:r w:rsidRPr="00521C89">
                <w:rPr>
                  <w:rFonts w:ascii="Times New Roman" w:hAnsi="Times New Roman" w:cs="Times New Roman"/>
                  <w:b/>
                  <w:bCs/>
                  <w:sz w:val="20"/>
                  <w:szCs w:val="20"/>
                  <w:rPrChange w:id="17842" w:author="Mohammad Nayeem Hasan" w:date="2023-01-28T01:06:00Z">
                    <w:rPr/>
                  </w:rPrChange>
                </w:rPr>
                <w:t xml:space="preserve">Adjusted </w:t>
              </w:r>
              <w:r w:rsidRPr="00521C89">
                <w:rPr>
                  <w:rFonts w:ascii="Times New Roman" w:hAnsi="Times New Roman" w:cs="Times New Roman"/>
                  <w:b/>
                  <w:bCs/>
                  <w:sz w:val="20"/>
                  <w:szCs w:val="20"/>
                  <w:rPrChange w:id="17843" w:author="Mohammad Nayeem Hasan" w:date="2023-01-28T01:06:00Z">
                    <w:rPr/>
                  </w:rPrChange>
                </w:rPr>
                <w:t xml:space="preserve">Odds ratios (ORs) and 95% confidence intervals (CIs) </w:t>
              </w:r>
              <w:r w:rsidRPr="00521C89">
                <w:rPr>
                  <w:rFonts w:ascii="Times New Roman" w:hAnsi="Times New Roman" w:cs="Times New Roman"/>
                  <w:b/>
                  <w:bCs/>
                  <w:sz w:val="20"/>
                  <w:szCs w:val="20"/>
                  <w:rPrChange w:id="17844" w:author="Mohammad Nayeem Hasan" w:date="2023-01-28T01:06:00Z">
                    <w:rPr/>
                  </w:rPrChange>
                </w:rPr>
                <w:t>for f</w:t>
              </w:r>
              <w:r w:rsidRPr="00521C89">
                <w:rPr>
                  <w:rFonts w:ascii="Times New Roman" w:hAnsi="Times New Roman" w:cs="Times New Roman"/>
                  <w:b/>
                  <w:bCs/>
                  <w:sz w:val="20"/>
                  <w:szCs w:val="20"/>
                  <w:rPrChange w:id="17845" w:author="Mohammad Nayeem Hasan" w:date="2023-01-28T01:06:00Z">
                    <w:rPr>
                      <w:rFonts w:ascii="Times New Roman" w:hAnsi="Times New Roman" w:cs="Times New Roman"/>
                      <w:b/>
                      <w:bCs/>
                      <w:sz w:val="24"/>
                      <w:szCs w:val="24"/>
                    </w:rPr>
                  </w:rPrChange>
                </w:rPr>
                <w:t>actors associated with the diarrhea status of children</w:t>
              </w:r>
            </w:ins>
            <w:ins w:id="17846" w:author="Mohammad Nayeem Hasan" w:date="2023-01-28T01:06:00Z">
              <w:r w:rsidRPr="00521C89">
                <w:rPr>
                  <w:rFonts w:ascii="Times New Roman" w:hAnsi="Times New Roman" w:cs="Times New Roman"/>
                  <w:b/>
                  <w:bCs/>
                  <w:sz w:val="20"/>
                  <w:szCs w:val="20"/>
                  <w:rPrChange w:id="17847" w:author="Mohammad Nayeem Hasan" w:date="2023-01-28T01:06:00Z">
                    <w:rPr>
                      <w:rFonts w:ascii="Times New Roman" w:hAnsi="Times New Roman" w:cs="Times New Roman"/>
                      <w:b/>
                      <w:bCs/>
                      <w:sz w:val="24"/>
                      <w:szCs w:val="24"/>
                    </w:rPr>
                  </w:rPrChange>
                </w:rPr>
                <w:t xml:space="preserve"> </w:t>
              </w:r>
              <w:r w:rsidRPr="00521C89">
                <w:rPr>
                  <w:rFonts w:ascii="Times New Roman" w:hAnsi="Times New Roman" w:cs="Times New Roman"/>
                  <w:b/>
                  <w:sz w:val="20"/>
                  <w:szCs w:val="20"/>
                  <w:rPrChange w:id="17848" w:author="Mohammad Nayeem Hasan" w:date="2023-01-28T01:06:00Z">
                    <w:rPr>
                      <w:rFonts w:ascii="Times New Roman" w:hAnsi="Times New Roman" w:cs="Times New Roman"/>
                      <w:b/>
                      <w:sz w:val="24"/>
                      <w:szCs w:val="24"/>
                    </w:rPr>
                  </w:rPrChange>
                </w:rPr>
                <w:t>(MICS 2006, 2012 and 2019)</w:t>
              </w:r>
            </w:ins>
          </w:p>
        </w:tc>
      </w:tr>
    </w:tbl>
    <w:p w14:paraId="088338DC" w14:textId="77777777" w:rsidR="00521C89" w:rsidRPr="00CF12F8" w:rsidRDefault="00521C89">
      <w:pPr>
        <w:rPr>
          <w:rFonts w:ascii="Times New Roman" w:hAnsi="Times New Roman" w:cs="Times New Roman"/>
          <w:sz w:val="24"/>
          <w:szCs w:val="24"/>
        </w:rPr>
        <w:pPrChange w:id="17849" w:author="Mohammad Nayeem Hasan" w:date="2023-01-21T14:56:00Z">
          <w:pPr>
            <w:jc w:val="both"/>
          </w:pPr>
        </w:pPrChange>
      </w:pPr>
    </w:p>
    <w:sectPr w:rsidR="00521C89" w:rsidRPr="00CF12F8" w:rsidSect="00CF12F8">
      <w:pgSz w:w="15840" w:h="12240" w:orient="landscape"/>
      <w:pgMar w:top="1440" w:right="1440" w:bottom="1440" w:left="1440" w:header="720" w:footer="720" w:gutter="0"/>
      <w:cols w:space="720"/>
      <w:docGrid w:linePitch="360"/>
      <w:sectPrChange w:id="17850" w:author="Mohammad Nayeem Hasan" w:date="2023-01-21T04:22:00Z">
        <w:sectPr w:rsidR="00521C89" w:rsidRPr="00CF12F8" w:rsidSect="00CF12F8">
          <w:pgSz w:w="12240" w:h="15840" w:orient="portrait"/>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5" w:author="Mst. Farzana Akter" w:date="2023-01-09T18:55:00Z" w:initials="MFA">
    <w:p w14:paraId="7844D3C4" w14:textId="77777777" w:rsidR="009F42D7" w:rsidRDefault="009F42D7" w:rsidP="008931BE">
      <w:pPr>
        <w:pStyle w:val="CommentText"/>
      </w:pPr>
      <w:r>
        <w:rPr>
          <w:rStyle w:val="CommentReference"/>
        </w:rPr>
        <w:annotationRef/>
      </w:r>
      <w:r>
        <w:rPr>
          <w:lang w:val="en-CA"/>
        </w:rPr>
        <w:t>Including this because we found divisions with water-prone areas have more chances of diarrhea. Wrote about that in discussion part.</w:t>
      </w:r>
    </w:p>
  </w:comment>
  <w:comment w:id="81" w:author="Chowdhury,Muhammad Abdul Baker" w:date="2023-01-05T10:00:00Z" w:initials="CAB">
    <w:p w14:paraId="263867D7" w14:textId="6D596EC8" w:rsidR="00C83278" w:rsidRDefault="00C83278" w:rsidP="00C83278">
      <w:pPr>
        <w:pStyle w:val="CommentText"/>
      </w:pPr>
      <w:r>
        <w:rPr>
          <w:rStyle w:val="CommentReference"/>
        </w:rPr>
        <w:annotationRef/>
      </w:r>
      <w:r>
        <w:t xml:space="preserve">This is repetitive statement with the second sentence of the introduction. I suggest you merge them both by keeping the key information. </w:t>
      </w:r>
    </w:p>
  </w:comment>
  <w:comment w:id="82" w:author="Chowdhury,Muhammad Abdul Baker" w:date="2023-01-05T09:58:00Z" w:initials="CAB">
    <w:p w14:paraId="50A43F77" w14:textId="200C7AD4" w:rsidR="00A23AB1" w:rsidRDefault="00A23AB1">
      <w:pPr>
        <w:pStyle w:val="CommentText"/>
      </w:pPr>
      <w:r>
        <w:rPr>
          <w:rStyle w:val="CommentReference"/>
        </w:rPr>
        <w:annotationRef/>
      </w:r>
      <w:r>
        <w:t xml:space="preserve">Are this # of deaths due to diarrhea? Please clarify in the sentence itself. </w:t>
      </w:r>
    </w:p>
  </w:comment>
  <w:comment w:id="83" w:author="Mst. Farzana Akter" w:date="2023-01-09T22:35:00Z" w:initials="MFA">
    <w:p w14:paraId="42C493ED" w14:textId="77777777" w:rsidR="00C22B5A" w:rsidRDefault="00C22B5A" w:rsidP="00DA5FF5">
      <w:pPr>
        <w:pStyle w:val="CommentText"/>
      </w:pPr>
      <w:r>
        <w:rPr>
          <w:rStyle w:val="CommentReference"/>
        </w:rPr>
        <w:annotationRef/>
      </w:r>
      <w:r>
        <w:rPr>
          <w:lang w:val="en-CA"/>
        </w:rPr>
        <w:t xml:space="preserve">No, it was total child deaths. </w:t>
      </w:r>
    </w:p>
  </w:comment>
  <w:comment w:id="88" w:author="Chowdhury,Muhammad Abdul Baker" w:date="2023-01-05T10:00:00Z" w:initials="CAB">
    <w:p w14:paraId="4DD2C18F" w14:textId="36DD5175" w:rsidR="00707A86" w:rsidRDefault="00707A86" w:rsidP="00707A86">
      <w:pPr>
        <w:pStyle w:val="CommentText"/>
      </w:pPr>
      <w:r>
        <w:rPr>
          <w:rStyle w:val="CommentReference"/>
        </w:rPr>
        <w:annotationRef/>
      </w:r>
      <w:r>
        <w:t xml:space="preserve">This is repetitive statement with the second sentence of the introduction. I suggest you merge them both by keeping the key information. </w:t>
      </w:r>
    </w:p>
  </w:comment>
  <w:comment w:id="145" w:author="Chowdhury,Muhammad Abdul Baker" w:date="2023-01-05T10:09:00Z" w:initials="CAB">
    <w:p w14:paraId="1620403A" w14:textId="3368D6AB" w:rsidR="008644D4" w:rsidRDefault="008644D4">
      <w:pPr>
        <w:pStyle w:val="CommentText"/>
      </w:pPr>
      <w:r>
        <w:rPr>
          <w:rStyle w:val="CommentReference"/>
        </w:rPr>
        <w:annotationRef/>
      </w:r>
      <w:r>
        <w:t xml:space="preserve">All these should be within one bracket. not individual brackets and for continuous citations you should use “-“. </w:t>
      </w:r>
    </w:p>
  </w:comment>
  <w:comment w:id="147" w:author="Chowdhury,Muhammad Abdul Baker" w:date="2023-01-05T10:10:00Z" w:initials="CAB">
    <w:p w14:paraId="1879E039" w14:textId="6667CCAB" w:rsidR="00F66021" w:rsidRDefault="00F66021">
      <w:pPr>
        <w:pStyle w:val="CommentText"/>
      </w:pPr>
      <w:r>
        <w:rPr>
          <w:rStyle w:val="CommentReference"/>
        </w:rPr>
        <w:annotationRef/>
      </w:r>
      <w:r>
        <w:t xml:space="preserve">Up to the previous paragraph you clearly laid out the problem statement, what causing it. </w:t>
      </w:r>
      <w:r w:rsidR="005626BA">
        <w:t>However,</w:t>
      </w:r>
      <w:r>
        <w:t xml:space="preserve"> the missing part is WHAT IS THE GAP and Why you are</w:t>
      </w:r>
      <w:r w:rsidR="005626BA">
        <w:t xml:space="preserve"> doing the study is missing and reviewers will raise question about it</w:t>
      </w:r>
    </w:p>
  </w:comment>
  <w:comment w:id="169" w:author="Chowdhury,Muhammad Abdul Baker" w:date="2023-01-05T10:42:00Z" w:initials="CAB">
    <w:p w14:paraId="562C91AF" w14:textId="23924343" w:rsidR="002B19F9" w:rsidRDefault="002B19F9">
      <w:pPr>
        <w:pStyle w:val="CommentText"/>
      </w:pPr>
      <w:r>
        <w:rPr>
          <w:rStyle w:val="CommentReference"/>
        </w:rPr>
        <w:annotationRef/>
      </w:r>
      <w:r>
        <w:t xml:space="preserve">Add year </w:t>
      </w:r>
    </w:p>
  </w:comment>
  <w:comment w:id="170" w:author="Mst. Farzana Akter" w:date="2023-01-05T21:58:00Z" w:initials="MFA">
    <w:p w14:paraId="3D60D30B" w14:textId="77777777" w:rsidR="003211E4" w:rsidRDefault="003211E4" w:rsidP="001E6884">
      <w:pPr>
        <w:pStyle w:val="CommentText"/>
      </w:pPr>
      <w:r>
        <w:rPr>
          <w:rStyle w:val="CommentReference"/>
        </w:rPr>
        <w:annotationRef/>
      </w:r>
      <w:r>
        <w:rPr>
          <w:lang w:val="en-CA"/>
        </w:rPr>
        <w:t xml:space="preserve">I am adding years in this line and deleting the last line of this paragraph then. </w:t>
      </w:r>
    </w:p>
  </w:comment>
  <w:comment w:id="198" w:author="Chowdhury,Muhammad Abdul Baker" w:date="2023-01-05T10:44:00Z" w:initials="CAB">
    <w:p w14:paraId="41D43DD8" w14:textId="0FD8BD6E" w:rsidR="002B19F9" w:rsidRDefault="002B19F9">
      <w:pPr>
        <w:pStyle w:val="CommentText"/>
      </w:pPr>
      <w:r>
        <w:rPr>
          <w:rStyle w:val="CommentReference"/>
        </w:rPr>
        <w:annotationRef/>
      </w:r>
      <w:r>
        <w:t xml:space="preserve">Better to put all tables and figures at the end of the manuscript </w:t>
      </w:r>
    </w:p>
  </w:comment>
  <w:comment w:id="199" w:author="Mst. Farzana Akter" w:date="2023-01-09T22:39:00Z" w:initials="MFA">
    <w:p w14:paraId="696E13B4" w14:textId="77777777" w:rsidR="00F558CE" w:rsidRDefault="00F558CE" w:rsidP="00E437A3">
      <w:pPr>
        <w:pStyle w:val="CommentText"/>
      </w:pPr>
      <w:r>
        <w:rPr>
          <w:rStyle w:val="CommentReference"/>
        </w:rPr>
        <w:annotationRef/>
      </w:r>
      <w:r>
        <w:rPr>
          <w:lang w:val="en-CA"/>
        </w:rPr>
        <w:t xml:space="preserve">Nayeem, pls resolve this. </w:t>
      </w:r>
    </w:p>
  </w:comment>
  <w:comment w:id="285" w:author="Chowdhury,Muhammad Abdul Baker" w:date="2023-01-05T10:47:00Z" w:initials="CAB">
    <w:p w14:paraId="5925562E" w14:textId="4EE11938" w:rsidR="00B92378" w:rsidRDefault="00B92378">
      <w:pPr>
        <w:pStyle w:val="CommentText"/>
      </w:pPr>
      <w:r>
        <w:rPr>
          <w:rStyle w:val="CommentReference"/>
        </w:rPr>
        <w:annotationRef/>
      </w:r>
      <w:r>
        <w:t>Add some literature source here with justification of selecting the co-variates.</w:t>
      </w:r>
    </w:p>
  </w:comment>
  <w:comment w:id="325" w:author="Chowdhury,Muhammad Abdul Baker" w:date="2023-01-05T10:47:00Z" w:initials="CAB">
    <w:p w14:paraId="3E2C95FE" w14:textId="683FE895" w:rsidR="008F3B8F" w:rsidRDefault="008F3B8F">
      <w:pPr>
        <w:pStyle w:val="CommentText"/>
      </w:pPr>
      <w:r>
        <w:rPr>
          <w:rStyle w:val="CommentReference"/>
        </w:rPr>
        <w:annotationRef/>
      </w:r>
      <w:r>
        <w:t xml:space="preserve">You do not need Chi squared test as you also did univariate logistic regression. </w:t>
      </w:r>
    </w:p>
  </w:comment>
  <w:comment w:id="369" w:author="Chowdhury,Muhammad Abdul Baker" w:date="2023-01-05T10:48:00Z" w:initials="CAB">
    <w:p w14:paraId="6DF72437" w14:textId="4B818DDF" w:rsidR="008F3B8F" w:rsidRDefault="008F3B8F">
      <w:pPr>
        <w:pStyle w:val="CommentText"/>
      </w:pPr>
      <w:r>
        <w:rPr>
          <w:rStyle w:val="CommentReference"/>
        </w:rPr>
        <w:annotationRef/>
      </w:r>
      <w:r>
        <w:t xml:space="preserve">Add some model fit statistics with data tables. Post estimations results such as AIC, BIC, OC </w:t>
      </w:r>
      <w:r w:rsidR="005B5E00">
        <w:t>etc.</w:t>
      </w:r>
      <w:r>
        <w:t xml:space="preserve"> should be added for the best model</w:t>
      </w:r>
      <w:r w:rsidR="005B5E00">
        <w:t xml:space="preserve"> </w:t>
      </w:r>
    </w:p>
  </w:comment>
  <w:comment w:id="370" w:author="Mst. Farzana Akter" w:date="2023-01-09T22:39:00Z" w:initials="MFA">
    <w:p w14:paraId="72D83858" w14:textId="77777777" w:rsidR="00F558CE" w:rsidRDefault="00F558CE" w:rsidP="007E5DF8">
      <w:pPr>
        <w:pStyle w:val="CommentText"/>
      </w:pPr>
      <w:r>
        <w:rPr>
          <w:rStyle w:val="CommentReference"/>
        </w:rPr>
        <w:annotationRef/>
      </w:r>
      <w:r>
        <w:rPr>
          <w:lang w:val="en-CA"/>
        </w:rPr>
        <w:t>Nayeem, this one also.</w:t>
      </w:r>
    </w:p>
  </w:comment>
  <w:comment w:id="371" w:author="Mohammad Nayeem Hasan" w:date="2023-01-21T01:20:00Z" w:initials="MNH">
    <w:p w14:paraId="5593C506" w14:textId="77777777" w:rsidR="00A35E10" w:rsidRDefault="00A35E10" w:rsidP="00A86C8B">
      <w:pPr>
        <w:pStyle w:val="CommentText"/>
      </w:pPr>
      <w:r>
        <w:rPr>
          <w:rStyle w:val="CommentReference"/>
        </w:rPr>
        <w:annotationRef/>
      </w:r>
      <w:r>
        <w:t>Jui, please add all references.</w:t>
      </w:r>
    </w:p>
  </w:comment>
  <w:comment w:id="399" w:author="Chowdhury,Muhammad Abdul Baker" w:date="2023-01-05T10:58:00Z" w:initials="CAB">
    <w:p w14:paraId="2299590D" w14:textId="056C4B18" w:rsidR="000849F9" w:rsidRDefault="000849F9">
      <w:pPr>
        <w:pStyle w:val="CommentText"/>
      </w:pPr>
      <w:r>
        <w:rPr>
          <w:rStyle w:val="CommentReference"/>
        </w:rPr>
        <w:annotationRef/>
      </w:r>
      <w:r>
        <w:t xml:space="preserve">Add 95% CI of the prevalence and see if the changes are significant over time. </w:t>
      </w:r>
    </w:p>
  </w:comment>
  <w:comment w:id="400" w:author="Mst. Farzana Akter" w:date="2023-01-09T22:39:00Z" w:initials="MFA">
    <w:p w14:paraId="11543BE1" w14:textId="77777777" w:rsidR="005710FB" w:rsidRDefault="005710FB" w:rsidP="003F410D">
      <w:pPr>
        <w:pStyle w:val="CommentText"/>
      </w:pPr>
      <w:r>
        <w:rPr>
          <w:rStyle w:val="CommentReference"/>
        </w:rPr>
        <w:annotationRef/>
      </w:r>
      <w:r>
        <w:rPr>
          <w:lang w:val="en-CA"/>
        </w:rPr>
        <w:t>Nayeem, this one!</w:t>
      </w:r>
    </w:p>
  </w:comment>
  <w:comment w:id="401" w:author="Mohammad Nayeem Hasan" w:date="2023-01-21T01:25:00Z" w:initials="MNH">
    <w:p w14:paraId="1456922F" w14:textId="77777777" w:rsidR="00D121DC" w:rsidRDefault="00A72693" w:rsidP="00AF1159">
      <w:pPr>
        <w:pStyle w:val="CommentText"/>
      </w:pPr>
      <w:r>
        <w:rPr>
          <w:rStyle w:val="CommentReference"/>
        </w:rPr>
        <w:annotationRef/>
      </w:r>
      <w:r w:rsidR="00D121DC">
        <w:t>Dear Jui and Baker Bhai, this is just a percentage increase and decrease from two numbers. I haven't any idea how to find this out.</w:t>
      </w:r>
    </w:p>
  </w:comment>
  <w:comment w:id="392" w:author="Chowdhury,Muhammad Abdul Baker" w:date="2023-01-05T11:00:00Z" w:initials="CAB">
    <w:p w14:paraId="643AF5C1" w14:textId="75761A8B" w:rsidR="008F273F" w:rsidRDefault="008F273F">
      <w:pPr>
        <w:pStyle w:val="CommentText"/>
      </w:pPr>
      <w:r>
        <w:rPr>
          <w:rStyle w:val="CommentReference"/>
        </w:rPr>
        <w:annotationRef/>
      </w:r>
      <w:r>
        <w:t xml:space="preserve">This is too much details, Only report key numbers which stands. This will help to reduce word counts. You must keep total word count under 3000 words. </w:t>
      </w:r>
    </w:p>
  </w:comment>
  <w:comment w:id="393" w:author="Mst. Farzana Akter" w:date="2023-01-09T22:40:00Z" w:initials="MFA">
    <w:p w14:paraId="195502C0" w14:textId="77777777" w:rsidR="005710FB" w:rsidRDefault="005710FB" w:rsidP="00DC26E3">
      <w:pPr>
        <w:pStyle w:val="CommentText"/>
      </w:pPr>
      <w:r>
        <w:rPr>
          <w:rStyle w:val="CommentReference"/>
        </w:rPr>
        <w:annotationRef/>
      </w:r>
      <w:r>
        <w:rPr>
          <w:lang w:val="en-CA"/>
        </w:rPr>
        <w:t>Nayeem, this one also!</w:t>
      </w:r>
    </w:p>
  </w:comment>
  <w:comment w:id="394" w:author="Mohammad Nayeem Hasan" w:date="2023-01-21T01:32:00Z" w:initials="MNH">
    <w:p w14:paraId="48C0542C" w14:textId="77777777" w:rsidR="00A72693" w:rsidRDefault="00A72693" w:rsidP="00087E28">
      <w:pPr>
        <w:pStyle w:val="CommentText"/>
      </w:pPr>
      <w:r>
        <w:rPr>
          <w:rStyle w:val="CommentReference"/>
        </w:rPr>
        <w:annotationRef/>
      </w:r>
      <w:r>
        <w:t>Done.</w:t>
      </w:r>
    </w:p>
  </w:comment>
  <w:comment w:id="481" w:author="Chowdhury,Muhammad Abdul Baker" w:date="2023-01-05T11:02:00Z" w:initials="CAB">
    <w:p w14:paraId="0ED5FFE0" w14:textId="611C3014" w:rsidR="00E83EE1" w:rsidRDefault="00E83EE1">
      <w:pPr>
        <w:pStyle w:val="CommentText"/>
      </w:pPr>
      <w:r>
        <w:rPr>
          <w:rStyle w:val="CommentReference"/>
        </w:rPr>
        <w:annotationRef/>
      </w:r>
      <w:r>
        <w:t>This is part of your model building. Instead of reporting just list out the significant variables with a few ORs. Univariates results are less important for this type of analysis.</w:t>
      </w:r>
    </w:p>
  </w:comment>
  <w:comment w:id="482" w:author="Mst. Farzana Akter" w:date="2023-01-09T22:40:00Z" w:initials="MFA">
    <w:p w14:paraId="156627E4" w14:textId="77777777" w:rsidR="005710FB" w:rsidRDefault="005710FB" w:rsidP="00277B85">
      <w:pPr>
        <w:pStyle w:val="CommentText"/>
      </w:pPr>
      <w:r>
        <w:rPr>
          <w:rStyle w:val="CommentReference"/>
        </w:rPr>
        <w:annotationRef/>
      </w:r>
      <w:r>
        <w:rPr>
          <w:lang w:val="en-CA"/>
        </w:rPr>
        <w:t>Nayeem, this one also!</w:t>
      </w:r>
    </w:p>
  </w:comment>
  <w:comment w:id="502" w:author="Chowdhury,Muhammad Abdul Baker" w:date="2023-01-05T11:10:00Z" w:initials="CAB">
    <w:p w14:paraId="5ADCC1D1" w14:textId="422D8938" w:rsidR="00215528" w:rsidRDefault="00215528">
      <w:pPr>
        <w:pStyle w:val="CommentText"/>
      </w:pPr>
      <w:r>
        <w:rPr>
          <w:rStyle w:val="CommentReference"/>
        </w:rPr>
        <w:annotationRef/>
      </w:r>
      <w:r>
        <w:t>Table looks too crowded. Reformat the tables OR and 95% CI within parenthesis in a single cell. This will make the table nicer. e.g. 1.81 (1.50,2.18).</w:t>
      </w:r>
    </w:p>
  </w:comment>
  <w:comment w:id="503" w:author="Mst. Farzana Akter" w:date="2023-01-09T22:41:00Z" w:initials="MFA">
    <w:p w14:paraId="4BEC68C3" w14:textId="77777777" w:rsidR="005710FB" w:rsidRDefault="005710FB" w:rsidP="00945A1F">
      <w:pPr>
        <w:pStyle w:val="CommentText"/>
      </w:pPr>
      <w:r>
        <w:rPr>
          <w:rStyle w:val="CommentReference"/>
        </w:rPr>
        <w:annotationRef/>
      </w:r>
      <w:r>
        <w:rPr>
          <w:lang w:val="en-CA"/>
        </w:rPr>
        <w:t>Nayeem, this one also!</w:t>
      </w:r>
    </w:p>
  </w:comment>
  <w:comment w:id="2731" w:author="Chowdhury,Muhammad Abdul Baker" w:date="2023-01-05T11:05:00Z" w:initials="CAB">
    <w:p w14:paraId="11FDE484" w14:textId="65EBF988" w:rsidR="00337F7E" w:rsidRDefault="00337F7E">
      <w:pPr>
        <w:pStyle w:val="CommentText"/>
      </w:pPr>
      <w:r>
        <w:rPr>
          <w:rStyle w:val="CommentReference"/>
        </w:rPr>
        <w:annotationRef/>
      </w:r>
      <w:r>
        <w:t xml:space="preserve">This is confusing. I presume you are trying to report three years, so make it clear. </w:t>
      </w:r>
    </w:p>
  </w:comment>
  <w:comment w:id="2855" w:author="Chowdhury,Muhammad Abdul Baker" w:date="2023-01-05T11:07:00Z" w:initials="CAB">
    <w:p w14:paraId="5985EAC9" w14:textId="41D66520" w:rsidR="00AA7BE0" w:rsidRDefault="00AA7BE0">
      <w:pPr>
        <w:pStyle w:val="CommentText"/>
      </w:pPr>
      <w:r>
        <w:rPr>
          <w:rStyle w:val="CommentReference"/>
        </w:rPr>
        <w:annotationRef/>
      </w:r>
      <w:r>
        <w:t>Reformat the tables OR and 95</w:t>
      </w:r>
      <w:r w:rsidR="0014098A">
        <w:t>% CI within parenthesis in a single cell. This will make the table nicer. e.g. 1.81 (1.50,2.18)</w:t>
      </w:r>
      <w:r w:rsidR="00215528">
        <w:t xml:space="preserve">. </w:t>
      </w:r>
    </w:p>
    <w:p w14:paraId="190A9564" w14:textId="77777777" w:rsidR="0014098A" w:rsidRDefault="0014098A">
      <w:pPr>
        <w:pStyle w:val="CommentText"/>
      </w:pPr>
    </w:p>
    <w:p w14:paraId="65055C77" w14:textId="77777777" w:rsidR="0014098A" w:rsidRDefault="0014098A">
      <w:pPr>
        <w:pStyle w:val="CommentText"/>
      </w:pPr>
    </w:p>
    <w:p w14:paraId="13F892FD" w14:textId="205FFB43" w:rsidR="0014098A" w:rsidRDefault="0014098A">
      <w:pPr>
        <w:pStyle w:val="CommentText"/>
      </w:pPr>
      <w:r w:rsidRPr="0014098A">
        <w:rPr>
          <w:highlight w:val="yellow"/>
        </w:rPr>
        <w:t>I highly recommend to creating a forest plot by showing the factors over three survey years.</w:t>
      </w:r>
      <w:r>
        <w:t xml:space="preserve"> </w:t>
      </w:r>
    </w:p>
  </w:comment>
  <w:comment w:id="2851" w:author="Mst. Farzana Akter" w:date="2023-01-09T22:41:00Z" w:initials="MFA">
    <w:p w14:paraId="185DFB5F" w14:textId="77777777" w:rsidR="00135FB1" w:rsidRDefault="00545AE3" w:rsidP="006A3869">
      <w:pPr>
        <w:pStyle w:val="CommentText"/>
      </w:pPr>
      <w:r>
        <w:rPr>
          <w:rStyle w:val="CommentReference"/>
        </w:rPr>
        <w:annotationRef/>
      </w:r>
      <w:r w:rsidR="00135FB1">
        <w:rPr>
          <w:lang w:val="en-CA"/>
        </w:rPr>
        <w:t>Nayeem, this one!</w:t>
      </w:r>
    </w:p>
  </w:comment>
  <w:comment w:id="5075" w:author="Chowdhury,Muhammad Abdul Baker" w:date="2023-01-05T11:19:00Z" w:initials="CAB">
    <w:p w14:paraId="7BD290B7" w14:textId="4D7F620D" w:rsidR="00257E16" w:rsidRDefault="00257E16">
      <w:pPr>
        <w:pStyle w:val="CommentText"/>
      </w:pPr>
      <w:r>
        <w:rPr>
          <w:rStyle w:val="CommentReference"/>
        </w:rPr>
        <w:annotationRef/>
      </w:r>
      <w:r>
        <w:t>This contradicts with the introduction</w:t>
      </w:r>
    </w:p>
  </w:comment>
  <w:comment w:id="9551" w:author="Chowdhury,Muhammad Abdul Baker" w:date="2023-01-05T11:10:00Z" w:initials="CAB">
    <w:p w14:paraId="68B54D8E" w14:textId="6D404D5A" w:rsidR="00C2040A" w:rsidRDefault="00C2040A" w:rsidP="00C2040A">
      <w:pPr>
        <w:pStyle w:val="CommentText"/>
      </w:pPr>
      <w:r>
        <w:rPr>
          <w:rStyle w:val="CommentReference"/>
        </w:rPr>
        <w:annotationRef/>
      </w:r>
      <w:r>
        <w:t>Table looks too crowded. Reformat the tables OR and 95% CI within parenthesis in a single cell. This will make the table nicer. e.g. 1.81 (1.50,2.18).</w:t>
      </w:r>
    </w:p>
  </w:comment>
  <w:comment w:id="9552" w:author="Mst. Farzana Akter" w:date="2023-01-09T22:41:00Z" w:initials="MFA">
    <w:p w14:paraId="0E6D243E" w14:textId="77777777" w:rsidR="00C2040A" w:rsidRDefault="00C2040A" w:rsidP="00C2040A">
      <w:pPr>
        <w:pStyle w:val="CommentText"/>
      </w:pPr>
      <w:r>
        <w:rPr>
          <w:rStyle w:val="CommentReference"/>
        </w:rPr>
        <w:annotationRef/>
      </w:r>
      <w:r>
        <w:rPr>
          <w:lang w:val="en-CA"/>
        </w:rPr>
        <w:t>Nayeem, this one also!</w:t>
      </w:r>
    </w:p>
  </w:comment>
  <w:comment w:id="13788" w:author="Chowdhury,Muhammad Abdul Baker" w:date="2023-01-05T11:07:00Z" w:initials="CAB">
    <w:p w14:paraId="56ECC2CD" w14:textId="77777777" w:rsidR="00AE3CAD" w:rsidRDefault="00AE3CAD" w:rsidP="008E73D6">
      <w:pPr>
        <w:pStyle w:val="CommentText"/>
      </w:pPr>
      <w:r>
        <w:rPr>
          <w:rStyle w:val="CommentReference"/>
        </w:rPr>
        <w:annotationRef/>
      </w:r>
      <w:r>
        <w:t xml:space="preserve">Reformat the tables OR and 95% CI within parenthesis in a single cell. This will make the table nicer. e.g. 1.81 (1.50,2.18). </w:t>
      </w:r>
    </w:p>
    <w:p w14:paraId="53FA25B6" w14:textId="77777777" w:rsidR="00AE3CAD" w:rsidRDefault="00AE3CAD" w:rsidP="008E73D6">
      <w:pPr>
        <w:pStyle w:val="CommentText"/>
      </w:pPr>
    </w:p>
    <w:p w14:paraId="3E859EE5" w14:textId="77777777" w:rsidR="00AE3CAD" w:rsidRDefault="00AE3CAD" w:rsidP="008E73D6">
      <w:pPr>
        <w:pStyle w:val="CommentText"/>
      </w:pPr>
    </w:p>
    <w:p w14:paraId="272D809F" w14:textId="77777777" w:rsidR="00AE3CAD" w:rsidRDefault="00AE3CAD" w:rsidP="008E73D6">
      <w:pPr>
        <w:pStyle w:val="CommentText"/>
      </w:pPr>
      <w:r w:rsidRPr="0014098A">
        <w:rPr>
          <w:highlight w:val="yellow"/>
        </w:rPr>
        <w:t>I highly recommend to creating a forest plot by showing the factors over three survey years.</w:t>
      </w:r>
      <w:r>
        <w:t xml:space="preserve"> </w:t>
      </w:r>
    </w:p>
  </w:comment>
  <w:comment w:id="13789" w:author="Mst. Farzana Akter" w:date="2023-01-09T22:41:00Z" w:initials="MFA">
    <w:p w14:paraId="17AC2DE7" w14:textId="77777777" w:rsidR="00AE3CAD" w:rsidRDefault="00AE3CAD" w:rsidP="008E73D6">
      <w:pPr>
        <w:pStyle w:val="CommentText"/>
      </w:pPr>
      <w:r>
        <w:rPr>
          <w:rStyle w:val="CommentReference"/>
        </w:rPr>
        <w:annotationRef/>
      </w:r>
      <w:r>
        <w:rPr>
          <w:lang w:val="en-CA"/>
        </w:rPr>
        <w:t>Nayeem, this one!</w:t>
      </w:r>
    </w:p>
  </w:comment>
  <w:comment w:id="13790" w:author="Mohammad Nayeem Hasan" w:date="2023-01-21T04:06:00Z" w:initials="MNH">
    <w:p w14:paraId="2B4A06B9" w14:textId="77777777" w:rsidR="00FC7AF7" w:rsidRDefault="00FC7AF7" w:rsidP="008357AF">
      <w:pPr>
        <w:pStyle w:val="CommentText"/>
      </w:pPr>
      <w:r>
        <w:rPr>
          <w:rStyle w:val="CommentReference"/>
        </w:rPr>
        <w:annotationRef/>
      </w:r>
      <w:r>
        <w:t>Done</w:t>
      </w:r>
    </w:p>
  </w:comment>
  <w:comment w:id="17719" w:author="Chowdhury,Muhammad Abdul Baker" w:date="2023-01-05T10:44:00Z" w:initials="CAB">
    <w:p w14:paraId="158C8A89" w14:textId="40DC5489" w:rsidR="00812BC2" w:rsidRDefault="00812BC2" w:rsidP="00812BC2">
      <w:pPr>
        <w:pStyle w:val="CommentText"/>
      </w:pPr>
      <w:r>
        <w:rPr>
          <w:rStyle w:val="CommentReference"/>
        </w:rPr>
        <w:annotationRef/>
      </w:r>
      <w:r>
        <w:t xml:space="preserve">Better to put all tables and figures at the end of the manuscript </w:t>
      </w:r>
    </w:p>
  </w:comment>
  <w:comment w:id="17720" w:author="Mst. Farzana Akter" w:date="2023-01-09T22:39:00Z" w:initials="MFA">
    <w:p w14:paraId="4BAB5A03" w14:textId="77777777" w:rsidR="00812BC2" w:rsidRDefault="00812BC2" w:rsidP="00812BC2">
      <w:pPr>
        <w:pStyle w:val="CommentText"/>
      </w:pPr>
      <w:r>
        <w:rPr>
          <w:rStyle w:val="CommentReference"/>
        </w:rPr>
        <w:annotationRef/>
      </w:r>
      <w:r>
        <w:rPr>
          <w:lang w:val="en-CA"/>
        </w:rPr>
        <w:t xml:space="preserve">Nayeem, pls resolve this. </w:t>
      </w:r>
    </w:p>
  </w:comment>
  <w:comment w:id="17721" w:author="Mohammad Nayeem Hasan" w:date="2023-01-21T03:27:00Z" w:initials="MNH">
    <w:p w14:paraId="3BE69144" w14:textId="77777777" w:rsidR="00C91A19" w:rsidRDefault="00C91A19" w:rsidP="00E22235">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44D3C4" w15:done="0"/>
  <w15:commentEx w15:paraId="263867D7" w15:done="1"/>
  <w15:commentEx w15:paraId="50A43F77" w15:done="0"/>
  <w15:commentEx w15:paraId="42C493ED" w15:paraIdParent="50A43F77" w15:done="0"/>
  <w15:commentEx w15:paraId="4DD2C18F" w15:done="1"/>
  <w15:commentEx w15:paraId="1620403A" w15:done="1"/>
  <w15:commentEx w15:paraId="1879E039" w15:done="1"/>
  <w15:commentEx w15:paraId="562C91AF" w15:done="0"/>
  <w15:commentEx w15:paraId="3D60D30B" w15:paraIdParent="562C91AF" w15:done="0"/>
  <w15:commentEx w15:paraId="41D43DD8" w15:done="0"/>
  <w15:commentEx w15:paraId="696E13B4" w15:paraIdParent="41D43DD8" w15:done="0"/>
  <w15:commentEx w15:paraId="5925562E" w15:done="1"/>
  <w15:commentEx w15:paraId="3E2C95FE" w15:done="0"/>
  <w15:commentEx w15:paraId="6DF72437" w15:done="0"/>
  <w15:commentEx w15:paraId="72D83858" w15:paraIdParent="6DF72437" w15:done="0"/>
  <w15:commentEx w15:paraId="5593C506" w15:paraIdParent="6DF72437" w15:done="0"/>
  <w15:commentEx w15:paraId="2299590D" w15:done="0"/>
  <w15:commentEx w15:paraId="11543BE1" w15:paraIdParent="2299590D" w15:done="0"/>
  <w15:commentEx w15:paraId="1456922F" w15:paraIdParent="2299590D" w15:done="0"/>
  <w15:commentEx w15:paraId="643AF5C1" w15:done="0"/>
  <w15:commentEx w15:paraId="195502C0" w15:paraIdParent="643AF5C1" w15:done="0"/>
  <w15:commentEx w15:paraId="48C0542C" w15:paraIdParent="643AF5C1" w15:done="0"/>
  <w15:commentEx w15:paraId="0ED5FFE0" w15:done="0"/>
  <w15:commentEx w15:paraId="156627E4" w15:paraIdParent="0ED5FFE0" w15:done="0"/>
  <w15:commentEx w15:paraId="5ADCC1D1" w15:done="0"/>
  <w15:commentEx w15:paraId="4BEC68C3" w15:paraIdParent="5ADCC1D1" w15:done="0"/>
  <w15:commentEx w15:paraId="11FDE484" w15:done="1"/>
  <w15:commentEx w15:paraId="13F892FD" w15:done="1"/>
  <w15:commentEx w15:paraId="185DFB5F" w15:paraIdParent="13F892FD" w15:done="1"/>
  <w15:commentEx w15:paraId="7BD290B7" w15:done="1"/>
  <w15:commentEx w15:paraId="68B54D8E" w15:done="1"/>
  <w15:commentEx w15:paraId="0E6D243E" w15:paraIdParent="68B54D8E" w15:done="1"/>
  <w15:commentEx w15:paraId="272D809F" w15:done="1"/>
  <w15:commentEx w15:paraId="17AC2DE7" w15:paraIdParent="272D809F" w15:done="1"/>
  <w15:commentEx w15:paraId="2B4A06B9" w15:paraIdParent="272D809F" w15:done="1"/>
  <w15:commentEx w15:paraId="158C8A89" w15:done="1"/>
  <w15:commentEx w15:paraId="4BAB5A03" w15:paraIdParent="158C8A89" w15:done="1"/>
  <w15:commentEx w15:paraId="3BE69144" w15:paraIdParent="158C8A8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6E1B1" w16cex:dateUtc="2023-01-10T00:55:00Z"/>
  <w16cex:commentExtensible w16cex:durableId="27671537" w16cex:dateUtc="2023-01-10T04:35:00Z"/>
  <w16cex:commentExtensible w16cex:durableId="2761C692" w16cex:dateUtc="2023-01-06T03:58:00Z"/>
  <w16cex:commentExtensible w16cex:durableId="27671619" w16cex:dateUtc="2023-01-10T04:39:00Z"/>
  <w16cex:commentExtensible w16cex:durableId="2767162F" w16cex:dateUtc="2023-01-10T04:39:00Z"/>
  <w16cex:commentExtensible w16cex:durableId="2775BC6C" w16cex:dateUtc="2023-01-20T19:20:00Z"/>
  <w16cex:commentExtensible w16cex:durableId="2767163F" w16cex:dateUtc="2023-01-10T04:39:00Z"/>
  <w16cex:commentExtensible w16cex:durableId="2775BD73" w16cex:dateUtc="2023-01-20T19:25:00Z"/>
  <w16cex:commentExtensible w16cex:durableId="27671653" w16cex:dateUtc="2023-01-10T04:40:00Z"/>
  <w16cex:commentExtensible w16cex:durableId="2775BF23" w16cex:dateUtc="2023-01-20T19:32:00Z"/>
  <w16cex:commentExtensible w16cex:durableId="2767166B" w16cex:dateUtc="2023-01-10T04:40:00Z"/>
  <w16cex:commentExtensible w16cex:durableId="2767167C" w16cex:dateUtc="2023-01-10T04:41:00Z"/>
  <w16cex:commentExtensible w16cex:durableId="276716A4" w16cex:dateUtc="2023-01-10T04:41:00Z"/>
  <w16cex:commentExtensible w16cex:durableId="2775B28F" w16cex:dateUtc="2023-01-10T04:41:00Z"/>
  <w16cex:commentExtensible w16cex:durableId="2775B2B6" w16cex:dateUtc="2023-01-10T04:41:00Z"/>
  <w16cex:commentExtensible w16cex:durableId="2775E34A" w16cex:dateUtc="2023-01-20T22:06:00Z"/>
  <w16cex:commentExtensible w16cex:durableId="2775B1AB" w16cex:dateUtc="2023-01-10T04:39:00Z"/>
  <w16cex:commentExtensible w16cex:durableId="2775DAF3" w16cex:dateUtc="2023-01-20T2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44D3C4" w16cid:durableId="2766E1B1"/>
  <w16cid:commentId w16cid:paraId="263867D7" w16cid:durableId="27611E49"/>
  <w16cid:commentId w16cid:paraId="50A43F77" w16cid:durableId="27611DAF"/>
  <w16cid:commentId w16cid:paraId="42C493ED" w16cid:durableId="27671537"/>
  <w16cid:commentId w16cid:paraId="4DD2C18F" w16cid:durableId="276714F2"/>
  <w16cid:commentId w16cid:paraId="1620403A" w16cid:durableId="27612067"/>
  <w16cid:commentId w16cid:paraId="1879E039" w16cid:durableId="276120B3"/>
  <w16cid:commentId w16cid:paraId="562C91AF" w16cid:durableId="27612817"/>
  <w16cid:commentId w16cid:paraId="3D60D30B" w16cid:durableId="2761C692"/>
  <w16cid:commentId w16cid:paraId="41D43DD8" w16cid:durableId="27612887"/>
  <w16cid:commentId w16cid:paraId="696E13B4" w16cid:durableId="27671619"/>
  <w16cid:commentId w16cid:paraId="5925562E" w16cid:durableId="27612924"/>
  <w16cid:commentId w16cid:paraId="3E2C95FE" w16cid:durableId="2761295E"/>
  <w16cid:commentId w16cid:paraId="6DF72437" w16cid:durableId="27612986"/>
  <w16cid:commentId w16cid:paraId="72D83858" w16cid:durableId="2767162F"/>
  <w16cid:commentId w16cid:paraId="5593C506" w16cid:durableId="2775BC6C"/>
  <w16cid:commentId w16cid:paraId="2299590D" w16cid:durableId="27612BBD"/>
  <w16cid:commentId w16cid:paraId="11543BE1" w16cid:durableId="2767163F"/>
  <w16cid:commentId w16cid:paraId="1456922F" w16cid:durableId="2775BD73"/>
  <w16cid:commentId w16cid:paraId="643AF5C1" w16cid:durableId="27612C52"/>
  <w16cid:commentId w16cid:paraId="195502C0" w16cid:durableId="27671653"/>
  <w16cid:commentId w16cid:paraId="48C0542C" w16cid:durableId="2775BF23"/>
  <w16cid:commentId w16cid:paraId="0ED5FFE0" w16cid:durableId="27612CBE"/>
  <w16cid:commentId w16cid:paraId="156627E4" w16cid:durableId="2767166B"/>
  <w16cid:commentId w16cid:paraId="5ADCC1D1" w16cid:durableId="27612E96"/>
  <w16cid:commentId w16cid:paraId="4BEC68C3" w16cid:durableId="2767167C"/>
  <w16cid:commentId w16cid:paraId="11FDE484" w16cid:durableId="27612D88"/>
  <w16cid:commentId w16cid:paraId="13F892FD" w16cid:durableId="27612DED"/>
  <w16cid:commentId w16cid:paraId="185DFB5F" w16cid:durableId="276716A4"/>
  <w16cid:commentId w16cid:paraId="7BD290B7" w16cid:durableId="276130DE"/>
  <w16cid:commentId w16cid:paraId="68B54D8E" w16cid:durableId="2775B290"/>
  <w16cid:commentId w16cid:paraId="0E6D243E" w16cid:durableId="2775B28F"/>
  <w16cid:commentId w16cid:paraId="272D809F" w16cid:durableId="2775B2B7"/>
  <w16cid:commentId w16cid:paraId="17AC2DE7" w16cid:durableId="2775B2B6"/>
  <w16cid:commentId w16cid:paraId="2B4A06B9" w16cid:durableId="2775E34A"/>
  <w16cid:commentId w16cid:paraId="158C8A89" w16cid:durableId="2775B1AC"/>
  <w16cid:commentId w16cid:paraId="4BAB5A03" w16cid:durableId="2775B1AB"/>
  <w16cid:commentId w16cid:paraId="3BE69144" w16cid:durableId="2775DAF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nionPro-Regular">
    <w:altName w:val="Cambria"/>
    <w:charset w:val="00"/>
    <w:family w:val="roman"/>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24123E"/>
    <w:multiLevelType w:val="hybridMultilevel"/>
    <w:tmpl w:val="5AB8D7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747630EE"/>
    <w:multiLevelType w:val="hybridMultilevel"/>
    <w:tmpl w:val="AEFC90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2967713">
    <w:abstractNumId w:val="1"/>
  </w:num>
  <w:num w:numId="2" w16cid:durableId="16575423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hammad Nayeem Hasan">
    <w15:presenceInfo w15:providerId="None" w15:userId="Mohammad Nayeem Hasan"/>
  </w15:person>
  <w15:person w15:author="Chowdhury,Muhammad Abdul Baker">
    <w15:presenceInfo w15:providerId="AD" w15:userId="S-1-5-21-1308237860-4193317556-336787646-2115348"/>
  </w15:person>
  <w15:person w15:author="Mst. Farzana Akter">
    <w15:presenceInfo w15:providerId="None" w15:userId="Mst. Farzana Akt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Lc0NDU1MzcxMTAysTRU0lEKTi0uzszPAykwNKwFAE51G2UtAAAA"/>
  </w:docVars>
  <w:rsids>
    <w:rsidRoot w:val="000C1EF8"/>
    <w:rsid w:val="00000932"/>
    <w:rsid w:val="00001547"/>
    <w:rsid w:val="0000427E"/>
    <w:rsid w:val="000063B2"/>
    <w:rsid w:val="00006A5F"/>
    <w:rsid w:val="0001488D"/>
    <w:rsid w:val="00014C01"/>
    <w:rsid w:val="00015C91"/>
    <w:rsid w:val="00021968"/>
    <w:rsid w:val="00024D8A"/>
    <w:rsid w:val="00024F68"/>
    <w:rsid w:val="00032486"/>
    <w:rsid w:val="00032B83"/>
    <w:rsid w:val="0003370F"/>
    <w:rsid w:val="000340D1"/>
    <w:rsid w:val="0003448D"/>
    <w:rsid w:val="00041AAE"/>
    <w:rsid w:val="00042110"/>
    <w:rsid w:val="00046C14"/>
    <w:rsid w:val="00047A22"/>
    <w:rsid w:val="000508B4"/>
    <w:rsid w:val="00050EFF"/>
    <w:rsid w:val="00053807"/>
    <w:rsid w:val="00054206"/>
    <w:rsid w:val="00060577"/>
    <w:rsid w:val="00061E5C"/>
    <w:rsid w:val="00062E51"/>
    <w:rsid w:val="00063BD2"/>
    <w:rsid w:val="00066654"/>
    <w:rsid w:val="000677F9"/>
    <w:rsid w:val="00067DC6"/>
    <w:rsid w:val="00070681"/>
    <w:rsid w:val="00071CEF"/>
    <w:rsid w:val="00072283"/>
    <w:rsid w:val="0007666C"/>
    <w:rsid w:val="0007755A"/>
    <w:rsid w:val="000776B2"/>
    <w:rsid w:val="000808D2"/>
    <w:rsid w:val="00080F93"/>
    <w:rsid w:val="00082216"/>
    <w:rsid w:val="00083F6C"/>
    <w:rsid w:val="000849F9"/>
    <w:rsid w:val="00087C2C"/>
    <w:rsid w:val="00094446"/>
    <w:rsid w:val="00096ACD"/>
    <w:rsid w:val="000A08E5"/>
    <w:rsid w:val="000A0A4E"/>
    <w:rsid w:val="000A2B06"/>
    <w:rsid w:val="000A40F3"/>
    <w:rsid w:val="000B1517"/>
    <w:rsid w:val="000B371E"/>
    <w:rsid w:val="000B4055"/>
    <w:rsid w:val="000B420E"/>
    <w:rsid w:val="000B5FF5"/>
    <w:rsid w:val="000B7200"/>
    <w:rsid w:val="000B762D"/>
    <w:rsid w:val="000B7B80"/>
    <w:rsid w:val="000C1EF8"/>
    <w:rsid w:val="000C472D"/>
    <w:rsid w:val="000D00A8"/>
    <w:rsid w:val="000D0EE1"/>
    <w:rsid w:val="000D1C80"/>
    <w:rsid w:val="000D24D6"/>
    <w:rsid w:val="000D5CFE"/>
    <w:rsid w:val="000D6248"/>
    <w:rsid w:val="000D6CAF"/>
    <w:rsid w:val="000D7F48"/>
    <w:rsid w:val="000E494D"/>
    <w:rsid w:val="000E55D6"/>
    <w:rsid w:val="000E5948"/>
    <w:rsid w:val="000F06C8"/>
    <w:rsid w:val="000F150F"/>
    <w:rsid w:val="000F1A40"/>
    <w:rsid w:val="000F2051"/>
    <w:rsid w:val="000F6469"/>
    <w:rsid w:val="000F64AC"/>
    <w:rsid w:val="000F6814"/>
    <w:rsid w:val="000F7451"/>
    <w:rsid w:val="000F750E"/>
    <w:rsid w:val="000F787A"/>
    <w:rsid w:val="00106F4F"/>
    <w:rsid w:val="00115909"/>
    <w:rsid w:val="00116848"/>
    <w:rsid w:val="00124882"/>
    <w:rsid w:val="0012567D"/>
    <w:rsid w:val="00126989"/>
    <w:rsid w:val="00126CA8"/>
    <w:rsid w:val="00130401"/>
    <w:rsid w:val="00130B1B"/>
    <w:rsid w:val="00131298"/>
    <w:rsid w:val="00135383"/>
    <w:rsid w:val="00135521"/>
    <w:rsid w:val="00135E4E"/>
    <w:rsid w:val="00135F34"/>
    <w:rsid w:val="00135FB1"/>
    <w:rsid w:val="001372F1"/>
    <w:rsid w:val="0014020D"/>
    <w:rsid w:val="0014098A"/>
    <w:rsid w:val="00145376"/>
    <w:rsid w:val="00145803"/>
    <w:rsid w:val="0015001C"/>
    <w:rsid w:val="001501F4"/>
    <w:rsid w:val="001516BA"/>
    <w:rsid w:val="00151721"/>
    <w:rsid w:val="001559DC"/>
    <w:rsid w:val="00157EE7"/>
    <w:rsid w:val="00165390"/>
    <w:rsid w:val="001715D9"/>
    <w:rsid w:val="00171C69"/>
    <w:rsid w:val="00173FC1"/>
    <w:rsid w:val="00174FC7"/>
    <w:rsid w:val="00182901"/>
    <w:rsid w:val="00185718"/>
    <w:rsid w:val="00186A81"/>
    <w:rsid w:val="0018796D"/>
    <w:rsid w:val="00187A35"/>
    <w:rsid w:val="00194442"/>
    <w:rsid w:val="00195762"/>
    <w:rsid w:val="00195AE1"/>
    <w:rsid w:val="001968A9"/>
    <w:rsid w:val="001A31A2"/>
    <w:rsid w:val="001A3ED8"/>
    <w:rsid w:val="001A4217"/>
    <w:rsid w:val="001A5F0F"/>
    <w:rsid w:val="001A75EA"/>
    <w:rsid w:val="001B1F66"/>
    <w:rsid w:val="001B6771"/>
    <w:rsid w:val="001B6C05"/>
    <w:rsid w:val="001C3626"/>
    <w:rsid w:val="001C74CE"/>
    <w:rsid w:val="001D0957"/>
    <w:rsid w:val="001D2051"/>
    <w:rsid w:val="001D3777"/>
    <w:rsid w:val="001D4FC2"/>
    <w:rsid w:val="001D6BDA"/>
    <w:rsid w:val="001D6F0C"/>
    <w:rsid w:val="001D760C"/>
    <w:rsid w:val="001F0351"/>
    <w:rsid w:val="001F3D7B"/>
    <w:rsid w:val="001F411A"/>
    <w:rsid w:val="001F4C96"/>
    <w:rsid w:val="001F534A"/>
    <w:rsid w:val="001F6866"/>
    <w:rsid w:val="001F7D73"/>
    <w:rsid w:val="002001EC"/>
    <w:rsid w:val="0020070F"/>
    <w:rsid w:val="00200D44"/>
    <w:rsid w:val="0020117A"/>
    <w:rsid w:val="00201D06"/>
    <w:rsid w:val="00206758"/>
    <w:rsid w:val="00213A83"/>
    <w:rsid w:val="00215030"/>
    <w:rsid w:val="00215528"/>
    <w:rsid w:val="00220F3A"/>
    <w:rsid w:val="0022145E"/>
    <w:rsid w:val="002250A3"/>
    <w:rsid w:val="002258E4"/>
    <w:rsid w:val="0022631E"/>
    <w:rsid w:val="00227D57"/>
    <w:rsid w:val="00236AF2"/>
    <w:rsid w:val="0023711F"/>
    <w:rsid w:val="00241C49"/>
    <w:rsid w:val="0024442C"/>
    <w:rsid w:val="00246F25"/>
    <w:rsid w:val="00251D00"/>
    <w:rsid w:val="0025406E"/>
    <w:rsid w:val="00257E16"/>
    <w:rsid w:val="00261118"/>
    <w:rsid w:val="002616FB"/>
    <w:rsid w:val="002639A6"/>
    <w:rsid w:val="002640B4"/>
    <w:rsid w:val="00264FBA"/>
    <w:rsid w:val="00267779"/>
    <w:rsid w:val="0027122B"/>
    <w:rsid w:val="00275578"/>
    <w:rsid w:val="002774A2"/>
    <w:rsid w:val="00283722"/>
    <w:rsid w:val="00287637"/>
    <w:rsid w:val="00291334"/>
    <w:rsid w:val="0029422F"/>
    <w:rsid w:val="00294443"/>
    <w:rsid w:val="00296E5A"/>
    <w:rsid w:val="002A05C4"/>
    <w:rsid w:val="002A09D9"/>
    <w:rsid w:val="002A3DEB"/>
    <w:rsid w:val="002A5770"/>
    <w:rsid w:val="002A6237"/>
    <w:rsid w:val="002B19F9"/>
    <w:rsid w:val="002B4113"/>
    <w:rsid w:val="002B51CD"/>
    <w:rsid w:val="002B613C"/>
    <w:rsid w:val="002B619F"/>
    <w:rsid w:val="002B63EA"/>
    <w:rsid w:val="002B641C"/>
    <w:rsid w:val="002C0757"/>
    <w:rsid w:val="002C1126"/>
    <w:rsid w:val="002C2B15"/>
    <w:rsid w:val="002C2B98"/>
    <w:rsid w:val="002C3D7C"/>
    <w:rsid w:val="002D3ED1"/>
    <w:rsid w:val="002D4FEE"/>
    <w:rsid w:val="002D5D40"/>
    <w:rsid w:val="002D7B0F"/>
    <w:rsid w:val="002E10C0"/>
    <w:rsid w:val="002E1373"/>
    <w:rsid w:val="002E27FE"/>
    <w:rsid w:val="002E3904"/>
    <w:rsid w:val="002F0B69"/>
    <w:rsid w:val="002F18A7"/>
    <w:rsid w:val="002F6C03"/>
    <w:rsid w:val="002F6ED7"/>
    <w:rsid w:val="002F7F6D"/>
    <w:rsid w:val="00300600"/>
    <w:rsid w:val="0030151B"/>
    <w:rsid w:val="00303EF2"/>
    <w:rsid w:val="00304485"/>
    <w:rsid w:val="00305298"/>
    <w:rsid w:val="003052B6"/>
    <w:rsid w:val="00306E7A"/>
    <w:rsid w:val="003119C2"/>
    <w:rsid w:val="00312381"/>
    <w:rsid w:val="00313E28"/>
    <w:rsid w:val="0031457A"/>
    <w:rsid w:val="003208AB"/>
    <w:rsid w:val="003211E4"/>
    <w:rsid w:val="00323A34"/>
    <w:rsid w:val="00324366"/>
    <w:rsid w:val="00327842"/>
    <w:rsid w:val="00330FA8"/>
    <w:rsid w:val="003312F3"/>
    <w:rsid w:val="003324D7"/>
    <w:rsid w:val="00334657"/>
    <w:rsid w:val="00334F7A"/>
    <w:rsid w:val="00337F7E"/>
    <w:rsid w:val="003510AA"/>
    <w:rsid w:val="00351581"/>
    <w:rsid w:val="00351D0D"/>
    <w:rsid w:val="00356DE8"/>
    <w:rsid w:val="00357097"/>
    <w:rsid w:val="00361F8D"/>
    <w:rsid w:val="00362ACA"/>
    <w:rsid w:val="003630AB"/>
    <w:rsid w:val="00363DB7"/>
    <w:rsid w:val="00365818"/>
    <w:rsid w:val="00366197"/>
    <w:rsid w:val="00366B94"/>
    <w:rsid w:val="0037404C"/>
    <w:rsid w:val="0037461A"/>
    <w:rsid w:val="00381958"/>
    <w:rsid w:val="003827AC"/>
    <w:rsid w:val="00386483"/>
    <w:rsid w:val="00390E7A"/>
    <w:rsid w:val="00394056"/>
    <w:rsid w:val="003A10F8"/>
    <w:rsid w:val="003A152F"/>
    <w:rsid w:val="003A3F84"/>
    <w:rsid w:val="003A422C"/>
    <w:rsid w:val="003A7E77"/>
    <w:rsid w:val="003B047E"/>
    <w:rsid w:val="003B0BBE"/>
    <w:rsid w:val="003B196E"/>
    <w:rsid w:val="003B1CEB"/>
    <w:rsid w:val="003B298C"/>
    <w:rsid w:val="003B29A3"/>
    <w:rsid w:val="003B4D03"/>
    <w:rsid w:val="003B4D12"/>
    <w:rsid w:val="003B6C14"/>
    <w:rsid w:val="003B71FC"/>
    <w:rsid w:val="003B7E19"/>
    <w:rsid w:val="003C06CC"/>
    <w:rsid w:val="003C0835"/>
    <w:rsid w:val="003C0B43"/>
    <w:rsid w:val="003C559C"/>
    <w:rsid w:val="003C731C"/>
    <w:rsid w:val="003D0C44"/>
    <w:rsid w:val="003D1736"/>
    <w:rsid w:val="003D6912"/>
    <w:rsid w:val="003D78E2"/>
    <w:rsid w:val="003D7B5A"/>
    <w:rsid w:val="003D7D9F"/>
    <w:rsid w:val="003E3D11"/>
    <w:rsid w:val="003E4772"/>
    <w:rsid w:val="003F05FE"/>
    <w:rsid w:val="003F2533"/>
    <w:rsid w:val="003F25D6"/>
    <w:rsid w:val="003F3075"/>
    <w:rsid w:val="003F7E06"/>
    <w:rsid w:val="00401ABB"/>
    <w:rsid w:val="00402190"/>
    <w:rsid w:val="004048BD"/>
    <w:rsid w:val="00410F61"/>
    <w:rsid w:val="00411C7B"/>
    <w:rsid w:val="00415E23"/>
    <w:rsid w:val="004168E4"/>
    <w:rsid w:val="00417329"/>
    <w:rsid w:val="00417B6C"/>
    <w:rsid w:val="0042074B"/>
    <w:rsid w:val="0042128F"/>
    <w:rsid w:val="004232B0"/>
    <w:rsid w:val="00424197"/>
    <w:rsid w:val="00426294"/>
    <w:rsid w:val="004266B3"/>
    <w:rsid w:val="0042773B"/>
    <w:rsid w:val="00430B37"/>
    <w:rsid w:val="00431B4D"/>
    <w:rsid w:val="004352AB"/>
    <w:rsid w:val="00441BF5"/>
    <w:rsid w:val="00442045"/>
    <w:rsid w:val="0044493D"/>
    <w:rsid w:val="004470F4"/>
    <w:rsid w:val="00450947"/>
    <w:rsid w:val="00455F48"/>
    <w:rsid w:val="00456C7F"/>
    <w:rsid w:val="00456F9A"/>
    <w:rsid w:val="00461923"/>
    <w:rsid w:val="004632D8"/>
    <w:rsid w:val="00463734"/>
    <w:rsid w:val="004665F6"/>
    <w:rsid w:val="00472765"/>
    <w:rsid w:val="00472A9E"/>
    <w:rsid w:val="00474927"/>
    <w:rsid w:val="004749DE"/>
    <w:rsid w:val="00474DA0"/>
    <w:rsid w:val="00475157"/>
    <w:rsid w:val="0047577B"/>
    <w:rsid w:val="00480D40"/>
    <w:rsid w:val="00481386"/>
    <w:rsid w:val="0048224B"/>
    <w:rsid w:val="0048571C"/>
    <w:rsid w:val="00490B7B"/>
    <w:rsid w:val="0049791C"/>
    <w:rsid w:val="00497B71"/>
    <w:rsid w:val="004A5BA2"/>
    <w:rsid w:val="004A6CD2"/>
    <w:rsid w:val="004B041C"/>
    <w:rsid w:val="004B3BE9"/>
    <w:rsid w:val="004B4551"/>
    <w:rsid w:val="004B5DA7"/>
    <w:rsid w:val="004B627F"/>
    <w:rsid w:val="004C285E"/>
    <w:rsid w:val="004C3312"/>
    <w:rsid w:val="004C5609"/>
    <w:rsid w:val="004C6290"/>
    <w:rsid w:val="004C6D00"/>
    <w:rsid w:val="004C7AB7"/>
    <w:rsid w:val="004D0343"/>
    <w:rsid w:val="004D0B15"/>
    <w:rsid w:val="004D1416"/>
    <w:rsid w:val="004D1D21"/>
    <w:rsid w:val="004D2E72"/>
    <w:rsid w:val="004D4453"/>
    <w:rsid w:val="004D458D"/>
    <w:rsid w:val="004D5DB9"/>
    <w:rsid w:val="004E3A3B"/>
    <w:rsid w:val="004E46E2"/>
    <w:rsid w:val="004F084B"/>
    <w:rsid w:val="004F2027"/>
    <w:rsid w:val="004F4188"/>
    <w:rsid w:val="004F5BBC"/>
    <w:rsid w:val="004F7E7E"/>
    <w:rsid w:val="00500212"/>
    <w:rsid w:val="00502B1D"/>
    <w:rsid w:val="005037F6"/>
    <w:rsid w:val="00506631"/>
    <w:rsid w:val="00506A47"/>
    <w:rsid w:val="00510BE8"/>
    <w:rsid w:val="00510C28"/>
    <w:rsid w:val="005113A6"/>
    <w:rsid w:val="00511CF7"/>
    <w:rsid w:val="00512A9F"/>
    <w:rsid w:val="0051369E"/>
    <w:rsid w:val="005141D6"/>
    <w:rsid w:val="00520BC5"/>
    <w:rsid w:val="00520CDF"/>
    <w:rsid w:val="00520FCE"/>
    <w:rsid w:val="00521C89"/>
    <w:rsid w:val="005241E8"/>
    <w:rsid w:val="00526A6E"/>
    <w:rsid w:val="0053253C"/>
    <w:rsid w:val="00533687"/>
    <w:rsid w:val="00534221"/>
    <w:rsid w:val="00535F95"/>
    <w:rsid w:val="00540153"/>
    <w:rsid w:val="00540B16"/>
    <w:rsid w:val="00543AD2"/>
    <w:rsid w:val="00545AE3"/>
    <w:rsid w:val="00553643"/>
    <w:rsid w:val="00554857"/>
    <w:rsid w:val="00557188"/>
    <w:rsid w:val="005626BA"/>
    <w:rsid w:val="0056434C"/>
    <w:rsid w:val="00565011"/>
    <w:rsid w:val="0056706D"/>
    <w:rsid w:val="005675BC"/>
    <w:rsid w:val="005710FB"/>
    <w:rsid w:val="00572702"/>
    <w:rsid w:val="00573229"/>
    <w:rsid w:val="00573A01"/>
    <w:rsid w:val="00573BF3"/>
    <w:rsid w:val="00576345"/>
    <w:rsid w:val="00582BF4"/>
    <w:rsid w:val="005865A6"/>
    <w:rsid w:val="0058699E"/>
    <w:rsid w:val="005924A1"/>
    <w:rsid w:val="0059640F"/>
    <w:rsid w:val="005A6D7E"/>
    <w:rsid w:val="005A7789"/>
    <w:rsid w:val="005B1B1E"/>
    <w:rsid w:val="005B218F"/>
    <w:rsid w:val="005B36F8"/>
    <w:rsid w:val="005B5E00"/>
    <w:rsid w:val="005B6174"/>
    <w:rsid w:val="005B75A9"/>
    <w:rsid w:val="005C019F"/>
    <w:rsid w:val="005C2569"/>
    <w:rsid w:val="005C3190"/>
    <w:rsid w:val="005C6426"/>
    <w:rsid w:val="005D1BBB"/>
    <w:rsid w:val="005D2752"/>
    <w:rsid w:val="005D5A2C"/>
    <w:rsid w:val="005D6F00"/>
    <w:rsid w:val="005E3FEE"/>
    <w:rsid w:val="005F1801"/>
    <w:rsid w:val="005F1DD0"/>
    <w:rsid w:val="005F362F"/>
    <w:rsid w:val="005F7063"/>
    <w:rsid w:val="006023CE"/>
    <w:rsid w:val="00604CD6"/>
    <w:rsid w:val="00610498"/>
    <w:rsid w:val="00610F49"/>
    <w:rsid w:val="00614627"/>
    <w:rsid w:val="0061594C"/>
    <w:rsid w:val="00616BFE"/>
    <w:rsid w:val="00616C2B"/>
    <w:rsid w:val="00617E4A"/>
    <w:rsid w:val="006204C4"/>
    <w:rsid w:val="006264CA"/>
    <w:rsid w:val="00626B47"/>
    <w:rsid w:val="0063050B"/>
    <w:rsid w:val="00630ADC"/>
    <w:rsid w:val="00632A8C"/>
    <w:rsid w:val="00632E8B"/>
    <w:rsid w:val="006350F3"/>
    <w:rsid w:val="00635801"/>
    <w:rsid w:val="00636BA0"/>
    <w:rsid w:val="006370CB"/>
    <w:rsid w:val="00645F53"/>
    <w:rsid w:val="00646D97"/>
    <w:rsid w:val="006473AB"/>
    <w:rsid w:val="00650F36"/>
    <w:rsid w:val="0065247D"/>
    <w:rsid w:val="00654D54"/>
    <w:rsid w:val="00656659"/>
    <w:rsid w:val="00661DA1"/>
    <w:rsid w:val="006629F1"/>
    <w:rsid w:val="00665D53"/>
    <w:rsid w:val="006671F0"/>
    <w:rsid w:val="00670373"/>
    <w:rsid w:val="00671F1F"/>
    <w:rsid w:val="006733F6"/>
    <w:rsid w:val="00675434"/>
    <w:rsid w:val="00681379"/>
    <w:rsid w:val="00682101"/>
    <w:rsid w:val="006824AE"/>
    <w:rsid w:val="00682909"/>
    <w:rsid w:val="006873DF"/>
    <w:rsid w:val="006875DA"/>
    <w:rsid w:val="00687A18"/>
    <w:rsid w:val="00691411"/>
    <w:rsid w:val="00695A5E"/>
    <w:rsid w:val="00696483"/>
    <w:rsid w:val="006964E7"/>
    <w:rsid w:val="00697089"/>
    <w:rsid w:val="00697777"/>
    <w:rsid w:val="006A44E3"/>
    <w:rsid w:val="006A4E35"/>
    <w:rsid w:val="006A5F80"/>
    <w:rsid w:val="006B1964"/>
    <w:rsid w:val="006C171E"/>
    <w:rsid w:val="006C46BF"/>
    <w:rsid w:val="006C7EB4"/>
    <w:rsid w:val="006D0992"/>
    <w:rsid w:val="006D11B3"/>
    <w:rsid w:val="006D2D08"/>
    <w:rsid w:val="006D43DB"/>
    <w:rsid w:val="006D7EEC"/>
    <w:rsid w:val="006E668A"/>
    <w:rsid w:val="006E6D6C"/>
    <w:rsid w:val="006F0D6C"/>
    <w:rsid w:val="006F24B9"/>
    <w:rsid w:val="007045F1"/>
    <w:rsid w:val="00707551"/>
    <w:rsid w:val="00707A86"/>
    <w:rsid w:val="00714534"/>
    <w:rsid w:val="00714917"/>
    <w:rsid w:val="007156EF"/>
    <w:rsid w:val="00716A7B"/>
    <w:rsid w:val="0071707A"/>
    <w:rsid w:val="007233BA"/>
    <w:rsid w:val="00726490"/>
    <w:rsid w:val="007310B2"/>
    <w:rsid w:val="007310DE"/>
    <w:rsid w:val="007344D9"/>
    <w:rsid w:val="00743357"/>
    <w:rsid w:val="00746B1D"/>
    <w:rsid w:val="007500E9"/>
    <w:rsid w:val="007506AA"/>
    <w:rsid w:val="00752A96"/>
    <w:rsid w:val="00753DAA"/>
    <w:rsid w:val="0075492A"/>
    <w:rsid w:val="007556D9"/>
    <w:rsid w:val="00756BE8"/>
    <w:rsid w:val="007571E5"/>
    <w:rsid w:val="00757A27"/>
    <w:rsid w:val="0076532D"/>
    <w:rsid w:val="0076704C"/>
    <w:rsid w:val="007714FE"/>
    <w:rsid w:val="00771B06"/>
    <w:rsid w:val="007763D8"/>
    <w:rsid w:val="007774B5"/>
    <w:rsid w:val="00780098"/>
    <w:rsid w:val="00780131"/>
    <w:rsid w:val="00781C63"/>
    <w:rsid w:val="00782614"/>
    <w:rsid w:val="007827CA"/>
    <w:rsid w:val="00784FAD"/>
    <w:rsid w:val="00786204"/>
    <w:rsid w:val="007863CA"/>
    <w:rsid w:val="007872A6"/>
    <w:rsid w:val="00790F42"/>
    <w:rsid w:val="007914F8"/>
    <w:rsid w:val="00791938"/>
    <w:rsid w:val="00791B60"/>
    <w:rsid w:val="00794BFA"/>
    <w:rsid w:val="0079720C"/>
    <w:rsid w:val="007A030F"/>
    <w:rsid w:val="007A6275"/>
    <w:rsid w:val="007A74D6"/>
    <w:rsid w:val="007B1328"/>
    <w:rsid w:val="007B173A"/>
    <w:rsid w:val="007B18EE"/>
    <w:rsid w:val="007B2200"/>
    <w:rsid w:val="007B2921"/>
    <w:rsid w:val="007B3B9C"/>
    <w:rsid w:val="007B63EB"/>
    <w:rsid w:val="007B6876"/>
    <w:rsid w:val="007C33D8"/>
    <w:rsid w:val="007C35D1"/>
    <w:rsid w:val="007D038F"/>
    <w:rsid w:val="007D4A70"/>
    <w:rsid w:val="007D4E38"/>
    <w:rsid w:val="007D7830"/>
    <w:rsid w:val="007E6018"/>
    <w:rsid w:val="007E77BF"/>
    <w:rsid w:val="007F524B"/>
    <w:rsid w:val="007F6EC6"/>
    <w:rsid w:val="008001F5"/>
    <w:rsid w:val="00801BE0"/>
    <w:rsid w:val="00802A33"/>
    <w:rsid w:val="00803E03"/>
    <w:rsid w:val="0080639E"/>
    <w:rsid w:val="00812BC2"/>
    <w:rsid w:val="008130DA"/>
    <w:rsid w:val="00816427"/>
    <w:rsid w:val="0082161C"/>
    <w:rsid w:val="008260BC"/>
    <w:rsid w:val="00837CD1"/>
    <w:rsid w:val="008411B3"/>
    <w:rsid w:val="008418C2"/>
    <w:rsid w:val="0084290F"/>
    <w:rsid w:val="00843FAF"/>
    <w:rsid w:val="008464E5"/>
    <w:rsid w:val="00846D8A"/>
    <w:rsid w:val="00852B74"/>
    <w:rsid w:val="00852F0D"/>
    <w:rsid w:val="00855922"/>
    <w:rsid w:val="00863646"/>
    <w:rsid w:val="0086433B"/>
    <w:rsid w:val="008644D4"/>
    <w:rsid w:val="0086535D"/>
    <w:rsid w:val="00871F48"/>
    <w:rsid w:val="008725E2"/>
    <w:rsid w:val="00875BAB"/>
    <w:rsid w:val="0088002A"/>
    <w:rsid w:val="00880810"/>
    <w:rsid w:val="00880EE3"/>
    <w:rsid w:val="00883D81"/>
    <w:rsid w:val="0088507F"/>
    <w:rsid w:val="00886926"/>
    <w:rsid w:val="008873EF"/>
    <w:rsid w:val="008908FA"/>
    <w:rsid w:val="008919CB"/>
    <w:rsid w:val="008933E3"/>
    <w:rsid w:val="00893D87"/>
    <w:rsid w:val="0089582C"/>
    <w:rsid w:val="008A0216"/>
    <w:rsid w:val="008A0561"/>
    <w:rsid w:val="008A1E7D"/>
    <w:rsid w:val="008A21B6"/>
    <w:rsid w:val="008A2816"/>
    <w:rsid w:val="008A2CE8"/>
    <w:rsid w:val="008A34AB"/>
    <w:rsid w:val="008B1ED9"/>
    <w:rsid w:val="008B2204"/>
    <w:rsid w:val="008B268F"/>
    <w:rsid w:val="008B2C9C"/>
    <w:rsid w:val="008B5339"/>
    <w:rsid w:val="008B5FDB"/>
    <w:rsid w:val="008B708E"/>
    <w:rsid w:val="008B7DE5"/>
    <w:rsid w:val="008C090E"/>
    <w:rsid w:val="008C11EE"/>
    <w:rsid w:val="008C2A80"/>
    <w:rsid w:val="008C2DCB"/>
    <w:rsid w:val="008C3D61"/>
    <w:rsid w:val="008C64CC"/>
    <w:rsid w:val="008C7835"/>
    <w:rsid w:val="008D0FED"/>
    <w:rsid w:val="008D5C26"/>
    <w:rsid w:val="008D6431"/>
    <w:rsid w:val="008D69EB"/>
    <w:rsid w:val="008E0538"/>
    <w:rsid w:val="008E13AF"/>
    <w:rsid w:val="008E299F"/>
    <w:rsid w:val="008E5F75"/>
    <w:rsid w:val="008E73D6"/>
    <w:rsid w:val="008F0C71"/>
    <w:rsid w:val="008F10E2"/>
    <w:rsid w:val="008F273F"/>
    <w:rsid w:val="008F3B8F"/>
    <w:rsid w:val="008F3DE0"/>
    <w:rsid w:val="008F3EF5"/>
    <w:rsid w:val="008F57AB"/>
    <w:rsid w:val="008F7EFC"/>
    <w:rsid w:val="00900B5B"/>
    <w:rsid w:val="00904C0E"/>
    <w:rsid w:val="00913DC6"/>
    <w:rsid w:val="009141AC"/>
    <w:rsid w:val="00914C99"/>
    <w:rsid w:val="00915584"/>
    <w:rsid w:val="009157F5"/>
    <w:rsid w:val="009205BB"/>
    <w:rsid w:val="00921675"/>
    <w:rsid w:val="00922BD3"/>
    <w:rsid w:val="00926869"/>
    <w:rsid w:val="00926A35"/>
    <w:rsid w:val="00927541"/>
    <w:rsid w:val="009328FC"/>
    <w:rsid w:val="00933DD3"/>
    <w:rsid w:val="0094322E"/>
    <w:rsid w:val="00944F32"/>
    <w:rsid w:val="009459F5"/>
    <w:rsid w:val="00952ADB"/>
    <w:rsid w:val="0095324C"/>
    <w:rsid w:val="009540A1"/>
    <w:rsid w:val="009546B2"/>
    <w:rsid w:val="009560DD"/>
    <w:rsid w:val="009570B6"/>
    <w:rsid w:val="009572F3"/>
    <w:rsid w:val="00961078"/>
    <w:rsid w:val="009632A4"/>
    <w:rsid w:val="00964AA6"/>
    <w:rsid w:val="0096507E"/>
    <w:rsid w:val="009656F3"/>
    <w:rsid w:val="00973B9C"/>
    <w:rsid w:val="0097475D"/>
    <w:rsid w:val="0097565E"/>
    <w:rsid w:val="009777D1"/>
    <w:rsid w:val="00977F11"/>
    <w:rsid w:val="00980980"/>
    <w:rsid w:val="0098464E"/>
    <w:rsid w:val="0098626F"/>
    <w:rsid w:val="00986A94"/>
    <w:rsid w:val="009908E3"/>
    <w:rsid w:val="00992EF4"/>
    <w:rsid w:val="0099356E"/>
    <w:rsid w:val="009971D4"/>
    <w:rsid w:val="009A1A78"/>
    <w:rsid w:val="009A1B29"/>
    <w:rsid w:val="009A2B0D"/>
    <w:rsid w:val="009A72D9"/>
    <w:rsid w:val="009B1AF2"/>
    <w:rsid w:val="009B59F0"/>
    <w:rsid w:val="009B5E2E"/>
    <w:rsid w:val="009B7BD2"/>
    <w:rsid w:val="009C59A0"/>
    <w:rsid w:val="009D40BE"/>
    <w:rsid w:val="009D7500"/>
    <w:rsid w:val="009D7743"/>
    <w:rsid w:val="009D7D73"/>
    <w:rsid w:val="009E0E38"/>
    <w:rsid w:val="009E148A"/>
    <w:rsid w:val="009E1EE8"/>
    <w:rsid w:val="009E601A"/>
    <w:rsid w:val="009F0B52"/>
    <w:rsid w:val="009F201B"/>
    <w:rsid w:val="009F42D7"/>
    <w:rsid w:val="009F4AE0"/>
    <w:rsid w:val="00A0117C"/>
    <w:rsid w:val="00A046F0"/>
    <w:rsid w:val="00A102BC"/>
    <w:rsid w:val="00A1606A"/>
    <w:rsid w:val="00A160B3"/>
    <w:rsid w:val="00A16E2F"/>
    <w:rsid w:val="00A17C76"/>
    <w:rsid w:val="00A17F68"/>
    <w:rsid w:val="00A23AB1"/>
    <w:rsid w:val="00A27A36"/>
    <w:rsid w:val="00A27BC4"/>
    <w:rsid w:val="00A32EB1"/>
    <w:rsid w:val="00A33279"/>
    <w:rsid w:val="00A35753"/>
    <w:rsid w:val="00A35E10"/>
    <w:rsid w:val="00A37FBD"/>
    <w:rsid w:val="00A530EB"/>
    <w:rsid w:val="00A6094A"/>
    <w:rsid w:val="00A60C53"/>
    <w:rsid w:val="00A61279"/>
    <w:rsid w:val="00A61541"/>
    <w:rsid w:val="00A67133"/>
    <w:rsid w:val="00A719E9"/>
    <w:rsid w:val="00A72693"/>
    <w:rsid w:val="00A736BB"/>
    <w:rsid w:val="00A76BDA"/>
    <w:rsid w:val="00A77E47"/>
    <w:rsid w:val="00A809D3"/>
    <w:rsid w:val="00A84410"/>
    <w:rsid w:val="00A869F8"/>
    <w:rsid w:val="00A90AA3"/>
    <w:rsid w:val="00A91593"/>
    <w:rsid w:val="00A91EC8"/>
    <w:rsid w:val="00A95C8E"/>
    <w:rsid w:val="00AA084B"/>
    <w:rsid w:val="00AA15CC"/>
    <w:rsid w:val="00AA2C5E"/>
    <w:rsid w:val="00AA409C"/>
    <w:rsid w:val="00AA6F2E"/>
    <w:rsid w:val="00AA7BE0"/>
    <w:rsid w:val="00AB1746"/>
    <w:rsid w:val="00AB219C"/>
    <w:rsid w:val="00AB26FE"/>
    <w:rsid w:val="00AB2E0E"/>
    <w:rsid w:val="00AB5A8D"/>
    <w:rsid w:val="00AC0892"/>
    <w:rsid w:val="00AC2656"/>
    <w:rsid w:val="00AC3D6F"/>
    <w:rsid w:val="00AD11CE"/>
    <w:rsid w:val="00AD446E"/>
    <w:rsid w:val="00AD4768"/>
    <w:rsid w:val="00AD6141"/>
    <w:rsid w:val="00AD7093"/>
    <w:rsid w:val="00AE3CAD"/>
    <w:rsid w:val="00AF107C"/>
    <w:rsid w:val="00AF13AE"/>
    <w:rsid w:val="00AF52FB"/>
    <w:rsid w:val="00AF7B2D"/>
    <w:rsid w:val="00B0258A"/>
    <w:rsid w:val="00B03D76"/>
    <w:rsid w:val="00B07455"/>
    <w:rsid w:val="00B07600"/>
    <w:rsid w:val="00B1108E"/>
    <w:rsid w:val="00B11E34"/>
    <w:rsid w:val="00B1373D"/>
    <w:rsid w:val="00B13BCC"/>
    <w:rsid w:val="00B15031"/>
    <w:rsid w:val="00B20802"/>
    <w:rsid w:val="00B20CB9"/>
    <w:rsid w:val="00B22A94"/>
    <w:rsid w:val="00B23BF2"/>
    <w:rsid w:val="00B24BD6"/>
    <w:rsid w:val="00B26859"/>
    <w:rsid w:val="00B26BFC"/>
    <w:rsid w:val="00B2733A"/>
    <w:rsid w:val="00B3123E"/>
    <w:rsid w:val="00B34DAD"/>
    <w:rsid w:val="00B37723"/>
    <w:rsid w:val="00B45AC8"/>
    <w:rsid w:val="00B51009"/>
    <w:rsid w:val="00B54717"/>
    <w:rsid w:val="00B56E7F"/>
    <w:rsid w:val="00B57636"/>
    <w:rsid w:val="00B577B1"/>
    <w:rsid w:val="00B622B5"/>
    <w:rsid w:val="00B64DD3"/>
    <w:rsid w:val="00B74563"/>
    <w:rsid w:val="00B80A21"/>
    <w:rsid w:val="00B82043"/>
    <w:rsid w:val="00B82189"/>
    <w:rsid w:val="00B84BB3"/>
    <w:rsid w:val="00B84C8A"/>
    <w:rsid w:val="00B8667F"/>
    <w:rsid w:val="00B86758"/>
    <w:rsid w:val="00B90E8A"/>
    <w:rsid w:val="00B918D0"/>
    <w:rsid w:val="00B91C45"/>
    <w:rsid w:val="00B92378"/>
    <w:rsid w:val="00BA57CD"/>
    <w:rsid w:val="00BB14E3"/>
    <w:rsid w:val="00BB1FEC"/>
    <w:rsid w:val="00BB3511"/>
    <w:rsid w:val="00BB6156"/>
    <w:rsid w:val="00BC1153"/>
    <w:rsid w:val="00BC1B5C"/>
    <w:rsid w:val="00BC6A06"/>
    <w:rsid w:val="00BC79E5"/>
    <w:rsid w:val="00BD0C64"/>
    <w:rsid w:val="00BD169F"/>
    <w:rsid w:val="00BD3507"/>
    <w:rsid w:val="00BD353A"/>
    <w:rsid w:val="00BD4273"/>
    <w:rsid w:val="00BD65FF"/>
    <w:rsid w:val="00BE2235"/>
    <w:rsid w:val="00BE2AAB"/>
    <w:rsid w:val="00BE3AD7"/>
    <w:rsid w:val="00BE4C81"/>
    <w:rsid w:val="00BF0686"/>
    <w:rsid w:val="00BF1112"/>
    <w:rsid w:val="00BF2D14"/>
    <w:rsid w:val="00C00570"/>
    <w:rsid w:val="00C01282"/>
    <w:rsid w:val="00C01C73"/>
    <w:rsid w:val="00C02E85"/>
    <w:rsid w:val="00C04385"/>
    <w:rsid w:val="00C079CA"/>
    <w:rsid w:val="00C10467"/>
    <w:rsid w:val="00C10984"/>
    <w:rsid w:val="00C12A6D"/>
    <w:rsid w:val="00C14694"/>
    <w:rsid w:val="00C1530F"/>
    <w:rsid w:val="00C15797"/>
    <w:rsid w:val="00C17AD5"/>
    <w:rsid w:val="00C2040A"/>
    <w:rsid w:val="00C22372"/>
    <w:rsid w:val="00C22B5A"/>
    <w:rsid w:val="00C22F0C"/>
    <w:rsid w:val="00C23F2B"/>
    <w:rsid w:val="00C242EA"/>
    <w:rsid w:val="00C246B5"/>
    <w:rsid w:val="00C26EC8"/>
    <w:rsid w:val="00C30CFA"/>
    <w:rsid w:val="00C34D16"/>
    <w:rsid w:val="00C40DBF"/>
    <w:rsid w:val="00C4392C"/>
    <w:rsid w:val="00C467B2"/>
    <w:rsid w:val="00C46819"/>
    <w:rsid w:val="00C46BA5"/>
    <w:rsid w:val="00C5061D"/>
    <w:rsid w:val="00C5787A"/>
    <w:rsid w:val="00C6039D"/>
    <w:rsid w:val="00C60F95"/>
    <w:rsid w:val="00C61779"/>
    <w:rsid w:val="00C63A9E"/>
    <w:rsid w:val="00C710D0"/>
    <w:rsid w:val="00C720DE"/>
    <w:rsid w:val="00C74C81"/>
    <w:rsid w:val="00C76DC3"/>
    <w:rsid w:val="00C83278"/>
    <w:rsid w:val="00C8358C"/>
    <w:rsid w:val="00C83B5D"/>
    <w:rsid w:val="00C90983"/>
    <w:rsid w:val="00C90ABB"/>
    <w:rsid w:val="00C91A19"/>
    <w:rsid w:val="00C91C58"/>
    <w:rsid w:val="00C92E6F"/>
    <w:rsid w:val="00C93D32"/>
    <w:rsid w:val="00C9473B"/>
    <w:rsid w:val="00CA09FF"/>
    <w:rsid w:val="00CA7DEE"/>
    <w:rsid w:val="00CB0B9D"/>
    <w:rsid w:val="00CB4B0A"/>
    <w:rsid w:val="00CB4CA6"/>
    <w:rsid w:val="00CC3153"/>
    <w:rsid w:val="00CC4393"/>
    <w:rsid w:val="00CC4DF6"/>
    <w:rsid w:val="00CC60AA"/>
    <w:rsid w:val="00CC75BA"/>
    <w:rsid w:val="00CD0658"/>
    <w:rsid w:val="00CD0713"/>
    <w:rsid w:val="00CD1579"/>
    <w:rsid w:val="00CD1C31"/>
    <w:rsid w:val="00CD201F"/>
    <w:rsid w:val="00CD23AB"/>
    <w:rsid w:val="00CE069D"/>
    <w:rsid w:val="00CE0DDC"/>
    <w:rsid w:val="00CE3726"/>
    <w:rsid w:val="00CE3825"/>
    <w:rsid w:val="00CE3D9E"/>
    <w:rsid w:val="00CE483F"/>
    <w:rsid w:val="00CE604A"/>
    <w:rsid w:val="00CF02DF"/>
    <w:rsid w:val="00CF12F8"/>
    <w:rsid w:val="00CF269E"/>
    <w:rsid w:val="00CF4B8D"/>
    <w:rsid w:val="00CF60B0"/>
    <w:rsid w:val="00CF7115"/>
    <w:rsid w:val="00D0322B"/>
    <w:rsid w:val="00D0539D"/>
    <w:rsid w:val="00D0642F"/>
    <w:rsid w:val="00D11894"/>
    <w:rsid w:val="00D121DC"/>
    <w:rsid w:val="00D140AE"/>
    <w:rsid w:val="00D15616"/>
    <w:rsid w:val="00D15D06"/>
    <w:rsid w:val="00D22397"/>
    <w:rsid w:val="00D22949"/>
    <w:rsid w:val="00D25AA1"/>
    <w:rsid w:val="00D26677"/>
    <w:rsid w:val="00D305FD"/>
    <w:rsid w:val="00D3090E"/>
    <w:rsid w:val="00D318D5"/>
    <w:rsid w:val="00D324B9"/>
    <w:rsid w:val="00D33219"/>
    <w:rsid w:val="00D33F30"/>
    <w:rsid w:val="00D34C29"/>
    <w:rsid w:val="00D403E1"/>
    <w:rsid w:val="00D40FF9"/>
    <w:rsid w:val="00D419A7"/>
    <w:rsid w:val="00D427EC"/>
    <w:rsid w:val="00D45444"/>
    <w:rsid w:val="00D45996"/>
    <w:rsid w:val="00D46528"/>
    <w:rsid w:val="00D5213A"/>
    <w:rsid w:val="00D55316"/>
    <w:rsid w:val="00D609BB"/>
    <w:rsid w:val="00D60A98"/>
    <w:rsid w:val="00D724FB"/>
    <w:rsid w:val="00D7254B"/>
    <w:rsid w:val="00D8051D"/>
    <w:rsid w:val="00D86735"/>
    <w:rsid w:val="00D873B7"/>
    <w:rsid w:val="00D87FE9"/>
    <w:rsid w:val="00D97196"/>
    <w:rsid w:val="00DA0435"/>
    <w:rsid w:val="00DA1347"/>
    <w:rsid w:val="00DA1CB7"/>
    <w:rsid w:val="00DA29E5"/>
    <w:rsid w:val="00DA354B"/>
    <w:rsid w:val="00DA6140"/>
    <w:rsid w:val="00DA6E18"/>
    <w:rsid w:val="00DB144C"/>
    <w:rsid w:val="00DB66FB"/>
    <w:rsid w:val="00DC185C"/>
    <w:rsid w:val="00DC614D"/>
    <w:rsid w:val="00DC6375"/>
    <w:rsid w:val="00DC6DB4"/>
    <w:rsid w:val="00DC7AF4"/>
    <w:rsid w:val="00DD09AD"/>
    <w:rsid w:val="00DD0AE4"/>
    <w:rsid w:val="00DD0C55"/>
    <w:rsid w:val="00DD1A91"/>
    <w:rsid w:val="00DD1D85"/>
    <w:rsid w:val="00DD553E"/>
    <w:rsid w:val="00DD69BC"/>
    <w:rsid w:val="00DE1359"/>
    <w:rsid w:val="00DE2DE4"/>
    <w:rsid w:val="00DE3692"/>
    <w:rsid w:val="00DE4C1D"/>
    <w:rsid w:val="00DE658B"/>
    <w:rsid w:val="00DF0480"/>
    <w:rsid w:val="00DF4CF5"/>
    <w:rsid w:val="00DF7E65"/>
    <w:rsid w:val="00E04A36"/>
    <w:rsid w:val="00E0777D"/>
    <w:rsid w:val="00E07E50"/>
    <w:rsid w:val="00E10003"/>
    <w:rsid w:val="00E10086"/>
    <w:rsid w:val="00E10AE9"/>
    <w:rsid w:val="00E1133F"/>
    <w:rsid w:val="00E119A9"/>
    <w:rsid w:val="00E17B1C"/>
    <w:rsid w:val="00E22328"/>
    <w:rsid w:val="00E238BB"/>
    <w:rsid w:val="00E25535"/>
    <w:rsid w:val="00E25AC7"/>
    <w:rsid w:val="00E26749"/>
    <w:rsid w:val="00E312AE"/>
    <w:rsid w:val="00E34BF6"/>
    <w:rsid w:val="00E360F2"/>
    <w:rsid w:val="00E42CFC"/>
    <w:rsid w:val="00E45D85"/>
    <w:rsid w:val="00E4645F"/>
    <w:rsid w:val="00E51C2E"/>
    <w:rsid w:val="00E52CDF"/>
    <w:rsid w:val="00E53CEC"/>
    <w:rsid w:val="00E53D7C"/>
    <w:rsid w:val="00E60104"/>
    <w:rsid w:val="00E615F8"/>
    <w:rsid w:val="00E6179F"/>
    <w:rsid w:val="00E64C65"/>
    <w:rsid w:val="00E670C2"/>
    <w:rsid w:val="00E71CE8"/>
    <w:rsid w:val="00E73020"/>
    <w:rsid w:val="00E7398C"/>
    <w:rsid w:val="00E772B6"/>
    <w:rsid w:val="00E8094D"/>
    <w:rsid w:val="00E83EE1"/>
    <w:rsid w:val="00E91A9E"/>
    <w:rsid w:val="00E91F53"/>
    <w:rsid w:val="00E92181"/>
    <w:rsid w:val="00E92A16"/>
    <w:rsid w:val="00EA2ED1"/>
    <w:rsid w:val="00EA6390"/>
    <w:rsid w:val="00EA7775"/>
    <w:rsid w:val="00EB44A9"/>
    <w:rsid w:val="00EB53FB"/>
    <w:rsid w:val="00EB5C51"/>
    <w:rsid w:val="00EC1384"/>
    <w:rsid w:val="00EC27B6"/>
    <w:rsid w:val="00EC32F4"/>
    <w:rsid w:val="00EC3B70"/>
    <w:rsid w:val="00ED1A0B"/>
    <w:rsid w:val="00ED2669"/>
    <w:rsid w:val="00ED43C1"/>
    <w:rsid w:val="00ED54A5"/>
    <w:rsid w:val="00ED66CD"/>
    <w:rsid w:val="00ED7CBF"/>
    <w:rsid w:val="00EE6697"/>
    <w:rsid w:val="00EF0BCE"/>
    <w:rsid w:val="00EF5838"/>
    <w:rsid w:val="00EF58EC"/>
    <w:rsid w:val="00EF63AA"/>
    <w:rsid w:val="00F00372"/>
    <w:rsid w:val="00F05DE4"/>
    <w:rsid w:val="00F0620D"/>
    <w:rsid w:val="00F07160"/>
    <w:rsid w:val="00F1124F"/>
    <w:rsid w:val="00F119BB"/>
    <w:rsid w:val="00F1207C"/>
    <w:rsid w:val="00F212FD"/>
    <w:rsid w:val="00F2153A"/>
    <w:rsid w:val="00F25EEE"/>
    <w:rsid w:val="00F26180"/>
    <w:rsid w:val="00F303DF"/>
    <w:rsid w:val="00F3071C"/>
    <w:rsid w:val="00F309FE"/>
    <w:rsid w:val="00F33AF1"/>
    <w:rsid w:val="00F360AA"/>
    <w:rsid w:val="00F36252"/>
    <w:rsid w:val="00F411AC"/>
    <w:rsid w:val="00F428E3"/>
    <w:rsid w:val="00F47DBD"/>
    <w:rsid w:val="00F503CF"/>
    <w:rsid w:val="00F5295D"/>
    <w:rsid w:val="00F558CE"/>
    <w:rsid w:val="00F55B52"/>
    <w:rsid w:val="00F568A3"/>
    <w:rsid w:val="00F56C45"/>
    <w:rsid w:val="00F57F08"/>
    <w:rsid w:val="00F66021"/>
    <w:rsid w:val="00F67E23"/>
    <w:rsid w:val="00F73FB8"/>
    <w:rsid w:val="00F756EB"/>
    <w:rsid w:val="00F7765E"/>
    <w:rsid w:val="00F80679"/>
    <w:rsid w:val="00F80792"/>
    <w:rsid w:val="00F82B2C"/>
    <w:rsid w:val="00F83DBA"/>
    <w:rsid w:val="00F8437B"/>
    <w:rsid w:val="00F874EF"/>
    <w:rsid w:val="00F90467"/>
    <w:rsid w:val="00F93A7B"/>
    <w:rsid w:val="00F94A3B"/>
    <w:rsid w:val="00F95AF1"/>
    <w:rsid w:val="00F962D0"/>
    <w:rsid w:val="00F97646"/>
    <w:rsid w:val="00F9793E"/>
    <w:rsid w:val="00FA3F6B"/>
    <w:rsid w:val="00FA4EE5"/>
    <w:rsid w:val="00FB6DF5"/>
    <w:rsid w:val="00FB6EC2"/>
    <w:rsid w:val="00FC4FE5"/>
    <w:rsid w:val="00FC6D79"/>
    <w:rsid w:val="00FC7AF7"/>
    <w:rsid w:val="00FD0F0E"/>
    <w:rsid w:val="00FD1569"/>
    <w:rsid w:val="00FD66B7"/>
    <w:rsid w:val="00FD6C88"/>
    <w:rsid w:val="00FE0E60"/>
    <w:rsid w:val="00FF1C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A6728"/>
  <w15:chartTrackingRefBased/>
  <w15:docId w15:val="{E73ABB0C-E229-4292-90B9-B05EBF221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3AD7"/>
  </w:style>
  <w:style w:type="paragraph" w:styleId="Heading3">
    <w:name w:val="heading 3"/>
    <w:basedOn w:val="Normal"/>
    <w:next w:val="Normal"/>
    <w:link w:val="Heading3Char"/>
    <w:uiPriority w:val="9"/>
    <w:semiHidden/>
    <w:unhideWhenUsed/>
    <w:qFormat/>
    <w:rsid w:val="008C090E"/>
    <w:pPr>
      <w:keepNext/>
      <w:keepLines/>
      <w:spacing w:before="40" w:after="0" w:line="276" w:lineRule="auto"/>
      <w:outlineLvl w:val="2"/>
    </w:pPr>
    <w:rPr>
      <w:rFonts w:asciiTheme="majorHAnsi" w:eastAsiaTheme="majorEastAsia" w:hAnsiTheme="majorHAnsi" w:cstheme="majorBidi"/>
      <w:color w:val="1F4D78" w:themeColor="accent1" w:themeShade="7F"/>
      <w:sz w:val="24"/>
      <w:szCs w:val="30"/>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BE3AD7"/>
    <w:rPr>
      <w:rFonts w:ascii="MinionPro-Regular" w:hAnsi="MinionPro-Regular" w:hint="default"/>
      <w:b w:val="0"/>
      <w:bCs w:val="0"/>
      <w:i w:val="0"/>
      <w:iCs w:val="0"/>
      <w:color w:val="000000"/>
      <w:sz w:val="20"/>
      <w:szCs w:val="20"/>
    </w:rPr>
  </w:style>
  <w:style w:type="table" w:styleId="TableGrid">
    <w:name w:val="Table Grid"/>
    <w:basedOn w:val="TableNormal"/>
    <w:uiPriority w:val="39"/>
    <w:rsid w:val="00BE3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E3AD7"/>
    <w:rPr>
      <w:sz w:val="16"/>
      <w:szCs w:val="16"/>
    </w:rPr>
  </w:style>
  <w:style w:type="paragraph" w:styleId="CommentText">
    <w:name w:val="annotation text"/>
    <w:basedOn w:val="Normal"/>
    <w:link w:val="CommentTextChar"/>
    <w:uiPriority w:val="99"/>
    <w:unhideWhenUsed/>
    <w:rsid w:val="00BE3AD7"/>
    <w:pPr>
      <w:spacing w:after="200" w:line="240" w:lineRule="auto"/>
    </w:pPr>
    <w:rPr>
      <w:sz w:val="20"/>
      <w:szCs w:val="20"/>
    </w:rPr>
  </w:style>
  <w:style w:type="character" w:customStyle="1" w:styleId="CommentTextChar">
    <w:name w:val="Comment Text Char"/>
    <w:basedOn w:val="DefaultParagraphFont"/>
    <w:link w:val="CommentText"/>
    <w:uiPriority w:val="99"/>
    <w:rsid w:val="00BE3AD7"/>
    <w:rPr>
      <w:sz w:val="20"/>
      <w:szCs w:val="20"/>
    </w:rPr>
  </w:style>
  <w:style w:type="paragraph" w:styleId="BalloonText">
    <w:name w:val="Balloon Text"/>
    <w:basedOn w:val="Normal"/>
    <w:link w:val="BalloonTextChar"/>
    <w:uiPriority w:val="99"/>
    <w:semiHidden/>
    <w:unhideWhenUsed/>
    <w:rsid w:val="00BE3A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AD7"/>
    <w:rPr>
      <w:rFonts w:ascii="Segoe UI" w:hAnsi="Segoe UI" w:cs="Segoe UI"/>
      <w:sz w:val="18"/>
      <w:szCs w:val="18"/>
      <w:lang w:val="en-GB"/>
    </w:rPr>
  </w:style>
  <w:style w:type="paragraph" w:styleId="ListParagraph">
    <w:name w:val="List Paragraph"/>
    <w:basedOn w:val="Normal"/>
    <w:uiPriority w:val="34"/>
    <w:qFormat/>
    <w:rsid w:val="00BE3AD7"/>
    <w:pPr>
      <w:ind w:left="720"/>
      <w:contextualSpacing/>
    </w:pPr>
  </w:style>
  <w:style w:type="paragraph" w:styleId="CommentSubject">
    <w:name w:val="annotation subject"/>
    <w:basedOn w:val="CommentText"/>
    <w:next w:val="CommentText"/>
    <w:link w:val="CommentSubjectChar"/>
    <w:uiPriority w:val="99"/>
    <w:semiHidden/>
    <w:unhideWhenUsed/>
    <w:rsid w:val="00BE3AD7"/>
    <w:rPr>
      <w:b/>
      <w:bCs/>
    </w:rPr>
  </w:style>
  <w:style w:type="character" w:customStyle="1" w:styleId="CommentSubjectChar">
    <w:name w:val="Comment Subject Char"/>
    <w:basedOn w:val="CommentTextChar"/>
    <w:link w:val="CommentSubject"/>
    <w:uiPriority w:val="99"/>
    <w:semiHidden/>
    <w:rsid w:val="00BE3AD7"/>
    <w:rPr>
      <w:b/>
      <w:bCs/>
      <w:sz w:val="20"/>
      <w:szCs w:val="20"/>
    </w:rPr>
  </w:style>
  <w:style w:type="character" w:styleId="Hyperlink">
    <w:name w:val="Hyperlink"/>
    <w:basedOn w:val="DefaultParagraphFont"/>
    <w:uiPriority w:val="99"/>
    <w:unhideWhenUsed/>
    <w:rsid w:val="00BE3AD7"/>
    <w:rPr>
      <w:color w:val="0563C1" w:themeColor="hyperlink"/>
      <w:u w:val="single"/>
    </w:rPr>
  </w:style>
  <w:style w:type="character" w:styleId="FollowedHyperlink">
    <w:name w:val="FollowedHyperlink"/>
    <w:basedOn w:val="DefaultParagraphFont"/>
    <w:uiPriority w:val="99"/>
    <w:semiHidden/>
    <w:unhideWhenUsed/>
    <w:rsid w:val="00BE3AD7"/>
    <w:rPr>
      <w:color w:val="954F72" w:themeColor="followedHyperlink"/>
      <w:u w:val="single"/>
    </w:rPr>
  </w:style>
  <w:style w:type="paragraph" w:styleId="Header">
    <w:name w:val="header"/>
    <w:basedOn w:val="Normal"/>
    <w:link w:val="HeaderChar"/>
    <w:uiPriority w:val="99"/>
    <w:unhideWhenUsed/>
    <w:rsid w:val="00BE3AD7"/>
    <w:pPr>
      <w:tabs>
        <w:tab w:val="center" w:pos="4819"/>
        <w:tab w:val="right" w:pos="9638"/>
      </w:tabs>
      <w:spacing w:after="0" w:line="240" w:lineRule="auto"/>
    </w:pPr>
  </w:style>
  <w:style w:type="character" w:customStyle="1" w:styleId="HeaderChar">
    <w:name w:val="Header Char"/>
    <w:basedOn w:val="DefaultParagraphFont"/>
    <w:link w:val="Header"/>
    <w:uiPriority w:val="99"/>
    <w:rsid w:val="00BE3AD7"/>
    <w:rPr>
      <w:lang w:val="en-GB"/>
    </w:rPr>
  </w:style>
  <w:style w:type="paragraph" w:styleId="Footer">
    <w:name w:val="footer"/>
    <w:basedOn w:val="Normal"/>
    <w:link w:val="FooterChar"/>
    <w:uiPriority w:val="99"/>
    <w:unhideWhenUsed/>
    <w:rsid w:val="00BE3AD7"/>
    <w:pPr>
      <w:tabs>
        <w:tab w:val="center" w:pos="4819"/>
        <w:tab w:val="right" w:pos="9638"/>
      </w:tabs>
      <w:spacing w:after="0" w:line="240" w:lineRule="auto"/>
    </w:pPr>
  </w:style>
  <w:style w:type="character" w:customStyle="1" w:styleId="FooterChar">
    <w:name w:val="Footer Char"/>
    <w:basedOn w:val="DefaultParagraphFont"/>
    <w:link w:val="Footer"/>
    <w:uiPriority w:val="99"/>
    <w:rsid w:val="00BE3AD7"/>
    <w:rPr>
      <w:lang w:val="en-GB"/>
    </w:rPr>
  </w:style>
  <w:style w:type="character" w:customStyle="1" w:styleId="UnresolvedMention1">
    <w:name w:val="Unresolved Mention1"/>
    <w:basedOn w:val="DefaultParagraphFont"/>
    <w:uiPriority w:val="99"/>
    <w:semiHidden/>
    <w:unhideWhenUsed/>
    <w:rsid w:val="00BE3AD7"/>
    <w:rPr>
      <w:color w:val="605E5C"/>
      <w:shd w:val="clear" w:color="auto" w:fill="E1DFDD"/>
    </w:rPr>
  </w:style>
  <w:style w:type="character" w:customStyle="1" w:styleId="muitypography-root">
    <w:name w:val="muitypography-root"/>
    <w:basedOn w:val="DefaultParagraphFont"/>
    <w:rsid w:val="009A72D9"/>
  </w:style>
  <w:style w:type="paragraph" w:customStyle="1" w:styleId="Default">
    <w:name w:val="Default"/>
    <w:rsid w:val="00275578"/>
    <w:pPr>
      <w:autoSpaceDE w:val="0"/>
      <w:autoSpaceDN w:val="0"/>
      <w:adjustRightInd w:val="0"/>
      <w:spacing w:after="0" w:line="240" w:lineRule="auto"/>
    </w:pPr>
    <w:rPr>
      <w:rFonts w:ascii="Times New Roman" w:hAnsi="Times New Roman" w:cs="Times New Roman"/>
      <w:color w:val="000000"/>
      <w:sz w:val="24"/>
      <w:szCs w:val="24"/>
      <w:lang w:bidi="bn-BD"/>
    </w:rPr>
  </w:style>
  <w:style w:type="paragraph" w:customStyle="1" w:styleId="Normal1">
    <w:name w:val="Normal1"/>
    <w:rsid w:val="00275578"/>
    <w:pPr>
      <w:pBdr>
        <w:top w:val="nil"/>
        <w:left w:val="nil"/>
        <w:bottom w:val="nil"/>
        <w:right w:val="nil"/>
        <w:between w:val="nil"/>
      </w:pBdr>
    </w:pPr>
    <w:rPr>
      <w:rFonts w:ascii="Calibri" w:eastAsia="Calibri" w:hAnsi="Calibri" w:cs="Calibri"/>
      <w:color w:val="000000"/>
    </w:rPr>
  </w:style>
  <w:style w:type="paragraph" w:styleId="Bibliography">
    <w:name w:val="Bibliography"/>
    <w:basedOn w:val="Normal"/>
    <w:next w:val="Normal"/>
    <w:uiPriority w:val="37"/>
    <w:unhideWhenUsed/>
    <w:rsid w:val="00275578"/>
    <w:pPr>
      <w:tabs>
        <w:tab w:val="left" w:pos="504"/>
      </w:tabs>
      <w:spacing w:after="0" w:line="240" w:lineRule="auto"/>
      <w:ind w:left="504" w:hanging="504"/>
    </w:pPr>
  </w:style>
  <w:style w:type="character" w:customStyle="1" w:styleId="Heading3Char">
    <w:name w:val="Heading 3 Char"/>
    <w:basedOn w:val="DefaultParagraphFont"/>
    <w:link w:val="Heading3"/>
    <w:uiPriority w:val="9"/>
    <w:semiHidden/>
    <w:rsid w:val="008C090E"/>
    <w:rPr>
      <w:rFonts w:asciiTheme="majorHAnsi" w:eastAsiaTheme="majorEastAsia" w:hAnsiTheme="majorHAnsi" w:cstheme="majorBidi"/>
      <w:color w:val="1F4D78" w:themeColor="accent1" w:themeShade="7F"/>
      <w:sz w:val="24"/>
      <w:szCs w:val="30"/>
      <w:lang w:bidi="bn-BD"/>
    </w:rPr>
  </w:style>
  <w:style w:type="paragraph" w:styleId="NormalWeb">
    <w:name w:val="Normal (Web)"/>
    <w:basedOn w:val="Normal"/>
    <w:uiPriority w:val="99"/>
    <w:semiHidden/>
    <w:unhideWhenUsed/>
    <w:rsid w:val="008C09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090E"/>
    <w:rPr>
      <w:b/>
      <w:bCs/>
    </w:rPr>
  </w:style>
  <w:style w:type="paragraph" w:styleId="Revision">
    <w:name w:val="Revision"/>
    <w:hidden/>
    <w:uiPriority w:val="99"/>
    <w:semiHidden/>
    <w:rsid w:val="00E45D85"/>
    <w:pPr>
      <w:spacing w:after="0" w:line="240" w:lineRule="auto"/>
    </w:pPr>
  </w:style>
  <w:style w:type="character" w:styleId="UnresolvedMention">
    <w:name w:val="Unresolved Mention"/>
    <w:basedOn w:val="DefaultParagraphFont"/>
    <w:uiPriority w:val="99"/>
    <w:semiHidden/>
    <w:unhideWhenUsed/>
    <w:rsid w:val="00D60A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1592">
      <w:bodyDiv w:val="1"/>
      <w:marLeft w:val="0"/>
      <w:marRight w:val="0"/>
      <w:marTop w:val="0"/>
      <w:marBottom w:val="0"/>
      <w:divBdr>
        <w:top w:val="none" w:sz="0" w:space="0" w:color="auto"/>
        <w:left w:val="none" w:sz="0" w:space="0" w:color="auto"/>
        <w:bottom w:val="none" w:sz="0" w:space="0" w:color="auto"/>
        <w:right w:val="none" w:sz="0" w:space="0" w:color="auto"/>
      </w:divBdr>
    </w:div>
    <w:div w:id="498736286">
      <w:bodyDiv w:val="1"/>
      <w:marLeft w:val="0"/>
      <w:marRight w:val="0"/>
      <w:marTop w:val="0"/>
      <w:marBottom w:val="0"/>
      <w:divBdr>
        <w:top w:val="none" w:sz="0" w:space="0" w:color="auto"/>
        <w:left w:val="none" w:sz="0" w:space="0" w:color="auto"/>
        <w:bottom w:val="none" w:sz="0" w:space="0" w:color="auto"/>
        <w:right w:val="none" w:sz="0" w:space="0" w:color="auto"/>
      </w:divBdr>
    </w:div>
    <w:div w:id="501509527">
      <w:bodyDiv w:val="1"/>
      <w:marLeft w:val="0"/>
      <w:marRight w:val="0"/>
      <w:marTop w:val="0"/>
      <w:marBottom w:val="0"/>
      <w:divBdr>
        <w:top w:val="none" w:sz="0" w:space="0" w:color="auto"/>
        <w:left w:val="none" w:sz="0" w:space="0" w:color="auto"/>
        <w:bottom w:val="none" w:sz="0" w:space="0" w:color="auto"/>
        <w:right w:val="none" w:sz="0" w:space="0" w:color="auto"/>
      </w:divBdr>
    </w:div>
    <w:div w:id="764810979">
      <w:bodyDiv w:val="1"/>
      <w:marLeft w:val="0"/>
      <w:marRight w:val="0"/>
      <w:marTop w:val="0"/>
      <w:marBottom w:val="0"/>
      <w:divBdr>
        <w:top w:val="none" w:sz="0" w:space="0" w:color="auto"/>
        <w:left w:val="none" w:sz="0" w:space="0" w:color="auto"/>
        <w:bottom w:val="none" w:sz="0" w:space="0" w:color="auto"/>
        <w:right w:val="none" w:sz="0" w:space="0" w:color="auto"/>
      </w:divBdr>
    </w:div>
    <w:div w:id="1163157671">
      <w:bodyDiv w:val="1"/>
      <w:marLeft w:val="0"/>
      <w:marRight w:val="0"/>
      <w:marTop w:val="0"/>
      <w:marBottom w:val="0"/>
      <w:divBdr>
        <w:top w:val="none" w:sz="0" w:space="0" w:color="auto"/>
        <w:left w:val="none" w:sz="0" w:space="0" w:color="auto"/>
        <w:bottom w:val="none" w:sz="0" w:space="0" w:color="auto"/>
        <w:right w:val="none" w:sz="0" w:space="0" w:color="auto"/>
      </w:divBdr>
    </w:div>
    <w:div w:id="1392537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tiff"/><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2.tiff"/><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hyperlink" Target="mailto:jamal-sta@sust.edu" TargetMode="External"/><Relationship Id="rId11" Type="http://schemas.openxmlformats.org/officeDocument/2006/relationships/image" Target="media/image1.tiff"/><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B70B49-E215-4578-A495-725806687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3762</TotalTime>
  <Pages>27</Pages>
  <Words>47189</Words>
  <Characters>268982</Characters>
  <Application>Microsoft Office Word</Application>
  <DocSecurity>0</DocSecurity>
  <Lines>2241</Lines>
  <Paragraphs>631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Mohammad Nayeem Hasan</cp:lastModifiedBy>
  <cp:revision>284</cp:revision>
  <dcterms:created xsi:type="dcterms:W3CDTF">2023-01-06T04:03:00Z</dcterms:created>
  <dcterms:modified xsi:type="dcterms:W3CDTF">2023-01-27T20:05:00Z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id="mDzQyW7w"/&gt;&lt;style id="http://www.zotero.org/styles/elsevier-vancouver" hasBibliography="1" bibliographyStyleHasBeenSet="1"/&gt;&lt;prefs&gt;&lt;pref name="fieldType" value="Field"/&gt;&lt;pref name="delayCitationU</vt:lpwstr>
  </property>
  <property fmtid="{D5CDD505-2E9C-101B-9397-08002B2CF9AE}" pid="3" name="ZOTERO_PREF_2">
    <vt:lpwstr>pdates" value="true"/&gt;&lt;pref name="dontAskDelayCitationUpdates" value="true"/&gt;&lt;/prefs&gt;&lt;/data&gt;</vt:lpwstr>
  </property>
</Properties>
</file>